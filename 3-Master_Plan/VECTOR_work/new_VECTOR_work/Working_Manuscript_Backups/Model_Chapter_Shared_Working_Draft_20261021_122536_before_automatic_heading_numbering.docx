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670B8B">
      <w:pPr>
        <w:pStyle w:val="Title"/>
      </w:pPr>
      <w:r>
        <w:t>Chapter 4 — A model of competitive congestion and advancement</w:t>
      </w:r>
    </w:p>
    <w:p w14:paraId="6D4C3F32" w14:textId="77777777" w:rsidR="00CB3150" w:rsidRDefault="00670B8B">
      <w:pPr>
        <w:pStyle w:val="Heading1"/>
      </w:pPr>
      <w:bookmarkStart w:id="0" w:name="X166b1176d9c834602c4793dd44ed9435b820f4f"/>
      <w:r>
        <w:t>4.1 Individual performance and success in groups</w:t>
      </w:r>
    </w:p>
    <w:p w14:paraId="2121651D" w14:textId="511CE38F" w:rsidR="00CB3150" w:rsidRDefault="7C2906E5">
      <w:r>
        <w:t xml:space="preserve">Individuals develop, work, and demonstrate their capabilities alongside others. Advancement, however, depends on how their accomplishments are recognized and how opportunities are allocated. </w:t>
      </w:r>
      <w:commentRangeStart w:id="1"/>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r w:rsidR="00314C31">
        <w:t>m</w:t>
      </w:r>
      <w:r w:rsidR="009D2515">
        <w:t>or</w:t>
      </w:r>
      <w:r w:rsidR="00314C31">
        <w:t>e</w:t>
      </w:r>
      <w:r w:rsidR="009D2515">
        <w:t xml:space="preserve"> difficult, with the net effect varying across individuals. </w:t>
      </w:r>
      <w:r w:rsidR="00681BD3">
        <w:t>We observe the phenomenon that s</w:t>
      </w:r>
      <w:r w:rsidR="009D2515" w:rsidRPr="009D2515">
        <w:t>imilar individuals placed in different environments may consequently experience very different chances of ultimately advancing.</w:t>
      </w:r>
      <w:r w:rsidR="00681BD3">
        <w:t xml:space="preserve">  We therefore expect advancement to reflect the interaction between individual performance and the environment in which that performance is developed and evaluated.</w:t>
      </w:r>
    </w:p>
    <w:p w14:paraId="1930DE6E" w14:textId="69477853" w:rsidR="00CB3150" w:rsidRDefault="00681BD3">
      <w:pPr>
        <w:pStyle w:val="BodyText"/>
      </w:pPr>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r>
        <w:t xml:space="preserve">  </w:t>
      </w:r>
      <w:commentRangeStart w:id="2"/>
      <w:r w:rsidR="7C2906E5">
        <w:t xml:space="preserve">Scientific teams, organizational </w:t>
      </w:r>
      <w:r>
        <w:t xml:space="preserve">military </w:t>
      </w:r>
      <w:r w:rsidR="7C2906E5">
        <w:t>units, and athletic teams provide different settings in which to investigate this relationship. The phenomenon, rather than any one institutional setting, is the object of the model.</w:t>
      </w:r>
      <w:commentRangeEnd w:id="2"/>
      <w:r w:rsidR="7C2906E5">
        <w:rPr>
          <w:rStyle w:val="CommentReference"/>
          <w:sz w:val="20"/>
          <w:szCs w:val="20"/>
        </w:rPr>
        <w:commentReference w:id="2"/>
      </w:r>
    </w:p>
    <w:p w14:paraId="02D1F416" w14:textId="02410B4D" w:rsidR="00CB3150" w:rsidRDefault="00DD0460">
      <w:pPr>
        <w:pStyle w:val="BodyText"/>
      </w:pPr>
      <w:r>
        <w:t xml:space="preserve">Here, </w:t>
      </w:r>
      <w:commentRangeStart w:id="3"/>
      <w:r>
        <w:t>w</w:t>
      </w:r>
      <w:r w:rsidR="6A8D71F1">
        <w:t xml:space="preserve">e develop </w:t>
      </w:r>
      <w:r>
        <w:t xml:space="preserve">a model </w:t>
      </w:r>
      <w:r w:rsidR="00593201">
        <w:t xml:space="preserve">of </w:t>
      </w:r>
      <w:r>
        <w:t xml:space="preserve">competitive congestion and advancement by starting from the simplest account </w:t>
      </w:r>
      <w:r w:rsidR="6A8D71F1">
        <w:t>of selection</w:t>
      </w:r>
      <w:commentRangeEnd w:id="3"/>
      <w:r>
        <w:rPr>
          <w:rStyle w:val="CommentReference"/>
          <w:sz w:val="20"/>
          <w:szCs w:val="20"/>
        </w:rPr>
        <w:commentReference w:id="3"/>
      </w:r>
      <w:r>
        <w:t xml:space="preserve"> and successively introduc</w:t>
      </w:r>
      <w:r w:rsidR="00593201">
        <w:t>ing</w:t>
      </w:r>
      <w:r>
        <w:t xml:space="preserve"> features absent from the preceding model, until we have specified a plausible advancement mechanism.  </w:t>
      </w:r>
      <w:r w:rsidR="00593201">
        <w:t>We begin with a naïve benchmark</w:t>
      </w:r>
      <w:r w:rsidR="0037031A">
        <w:t xml:space="preserve"> in which </w:t>
      </w:r>
      <w:r>
        <w:t xml:space="preserve">individuals </w:t>
      </w:r>
      <w:r w:rsidR="0037031A">
        <w:t xml:space="preserve">are ranked solely </w:t>
      </w:r>
      <w:r>
        <w:t xml:space="preserve">by their performance and the </w:t>
      </w:r>
      <w:r>
        <w:lastRenderedPageBreak/>
        <w:t>highest-ranked candidates</w:t>
      </w:r>
      <w:r w:rsidR="0037031A">
        <w:t xml:space="preserve"> are selected</w:t>
      </w:r>
      <w:r>
        <w:t xml:space="preserve">. </w:t>
      </w:r>
      <w:r w:rsidR="0037031A">
        <w:t xml:space="preserve">We then relax the assumption of </w:t>
      </w:r>
      <w:r>
        <w:t>perfect selection</w:t>
      </w:r>
      <w:r w:rsidR="00FA6DF7">
        <w:t xml:space="preserve"> </w:t>
      </w:r>
      <w:r w:rsidR="0037031A">
        <w:t>by</w:t>
      </w:r>
      <w:r w:rsidR="00FA6DF7">
        <w:t xml:space="preserve"> introduc</w:t>
      </w:r>
      <w:r w:rsidR="0037031A">
        <w:t>ing</w:t>
      </w:r>
      <w:r w:rsidR="00F7222B">
        <w:t xml:space="preserve"> stochasticity</w:t>
      </w:r>
      <w:r w:rsidR="0037031A">
        <w:t>, allowing higher performance</w:t>
      </w:r>
      <w:r w:rsidR="00FA6DF7">
        <w:t xml:space="preserve"> </w:t>
      </w:r>
      <w:r w:rsidR="0037031A">
        <w:t xml:space="preserve">to improve an individual’s chances of advancement without guaranteeing selection.  Next we introduce </w:t>
      </w:r>
      <w:r>
        <w:t xml:space="preserve">group composition </w:t>
      </w:r>
      <w:r w:rsidR="0037031A">
        <w:t xml:space="preserve">and ask whether the presence of strong peers alters competitive standing, even when individual performance is held fixed.  We then consider alternative ways to define peer strength and competitive pressure.  </w:t>
      </w:r>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p>
    <w:p w14:paraId="4B8DA677" w14:textId="77777777" w:rsidR="00CB3150" w:rsidRDefault="00670B8B">
      <w:pPr>
        <w:pStyle w:val="Heading1"/>
      </w:pPr>
      <w:bookmarkStart w:id="4" w:name="Xfada5e96b17685afb9851f145398c9afa85bcfe"/>
      <w:bookmarkEnd w:id="0"/>
      <w:r>
        <w:t>4.2 Selecting the highest performing individuals</w:t>
      </w:r>
    </w:p>
    <w:p w14:paraId="434220B9" w14:textId="084A3B54" w:rsidR="00CB3150" w:rsidRDefault="00EC57FE">
      <w:pPr>
        <w:pStyle w:val="BodyText"/>
      </w:pPr>
      <w:r w:rsidRPr="00E01D6D">
        <w:rPr>
          <w:rStyle w:val="Strong"/>
          <w:b w:val="0"/>
          <w:bCs w:val="0"/>
        </w:rPr>
        <w:t xml:space="preserve">The simplest model ranks all individuals in the population by performance and selects the top </w:t>
      </w:r>
      <m:oMath>
        <m:r>
          <w:rPr>
            <w:rFonts w:ascii="Cambria Math" w:hAnsi="Cambria Math"/>
            <w:sz w:val="22"/>
            <w:szCs w:val="22"/>
          </w:rPr>
          <m:t>K</m:t>
        </m:r>
      </m:oMath>
      <w:r w:rsidRPr="00E01D6D">
        <w:rPr>
          <w:rStyle w:val="Strong"/>
          <w:b w:val="0"/>
          <w:bCs w:val="0"/>
        </w:rPr>
        <w:t xml:space="preserve"> candidates for a limited number of advancement opportunities.</w:t>
      </w:r>
      <w:r w:rsidRPr="00E01D6D">
        <w:rPr>
          <w:b/>
        </w:rPr>
        <w:t xml:space="preserve"> </w:t>
      </w:r>
      <w:r>
        <w:t>Consider a population of individuals who perform a task in teams. Over a period of activity, each accumulates a record of per</w:t>
      </w:r>
      <w:r w:rsidRPr="00E01D6D">
        <w:rPr>
          <w:b/>
          <w:bCs/>
        </w:rPr>
        <w:t>f</w:t>
      </w:r>
      <w:r>
        <w:t>ormance. At the end of that period, a decision maker allocates the available opportunities among the eligible individuals</w:t>
      </w:r>
      <w:r w:rsidR="00F7222B">
        <w:t xml:space="preserve"> in the population</w:t>
      </w:r>
      <w:r>
        <w:t>. In our first model, the decision maker can observe and compare performance perfectly. Everyone is ranked, and the highest-ranked individuals receive the available places. We call this performance-only, deterministic top-</w:t>
      </w:r>
      <m:oMath>
        <m:r>
          <w:rPr>
            <w:rFonts w:ascii="Cambria Math" w:hAnsi="Cambria Math"/>
            <w:sz w:val="22"/>
            <w:szCs w:val="22"/>
          </w:rPr>
          <m:t>K</m:t>
        </m:r>
      </m:oMath>
      <w:r>
        <w:t xml:space="preserve"> model the naïve benchmark</w:t>
      </w:r>
      <w:r w:rsidR="005F3E29">
        <w:t xml:space="preserve">.  </w:t>
      </w:r>
      <w:commentRangeStart w:id="5"/>
      <w:r w:rsidR="432615F6">
        <w:t>A season followed by an athletic draft offers one concrete illustration.</w:t>
      </w:r>
      <w:commentRangeEnd w:id="5"/>
      <w:r w:rsidR="003E0D51">
        <w:rPr>
          <w:rStyle w:val="CommentReference"/>
          <w:sz w:val="20"/>
          <w:szCs w:val="20"/>
        </w:rPr>
        <w:commentReference w:id="5"/>
      </w:r>
      <w:r w:rsidR="432615F6">
        <w:t xml:space="preserve"> </w:t>
      </w:r>
    </w:p>
    <w:p w14:paraId="5AEE2D5A" w14:textId="77777777" w:rsidR="00CB3150" w:rsidRDefault="00670B8B">
      <w:pPr>
        <w:pStyle w:val="Heading2"/>
      </w:pPr>
      <w:bookmarkStart w:id="6" w:name="performance-and-the-selection-population"/>
      <w:r>
        <w:t>4.2.1 Performance and the selection population</w:t>
      </w:r>
    </w:p>
    <w:p w14:paraId="7E4EAEDB" w14:textId="77777777" w:rsidR="00CB3150" w:rsidRDefault="00670B8B">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5CF1CB7F" w14:textId="7422F087" w:rsidR="00CB3150" w:rsidRDefault="00670B8B">
      <w:pPr>
        <w:pStyle w:val="BodyText"/>
      </w:pPr>
      <w:r>
        <w:t>Let</w:t>
      </w:r>
      <w:r w:rsidR="003A1DEB">
        <w:t xml:space="preserve"> </w:t>
      </w:r>
      <m:oMath>
        <m:r>
          <m:rPr>
            <m:scr m:val="script"/>
            <m:sty m:val="p"/>
          </m:rPr>
          <w:rPr>
            <w:rFonts w:ascii="Cambria Math" w:hAnsi="Cambria Math"/>
            <w:sz w:val="22"/>
            <w:szCs w:val="22"/>
          </w:rPr>
          <m:t>E</m:t>
        </m:r>
      </m:oMath>
      <w:r w:rsidR="003A1DEB">
        <w:t xml:space="preserve"> </w:t>
      </w:r>
      <w:r>
        <w:t>be the set of eligible individuals, with</w:t>
      </w:r>
      <w:r w:rsidR="003A1DEB">
        <w:t xml:space="preserve"> </w:t>
      </w:r>
      <m:oMath>
        <m:d>
          <m:dPr>
            <m:begChr m:val="|"/>
            <m:endChr m:val="|"/>
            <m:ctrlPr>
              <w:rPr>
                <w:rFonts w:ascii="Cambria Math" w:hAnsi="Cambria Math"/>
                <w:sz w:val="22"/>
                <w:szCs w:val="22"/>
              </w:rPr>
            </m:ctrlPr>
          </m:dPr>
          <m:e>
            <m:r>
              <m:rPr>
                <m:scr m:val="script"/>
                <m:sty m:val="p"/>
              </m:rPr>
              <w:rPr>
                <w:rFonts w:ascii="Cambria Math" w:hAnsi="Cambria Math"/>
                <w:sz w:val="22"/>
                <w:szCs w:val="22"/>
              </w:rPr>
              <m:t>E</m:t>
            </m:r>
          </m:e>
        </m:d>
        <m:r>
          <w:rPr>
            <w:rFonts w:ascii="Cambria Math" w:hAnsi="Cambria Math"/>
            <w:sz w:val="22"/>
            <w:szCs w:val="22"/>
          </w:rPr>
          <m:t>=N</m:t>
        </m:r>
      </m:oMath>
      <w:r w:rsidR="003A1DEB">
        <w:t xml:space="preserve"> </w:t>
      </w:r>
      <w:r>
        <w:t xml:space="preserve">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w:t>
      </w:r>
      <w:r w:rsidR="00190C6C">
        <w:t xml:space="preserve"> </w:t>
      </w:r>
      <w:r w:rsidR="6A8D71F1">
        <w:t xml:space="preserve"> </w:t>
      </w:r>
      <w:r w:rsidR="00190C6C">
        <w:t xml:space="preserve">Here selection is the measure of individual success and we </w:t>
      </w:r>
      <w:commentRangeStart w:id="7"/>
      <w:r w:rsidR="00190C6C">
        <w:t>l</w:t>
      </w:r>
      <w:r>
        <w:t xml:space="preserve">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7"/>
      <w:r w:rsidR="003E0D51">
        <w:rPr>
          <w:rStyle w:val="CommentReference"/>
          <w:sz w:val="20"/>
          <w:szCs w:val="20"/>
        </w:rPr>
        <w:commentReference w:id="7"/>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w:t>
      </w:r>
      <w:r w:rsidR="00190C6C">
        <w:t xml:space="preserve"> selection</w:t>
      </w:r>
      <w:r>
        <w:t xml:space="preserve">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670B8B">
      <w:pPr>
        <w:pStyle w:val="Heading2"/>
      </w:pPr>
      <w:bookmarkStart w:id="8" w:name="the-score-and-the-selection-rule"/>
      <w:bookmarkEnd w:id="6"/>
      <w:r>
        <w:t>4.2.2 The score and the selection rule</w:t>
      </w:r>
    </w:p>
    <w:p w14:paraId="2770941E" w14:textId="7B7269AB" w:rsidR="00CB3150" w:rsidRDefault="00D8262B">
      <w:r w:rsidRPr="00D8262B">
        <w:t>We now formalize the naïve benchmark by distinguishing two operations: SCORE and SELECT.</w:t>
      </w:r>
      <w:r w:rsidR="00203D06">
        <w:t xml:space="preserve">  We distinguish the score used to </w:t>
      </w:r>
      <w:r w:rsidR="00563AF9">
        <w:t xml:space="preserve">summarize the information used to </w:t>
      </w:r>
      <w:r w:rsidR="00203D06">
        <w:t xml:space="preserve">compare candidates from the rule that </w:t>
      </w:r>
      <w:r w:rsidR="00563AF9">
        <w:t>converts those scores into advancement outcomes</w:t>
      </w:r>
      <w:r w:rsidR="00203D06">
        <w:t xml:space="preserve">.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670B8B">
            <w:pPr>
              <w:spacing w:after="0" w:line="240" w:lineRule="auto"/>
              <w:jc w:val="right"/>
            </w:pPr>
            <w:r>
              <w:t>(</w:t>
            </w:r>
            <w:bookmarkStart w:id="9" w:name="Eq_4_1"/>
            <w:r>
              <w:t>4.</w:t>
            </w:r>
            <w:fldSimple w:instr=" SEQ Equation \r 1 \* ARABIC ">
              <w:r w:rsidR="00416B7B">
                <w:rPr>
                  <w:noProof/>
                </w:rPr>
                <w:t>1</w:t>
              </w:r>
            </w:fldSimple>
            <w:bookmarkEnd w:id="9"/>
            <w:r>
              <w:t>)</w:t>
            </w:r>
          </w:p>
        </w:tc>
      </w:tr>
    </w:tbl>
    <w:p w14:paraId="7F146D8E" w14:textId="1B63C31A" w:rsidR="00CB3150" w:rsidRDefault="00563AF9">
      <w:r>
        <w:t xml:space="preserve">SELECT then ranks individuals by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and awards the </w:t>
      </w:r>
      <m:oMath>
        <m:r>
          <w:rPr>
            <w:rFonts w:ascii="Cambria Math" w:hAnsi="Cambria Math"/>
            <w:sz w:val="22"/>
            <w:szCs w:val="22"/>
          </w:rPr>
          <m:t>K</m:t>
        </m:r>
      </m:oMath>
      <w:r>
        <w:t xml:space="preserve"> available opportunities to the </w:t>
      </w:r>
      <m:oMath>
        <m:r>
          <w:rPr>
            <w:rFonts w:ascii="Cambria Math" w:hAnsi="Cambria Math"/>
            <w:sz w:val="22"/>
          </w:rPr>
          <m:t>K</m:t>
        </m:r>
      </m:oMath>
      <w:r>
        <w:t xml:space="preserve"> highest-scoring candidates.  </w:t>
      </w:r>
      <w:r w:rsidR="00670B8B">
        <w:t xml:space="preserve">Write </w:t>
      </w:r>
      <m:oMath>
        <m:r>
          <m:rPr>
            <m:sty m:val="bi"/>
          </m:rPr>
          <w:rPr>
            <w:rFonts w:ascii="Cambria Math" w:eastAsia="Cambria Math" w:hAnsi="Cambria Math" w:cs="Cambria Math"/>
            <w:sz w:val="22"/>
            <w:szCs w:val="22"/>
          </w:rPr>
          <m:t>S</m:t>
        </m:r>
      </m:oMath>
      <w:r w:rsidR="00670B8B">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rsidR="00670B8B">
        <w:t xml:space="preserve"> denote the resulting set of winners. </w:t>
      </w:r>
      <w:r>
        <w:t xml:space="preserve">If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=1</m:t>
        </m:r>
      </m:oMath>
      <w:r>
        <w:t xml:space="preserve"> when individual </w:t>
      </w:r>
      <m:oMath>
        <m:r>
          <w:rPr>
            <w:rFonts w:ascii="Cambria Math" w:hAnsi="Cambria Math"/>
            <w:sz w:val="22"/>
          </w:rPr>
          <m:t>i</m:t>
        </m:r>
      </m:oMath>
      <w:r>
        <w:t xml:space="preserve"> is selected and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=0</m:t>
        </m:r>
      </m:oMath>
      <w:r>
        <w:t xml:space="preserve"> otherwise, then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644CFB78"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670B8B">
            <w:pPr>
              <w:spacing w:after="0" w:line="240" w:lineRule="auto"/>
              <w:jc w:val="right"/>
            </w:pPr>
            <w:r>
              <w:t>(</w:t>
            </w:r>
            <w:bookmarkStart w:id="10" w:name="Eq_4_2"/>
            <w:r>
              <w:t>4.</w:t>
            </w:r>
            <w:fldSimple w:instr=" SEQ Equation \* ARABIC ">
              <w:r w:rsidR="00416B7B">
                <w:rPr>
                  <w:noProof/>
                </w:rPr>
                <w:t>2</w:t>
              </w:r>
            </w:fldSimple>
            <w:bookmarkEnd w:id="10"/>
            <w:r>
              <w:t>)</w:t>
            </w:r>
          </w:p>
        </w:tc>
      </w:tr>
    </w:tbl>
    <w:p w14:paraId="02943435" w14:textId="1025F377" w:rsidR="00CB3150" w:rsidRDefault="00563AF9">
      <w:r>
        <w:lastRenderedPageBreak/>
        <w:t xml:space="preserve">Thus, SCORE establishes competitive standing and SELECT allocates the available opportunities. </w:t>
      </w:r>
      <w:r w:rsidR="00EA1871">
        <w:t xml:space="preserve">If multiple candidates tie at the selection boundary, a predetermined ordering is used to fill the remaining positions so that exactly </w:t>
      </w:r>
      <m:oMath>
        <m:r>
          <w:rPr>
            <w:rFonts w:ascii="Cambria Math" w:hAnsi="Cambria Math"/>
            <w:sz w:val="22"/>
          </w:rPr>
          <m:t>K</m:t>
        </m:r>
      </m:oMath>
      <w:r w:rsidR="00EA1871">
        <w:t xml:space="preserve"> individuals are selected</w:t>
      </w:r>
      <w:r w:rsidR="004003FB">
        <w:t>.</w:t>
      </w:r>
    </w:p>
    <w:p w14:paraId="69DB8A42" w14:textId="77777777" w:rsidR="00CB3150" w:rsidRDefault="00670B8B">
      <w:pPr>
        <w:pStyle w:val="Heading1"/>
      </w:pPr>
      <w:bookmarkStart w:id="11" w:name="allowing-uncertainty-in-selection"/>
      <w:bookmarkEnd w:id="4"/>
      <w:bookmarkEnd w:id="8"/>
      <w:r>
        <w:t>4.3 Allowing uncertainty in selection</w:t>
      </w:r>
    </w:p>
    <w:p w14:paraId="6E297A42" w14:textId="7A7A1408" w:rsidR="00CB3150" w:rsidRPr="00AB3BC0" w:rsidRDefault="002B762C" w:rsidP="00AB3BC0">
      <w:pPr>
        <w:rPr>
          <w:rFonts w:ascii="Cambria Math" w:hAnsi="Cambria Math"/>
          <w:sz w:val="22"/>
        </w:rPr>
      </w:pPr>
      <w:r>
        <w:t xml:space="preserve">The naïve benchmark assumes that observed performance determines selection perfectly. Real selection processes, however, contain uncertainty. Evaluators may observe incomplete records, disagree about candidates, consider factors outside the model, or </w:t>
      </w:r>
      <w:r w:rsidR="0098556C">
        <w:t xml:space="preserve">our model could </w:t>
      </w:r>
      <w:r>
        <w:t xml:space="preserve">rely on a performance measure that only imperfectly captures the qualities relevant to advancement. </w:t>
      </w:r>
      <w:r w:rsidR="00670276">
        <w:t>We therefore replace deterministic ranking with stochastic selection, in which higher-scoring individuals are more likely, but not guaranteed, to receive one of the available opportunities. We represent this process using Gibbs-weighted selection without replacement</w:t>
      </w:r>
      <w:bookmarkStart w:id="12" w:name="Xa81b982df13d1d13892043cb673ae528535138a"/>
      <w:r w:rsidR="002522F8">
        <w:t>.</w:t>
      </w:r>
    </w:p>
    <w:p w14:paraId="484418A8" w14:textId="385F6607" w:rsidR="00CB3150" w:rsidRDefault="00670B8B">
      <w:pPr>
        <w:pStyle w:val="Heading2"/>
      </w:pPr>
      <w:bookmarkStart w:id="13" w:name="X3403a481b954ec6ac05b20913aa990d79a7f6ac"/>
      <w:bookmarkEnd w:id="12"/>
      <w:r>
        <w:t>4.3.</w:t>
      </w:r>
      <w:r w:rsidR="00C44E0D">
        <w:t>1</w:t>
      </w:r>
      <w:r>
        <w:t xml:space="preserve"> </w:t>
      </w:r>
      <w:r w:rsidR="00DC6FA7">
        <w:t>Gibbs-weighted selection without replacement</w:t>
      </w:r>
    </w:p>
    <w:p w14:paraId="5D32FEF1" w14:textId="3ED9DC68" w:rsidR="00C44E0D" w:rsidDel="00AB3BC0" w:rsidRDefault="00C44E0D" w:rsidP="00C44E0D">
      <w:pPr>
        <w:rPr>
          <w:del w:id="14" w:author="Levine, Charles Roger (dzk3ja)" w:date="2026-10-21T12:04:00Z" w16du:dateUtc="2026-10-21T16:04:00Z"/>
        </w:rPr>
      </w:pPr>
      <w:r>
        <w:t xml:space="preserve">Gibbs weighting gives higher-scoring candidates a greater chance of selection while allowing lower-scoring candidates to be selected. We first assign each candidate a positive selection weight that increases with their score. At each draw, a candidate’s probability of being selected is their weight divided by the total weight of everyone in the current eligible pool, including that candidate. After selecting an individual, we remove them from the pool and repeat the process until all </w:t>
      </w:r>
      <m:oMath>
        <m:r>
          <w:rPr>
            <w:rFonts w:ascii="Cambria Math" w:hAnsi="Cambria Math"/>
            <w:sz w:val="22"/>
          </w:rPr>
          <m:t>K</m:t>
        </m:r>
      </m:oMath>
      <w:r>
        <w:t xml:space="preserve"> places are filled.</w:t>
      </w:r>
    </w:p>
    <w:p w14:paraId="086B3A2C" w14:textId="77777777" w:rsidR="00C44E0D" w:rsidRDefault="00C44E0D" w:rsidP="00C44E0D"/>
    <w:p w14:paraId="7772C769" w14:textId="1630D810" w:rsidR="003E7FF3" w:rsidRDefault="00C44E0D" w:rsidP="00C44E0D">
      <w:r>
        <w:t xml:space="preserve">To specify these weights, we must decide how strongly a score advantage should influence selection. We control this relationship with a positive parameter called the selection temperature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oMath>
      <w:r>
        <w:t xml:space="preserve">, shared by all candidates. Lower temperatures give score differences greater influence; higher temperatures make the selection probabilities more similar. For a candidate with score </w:t>
      </w:r>
      <m:oMath>
        <m:sSub>
          <m:sSubPr>
            <m:ctrlPr>
              <w:rPr>
                <w:rFonts w:ascii="Cambria Math" w:hAnsi="Cambria Math"/>
                <w:sz w:val="22"/>
              </w:rPr>
            </m:ctrlPr>
          </m:sSubPr>
          <m:e>
            <m:r>
              <w:rPr>
                <w:rFonts w:ascii="Cambria Math" w:hAnsi="Cambria Math"/>
                <w:sz w:val="22"/>
              </w:rPr>
              <m:t>S</m:t>
            </m:r>
          </m:e>
          <m:sub>
            <m:r>
              <w:rPr>
                <w:rFonts w:ascii="Cambria Math" w:hAnsi="Cambria Math"/>
                <w:sz w:val="22"/>
              </w:rPr>
              <m:t>i</m:t>
            </m:r>
          </m:sub>
        </m:sSub>
      </m:oMath>
      <w:r>
        <w:t>, the Gibbs weight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4379F144" w:rsidR="00416B7B" w:rsidRPr="001C7A23" w:rsidRDefault="00C44E0D" w:rsidP="003E7FF3">
            <w:pPr>
              <w:rPr>
                <w:rFonts w:ascii="Cambria Math" w:hAnsi="Cambria Math"/>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m:oMathPara>
          </w:p>
        </w:tc>
        <w:tc>
          <w:tcPr>
            <w:tcW w:w="864" w:type="dxa"/>
            <w:vAlign w:val="center"/>
          </w:tcPr>
          <w:p w14:paraId="4C626AB4" w14:textId="77777777" w:rsidR="005B6AD5" w:rsidRDefault="00670B8B">
            <w:pPr>
              <w:spacing w:after="0" w:line="240" w:lineRule="auto"/>
              <w:jc w:val="right"/>
            </w:pPr>
            <w:r>
              <w:t>(</w:t>
            </w:r>
            <w:bookmarkStart w:id="15" w:name="Eq_selection_weight"/>
            <w:r>
              <w:t>4.</w:t>
            </w:r>
            <w:r>
              <w:fldChar w:fldCharType="begin"/>
            </w:r>
            <w:r>
              <w:instrText>SEQ Equation \* ARABIC</w:instrText>
            </w:r>
            <w:r>
              <w:fldChar w:fldCharType="separate"/>
            </w:r>
            <w:r>
              <w:t>3</w:t>
            </w:r>
            <w:r>
              <w:fldChar w:fldCharType="end"/>
            </w:r>
            <w:bookmarkEnd w:id="15"/>
            <w:r>
              <w:t>)</w:t>
            </w:r>
          </w:p>
        </w:tc>
      </w:tr>
    </w:tbl>
    <w:p w14:paraId="0958F3F2" w14:textId="64BEE2C2" w:rsidR="00CB3150" w:rsidRDefault="00C44E0D" w:rsidP="003E7FF3">
      <w:r w:rsidRPr="00C44E0D">
        <w:t xml:space="preserve">Each candidate’s score and weight remain fixed throughout selection. As selected individuals leave the pool, however, the total weight of the current eligible pool changes, so the probabilities are recalculated before each draw. Let </w:t>
      </w:r>
      <m:oMath>
        <m:sSub>
          <m:sSubPr>
            <m:ctrlPr>
              <w:rPr>
                <w:rFonts w:ascii="Cambria Math" w:hAnsi="Cambria Math"/>
                <w:sz w:val="22"/>
              </w:rPr>
            </m:ctrlPr>
          </m:sSubPr>
          <m:e>
            <m:r>
              <w:rPr>
                <w:rFonts w:ascii="Cambria Math" w:hAnsi="Cambria Math"/>
                <w:sz w:val="22"/>
              </w:rPr>
              <m:t>I</m:t>
            </m:r>
          </m:e>
          <m:sub>
            <m:r>
              <w:rPr>
                <w:rFonts w:ascii="Cambria Math" w:hAnsi="Cambria Math"/>
                <w:sz w:val="22"/>
              </w:rPr>
              <m:t>r</m:t>
            </m:r>
          </m:sub>
        </m:sSub>
      </m:oMath>
      <w:r w:rsidRPr="00C44E0D">
        <w:t xml:space="preserve"> denote the individual selected on draw </w:t>
      </w:r>
      <m:oMath>
        <m:r>
          <w:rPr>
            <w:rFonts w:ascii="Cambria Math" w:hAnsi="Cambria Math"/>
            <w:sz w:val="22"/>
          </w:rPr>
          <m:t>r</m:t>
        </m:r>
      </m:oMath>
      <w:r w:rsidRPr="00C44E0D">
        <w:t xml:space="preserve">, and let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Pr="00C44E0D">
        <w:t>denote the current eligible pool immediately before that draw</w:t>
      </w:r>
      <w:r w:rsidR="00375FDF">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563A4824"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E</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670B8B">
            <w:pPr>
              <w:spacing w:after="0" w:line="240" w:lineRule="auto"/>
              <w:jc w:val="right"/>
            </w:pPr>
            <w:r>
              <w:t>(</w:t>
            </w:r>
            <w:bookmarkStart w:id="16" w:name="Eq_4_3"/>
            <w:r>
              <w:t>4.</w:t>
            </w:r>
            <w:fldSimple w:instr=" SEQ Equation \* ARABIC ">
              <w:r w:rsidR="00416B7B">
                <w:rPr>
                  <w:noProof/>
                </w:rPr>
                <w:t>4</w:t>
              </w:r>
            </w:fldSimple>
            <w:bookmarkEnd w:id="16"/>
            <w:r>
              <w:t>)</w:t>
            </w:r>
          </w:p>
        </w:tc>
      </w:tr>
    </w:tbl>
    <w:p w14:paraId="4EDE38CA" w14:textId="5A121680" w:rsidR="00CB3150" w:rsidRDefault="00261411">
      <w:ins w:id="17" w:author="Levine, Charles Roger (dzk3ja)" w:date="2026-10-21T12:08:00Z" w16du:dateUtc="2026-10-21T16:08:00Z">
        <w:r w:rsidRPr="00261411">
          <w:t xml:space="preserve">For an individual </w:t>
        </w:r>
      </w:ins>
      <m:oMath>
        <m:r>
          <w:rPr>
            <w:rFonts w:ascii="Cambria Math" w:hAnsi="Cambria Math"/>
          </w:rPr>
          <m:t>i</m:t>
        </m:r>
      </m:oMath>
      <w:ins w:id="18" w:author="Levine, Charles Roger (dzk3ja)" w:date="2026-10-21T12:08:00Z" w16du:dateUtc="2026-10-21T16:08:00Z">
        <w:r w:rsidRPr="00261411">
          <w:t xml:space="preserve"> in the current eligible pool </w:t>
        </w:r>
      </w:ins>
      <m:oMath>
        <m:sSub>
          <m:sSubPr>
            <m:ctrlPr>
              <w:rPr>
                <w:rFonts w:ascii="Cambria Math" w:hAnsi="Cambria Math"/>
              </w:rPr>
            </m:ctrlPr>
          </m:sSubPr>
          <m:e>
            <m:r>
              <w:rPr>
                <w:rFonts w:ascii="Cambria Math" w:hAnsi="Cambria Math"/>
              </w:rPr>
              <m:t>R</m:t>
            </m:r>
          </m:e>
          <m:sub>
            <m:r>
              <w:rPr>
                <w:rFonts w:ascii="Cambria Math" w:hAnsi="Cambria Math"/>
              </w:rPr>
              <m:t>r</m:t>
            </m:r>
          </m:sub>
        </m:sSub>
      </m:oMath>
      <w:ins w:id="19" w:author="Levine, Charles Roger (dzk3ja)" w:date="2026-10-21T12:08:00Z" w16du:dateUtc="2026-10-21T16:08:00Z">
        <w:r w:rsidRPr="00261411">
          <w:t xml:space="preserve">, the probability of selection on draw </w:t>
        </w:r>
      </w:ins>
      <m:oMath>
        <m:r>
          <w:rPr>
            <w:rFonts w:ascii="Cambria Math" w:hAnsi="Cambria Math"/>
          </w:rPr>
          <m:t>r</m:t>
        </m:r>
      </m:oMath>
      <w:ins w:id="20" w:author="Levine, Charles Roger (dzk3ja)" w:date="2026-10-21T12:08:00Z" w16du:dateUtc="2026-10-21T16:08:00Z">
        <w:r w:rsidRPr="00261411">
          <w:t>, conditional on the previous selections, is</w:t>
        </w:r>
      </w:ins>
      <w:del w:id="21" w:author="Levine, Charles Roger (dzk3ja)" w:date="2026-10-21T12:08:00Z" w16du:dateUtc="2026-10-21T16:08:00Z">
        <w:r w:rsidR="00375FDF" w:rsidDel="00261411">
          <w:delText xml:space="preserve">Conditional on the previous selections, for an individual </w:delText>
        </w:r>
      </w:del>
      <m:oMath>
        <m:r>
          <w:del w:id="22" w:author="Levine, Charles Roger (dzk3ja)" w:date="2026-10-21T12:08:00Z" w16du:dateUtc="2026-10-21T16:08:00Z">
            <w:rPr>
              <w:rFonts w:ascii="Cambria Math" w:hAnsi="Cambria Math"/>
              <w:sz w:val="22"/>
              <w:szCs w:val="22"/>
            </w:rPr>
            <m:t>i</m:t>
          </w:del>
        </m:r>
      </m:oMath>
      <w:del w:id="23" w:author="Levine, Charles Roger (dzk3ja)" w:date="2026-10-21T12:08:00Z" w16du:dateUtc="2026-10-21T16:08:00Z">
        <w:r w:rsidR="00375FDF" w:rsidDel="00261411">
          <w:delText xml:space="preserve"> still in </w:delText>
        </w:r>
      </w:del>
      <m:oMath>
        <m:sSub>
          <m:sSubPr>
            <m:ctrlPr>
              <w:del w:id="24" w:author="Levine, Charles Roger (dzk3ja)" w:date="2026-10-21T12:08:00Z" w16du:dateUtc="2026-10-21T16:08:00Z">
                <w:rPr>
                  <w:rFonts w:ascii="Cambria Math" w:eastAsia="Cambria Math" w:hAnsi="Cambria Math" w:cs="Cambria Math"/>
                  <w:sz w:val="22"/>
                  <w:szCs w:val="22"/>
                </w:rPr>
              </w:del>
            </m:ctrlPr>
          </m:sSubPr>
          <m:e>
            <m:r>
              <w:del w:id="25" w:author="Levine, Charles Roger (dzk3ja)" w:date="2026-10-21T12:08:00Z" w16du:dateUtc="2026-10-21T16:08:00Z">
                <w:rPr>
                  <w:rFonts w:ascii="Cambria Math" w:eastAsia="Cambria Math" w:hAnsi="Cambria Math" w:cs="Cambria Math"/>
                  <w:sz w:val="22"/>
                  <w:szCs w:val="22"/>
                </w:rPr>
                <m:t>R</m:t>
              </w:del>
            </m:r>
          </m:e>
          <m:sub>
            <m:r>
              <w:del w:id="26" w:author="Levine, Charles Roger (dzk3ja)" w:date="2026-10-21T12:08:00Z" w16du:dateUtc="2026-10-21T16:08:00Z">
                <w:rPr>
                  <w:rFonts w:ascii="Cambria Math" w:eastAsia="Cambria Math" w:hAnsi="Cambria Math" w:cs="Cambria Math"/>
                  <w:sz w:val="22"/>
                  <w:szCs w:val="22"/>
                </w:rPr>
                <m:t>r</m:t>
              </w:del>
            </m:r>
          </m:sub>
        </m:sSub>
      </m:oMath>
      <w:del w:id="27" w:author="Levine, Charles Roger (dzk3ja)" w:date="2026-10-21T12:08:00Z" w16du:dateUtc="2026-10-21T16:08:00Z">
        <w:r w:rsidR="00375FDF" w:rsidDel="00261411">
          <w:delText>, the probability of being selected next is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1C7A23" w:rsidRDefault="002E03B0">
            <w:pPr>
              <w:rPr>
                <w:rFonts w:ascii="Cambria Math" w:hAnsi="Cambria Math"/>
                <w:sz w:val="22"/>
              </w:rPr>
            </w:pPr>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670B8B">
            <w:pPr>
              <w:spacing w:after="0" w:line="240" w:lineRule="auto"/>
              <w:jc w:val="right"/>
            </w:pPr>
            <w:bookmarkStart w:id="28" w:name="_Ref243234820"/>
            <w:r>
              <w:t>(</w:t>
            </w:r>
            <w:bookmarkStart w:id="29" w:name="Eq_4_4"/>
            <w:r>
              <w:t>4.</w:t>
            </w:r>
            <w:fldSimple w:instr=" SEQ Equation \* ARABIC ">
              <w:r w:rsidR="00416B7B">
                <w:rPr>
                  <w:noProof/>
                </w:rPr>
                <w:t>5</w:t>
              </w:r>
            </w:fldSimple>
            <w:bookmarkEnd w:id="29"/>
            <w:r>
              <w:t>)</w:t>
            </w:r>
            <w:bookmarkEnd w:id="28"/>
          </w:p>
        </w:tc>
      </w:tr>
    </w:tbl>
    <w:p w14:paraId="1C2FFDC3" w14:textId="77777777" w:rsidR="002E03B0" w:rsidRDefault="002E03B0"/>
    <w:p w14:paraId="7826E400" w14:textId="43C58361" w:rsidR="00CB3150" w:rsidRDefault="005D0197">
      <w:ins w:id="30" w:author="Levine, Charles Roger (dzk3ja)" w:date="2026-10-21T12:09:00Z" w16du:dateUtc="2026-10-21T16:09:00Z">
        <w:r w:rsidRPr="005D0197">
          <w:t xml:space="preserve">We repeat this draw-and-remove procedure until </w:t>
        </w:r>
      </w:ins>
      <m:oMath>
        <m:r>
          <w:rPr>
            <w:rFonts w:ascii="Cambria Math" w:hAnsi="Cambria Math"/>
          </w:rPr>
          <m:t>K</m:t>
        </m:r>
      </m:oMath>
      <w:ins w:id="31" w:author="Levine, Charles Roger (dzk3ja)" w:date="2026-10-21T12:09:00Z" w16du:dateUtc="2026-10-21T16:09:00Z">
        <w:r w:rsidRPr="005D0197">
          <w:t xml:space="preserve"> distinct individuals have been selected. The final binary outcome </w:t>
        </w:r>
      </w:ins>
      <m:oMath>
        <m:sSub>
          <m:sSubPr>
            <m:ctrlPr>
              <w:rPr>
                <w:rFonts w:ascii="Cambria Math" w:hAnsi="Cambria Math"/>
              </w:rPr>
            </m:ctrlPr>
          </m:sSubPr>
          <m:e>
            <m:r>
              <w:rPr>
                <w:rFonts w:ascii="Cambria Math" w:hAnsi="Cambria Math"/>
              </w:rPr>
              <m:t>Y</m:t>
            </m:r>
          </m:e>
          <m:sub>
            <m:r>
              <w:rPr>
                <w:rFonts w:ascii="Cambria Math" w:hAnsi="Cambria Math"/>
              </w:rPr>
              <m:t>i</m:t>
            </m:r>
          </m:sub>
        </m:sSub>
      </m:oMath>
      <w:ins w:id="32" w:author="Levine, Charles Roger (dzk3ja)" w:date="2026-10-21T12:09:00Z" w16du:dateUtc="2026-10-21T16:09:00Z">
        <w:r w:rsidRPr="005D0197">
          <w:t xml:space="preserve"> records whether individual </w:t>
        </w:r>
      </w:ins>
      <m:oMath>
        <m:r>
          <w:rPr>
            <w:rFonts w:ascii="Cambria Math" w:hAnsi="Cambria Math"/>
          </w:rPr>
          <m:t>i</m:t>
        </m:r>
      </m:oMath>
      <w:ins w:id="33" w:author="Levine, Charles Roger (dzk3ja)" w:date="2026-10-21T12:09:00Z" w16du:dateUtc="2026-10-21T16:09:00Z">
        <w:r w:rsidRPr="005D0197">
          <w:t xml:space="preserve"> belongs to that selected set:</w:t>
        </w:r>
      </w:ins>
      <w:del w:id="34" w:author="Levine, Charles Roger (dzk3ja)" w:date="2026-10-21T12:09:00Z" w16du:dateUtc="2026-10-21T16:09:00Z">
        <w:r w:rsidR="00375FDF" w:rsidDel="005D0197">
          <w:delText xml:space="preserve">Thus, each candidate’s probability of being selected next depends on their score relative to the scores of the other individuals who remain eligible.  The process continues until K distinct individuals have been selected.   The final binary outcome for individual </w:delText>
        </w:r>
      </w:del>
      <m:oMath>
        <m:r>
          <w:del w:id="35" w:author="Levine, Charles Roger (dzk3ja)" w:date="2026-10-21T12:09:00Z" w16du:dateUtc="2026-10-21T16:09:00Z">
            <w:rPr>
              <w:rFonts w:ascii="Cambria Math" w:hAnsi="Cambria Math"/>
              <w:sz w:val="22"/>
              <w:szCs w:val="22"/>
            </w:rPr>
            <m:t>i</m:t>
          </w:del>
        </m:r>
      </m:oMath>
      <w:del w:id="36" w:author="Levine, Charles Roger (dzk3ja)" w:date="2026-10-21T12:09:00Z" w16du:dateUtc="2026-10-21T16:09:00Z">
        <w:r w:rsidR="00375FDF" w:rsidDel="005D0197">
          <w:delText xml:space="preserve"> is therefore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417E52BA"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670B8B">
            <w:pPr>
              <w:spacing w:after="0" w:line="240" w:lineRule="auto"/>
              <w:jc w:val="right"/>
            </w:pPr>
            <w:r>
              <w:t>(</w:t>
            </w:r>
            <w:bookmarkStart w:id="37" w:name="Eq_4_5"/>
            <w:r>
              <w:t>4.</w:t>
            </w:r>
            <w:fldSimple w:instr=" SEQ Equation \* ARABIC ">
              <w:r w:rsidR="00416B7B">
                <w:rPr>
                  <w:noProof/>
                </w:rPr>
                <w:t>6</w:t>
              </w:r>
            </w:fldSimple>
            <w:bookmarkEnd w:id="37"/>
            <w:r>
              <w:t>)</w:t>
            </w:r>
          </w:p>
        </w:tc>
      </w:tr>
    </w:tbl>
    <w:p w14:paraId="55A0F127" w14:textId="271E5DBC" w:rsidR="00CB3150" w:rsidRDefault="00670B8B">
      <w:del w:id="38" w:author="Levine, Charles Roger (dzk3ja)" w:date="2026-10-21T12:14:00Z" w16du:dateUtc="2026-10-21T16:14:00Z">
        <w:r w:rsidDel="005D0197">
          <w:delText xml:space="preserve">The </w:delText>
        </w:r>
        <w:r w:rsidR="005B726E" w:rsidDel="005D0197">
          <w:delText>procedure is a</w:delText>
        </w:r>
        <w:r w:rsidDel="005D0197">
          <w:delText xml:space="preserve"> Gibbs</w:delText>
        </w:r>
        <w:r w:rsidR="005B726E" w:rsidDel="005D0197">
          <w:delText>-</w:delText>
        </w:r>
        <w:r w:rsidDel="005D0197">
          <w:delText>weight</w:delText>
        </w:r>
        <w:r w:rsidR="005B726E" w:rsidDel="005D0197">
          <w:delText>ed,</w:delText>
        </w:r>
        <w:r w:rsidDel="005D0197">
          <w:delText xml:space="preserve"> Plackett–Luce form of</w:delText>
        </w:r>
        <w:r w:rsidR="005B726E" w:rsidDel="005D0197">
          <w:delText xml:space="preserve"> </w:delText>
        </w:r>
        <w:r w:rsidDel="005D0197">
          <w:delText xml:space="preserve">sampling without replacement. </w:delText>
        </w:r>
      </w:del>
      <w:r>
        <w:t>The probability in Equation (</w:t>
      </w:r>
      <w:r>
        <w:fldChar w:fldCharType="begin"/>
      </w:r>
      <w:r w:rsidR="00CB3150">
        <w:instrText xml:space="preserve"> REF Eq_4_4 \h </w:instrText>
      </w:r>
      <w:r>
        <w:fldChar w:fldCharType="separate"/>
      </w:r>
      <w:r w:rsidR="00CB3150">
        <w:t>4.5</w:t>
      </w:r>
      <w:r>
        <w:fldChar w:fldCharType="end"/>
      </w:r>
      <w:r>
        <w:t xml:space="preserve">) </w:t>
      </w:r>
      <w:fldSimple w:instr=" REF _Ref243234820 \p ">
        <w:r w:rsidR="005B726E">
          <w:t>above</w:t>
        </w:r>
      </w:fldSimple>
      <w:r w:rsidR="005B726E">
        <w:t xml:space="preserve"> </w:t>
      </w:r>
      <w:r>
        <w:t xml:space="preserve">describes the </w:t>
      </w:r>
      <w:r w:rsidR="005B726E">
        <w:t xml:space="preserve">chance of being selected in the </w:t>
      </w:r>
      <w:r>
        <w:t xml:space="preserve">next draw, </w:t>
      </w:r>
      <w:r w:rsidR="005B726E">
        <w:t>not</w:t>
      </w:r>
      <w:r>
        <w:t xml:space="preserve"> the </w:t>
      </w:r>
      <w:r w:rsidR="005B726E">
        <w:t>individual’s final</w:t>
      </w:r>
      <w:r>
        <w:t xml:space="preserve"> probability of belonging to the</w:t>
      </w:r>
      <w:r w:rsidR="005B726E">
        <w:t xml:space="preserve"> set of</w:t>
      </w:r>
      <w:r>
        <w:t xml:space="preserve"> </w:t>
      </w:r>
      <m:oMath>
        <m:r>
          <w:rPr>
            <w:rFonts w:ascii="Cambria Math" w:eastAsia="Cambria Math" w:hAnsi="Cambria Math" w:cs="Cambria Math"/>
            <w:sz w:val="22"/>
            <w:szCs w:val="22"/>
          </w:rPr>
          <m:t>K</m:t>
        </m:r>
      </m:oMath>
      <w:r>
        <w:t xml:space="preserve"> winners. </w:t>
      </w:r>
      <w:ins w:id="39" w:author="Levine, Charles Roger (dzk3ja)" w:date="2026-10-21T12:14:00Z" w16du:dateUtc="2026-10-21T16:14:00Z">
        <w:r w:rsidR="005D0197">
          <w:t xml:space="preserve">The procedure is a Gibbs-weighted, Plackett–Luce form of sampling without replacement. </w:t>
        </w:r>
      </w:ins>
      <w:r>
        <w:t>[1]</w:t>
      </w:r>
    </w:p>
    <w:p w14:paraId="1A503DA9" w14:textId="01DF60EF" w:rsidR="00CB3150" w:rsidRDefault="00830361">
      <w:pPr>
        <w:pStyle w:val="BodyText"/>
      </w:pPr>
      <w:ins w:id="40" w:author="Levine, Charles Roger (dzk3ja)" w:date="2026-10-21T12:16:00Z" w16du:dateUtc="2026-10-21T16:16:00Z">
        <w:r w:rsidRPr="00830361">
          <w:t xml:space="preserve">The same set of </w:t>
        </w:r>
      </w:ins>
      <m:oMath>
        <m:r>
          <w:rPr>
            <w:rFonts w:ascii="Cambria Math" w:hAnsi="Cambria Math"/>
          </w:rPr>
          <m:t>K</m:t>
        </m:r>
      </m:oMath>
      <w:ins w:id="41" w:author="Levine, Charles Roger (dzk3ja)" w:date="2026-10-21T12:16:00Z" w16du:dateUtc="2026-10-21T16:16:00Z">
        <w:r w:rsidRPr="00830361">
          <w:t xml:space="preserve"> winners can be selected in different orders.</w:t>
        </w:r>
        <w:r>
          <w:t xml:space="preserve">  </w:t>
        </w:r>
      </w:ins>
      <w:r w:rsidR="00670B8B">
        <w:t>For an</w:t>
      </w:r>
      <w:ins w:id="42" w:author="Levine, Charles Roger (dzk3ja)" w:date="2026-10-21T12:16:00Z" w16du:dateUtc="2026-10-21T16:16:00Z">
        <w:r>
          <w:t xml:space="preserve">y particular </w:t>
        </w:r>
      </w:ins>
      <w:del w:id="43" w:author="Levine, Charles Roger (dzk3ja)" w:date="2026-10-21T12:16:00Z" w16du:dateUtc="2026-10-21T16:16:00Z">
        <w:r w:rsidR="00670B8B" w:rsidDel="00830361">
          <w:delText xml:space="preserve"> </w:delText>
        </w:r>
      </w:del>
      <w:r w:rsidR="00670B8B">
        <w:t>ordered sequence</w:t>
      </w:r>
      <w:del w:id="44" w:author="Levine, Charles Roger (dzk3ja)" w:date="2026-10-21T12:17:00Z" w16du:dateUtc="2026-10-21T16:17:00Z">
        <w:r w:rsidR="00670B8B" w:rsidDel="00830361">
          <w:delText xml:space="preserve"> of </w:delText>
        </w:r>
      </w:del>
      <m:oMath>
        <m:r>
          <w:del w:id="45" w:author="Levine, Charles Roger (dzk3ja)" w:date="2026-10-21T12:17:00Z" w16du:dateUtc="2026-10-21T16:17:00Z">
            <w:rPr>
              <w:rFonts w:ascii="Cambria Math" w:hAnsi="Cambria Math"/>
              <w:sz w:val="22"/>
              <w:szCs w:val="22"/>
            </w:rPr>
            <m:t>K</m:t>
          </w:del>
        </m:r>
      </m:oMath>
      <w:del w:id="46" w:author="Levine, Charles Roger (dzk3ja)" w:date="2026-10-21T12:17:00Z" w16du:dateUtc="2026-10-21T16:17:00Z">
        <w:r w:rsidR="00347A7B" w:rsidDel="00830361">
          <w:delText xml:space="preserve"> </w:delText>
        </w:r>
        <w:r w:rsidR="00670B8B" w:rsidDel="00830361">
          <w:delText>distinct winne</w:delText>
        </w:r>
      </w:del>
      <w:del w:id="47" w:author="Levine, Charles Roger (dzk3ja)" w:date="2026-10-21T12:16:00Z" w16du:dateUtc="2026-10-21T16:16:00Z">
        <w:r w:rsidR="00670B8B" w:rsidDel="00830361">
          <w:delText>rs</w:delText>
        </w:r>
      </w:del>
      <w:r w:rsidR="00670B8B">
        <w:t xml:space="preserve">, </w:t>
      </w:r>
      <w:r w:rsidR="00347A7B">
        <w:t xml:space="preserve">the </w:t>
      </w:r>
      <w:r w:rsidR="00670B8B">
        <w:t xml:space="preserve">probability </w:t>
      </w:r>
      <w:r w:rsidR="00347A7B">
        <w:t xml:space="preserve">of that sequence is the </w:t>
      </w:r>
      <w:r w:rsidR="00670B8B">
        <w:t xml:space="preserve">product of the successive conditional </w:t>
      </w:r>
      <w:r w:rsidR="00347A7B">
        <w:t xml:space="preserve">draw </w:t>
      </w:r>
      <w:r w:rsidR="00670B8B">
        <w:t xml:space="preserve">probabilities. The probability of an unordered set </w:t>
      </w:r>
      <w:r w:rsidR="00347A7B">
        <w:t xml:space="preserve">of </w:t>
      </w:r>
      <m:oMath>
        <m:r>
          <w:rPr>
            <w:rFonts w:ascii="Cambria Math" w:hAnsi="Cambria Math"/>
            <w:sz w:val="22"/>
            <w:szCs w:val="22"/>
          </w:rPr>
          <m:t>K</m:t>
        </m:r>
      </m:oMath>
      <w:r w:rsidR="00347A7B">
        <w:t xml:space="preserve"> winners </w:t>
      </w:r>
      <w:r w:rsidR="00670B8B">
        <w:t xml:space="preserve">is the sum of those products over </w:t>
      </w:r>
      <w:r w:rsidR="00347A7B">
        <w:t xml:space="preserve">all possible </w:t>
      </w:r>
      <w:r w:rsidR="00670B8B">
        <w:t>ordering</w:t>
      </w:r>
      <w:r w:rsidR="00347A7B">
        <w:t>s</w:t>
      </w:r>
      <w:r w:rsidR="00670B8B">
        <w:t xml:space="preserve"> of that set. T</w:t>
      </w:r>
      <w:ins w:id="48" w:author="Levine, Charles Roger (dzk3ja)" w:date="2026-10-21T12:20:00Z" w16du:dateUtc="2026-10-21T16:20:00Z">
        <w:r w:rsidR="00A0530A" w:rsidRPr="00A0530A">
          <w:t>his distinction becomes important when we use observed selection outcomes to estimate the model’s parameters in Secti</w:t>
        </w:r>
      </w:ins>
      <w:ins w:id="49" w:author="Levine, Charles Roger (dzk3ja)" w:date="2026-10-21T12:21:00Z" w16du:dateUtc="2026-10-21T16:21:00Z">
        <w:r w:rsidR="00A0530A">
          <w:t xml:space="preserve">on </w:t>
        </w:r>
        <w:r w:rsidR="00A0530A">
          <w:fldChar w:fldCharType="begin"/>
        </w:r>
        <w:r w:rsidR="00A0530A">
          <w:instrText xml:space="preserve"> REF _Ref243477655 \r </w:instrText>
        </w:r>
        <w:r w:rsidR="00A0530A">
          <w:fldChar w:fldCharType="separate"/>
        </w:r>
        <w:r w:rsidR="00A0530A">
          <w:t>0</w:t>
        </w:r>
        <w:r w:rsidR="00A0530A">
          <w:fldChar w:fldCharType="end"/>
        </w:r>
        <w:r w:rsidR="00A0530A">
          <w:fldChar w:fldCharType="begin"/>
        </w:r>
        <w:r w:rsidR="00A0530A">
          <w:instrText xml:space="preserve"> REF _Ref243477655 \w </w:instrText>
        </w:r>
        <w:r w:rsidR="00A0530A">
          <w:fldChar w:fldCharType="separate"/>
        </w:r>
        <w:r w:rsidR="00A0530A">
          <w:t>0</w:t>
        </w:r>
        <w:r w:rsidR="00A0530A">
          <w:fldChar w:fldCharType="end"/>
        </w:r>
        <w:r w:rsidR="00A0530A">
          <w:fldChar w:fldCharType="begin"/>
        </w:r>
        <w:r w:rsidR="00A0530A">
          <w:instrText xml:space="preserve"> REF _Ref243477655 \r </w:instrText>
        </w:r>
        <w:r w:rsidR="00A0530A">
          <w:fldChar w:fldCharType="separate"/>
        </w:r>
        <w:r w:rsidR="00A0530A">
          <w:t>0</w:t>
        </w:r>
        <w:r w:rsidR="00A0530A">
          <w:fldChar w:fldCharType="end"/>
        </w:r>
      </w:ins>
      <w:ins w:id="50" w:author="Levine, Charles Roger (dzk3ja)" w:date="2026-10-21T12:20:00Z" w16du:dateUtc="2026-10-21T16:20:00Z">
        <w:r w:rsidR="00A0530A" w:rsidRPr="00A0530A">
          <w:t>.</w:t>
        </w:r>
      </w:ins>
      <w:del w:id="51" w:author="Levine, Charles Roger (dzk3ja)" w:date="2026-10-21T12:20:00Z" w16du:dateUtc="2026-10-21T16:20:00Z">
        <w:r w:rsidR="00670B8B" w:rsidDel="00A0530A">
          <w:delText>his distinction becomes important when we turn to fitting: exact-</w:delText>
        </w:r>
      </w:del>
      <m:oMath>
        <m:r>
          <w:del w:id="52" w:author="Levine, Charles Roger (dzk3ja)" w:date="2026-10-21T12:20:00Z" w16du:dateUtc="2026-10-21T16:20:00Z">
            <w:rPr>
              <w:rFonts w:ascii="Cambria Math" w:eastAsia="Cambria Math" w:hAnsi="Cambria Math" w:cs="Cambria Math"/>
              <w:sz w:val="22"/>
              <w:szCs w:val="22"/>
            </w:rPr>
            <m:t>K</m:t>
          </w:del>
        </m:r>
      </m:oMath>
      <w:del w:id="53" w:author="Levine, Charles Roger (dzk3ja)" w:date="2026-10-21T12:20:00Z" w16du:dateUtc="2026-10-21T16:20:00Z">
        <w:r w:rsidR="00670B8B" w:rsidDel="00A0530A">
          <w:delText xml:space="preserve"> </w:delText>
        </w:r>
        <w:r w:rsidR="00347A7B" w:rsidDel="00A0530A">
          <w:delText xml:space="preserve">selection does not have the same likelihood as a collection of </w:delText>
        </w:r>
        <w:r w:rsidR="00670B8B" w:rsidDel="00A0530A">
          <w:delText xml:space="preserve">independent Bernoulli </w:delText>
        </w:r>
        <w:r w:rsidR="00347A7B" w:rsidDel="00A0530A">
          <w:delText>outcomes</w:delText>
        </w:r>
        <w:r w:rsidR="00670B8B" w:rsidDel="00A0530A">
          <w:delText>.</w:delText>
        </w:r>
      </w:del>
    </w:p>
    <w:p w14:paraId="135A43BB" w14:textId="0A0E178D" w:rsidR="00CB3150" w:rsidRDefault="00670B8B">
      <w:pPr>
        <w:pStyle w:val="Heading2"/>
      </w:pPr>
      <w:bookmarkStart w:id="54" w:name="limits-and-score-units"/>
      <w:bookmarkEnd w:id="13"/>
      <w:r>
        <w:lastRenderedPageBreak/>
        <w:t>4.3.</w:t>
      </w:r>
      <w:r w:rsidR="00C44E0D">
        <w:t>2</w:t>
      </w:r>
      <w:r>
        <w:t xml:space="preserve"> </w:t>
      </w:r>
      <w:r w:rsidR="00237EC7">
        <w:t>Selection temperature and limiting behavior</w:t>
      </w:r>
      <w:r w:rsidR="00237EC7" w:rsidDel="00237EC7">
        <w:t xml:space="preserve"> </w:t>
      </w:r>
    </w:p>
    <w:p w14:paraId="06530087" w14:textId="3F871A3F" w:rsidR="00274DCC" w:rsidRDefault="00347A7B" w:rsidP="009D54DD">
      <w:pPr>
        <w:pStyle w:val="BodyText"/>
      </w:pPr>
      <w:r>
        <w:t xml:space="preserve">The Gibbs rule establishes that higher scores are favored, but it does not yet tell us how strongly a particular score advantage affects selection.  To see </w:t>
      </w:r>
      <w:r w:rsidR="004447FA">
        <w:t xml:space="preserve">how </w:t>
      </w:r>
      <w:r>
        <w:t xml:space="preserve">selection temperature controls </w:t>
      </w:r>
      <w:r w:rsidR="00F32C57">
        <w:t xml:space="preserve">that relationship, </w:t>
      </w:r>
      <w:r>
        <w:t xml:space="preserve">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w:t>
      </w:r>
      <w:r w:rsidR="00274DCC">
        <w:t xml:space="preserve">are both </w:t>
      </w:r>
      <w:r>
        <w:t xml:space="preserve">eligible at the same draw. </w:t>
      </w:r>
      <w:r w:rsidR="00F32C57">
        <w:t xml:space="preserve">How much more </w:t>
      </w:r>
      <w:r>
        <w:t xml:space="preserve">likely </w:t>
      </w:r>
      <w:r w:rsidR="00F32C57">
        <w:t xml:space="preserve">is </w:t>
      </w:r>
      <w:r>
        <w:t>one to be selected next than the other</w:t>
      </w:r>
      <w:r w:rsidR="00F32C57">
        <w:t>?</w:t>
      </w:r>
      <w:r>
        <w:t xml:space="preserve"> </w:t>
      </w:r>
    </w:p>
    <w:p w14:paraId="0C5A7458" w14:textId="7B3E6B33" w:rsidR="00274DCC" w:rsidRDefault="00274DCC" w:rsidP="00274DCC">
      <w:pPr>
        <w:pStyle w:val="BodyText"/>
      </w:pPr>
      <w:r>
        <w:t xml:space="preserve">At draw r, both candidates belong to the current eligible pool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00347A7B">
        <w:t xml:space="preserve">Each candidate’s probability </w:t>
      </w:r>
      <w:r>
        <w:t xml:space="preserve">of being selected next </w:t>
      </w:r>
      <w:r w:rsidR="00347A7B">
        <w:t xml:space="preserve">is their Gibbs weight divided by </w:t>
      </w:r>
      <w:commentRangeStart w:id="55"/>
      <w:r w:rsidR="5E0A9E37">
        <w:t>the total</w:t>
      </w:r>
      <w:r w:rsidR="00931743">
        <w:t xml:space="preserve"> </w:t>
      </w:r>
      <w:r>
        <w:t xml:space="preserve">Gibbs </w:t>
      </w:r>
      <w:r w:rsidR="5E0A9E37">
        <w:t>weight</w:t>
      </w:r>
      <w:r w:rsidR="00931743">
        <w:t xml:space="preserve"> of all candidates</w:t>
      </w:r>
      <w:r>
        <w:t xml:space="preserve"> in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rsidR="5E0A9E37">
        <w:t>.</w:t>
      </w:r>
      <w:commentRangeEnd w:id="55"/>
      <w:r w:rsidR="00C44E0D">
        <w:rPr>
          <w:rStyle w:val="CommentReference"/>
          <w:sz w:val="20"/>
          <w:szCs w:val="20"/>
        </w:rPr>
        <w:commentReference w:id="55"/>
      </w:r>
      <w:r w:rsidR="007D7951">
        <w:t xml:space="preserve">  </w:t>
      </w:r>
      <w:r>
        <w:t>Define that total weight as</w:t>
      </w:r>
    </w:p>
    <w:p w14:paraId="2DE0F425" w14:textId="6F49309E" w:rsidR="00274DCC" w:rsidRPr="001C7A23" w:rsidRDefault="00000000" w:rsidP="00274DCC">
      <w:pPr>
        <w:pStyle w:val="BodyText"/>
        <w:rPr>
          <w:rFonts w:ascii="Cambria Math" w:hAnsi="Cambria Math"/>
          <w:sz w:val="22"/>
        </w:rPr>
      </w:pPr>
      <m:oMathPara>
        <m:oMath>
          <m:sSub>
            <m:sSubPr>
              <m:ctrlPr>
                <w:rPr>
                  <w:rFonts w:ascii="Cambria Math" w:hAnsi="Cambria Math"/>
                  <w:sz w:val="22"/>
                </w:rPr>
              </m:ctrlPr>
            </m:sSubPr>
            <m:e>
              <m:r>
                <w:rPr>
                  <w:rFonts w:ascii="Cambria Math" w:hAnsi="Cambria Math"/>
                  <w:sz w:val="22"/>
                </w:rPr>
                <m:t>Z</m:t>
              </m:r>
            </m:e>
            <m:sub>
              <m:r>
                <w:rPr>
                  <w:rFonts w:ascii="Cambria Math" w:hAnsi="Cambria Math"/>
                  <w:sz w:val="22"/>
                </w:rPr>
                <m:t>r</m:t>
              </m:r>
            </m:sub>
          </m:sSub>
          <m:r>
            <w:rPr>
              <w:rFonts w:ascii="Cambria Math" w:hAnsi="Cambria Math"/>
              <w:sz w:val="22"/>
            </w:rPr>
            <m:t>=</m:t>
          </m:r>
          <m:nary>
            <m:naryPr>
              <m:chr m:val="∑"/>
              <m:limLoc m:val="undOvr"/>
              <m:supHide m:val="1"/>
              <m:ctrlPr>
                <w:rPr>
                  <w:rFonts w:ascii="Cambria Math" w:hAnsi="Cambria Math"/>
                  <w:sz w:val="22"/>
                </w:rPr>
              </m:ctrlPr>
            </m:naryPr>
            <m:sub>
              <m:r>
                <w:rPr>
                  <w:rFonts w:ascii="Cambria Math" w:hAnsi="Cambria Math"/>
                  <w:sz w:val="22"/>
                </w:rPr>
                <m:t>j∈</m:t>
              </m:r>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sub>
            <m:sup/>
            <m:e>
              <m:sSup>
                <m:sSupPr>
                  <m:ctrlPr>
                    <w:rPr>
                      <w:rFonts w:ascii="Cambria Math" w:hAnsi="Cambria Math"/>
                      <w:sz w:val="22"/>
                    </w:rPr>
                  </m:ctrlPr>
                </m:sSupPr>
                <m:e>
                  <m:r>
                    <w:rPr>
                      <w:rFonts w:ascii="Cambria Math" w:hAnsi="Cambria Math"/>
                      <w:sz w:val="22"/>
                    </w:rPr>
                    <m:t>e</m:t>
                  </m:r>
                </m:e>
                <m:sup>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S</m:t>
                              </m:r>
                            </m:e>
                            <m:sub>
                              <m:r>
                                <w:rPr>
                                  <w:rFonts w:ascii="Cambria Math" w:hAnsi="Cambria Math"/>
                                  <w:sz w:val="22"/>
                                </w:rPr>
                                <m:t>j</m:t>
                              </m:r>
                            </m:sub>
                          </m:sSub>
                        </m:num>
                        <m:den>
                          <m:sSub>
                            <m:sSubPr>
                              <m:ctrlPr>
                                <w:rPr>
                                  <w:rFonts w:ascii="Cambria Math" w:hAnsi="Cambria Math"/>
                                  <w:sz w:val="22"/>
                                </w:rPr>
                              </m:ctrlPr>
                            </m:sSubPr>
                            <m:e>
                              <m:r>
                                <w:rPr>
                                  <w:rFonts w:ascii="Cambria Math" w:hAnsi="Cambria Math"/>
                                  <w:sz w:val="22"/>
                                </w:rPr>
                                <m:t>t</m:t>
                              </m:r>
                            </m:e>
                            <m:sub>
                              <m:r>
                                <w:rPr>
                                  <w:rFonts w:ascii="Cambria Math" w:hAnsi="Cambria Math"/>
                                  <w:sz w:val="22"/>
                                </w:rPr>
                                <m:t>sel</m:t>
                              </m:r>
                            </m:sub>
                          </m:sSub>
                        </m:den>
                      </m:f>
                    </m:e>
                  </m:d>
                </m:sup>
              </m:sSup>
            </m:e>
          </m:nary>
        </m:oMath>
      </m:oMathPara>
    </w:p>
    <w:p w14:paraId="564062FD" w14:textId="791860F5" w:rsidR="00240C6A" w:rsidRDefault="00274DCC" w:rsidP="00274DCC">
      <w:pPr>
        <w:pStyle w:val="BodyText"/>
      </w:pPr>
      <w:r>
        <w:t xml:space="preserve">Thus, the conditional selection probabilities for </w:t>
      </w:r>
      <m:oMath>
        <m:r>
          <w:rPr>
            <w:rFonts w:ascii="Cambria Math" w:hAnsi="Cambria Math"/>
            <w:sz w:val="22"/>
          </w:rPr>
          <m:t>i</m:t>
        </m:r>
      </m:oMath>
      <w:r>
        <w:t xml:space="preserve"> and </w:t>
      </w:r>
      <m:oMath>
        <m:r>
          <w:rPr>
            <w:rFonts w:ascii="Cambria Math" w:hAnsi="Cambria Math"/>
            <w:sz w:val="22"/>
          </w:rPr>
          <m:t>h</m:t>
        </m:r>
      </m:oMath>
      <w:r>
        <w:t xml:space="preserve"> have the same denominator </w:t>
      </w:r>
      <m:oMath>
        <m:sSub>
          <m:sSubPr>
            <m:ctrlPr>
              <w:rPr>
                <w:rFonts w:ascii="Cambria Math" w:hAnsi="Cambria Math"/>
                <w:sz w:val="22"/>
              </w:rPr>
            </m:ctrlPr>
          </m:sSubPr>
          <m:e>
            <m:r>
              <w:rPr>
                <w:rFonts w:ascii="Cambria Math" w:hAnsi="Cambria Math"/>
                <w:sz w:val="22"/>
              </w:rPr>
              <m:t>Z</m:t>
            </m:r>
          </m:e>
          <m:sub>
            <m:r>
              <w:rPr>
                <w:rFonts w:ascii="Cambria Math" w:hAnsi="Cambria Math"/>
                <w:sz w:val="22"/>
              </w:rPr>
              <m:t>r</m:t>
            </m:r>
          </m:sub>
        </m:sSub>
      </m:oMath>
      <w:r>
        <w:t xml:space="preserve">.  Taking their ratio </w:t>
      </w:r>
      <w:commentRangeStart w:id="56"/>
      <w:r w:rsidR="00670B8B">
        <w:t>gives</w:t>
      </w:r>
      <w:commentRangeEnd w:id="56"/>
      <w:r w:rsidR="00C44E0D">
        <w:rPr>
          <w:rStyle w:val="CommentReference"/>
          <w:sz w:val="20"/>
          <w:szCs w:val="20"/>
        </w:rPr>
        <w:commentReference w:id="56"/>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Pr="001C7A23" w:rsidRDefault="00000000" w:rsidP="00C839E6">
            <w:pPr>
              <w:keepNext/>
              <w:spacing w:before="120" w:line="240" w:lineRule="auto"/>
              <w:jc w:val="center"/>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670B8B">
            <w:pPr>
              <w:spacing w:after="0" w:line="240" w:lineRule="auto"/>
              <w:jc w:val="right"/>
            </w:pPr>
            <w:bookmarkStart w:id="57" w:name="_Ref243239247"/>
            <w:r>
              <w:t>(</w:t>
            </w:r>
            <w:bookmarkStart w:id="58" w:name="Eq_4_6"/>
            <w:r>
              <w:t>4.</w:t>
            </w:r>
            <w:fldSimple w:instr=" SEQ Equation \* ARABIC ">
              <w:r w:rsidR="00416B7B">
                <w:rPr>
                  <w:noProof/>
                </w:rPr>
                <w:t>7</w:t>
              </w:r>
            </w:fldSimple>
            <w:bookmarkEnd w:id="58"/>
            <w:r>
              <w:t>)</w:t>
            </w:r>
            <w:bookmarkEnd w:id="57"/>
          </w:p>
        </w:tc>
      </w:tr>
    </w:tbl>
    <w:p w14:paraId="7C44996C" w14:textId="0CCB069D" w:rsidR="00F21E23" w:rsidRDefault="00F21E23">
      <w:pPr>
        <w:pStyle w:val="BodyText"/>
      </w:pPr>
      <w:r>
        <w:t xml:space="preserve">The common denominator cancels because both candidates are </w:t>
      </w:r>
      <w:r w:rsidR="00274DCC">
        <w:t>being compared with</w:t>
      </w:r>
      <w:r>
        <w:t xml:space="preserve">in the same </w:t>
      </w:r>
      <w:r w:rsidR="00274DCC">
        <w:t xml:space="preserve">current eligible </w:t>
      </w:r>
      <w:r>
        <w:t xml:space="preserve">pool. Their relative probability of being selected next therefore depends only on the score difference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oMath>
      <w:r>
        <w:t>, scaled by the selection temperature.</w:t>
      </w:r>
      <w:r w:rsidR="00A8008E">
        <w:t xml:space="preserve">  </w:t>
      </w:r>
    </w:p>
    <w:p w14:paraId="62D46658" w14:textId="3BCB40D5" w:rsidR="00F21E23" w:rsidRDefault="00F21E23" w:rsidP="00AB3BC0">
      <w:pPr>
        <w:ind w:left="720" w:hanging="720"/>
      </w:pPr>
      <w:r>
        <w:t xml:space="preserve">A given score advantage therefore matters relative to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→0</m:t>
        </m:r>
      </m:oMath>
      <w:r>
        <w:t xml:space="preserve">, even small score differences produce increasingly large probability ratios, and </w:t>
      </w:r>
      <w:r w:rsidR="00EA1871">
        <w:t xml:space="preserve">stochastic </w:t>
      </w:r>
      <w:r>
        <w:t>selection approaches deterministic top</w:t>
      </w:r>
      <w:r w:rsidRPr="00E01D6D">
        <w:rPr>
          <w:sz w:val="22"/>
          <w:szCs w:val="22"/>
        </w:rPr>
        <w:t>-</w:t>
      </w:r>
      <m:oMath>
        <m:r>
          <w:rPr>
            <w:rFonts w:ascii="Cambria Math" w:hAnsi="Cambria Math"/>
            <w:sz w:val="22"/>
            <w:szCs w:val="22"/>
          </w:rPr>
          <m:t>K</m:t>
        </m:r>
      </m:oMath>
      <w:r>
        <w:t xml:space="preserve"> whe</w:t>
      </w:r>
      <w:r w:rsidR="00EA1871">
        <w:t xml:space="preserve">never the </w:t>
      </w:r>
      <m:oMath>
        <m:r>
          <w:rPr>
            <w:rFonts w:ascii="Cambria Math" w:hAnsi="Cambria Math"/>
            <w:sz w:val="22"/>
          </w:rPr>
          <m:t>K</m:t>
        </m:r>
      </m:oMath>
      <w:r w:rsidR="00EA1871" w:rsidRPr="00991BBA">
        <w:rPr>
          <w:vertAlign w:val="superscript"/>
        </w:rPr>
        <w:t>th</w:t>
      </w:r>
      <w:r w:rsidR="00EA1871">
        <w:t xml:space="preserve"> and (</w:t>
      </w:r>
      <m:oMath>
        <m:r>
          <w:rPr>
            <w:rFonts w:ascii="Cambria Math" w:hAnsi="Cambria Math"/>
            <w:sz w:val="22"/>
          </w:rPr>
          <m:t>K+1</m:t>
        </m:r>
      </m:oMath>
      <w:r w:rsidR="00EA1871">
        <w:t>)</w:t>
      </w:r>
      <w:r w:rsidR="00EA1871" w:rsidRPr="00991BBA">
        <w:rPr>
          <w:vertAlign w:val="superscript"/>
        </w:rPr>
        <w:t>th</w:t>
      </w:r>
      <w:r w:rsidR="00EA1871">
        <w:t xml:space="preserve"> scores differ. </w:t>
      </w:r>
      <w:r>
        <w:t xml:space="preserve"> If candidates </w:t>
      </w:r>
      <w:r w:rsidR="00EA1871">
        <w:t xml:space="preserve">are </w:t>
      </w:r>
      <w:r>
        <w:t>tie</w:t>
      </w:r>
      <w:r w:rsidR="00EA1871">
        <w:t>d</w:t>
      </w:r>
      <w:r>
        <w:t xml:space="preserve"> </w:t>
      </w:r>
      <w:r w:rsidR="00EA1871">
        <w:t>at the selection boundary</w:t>
      </w:r>
      <w:r>
        <w:t xml:space="preserve">, </w:t>
      </w:r>
      <w:r w:rsidR="00EA1871">
        <w:t xml:space="preserve">however, the Gibbs rule can select among the tied candidates probabilistically rather than reproduce the predetermined ordering used in the deterministic benchmark.  </w:t>
      </w:r>
      <w:r w:rsidR="00C02C4F" w:rsidRPr="00C02C4F">
        <w:t xml:space="preserve">At the other extreme, as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oMath>
      <w:r w:rsidR="00C02C4F" w:rsidRPr="00C02C4F">
        <w:t xml:space="preserve"> becomes arbitrarily large, score differences have progressively less influence. </w:t>
      </w:r>
      <w:r w:rsidR="00C02C4F" w:rsidRPr="00C02C4F">
        <w:lastRenderedPageBreak/>
        <w:t xml:space="preserve">Each draw approaches uniform sampling from the current eligible pool. Across the complete sequence of </w:t>
      </w:r>
      <m:oMath>
        <m:r>
          <w:rPr>
            <w:rFonts w:ascii="Cambria Math" w:hAnsi="Cambria Math"/>
            <w:sz w:val="22"/>
          </w:rPr>
          <m:t>K</m:t>
        </m:r>
      </m:oMath>
      <w:r w:rsidR="00C02C4F" w:rsidRPr="00C02C4F">
        <w:t xml:space="preserve"> draws, each individual in the original eligible population has a probability approaching</w:t>
      </w:r>
      <w:r w:rsidR="00C02C4F">
        <w:t xml:space="preserve"> </w:t>
      </w:r>
      <m:oMath>
        <m:r>
          <w:rPr>
            <w:rFonts w:ascii="Cambria Math" w:hAnsi="Cambria Math"/>
            <w:sz w:val="22"/>
          </w:rPr>
          <m:t>K/N</m:t>
        </m:r>
      </m:oMath>
      <w:r w:rsidR="00C02C4F" w:rsidRPr="00C02C4F">
        <w:t xml:space="preserve"> of being selected.</w:t>
      </w:r>
    </w:p>
    <w:p w14:paraId="0D95BB53" w14:textId="2C01AB61" w:rsidR="00F21E23" w:rsidRDefault="00590627">
      <w:pPr>
        <w:pStyle w:val="BodyText"/>
      </w:pPr>
      <w:r>
        <w:t xml:space="preserve">Equation </w:t>
      </w:r>
      <w:r>
        <w:fldChar w:fldCharType="begin"/>
      </w:r>
      <w:r>
        <w:instrText xml:space="preserve"> REF _Ref243239247 \h </w:instrText>
      </w:r>
      <w:r>
        <w:fldChar w:fldCharType="separate"/>
      </w:r>
      <w:r>
        <w:t>(4.</w:t>
      </w:r>
      <w:r>
        <w:rPr>
          <w:noProof/>
        </w:rPr>
        <w:t>7)</w:t>
      </w:r>
      <w:r>
        <w:fldChar w:fldCharType="end"/>
      </w:r>
      <w:r w:rsidR="00F21E23">
        <w:t xml:space="preserve"> </w:t>
      </w:r>
      <w:fldSimple w:instr=" REF _Ref243239247 \p ">
        <w:r w:rsidR="00A8008E">
          <w:t>above</w:t>
        </w:r>
      </w:fldSimple>
      <w:r w:rsidR="00A8008E">
        <w:t xml:space="preserve"> </w:t>
      </w:r>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sidR="00F21E23">
        <w:t>. Scores may therefore take any finite real value, including negative values.</w:t>
      </w:r>
    </w:p>
    <w:p w14:paraId="51A0BCEE" w14:textId="77777777" w:rsidR="00CB3150" w:rsidRDefault="00670B8B">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670B8B">
      <w:pPr>
        <w:pStyle w:val="Heading1"/>
      </w:pPr>
      <w:bookmarkStart w:id="59" w:name="introducing-local-competitive-congestion"/>
      <w:bookmarkEnd w:id="11"/>
      <w:bookmarkEnd w:id="54"/>
      <w:r>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11777AF8" w:rsidR="00CB3150" w:rsidRDefault="00EA1871">
      <w:pPr>
        <w:pStyle w:val="BodyText"/>
      </w:pPr>
      <w:r>
        <w:t xml:space="preserve">While </w:t>
      </w:r>
      <w:commentRangeStart w:id="60"/>
      <w:r>
        <w:t>s</w:t>
      </w:r>
      <w:r w:rsidR="00670B8B">
        <w:t>trong peers can offer learning, collaboration, and access to productive activities</w:t>
      </w:r>
      <w:r>
        <w:t>, t</w:t>
      </w:r>
      <w:r w:rsidR="00670B8B">
        <w:t xml:space="preserve">hey can also </w:t>
      </w:r>
      <w:r w:rsidR="00625ED4">
        <w:t xml:space="preserve">obstruct future success through </w:t>
      </w:r>
      <w:r w:rsidR="00670B8B">
        <w:t>compe</w:t>
      </w:r>
      <w:r w:rsidR="00625ED4">
        <w:t>tition</w:t>
      </w:r>
      <w:r w:rsidR="00670B8B">
        <w:t xml:space="preserve"> for limited attention, responsibility, and distinction.</w:t>
      </w:r>
      <w:commentRangeEnd w:id="60"/>
      <w:r w:rsidR="00C44E0D">
        <w:rPr>
          <w:rStyle w:val="CommentReference"/>
          <w:sz w:val="20"/>
          <w:szCs w:val="20"/>
        </w:rPr>
        <w:commentReference w:id="60"/>
      </w:r>
      <w:r w:rsidR="00670B8B">
        <w:t xml:space="preserve"> We </w:t>
      </w:r>
      <w:r w:rsidR="00F90200">
        <w:t xml:space="preserve">focus here on the </w:t>
      </w:r>
      <w:r w:rsidR="00670B8B">
        <w:t>competitive side of the environment while holding the performance values entering selection fixed. A separate developmental benefit function is an</w:t>
      </w:r>
      <w:r>
        <w:t xml:space="preserve"> </w:t>
      </w:r>
      <w:r w:rsidR="00670B8B">
        <w:t xml:space="preserve"> additional extension, but outside the present </w:t>
      </w:r>
      <w:r w:rsidR="008721FC">
        <w:t>scope of this model</w:t>
      </w:r>
      <w:r w:rsidR="00670B8B">
        <w:t xml:space="preserve">. Our question is whether </w:t>
      </w:r>
      <w:r w:rsidR="00670B8B">
        <w:lastRenderedPageBreak/>
        <w:t xml:space="preserve">local competition can </w:t>
      </w:r>
      <w:r w:rsidR="00F90200">
        <w:t>alter an individual’s</w:t>
      </w:r>
      <w:r w:rsidR="00670B8B">
        <w:t xml:space="preserve"> standing</w:t>
      </w:r>
      <w:r w:rsidR="00F90200">
        <w:t xml:space="preserve"> in</w:t>
      </w:r>
      <w:r w:rsidR="00670B8B">
        <w:t xml:space="preserve"> a broader selection process, even without reducing their measured performance.</w:t>
      </w:r>
    </w:p>
    <w:p w14:paraId="6C68806B" w14:textId="77777777" w:rsidR="00F90200" w:rsidRDefault="00F90200">
      <w:pPr>
        <w:pStyle w:val="BodyText"/>
      </w:pPr>
      <w:commentRangeStart w:id="61"/>
      <w:r>
        <w:t>We therefore extend the SCORE component of the model.</w:t>
      </w:r>
      <w:commentRangeEnd w:id="61"/>
      <w:r w:rsidR="00C44E0D">
        <w:rPr>
          <w:rStyle w:val="CommentReference"/>
          <w:sz w:val="20"/>
          <w:szCs w:val="20"/>
        </w:rPr>
        <w:commentReference w:id="61"/>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670B8B">
            <w:pPr>
              <w:spacing w:after="0" w:line="240" w:lineRule="auto"/>
              <w:jc w:val="right"/>
            </w:pPr>
            <w:bookmarkStart w:id="62" w:name="_Ref243031816"/>
            <w:r>
              <w:t>(</w:t>
            </w:r>
            <w:bookmarkStart w:id="63" w:name="Eq_4_7"/>
            <w:r>
              <w:t>4.</w:t>
            </w:r>
            <w:fldSimple w:instr=" SEQ Equation \* ARABIC ">
              <w:r w:rsidR="00416B7B">
                <w:rPr>
                  <w:noProof/>
                </w:rPr>
                <w:t>8</w:t>
              </w:r>
            </w:fldSimple>
            <w:bookmarkEnd w:id="63"/>
            <w:r>
              <w:t>)</w:t>
            </w:r>
            <w:bookmarkEnd w:id="62"/>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r w:rsidR="00187490">
        <w:t xml:space="preserve">in another group </w:t>
      </w:r>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670B8B">
      <w:pPr>
        <w:pStyle w:val="Heading2"/>
      </w:pPr>
      <w:bookmarkStart w:id="64" w:name="Xfcdd4f2c4319546fc0ffa163bb157420eb9d8c3"/>
      <w:r>
        <w:t xml:space="preserve">4.4.1 </w:t>
      </w:r>
      <w:commentRangeStart w:id="65"/>
      <w:r>
        <w:t>A first approximation using average peer performance</w:t>
      </w:r>
      <w:commentRangeEnd w:id="65"/>
      <w:r w:rsidR="00C44E0D">
        <w:rPr>
          <w:rStyle w:val="CommentReference"/>
          <w:sz w:val="21"/>
          <w:szCs w:val="21"/>
        </w:rPr>
        <w:commentReference w:id="65"/>
      </w:r>
    </w:p>
    <w:p w14:paraId="3349FEC3" w14:textId="2FB54680" w:rsidR="00CB3150" w:rsidRDefault="00670B8B">
      <w:r>
        <w:t xml:space="preserve">A simple starting point is to summarize the strength of the other individuals in a person’s group. If stronger peers make distinction more difficult, </w:t>
      </w:r>
      <w:r w:rsidR="00F90200">
        <w:t xml:space="preserve">their </w:t>
      </w:r>
      <w:r>
        <w:t>average</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670B8B">
            <w:pPr>
              <w:spacing w:after="0" w:line="240" w:lineRule="auto"/>
              <w:jc w:val="right"/>
            </w:pPr>
            <w:r>
              <w:t>(</w:t>
            </w:r>
            <w:bookmarkStart w:id="66" w:name="Eq_4_8"/>
            <w:r>
              <w:t>4.</w:t>
            </w:r>
            <w:fldSimple w:instr=" SEQ Equation \* ARABIC ">
              <w:r w:rsidR="00416B7B">
                <w:rPr>
                  <w:noProof/>
                </w:rPr>
                <w:t>9</w:t>
              </w:r>
            </w:fldSimple>
            <w:bookmarkEnd w:id="66"/>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Pr="001C7A23" w:rsidRDefault="00000000">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670B8B">
            <w:pPr>
              <w:spacing w:after="0" w:line="240" w:lineRule="auto"/>
              <w:jc w:val="right"/>
            </w:pPr>
            <w:r>
              <w:t>(</w:t>
            </w:r>
            <w:bookmarkStart w:id="67" w:name="Eq_4_9"/>
            <w:r>
              <w:t>4.</w:t>
            </w:r>
            <w:fldSimple w:instr=" SEQ Equation \* ARABIC ">
              <w:r w:rsidR="00416B7B">
                <w:rPr>
                  <w:noProof/>
                </w:rPr>
                <w:t>10</w:t>
              </w:r>
            </w:fldSimple>
            <w:bookmarkEnd w:id="67"/>
            <w:r>
              <w:t>)</w:t>
            </w:r>
          </w:p>
        </w:tc>
      </w:tr>
    </w:tbl>
    <w:p w14:paraId="63F36D1D" w14:textId="77777777" w:rsidR="00CB3150" w:rsidRDefault="00670B8B">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670B8B">
            <w:pPr>
              <w:spacing w:after="0" w:line="240" w:lineRule="auto"/>
              <w:jc w:val="right"/>
            </w:pPr>
            <w:r>
              <w:t>(</w:t>
            </w:r>
            <w:bookmarkStart w:id="68" w:name="Eq_4_10"/>
            <w:r>
              <w:t>4.</w:t>
            </w:r>
            <w:fldSimple w:instr=" SEQ Equation \* ARABIC ">
              <w:r w:rsidR="00416B7B">
                <w:rPr>
                  <w:noProof/>
                </w:rPr>
                <w:t>11</w:t>
              </w:r>
            </w:fldSimple>
            <w:bookmarkEnd w:id="68"/>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Pr="001C7A23" w:rsidRDefault="00000000" w:rsidP="00F902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670B8B">
            <w:pPr>
              <w:spacing w:after="0" w:line="240" w:lineRule="auto"/>
              <w:jc w:val="right"/>
            </w:pPr>
            <w:r>
              <w:t>(</w:t>
            </w:r>
            <w:bookmarkStart w:id="69" w:name="Eq_4_11"/>
            <w:r>
              <w:t>4.</w:t>
            </w:r>
            <w:fldSimple w:instr=" SEQ Equation \* ARABIC ">
              <w:r w:rsidR="00416B7B">
                <w:rPr>
                  <w:noProof/>
                </w:rPr>
                <w:t>12</w:t>
              </w:r>
            </w:fldSimple>
            <w:bookmarkEnd w:id="69"/>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1C7A23" w:rsidRDefault="00000000" w:rsidP="00F90200">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670B8B">
            <w:pPr>
              <w:spacing w:after="0" w:line="240" w:lineRule="auto"/>
              <w:jc w:val="right"/>
            </w:pPr>
            <w:r>
              <w:t>(</w:t>
            </w:r>
            <w:bookmarkStart w:id="70" w:name="Eq_4_12"/>
            <w:r>
              <w:t>4.</w:t>
            </w:r>
            <w:fldSimple w:instr=" SEQ Equation \* ARABIC ">
              <w:r w:rsidR="00416B7B">
                <w:rPr>
                  <w:noProof/>
                </w:rPr>
                <w:t>13</w:t>
              </w:r>
            </w:fldSimple>
            <w:bookmarkEnd w:id="70"/>
            <w:r>
              <w:t>)</w:t>
            </w:r>
          </w:p>
        </w:tc>
      </w:tr>
    </w:tbl>
    <w:p w14:paraId="7F5768F0"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670B8B">
      <w:pPr>
        <w:pStyle w:val="BodyText"/>
      </w:pPr>
      <w:r>
        <w:lastRenderedPageBreak/>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670B8B">
      <w:pPr>
        <w:pStyle w:val="BodyText"/>
      </w:pPr>
      <w:r>
        <w:t>Subtracting the focal individual’s performance leaves the total for everyone else:</w:t>
      </w:r>
    </w:p>
    <w:p w14:paraId="69F1520B"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670B8B">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670B8B">
            <w:pPr>
              <w:spacing w:after="0" w:line="240" w:lineRule="auto"/>
              <w:jc w:val="right"/>
            </w:pPr>
            <w:r>
              <w:t>(</w:t>
            </w:r>
            <w:bookmarkStart w:id="71" w:name="Eq_4_13"/>
            <w:r>
              <w:t>4.</w:t>
            </w:r>
            <w:fldSimple w:instr=" SEQ Equation \* ARABIC ">
              <w:r w:rsidR="00416B7B">
                <w:rPr>
                  <w:noProof/>
                </w:rPr>
                <w:t>14</w:t>
              </w:r>
            </w:fldSimple>
            <w:bookmarkEnd w:id="71"/>
            <w:r>
              <w:t>)</w:t>
            </w:r>
          </w:p>
        </w:tc>
      </w:tr>
    </w:tbl>
    <w:p w14:paraId="717CDEC1" w14:textId="77777777" w:rsidR="00592BCF" w:rsidRDefault="00670B8B">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670B8B">
            <w:pPr>
              <w:spacing w:after="0" w:line="240" w:lineRule="auto"/>
              <w:jc w:val="right"/>
            </w:pPr>
            <w:r>
              <w:t>(</w:t>
            </w:r>
            <w:bookmarkStart w:id="72" w:name="Eq_4_14"/>
            <w:r>
              <w:t>4.</w:t>
            </w:r>
            <w:fldSimple w:instr=" SEQ Equation \* ARABIC ">
              <w:r w:rsidR="00416B7B">
                <w:rPr>
                  <w:noProof/>
                </w:rPr>
                <w:t>15</w:t>
              </w:r>
            </w:fldSimple>
            <w:bookmarkEnd w:id="72"/>
            <w:r>
              <w:t>)</w:t>
            </w:r>
          </w:p>
        </w:tc>
      </w:tr>
    </w:tbl>
    <w:p w14:paraId="11FD16CA" w14:textId="77777777" w:rsidR="00592BCF" w:rsidRDefault="00670B8B">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73"/>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w:t>
      </w:r>
      <w:r w:rsidRPr="006E112A">
        <w:lastRenderedPageBreak/>
        <w:t xml:space="preserve">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73"/>
      <w:r w:rsidR="00C44E0D" w:rsidRPr="006E112A">
        <w:rPr>
          <w:rStyle w:val="CommentReference"/>
          <w:sz w:val="20"/>
          <w:szCs w:val="20"/>
        </w:rPr>
        <w:commentReference w:id="73"/>
      </w:r>
    </w:p>
    <w:p w14:paraId="55D6B87A" w14:textId="77777777" w:rsidR="006E112A" w:rsidRDefault="006E112A" w:rsidP="006E112A">
      <w:pPr>
        <w:pStyle w:val="Heading2"/>
      </w:pPr>
      <w:bookmarkStart w:id="74" w:name="Xdc28eb0d9af23d26594087763702d6632d638b0"/>
      <w:bookmarkEnd w:id="64"/>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Pr="001C7A23" w:rsidRDefault="00000000" w:rsidP="00506582">
            <w:pP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670B8B">
            <w:pPr>
              <w:spacing w:after="0" w:line="240" w:lineRule="auto"/>
              <w:jc w:val="right"/>
            </w:pPr>
            <w:bookmarkStart w:id="75" w:name="_Ref242970542"/>
            <w:bookmarkStart w:id="76" w:name="_Ref242970520"/>
            <w:r>
              <w:t>(</w:t>
            </w:r>
            <w:bookmarkStart w:id="77" w:name="Eq_4_15"/>
            <w:r>
              <w:t>4.</w:t>
            </w:r>
            <w:fldSimple w:instr=" SEQ Equation \* ARABIC ">
              <w:r w:rsidR="00416B7B">
                <w:rPr>
                  <w:noProof/>
                </w:rPr>
                <w:t>16</w:t>
              </w:r>
            </w:fldSimple>
            <w:bookmarkEnd w:id="75"/>
            <w:bookmarkEnd w:id="77"/>
            <w:r>
              <w:t>)</w:t>
            </w:r>
            <w:bookmarkEnd w:id="76"/>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670B8B">
      <w:pPr>
        <w:pStyle w:val="Heading2"/>
      </w:pPr>
      <w:bookmarkStart w:id="78" w:name="Xc082d50cc048025a16853c6d31ad799bd4fde31"/>
      <w:bookmarkEnd w:id="74"/>
      <w:r>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 xml:space="preserve">averaged the performance values of all group members. Our refined </w:t>
      </w:r>
      <w:r w:rsidRPr="006D78CC">
        <w:lastRenderedPageBreak/>
        <w:t>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670B8B">
            <w:pPr>
              <w:spacing w:after="0" w:line="240" w:lineRule="auto"/>
              <w:jc w:val="right"/>
            </w:pPr>
            <w:r>
              <w:t>(</w:t>
            </w:r>
            <w:bookmarkStart w:id="79" w:name="Eq_4_16"/>
            <w:r>
              <w:t>4.</w:t>
            </w:r>
            <w:fldSimple w:instr=" SEQ Equation \* ARABIC ">
              <w:r w:rsidR="00416B7B">
                <w:rPr>
                  <w:noProof/>
                </w:rPr>
                <w:t>17</w:t>
              </w:r>
            </w:fldSimple>
            <w:bookmarkEnd w:id="79"/>
            <w:r>
              <w:t>)</w:t>
            </w:r>
          </w:p>
        </w:tc>
      </w:tr>
    </w:tbl>
    <w:p w14:paraId="431DBBE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670B8B">
            <w:pPr>
              <w:spacing w:after="0" w:line="240" w:lineRule="auto"/>
              <w:jc w:val="right"/>
            </w:pPr>
            <w:r>
              <w:t>(</w:t>
            </w:r>
            <w:bookmarkStart w:id="80" w:name="Eq_4_17"/>
            <w:r>
              <w:t>4.</w:t>
            </w:r>
            <w:fldSimple w:instr=" SEQ Equation \* ARABIC ">
              <w:r w:rsidR="00416B7B">
                <w:rPr>
                  <w:noProof/>
                </w:rPr>
                <w:t>18</w:t>
              </w:r>
            </w:fldSimple>
            <w:bookmarkEnd w:id="80"/>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1C7A23" w:rsidRDefault="00000000" w:rsidP="006D78CC">
            <w:pPr>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670B8B">
            <w:pPr>
              <w:spacing w:after="0" w:line="240" w:lineRule="auto"/>
              <w:jc w:val="right"/>
            </w:pPr>
            <w:r>
              <w:t>(</w:t>
            </w:r>
            <w:bookmarkStart w:id="81" w:name="Eq_4_18"/>
            <w:r>
              <w:t>4.</w:t>
            </w:r>
            <w:fldSimple w:instr=" SEQ Equation \* ARABIC ">
              <w:r w:rsidR="00416B7B">
                <w:rPr>
                  <w:noProof/>
                </w:rPr>
                <w:t>19</w:t>
              </w:r>
            </w:fldSimple>
            <w:bookmarkEnd w:id="81"/>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3EF65148" w14:textId="77777777" w:rsidR="00720CC2" w:rsidRPr="00720CC2" w:rsidRDefault="00720CC2" w:rsidP="00720CC2">
      <w:r w:rsidRPr="00720CC2">
        <w:t xml:space="preserve">Using an average specifies how group size enters the model. When all groups have the same size, the sum and the average of competitive relevance differ only by a common constant factor. When group sizes differ, using the sum would assign greater congestion to </w:t>
      </w:r>
      <w:r w:rsidRPr="00720CC2">
        <w:lastRenderedPageBreak/>
        <w:t>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8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82"/>
      <w:r w:rsidR="00C44E0D" w:rsidRPr="00720CC2">
        <w:rPr>
          <w:rStyle w:val="CommentReference"/>
          <w:sz w:val="20"/>
          <w:szCs w:val="20"/>
        </w:rPr>
        <w:commentReference w:id="82"/>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670B8B">
      <w:pPr>
        <w:pStyle w:val="Heading2"/>
      </w:pPr>
      <w:bookmarkStart w:id="83" w:name="X6be0b98e308fb3b1e3a269c0b46a979e83043a9"/>
      <w:bookmarkEnd w:id="78"/>
      <w:r>
        <w:t>4.4.4 How local composition changes global comparisons</w:t>
      </w:r>
    </w:p>
    <w:p w14:paraId="15D35803" w14:textId="77777777" w:rsidR="00CB3150" w:rsidRDefault="00670B8B">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670B8B">
            <w:pPr>
              <w:spacing w:after="0" w:line="240" w:lineRule="auto"/>
              <w:jc w:val="right"/>
            </w:pPr>
            <w:r>
              <w:t>(</w:t>
            </w:r>
            <w:bookmarkStart w:id="84" w:name="Eq_4_19"/>
            <w:r>
              <w:t>4.</w:t>
            </w:r>
            <w:fldSimple w:instr=" SEQ Equation \* ARABIC ">
              <w:r w:rsidR="00416B7B">
                <w:rPr>
                  <w:noProof/>
                </w:rPr>
                <w:t>20</w:t>
              </w:r>
            </w:fldSimple>
            <w:bookmarkEnd w:id="84"/>
            <w:r>
              <w:t>)</w:t>
            </w:r>
          </w:p>
        </w:tc>
      </w:tr>
    </w:tbl>
    <w:p w14:paraId="3DBAF668" w14:textId="77777777" w:rsidR="00CB3150" w:rsidRDefault="00670B8B">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670B8B">
            <w:pPr>
              <w:spacing w:after="0" w:line="240" w:lineRule="auto"/>
              <w:jc w:val="right"/>
            </w:pPr>
            <w:r>
              <w:t>(</w:t>
            </w:r>
            <w:bookmarkStart w:id="85" w:name="Eq_4_20"/>
            <w:r>
              <w:t>4.</w:t>
            </w:r>
            <w:fldSimple w:instr=" SEQ Equation \* ARABIC ">
              <w:r w:rsidR="00416B7B">
                <w:rPr>
                  <w:noProof/>
                </w:rPr>
                <w:t>21</w:t>
              </w:r>
            </w:fldSimple>
            <w:bookmarkEnd w:id="85"/>
            <w:r>
              <w:t>)</w:t>
            </w:r>
          </w:p>
        </w:tc>
      </w:tr>
    </w:tbl>
    <w:p w14:paraId="78424161" w14:textId="77777777" w:rsidR="00CB3150" w:rsidRDefault="00670B8B">
      <w:r>
        <w:lastRenderedPageBreak/>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Pr="001C7A23" w:rsidRDefault="00670B8B">
            <w:pPr>
              <w:pStyle w:val="BodyText"/>
              <w:rPr>
                <w:rFonts w:ascii="Cambria Math" w:hAnsi="Cambria Math"/>
                <w:sz w:val="22"/>
              </w:rPr>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670B8B">
            <w:pPr>
              <w:spacing w:after="0" w:line="240" w:lineRule="auto"/>
              <w:jc w:val="right"/>
            </w:pPr>
            <w:r>
              <w:t>(</w:t>
            </w:r>
            <w:bookmarkStart w:id="86" w:name="Eq_4_21"/>
            <w:r>
              <w:t>4.</w:t>
            </w:r>
            <w:fldSimple w:instr=" SEQ Equation \* ARABIC ">
              <w:r w:rsidR="00416B7B">
                <w:rPr>
                  <w:noProof/>
                </w:rPr>
                <w:t>22</w:t>
              </w:r>
            </w:fldSimple>
            <w:bookmarkEnd w:id="86"/>
            <w:r>
              <w:t>)</w:t>
            </w:r>
          </w:p>
        </w:tc>
      </w:tr>
    </w:tbl>
    <w:p w14:paraId="4DC971FB" w14:textId="77777777" w:rsidR="00CB3150" w:rsidRDefault="00670B8B">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670B8B">
      <w:pPr>
        <w:pStyle w:val="BodyText"/>
      </w:pPr>
      <w: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670B8B">
      <w:pPr>
        <w:pStyle w:val="BodyText"/>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87"/>
      <w:r>
        <w:t xml:space="preserve">Summary </w:t>
      </w:r>
      <w:commentRangeEnd w:id="87"/>
      <w:r w:rsidR="00C44E0D">
        <w:rPr>
          <w:rStyle w:val="CommentReference"/>
          <w:sz w:val="20"/>
          <w:szCs w:val="20"/>
        </w:rPr>
        <w:commentReference w:id="87"/>
      </w:r>
    </w:p>
    <w:p w14:paraId="241A5031" w14:textId="77777777" w:rsidR="00CB3150" w:rsidRDefault="00670B8B">
      <w:pPr>
        <w:pStyle w:val="Heading1"/>
      </w:pPr>
      <w:bookmarkStart w:id="88" w:name="X7a04dd235f4b61b299248b9776f1ec12743c145"/>
      <w:bookmarkEnd w:id="59"/>
      <w:bookmarkEnd w:id="83"/>
      <w:r>
        <w:lastRenderedPageBreak/>
        <w:t>4.5 Mathematical behavior and parameter regimes</w:t>
      </w:r>
    </w:p>
    <w:p w14:paraId="20831BCE" w14:textId="585E5E23" w:rsidR="00CB3150" w:rsidRDefault="00445030">
      <w:r>
        <w:t>Our model captures</w:t>
      </w:r>
      <w:r w:rsidR="0039309B">
        <w:t xml:space="preserve"> how </w:t>
      </w:r>
      <w:commentRangeStart w:id="89"/>
      <w:r w:rsidR="0039309B">
        <w:t xml:space="preserve">roster pressure </w:t>
      </w:r>
      <w:commentRangeEnd w:id="89"/>
      <w:r w:rsidR="00C44E0D">
        <w:rPr>
          <w:rStyle w:val="CommentReference"/>
          <w:sz w:val="20"/>
          <w:szCs w:val="20"/>
        </w:rPr>
        <w:commentReference w:id="89"/>
      </w:r>
      <w:r w:rsidR="0039309B">
        <w:t xml:space="preserve">adjusts individual scores and how those scores determine selection. </w:t>
      </w:r>
      <w:commentRangeStart w:id="90"/>
      <w:r w:rsidR="0039309B">
        <w:t>We now examine when these adjustments change who advances.</w:t>
      </w:r>
      <w:commentRangeEnd w:id="90"/>
      <w:r w:rsidR="00C44E0D">
        <w:rPr>
          <w:rStyle w:val="CommentReference"/>
          <w:sz w:val="20"/>
          <w:szCs w:val="20"/>
        </w:rPr>
        <w:commentReference w:id="90"/>
      </w:r>
      <w:r w:rsidR="0039309B">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670B8B">
      <w:pPr>
        <w:pStyle w:val="Heading2"/>
      </w:pPr>
      <w:bookmarkStart w:id="91"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51A7458B"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1C7A23" w:rsidRDefault="009701B6" w:rsidP="00C5784C">
      <w:pPr>
        <w:spacing w:after="0" w:line="240" w:lineRule="auto"/>
        <w:rPr>
          <w:rFonts w:ascii="Cambria Math" w:eastAsia="Times New Roman" w:hAnsi="Cambria Math" w:cs="Times New Roman"/>
          <w:color w:val="auto"/>
          <w:sz w:val="22"/>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1C7A23" w:rsidRDefault="00000000" w:rsidP="00C5784C">
            <w:pPr>
              <w:spacing w:after="0" w:line="240" w:lineRule="auto"/>
              <w:rPr>
                <w:rFonts w:ascii="Cambria Math" w:eastAsia="Times New Roman" w:hAnsi="Cambria Math" w:cs="Times New Roman"/>
                <w:color w:val="auto"/>
                <w:sz w:val="22"/>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670B8B">
            <w:pPr>
              <w:spacing w:after="0" w:line="240" w:lineRule="auto"/>
              <w:jc w:val="right"/>
            </w:pPr>
            <w:bookmarkStart w:id="92" w:name="_Ref243000367"/>
            <w:r>
              <w:t>(</w:t>
            </w:r>
            <w:bookmarkStart w:id="93" w:name="Eq_4_23"/>
            <w:r>
              <w:t>4.</w:t>
            </w:r>
            <w:fldSimple w:instr=" SEQ Equation \* ARABIC ">
              <w:r w:rsidR="00416B7B">
                <w:rPr>
                  <w:noProof/>
                </w:rPr>
                <w:t>23</w:t>
              </w:r>
            </w:fldSimple>
            <w:bookmarkEnd w:id="93"/>
            <w:r>
              <w:t>)</w:t>
            </w:r>
            <w:bookmarkEnd w:id="92"/>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Pr="001C7A23" w:rsidRDefault="00000000" w:rsidP="00955A15">
            <w:pPr>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Pr="001C7A23" w:rsidRDefault="00955A15" w:rsidP="00955A15">
            <w:pPr>
              <w:rPr>
                <w:rFonts w:ascii="Cambria Math" w:hAnsi="Cambria Math"/>
                <w:sz w:val="22"/>
              </w:rPr>
            </w:pPr>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w:t>
      </w:r>
      <w:r>
        <w:lastRenderedPageBreak/>
        <w:t xml:space="preserve">Far below or above it, relevance changes relatively little because it is already close to zero or one.  </w:t>
      </w:r>
    </w:p>
    <w:p w14:paraId="00C6419C" w14:textId="77777777" w:rsidR="00C21D63" w:rsidRDefault="00670B8B">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lastRenderedPageBreak/>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94" w:name="Chapter4Figure1"/>
      <w:bookmarkStart w:id="95" w:name="_Ref242720681"/>
      <w:bookmarkStart w:id="96" w:name="_Ref242772765"/>
      <w:bookmarkStart w:id="97" w:name="_Ref242970669"/>
      <w:r>
        <w:t>Figure 4-</w:t>
      </w:r>
      <w:r>
        <w:fldChar w:fldCharType="begin"/>
      </w:r>
      <w:r>
        <w:instrText>SEQ Figure \* ARABIC</w:instrText>
      </w:r>
      <w:r>
        <w:fldChar w:fldCharType="separate"/>
      </w:r>
      <w:r w:rsidR="005E5BEF">
        <w:rPr>
          <w:noProof/>
        </w:rPr>
        <w:t>1</w:t>
      </w:r>
      <w:r>
        <w:fldChar w:fldCharType="end"/>
      </w:r>
      <w:bookmarkEnd w:id="94"/>
      <w:bookmarkEnd w:id="95"/>
      <w:bookmarkEnd w:id="96"/>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97"/>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w:t>
      </w:r>
      <w:r w:rsidRPr="00521087">
        <w:lastRenderedPageBreak/>
        <w:t xml:space="preserve">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670B8B">
      <w:pPr>
        <w:pStyle w:val="Heading2"/>
      </w:pPr>
      <w:bookmarkStart w:id="98" w:name="penalty-strength-and-score-scale"/>
      <w:bookmarkEnd w:id="91"/>
      <w:r>
        <w:t>4.5.2 Penalty strength and score scale</w:t>
      </w:r>
    </w:p>
    <w:p w14:paraId="5304D7D1" w14:textId="77777777" w:rsidR="00CB3150" w:rsidRDefault="00670B8B">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670B8B">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99" w:name="Chapter4Figure2"/>
      <w:bookmarkStart w:id="100" w:name="_Ref242721199"/>
      <w:bookmarkStart w:id="101" w:name="_Ref242970699"/>
      <w:r>
        <w:t>Figure 4-</w:t>
      </w:r>
      <w:r>
        <w:fldChar w:fldCharType="begin"/>
      </w:r>
      <w:r>
        <w:instrText>SEQ Figure \* ARABIC</w:instrText>
      </w:r>
      <w:r>
        <w:fldChar w:fldCharType="separate"/>
      </w:r>
      <w:r w:rsidR="005E5BEF">
        <w:rPr>
          <w:noProof/>
        </w:rPr>
        <w:t>2</w:t>
      </w:r>
      <w:r>
        <w:fldChar w:fldCharType="end"/>
      </w:r>
      <w:bookmarkEnd w:id="99"/>
      <w:bookmarkEnd w:id="100"/>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101"/>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lastRenderedPageBreak/>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1C7A23" w:rsidRDefault="00000000" w:rsidP="0064739C">
            <w:pPr>
              <w:pStyle w:val="BodyText"/>
              <w:rPr>
                <w:rFonts w:ascii="Cambria Math" w:hAnsi="Cambria Math"/>
                <w:sz w:val="22"/>
              </w:rPr>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670B8B">
            <w:pPr>
              <w:spacing w:after="0" w:line="240" w:lineRule="auto"/>
              <w:jc w:val="right"/>
            </w:pPr>
            <w:r>
              <w:t>(</w:t>
            </w:r>
            <w:bookmarkStart w:id="102" w:name="Eq_4_25"/>
            <w:r>
              <w:t>4.</w:t>
            </w:r>
            <w:fldSimple w:instr=" SEQ Equation \* ARABIC ">
              <w:r w:rsidR="00416B7B">
                <w:rPr>
                  <w:noProof/>
                </w:rPr>
                <w:t>24</w:t>
              </w:r>
            </w:fldSimple>
            <w:bookmarkEnd w:id="102"/>
            <w:r>
              <w:t>)</w:t>
            </w:r>
          </w:p>
        </w:tc>
      </w:tr>
    </w:tbl>
    <w:p w14:paraId="123E5D60"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1C7A23" w:rsidRDefault="00000000" w:rsidP="0064739C">
            <w:pPr>
              <w:pStyle w:val="BodyText"/>
              <w:rPr>
                <w:rFonts w:ascii="Cambria Math" w:hAnsi="Cambria Math"/>
                <w:sz w:val="22"/>
              </w:rPr>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670B8B">
            <w:pPr>
              <w:spacing w:after="0" w:line="240" w:lineRule="auto"/>
              <w:jc w:val="right"/>
            </w:pPr>
            <w:r>
              <w:t>(</w:t>
            </w:r>
            <w:bookmarkStart w:id="103" w:name="Eq_4_26"/>
            <w:r>
              <w:t>4.</w:t>
            </w:r>
            <w:fldSimple w:instr=" SEQ Equation \* ARABIC ">
              <w:r w:rsidR="00416B7B">
                <w:rPr>
                  <w:noProof/>
                </w:rPr>
                <w:t>25</w:t>
              </w:r>
            </w:fldSimple>
            <w:bookmarkEnd w:id="103"/>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1C7A23" w:rsidRDefault="00000000" w:rsidP="0064739C">
            <w:pPr>
              <w:pStyle w:val="BodyText"/>
              <w:rPr>
                <w:rFonts w:ascii="Cambria Math" w:hAnsi="Cambria Math"/>
                <w:sz w:val="22"/>
              </w:rPr>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670B8B">
            <w:pPr>
              <w:spacing w:after="0" w:line="240" w:lineRule="auto"/>
              <w:jc w:val="right"/>
            </w:pPr>
            <w:r>
              <w:t>(</w:t>
            </w:r>
            <w:bookmarkStart w:id="104" w:name="Eq_4_27"/>
            <w:r>
              <w:t>4.</w:t>
            </w:r>
            <w:fldSimple w:instr=" SEQ Equation \* ARABIC ">
              <w:r w:rsidR="00416B7B">
                <w:rPr>
                  <w:noProof/>
                </w:rPr>
                <w:t>26</w:t>
              </w:r>
            </w:fldSimple>
            <w:bookmarkEnd w:id="104"/>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670B8B">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1C7A23" w:rsidRDefault="00000000" w:rsidP="0064739C">
      <w:pPr>
        <w:pStyle w:val="BodyText"/>
        <w:rPr>
          <w:rFonts w:ascii="Cambria Math" w:hAnsi="Cambria Math"/>
          <w:sz w:val="22"/>
        </w:rPr>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670B8B">
      <w:pPr>
        <w:pStyle w:val="Heading2"/>
      </w:pPr>
      <w:bookmarkStart w:id="105" w:name="scarcity-and-the-selection-margin"/>
      <w:bookmarkEnd w:id="98"/>
      <w:r>
        <w:lastRenderedPageBreak/>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1C7A23" w:rsidRDefault="004E37D4" w:rsidP="00471E0D">
            <w:pPr>
              <w:rPr>
                <w:rFonts w:ascii="Cambria Math" w:hAnsi="Cambria Math"/>
                <w:sz w:val="22"/>
              </w:rPr>
            </w:pPr>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670B8B">
            <w:pPr>
              <w:spacing w:after="0" w:line="240" w:lineRule="auto"/>
              <w:jc w:val="right"/>
            </w:pPr>
            <w:r>
              <w:t>(</w:t>
            </w:r>
            <w:bookmarkStart w:id="106" w:name="Eq_4_28"/>
            <w:r>
              <w:t>4.</w:t>
            </w:r>
            <w:fldSimple w:instr=" SEQ Equation \* ARABIC ">
              <w:r w:rsidR="00416B7B">
                <w:rPr>
                  <w:noProof/>
                </w:rPr>
                <w:t>27</w:t>
              </w:r>
            </w:fldSimple>
            <w:bookmarkEnd w:id="106"/>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107" w:name="Chapter4Figure3"/>
      <w:bookmarkStart w:id="108" w:name="_Ref242736721"/>
      <w:bookmarkStart w:id="109" w:name="_Ref242970725"/>
      <w:r>
        <w:t>Figure 4-</w:t>
      </w:r>
      <w:r>
        <w:fldChar w:fldCharType="begin"/>
      </w:r>
      <w:r>
        <w:instrText>SEQ Figure \* ARABIC</w:instrText>
      </w:r>
      <w:r>
        <w:fldChar w:fldCharType="separate"/>
      </w:r>
      <w:r w:rsidR="005E5BEF">
        <w:rPr>
          <w:noProof/>
        </w:rPr>
        <w:t>3</w:t>
      </w:r>
      <w:r>
        <w:fldChar w:fldCharType="end"/>
      </w:r>
      <w:bookmarkEnd w:id="107"/>
      <w:bookmarkEnd w:id="108"/>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109"/>
    </w:p>
    <w:p w14:paraId="6862909C"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28529826" w14:textId="77777777" w:rsidR="00CB3150" w:rsidRDefault="00670B8B">
      <w:pPr>
        <w:pStyle w:val="Heading2"/>
      </w:pPr>
      <w:bookmarkStart w:id="110" w:name="Xa069076e58659a3b4bc8e27a3dcbab40ab45238"/>
      <w:bookmarkEnd w:id="105"/>
      <w:r>
        <w:lastRenderedPageBreak/>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51AB35CE"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670B8B">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w:t>
      </w:r>
      <w:r w:rsidRPr="000B421F">
        <w:lastRenderedPageBreak/>
        <w:t>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111" w:name="_Ref242801844"/>
      <w:bookmarkStart w:id="112" w:name="_Ref242970800"/>
      <w:r>
        <w:t>Figure 4-</w:t>
      </w:r>
      <w:r>
        <w:fldChar w:fldCharType="begin"/>
      </w:r>
      <w:r>
        <w:instrText>SEQ Figure \* ARABIC</w:instrText>
      </w:r>
      <w:r>
        <w:fldChar w:fldCharType="separate"/>
      </w:r>
      <w:r w:rsidR="005E5BEF">
        <w:rPr>
          <w:noProof/>
        </w:rPr>
        <w:t>4</w:t>
      </w:r>
      <w:r>
        <w:fldChar w:fldCharType="end"/>
      </w:r>
      <w:bookmarkEnd w:id="111"/>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112"/>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113" w:name="_Ref242867911"/>
      <w:bookmarkStart w:id="114" w:name="_Ref242970825"/>
      <w:r>
        <w:t>Figure 4-</w:t>
      </w:r>
      <w:r>
        <w:fldChar w:fldCharType="begin"/>
      </w:r>
      <w:r>
        <w:instrText>SEQ Figure \* ARABIC</w:instrText>
      </w:r>
      <w:r>
        <w:fldChar w:fldCharType="separate"/>
      </w:r>
      <w:r w:rsidR="005E5BEF">
        <w:rPr>
          <w:noProof/>
        </w:rPr>
        <w:t>5</w:t>
      </w:r>
      <w:r>
        <w:fldChar w:fldCharType="end"/>
      </w:r>
      <w:bookmarkEnd w:id="113"/>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114"/>
    </w:p>
    <w:p w14:paraId="45E86D29" w14:textId="77777777" w:rsidR="00CB3150" w:rsidRDefault="00670B8B">
      <w:pPr>
        <w:pStyle w:val="Heading1"/>
      </w:pPr>
      <w:bookmarkStart w:id="115" w:name="Xace9f33b90814f9bd53ece6c999c09ae207edc6"/>
      <w:bookmarkEnd w:id="88"/>
      <w:bookmarkEnd w:id="110"/>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670B8B">
      <w:pPr>
        <w:pStyle w:val="Heading2"/>
      </w:pPr>
      <w:bookmarkStart w:id="116" w:name="why-an-assignment-mechanism-is-needed"/>
      <w:r>
        <w:t xml:space="preserve">4.6.1 </w:t>
      </w:r>
      <w:r w:rsidR="00912BB1">
        <w:t>Representing individuals and groups</w:t>
      </w:r>
    </w:p>
    <w:p w14:paraId="47D5871A" w14:textId="77777777" w:rsidR="00912BB1" w:rsidRPr="00912BB1" w:rsidRDefault="00670B8B"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1C7A23" w:rsidRDefault="00000000" w:rsidP="00912BB1">
            <w:pPr>
              <w:rPr>
                <w:rFonts w:ascii="Cambria Math" w:hAnsi="Cambria Math"/>
                <w:sz w:val="22"/>
              </w:rPr>
            </w:pPr>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670B8B">
            <w:pPr>
              <w:spacing w:after="0" w:line="240" w:lineRule="auto"/>
              <w:jc w:val="right"/>
            </w:pPr>
            <w:r>
              <w:t>(</w:t>
            </w:r>
            <w:bookmarkStart w:id="117" w:name="Eq_4_29"/>
            <w:r>
              <w:t>4.</w:t>
            </w:r>
            <w:fldSimple w:instr=" SEQ Equation \* ARABIC ">
              <w:r w:rsidR="00416B7B">
                <w:rPr>
                  <w:noProof/>
                </w:rPr>
                <w:t>28</w:t>
              </w:r>
            </w:fldSimple>
            <w:bookmarkEnd w:id="117"/>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670B8B">
      <w:pPr>
        <w:pStyle w:val="Heading2"/>
      </w:pPr>
      <w:bookmarkStart w:id="118" w:name="X3819545970a9b5cccbdae8e4b8b7e3182042c91"/>
      <w:bookmarkEnd w:id="116"/>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670B8B">
      <w:pPr>
        <w:pStyle w:val="BodyText"/>
        <w:keepNext/>
      </w:pPr>
      <w:r>
        <w:t>The assignment procedure proceeds as follows:</w:t>
      </w:r>
    </w:p>
    <w:p w14:paraId="29BF31D2" w14:textId="77777777" w:rsidR="00592BCF" w:rsidRDefault="00670B8B"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670B8B" w:rsidP="001757C6">
      <w:pPr>
        <w:pStyle w:val="BodyText"/>
        <w:numPr>
          <w:ilvl w:val="0"/>
          <w:numId w:val="16"/>
        </w:numPr>
        <w:spacing w:line="360" w:lineRule="auto"/>
      </w:pPr>
      <w:r>
        <w:t>Randomly order the individuals.</w:t>
      </w:r>
    </w:p>
    <w:p w14:paraId="077796A5" w14:textId="77777777" w:rsidR="00592BCF" w:rsidRDefault="00670B8B"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670B8B"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670B8B"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670B8B">
      <w:pPr>
        <w:pStyle w:val="BodyText"/>
        <w:numPr>
          <w:ilvl w:val="0"/>
          <w:numId w:val="16"/>
        </w:numPr>
      </w:pPr>
      <w:r>
        <w:t>Repeat for the next individual until everyone has been assigned.</w:t>
      </w:r>
    </w:p>
    <w:p w14:paraId="396B0C44" w14:textId="77777777" w:rsidR="00592BCF" w:rsidRDefault="00670B8B">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670B8B">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670B8B">
            <w:pPr>
              <w:spacing w:after="0" w:line="240" w:lineRule="auto"/>
              <w:jc w:val="right"/>
            </w:pPr>
            <w:r>
              <w:t>(</w:t>
            </w:r>
            <w:bookmarkStart w:id="119" w:name="Eq_4_30"/>
            <w:r>
              <w:t>4.</w:t>
            </w:r>
            <w:fldSimple w:instr=" SEQ Equation \* ARABIC ">
              <w:r w:rsidR="00416B7B">
                <w:rPr>
                  <w:noProof/>
                </w:rPr>
                <w:t>29</w:t>
              </w:r>
            </w:fldSimple>
            <w:bookmarkEnd w:id="119"/>
            <w:r>
              <w:t>)</w:t>
            </w:r>
          </w:p>
        </w:tc>
      </w:tr>
    </w:tbl>
    <w:p w14:paraId="77296517" w14:textId="77777777" w:rsidR="00592BCF" w:rsidRDefault="00670B8B">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670B8B">
            <w:pPr>
              <w:spacing w:after="0" w:line="240" w:lineRule="auto"/>
              <w:jc w:val="right"/>
            </w:pPr>
            <w:r>
              <w:t>(</w:t>
            </w:r>
            <w:bookmarkStart w:id="120" w:name="Eq_4_31"/>
            <w:r>
              <w:t>4.</w:t>
            </w:r>
            <w:fldSimple w:instr=" SEQ Equation \* ARABIC ">
              <w:r w:rsidR="00416B7B">
                <w:rPr>
                  <w:noProof/>
                </w:rPr>
                <w:t>30</w:t>
              </w:r>
            </w:fldSimple>
            <w:bookmarkEnd w:id="120"/>
            <w:r>
              <w:t>)</w:t>
            </w:r>
          </w:p>
        </w:tc>
      </w:tr>
    </w:tbl>
    <w:p w14:paraId="471F5EA8" w14:textId="77777777" w:rsidR="00592BCF" w:rsidRDefault="00670B8B">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670B8B">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670B8B">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670B8B">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670B8B">
            <w:pPr>
              <w:spacing w:after="0" w:line="240" w:lineRule="auto"/>
              <w:jc w:val="right"/>
            </w:pPr>
            <w:r>
              <w:t>(</w:t>
            </w:r>
            <w:bookmarkStart w:id="121" w:name="Eq_4_32"/>
            <w:r>
              <w:t>4.</w:t>
            </w:r>
            <w:fldSimple w:instr=" SEQ Equation \* ARABIC ">
              <w:r w:rsidR="00416B7B">
                <w:rPr>
                  <w:noProof/>
                </w:rPr>
                <w:t>31</w:t>
              </w:r>
            </w:fldSimple>
            <w:bookmarkEnd w:id="121"/>
            <w:r>
              <w:t>)</w:t>
            </w:r>
          </w:p>
        </w:tc>
      </w:tr>
    </w:tbl>
    <w:p w14:paraId="590B7102" w14:textId="77777777" w:rsidR="00592BCF" w:rsidRDefault="00670B8B">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670B8B">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670B8B">
            <w:pPr>
              <w:spacing w:after="0" w:line="240" w:lineRule="auto"/>
              <w:jc w:val="right"/>
            </w:pPr>
            <w:r>
              <w:t>(</w:t>
            </w:r>
            <w:bookmarkStart w:id="122" w:name="Eq_4_33"/>
            <w:r>
              <w:t>4.</w:t>
            </w:r>
            <w:fldSimple w:instr=" SEQ Equation \* ARABIC ">
              <w:r w:rsidR="00416B7B">
                <w:rPr>
                  <w:noProof/>
                </w:rPr>
                <w:t>32</w:t>
              </w:r>
            </w:fldSimple>
            <w:bookmarkEnd w:id="122"/>
            <w:r>
              <w:t>)</w:t>
            </w:r>
          </w:p>
        </w:tc>
      </w:tr>
    </w:tbl>
    <w:p w14:paraId="219396F1" w14:textId="77777777" w:rsidR="00592BCF" w:rsidRDefault="00670B8B">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670B8B">
            <w:pPr>
              <w:spacing w:after="0" w:line="240" w:lineRule="auto"/>
              <w:jc w:val="right"/>
            </w:pPr>
            <w:r>
              <w:t>(</w:t>
            </w:r>
            <w:bookmarkStart w:id="123" w:name="Eq_4_34"/>
            <w:r>
              <w:t>4.</w:t>
            </w:r>
            <w:fldSimple w:instr=" SEQ Equation \* ARABIC ">
              <w:r w:rsidR="00416B7B">
                <w:rPr>
                  <w:noProof/>
                </w:rPr>
                <w:t>33</w:t>
              </w:r>
            </w:fldSimple>
            <w:bookmarkEnd w:id="123"/>
            <w:r>
              <w:t>)</w:t>
            </w:r>
          </w:p>
        </w:tc>
      </w:tr>
    </w:tbl>
    <w:p w14:paraId="78078B03" w14:textId="77777777" w:rsidR="00592BCF" w:rsidRDefault="00670B8B">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670B8B">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m:t>
                </m:r>
                <m:r>
                  <m:rPr>
                    <m:nor/>
                  </m:rPr>
                  <w:rPr>
                    <w:rFonts w:ascii="Cambria Math" w:eastAsia="Cambria Math" w:hAnsi="Cambria Math" w:cs="Cambria Math"/>
                    <w:sz w:val="22"/>
                    <w:szCs w:val="22"/>
                  </w:rPr>
                  <m:t>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670B8B">
            <w:pPr>
              <w:spacing w:after="0" w:line="240" w:lineRule="auto"/>
              <w:jc w:val="right"/>
            </w:pPr>
            <w:r>
              <w:t>(</w:t>
            </w:r>
            <w:bookmarkStart w:id="124" w:name="Eq_4_35"/>
            <w:r>
              <w:t>4.</w:t>
            </w:r>
            <w:fldSimple w:instr=" SEQ Equation \* ARABIC ">
              <w:r w:rsidR="00416B7B">
                <w:rPr>
                  <w:noProof/>
                </w:rPr>
                <w:t>34</w:t>
              </w:r>
            </w:fldSimple>
            <w:bookmarkEnd w:id="124"/>
            <w:r>
              <w:t>)</w:t>
            </w:r>
          </w:p>
        </w:tc>
      </w:tr>
    </w:tbl>
    <w:p w14:paraId="3C2D52A9" w14:textId="77777777" w:rsidR="00592BCF" w:rsidRDefault="00670B8B">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125" w:name="Chapter4Figure4"/>
      <w:bookmarkStart w:id="126" w:name="_Ref242970855"/>
      <w:r>
        <w:t>Figure 4-</w:t>
      </w:r>
      <w:r>
        <w:fldChar w:fldCharType="begin"/>
      </w:r>
      <w:r>
        <w:instrText>SEQ Figure \* ARABIC</w:instrText>
      </w:r>
      <w:r>
        <w:fldChar w:fldCharType="separate"/>
      </w:r>
      <w:r w:rsidR="005E5BEF">
        <w:rPr>
          <w:noProof/>
        </w:rPr>
        <w:t>6</w:t>
      </w:r>
      <w:r>
        <w:fldChar w:fldCharType="end"/>
      </w:r>
      <w:bookmarkEnd w:id="125"/>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126"/>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670B8B">
      <w:pPr>
        <w:pStyle w:val="Heading2"/>
      </w:pPr>
      <w:bookmarkStart w:id="127" w:name="preference-and-realized-sorting"/>
      <w:bookmarkEnd w:id="118"/>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670B8B">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1C7A23" w:rsidRDefault="00000000" w:rsidP="0050416D">
            <w:pPr>
              <w:pStyle w:val="BodyText"/>
              <w:rPr>
                <w:rFonts w:ascii="Cambria Math" w:hAnsi="Cambria Math"/>
                <w:sz w:val="22"/>
              </w:rPr>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670B8B">
            <w:pPr>
              <w:spacing w:after="0" w:line="240" w:lineRule="auto"/>
              <w:jc w:val="right"/>
            </w:pPr>
            <w:r>
              <w:t>(</w:t>
            </w:r>
            <w:bookmarkStart w:id="128" w:name="Eq_4_36"/>
            <w:r>
              <w:t>4.</w:t>
            </w:r>
            <w:fldSimple w:instr=" SEQ Equation \* ARABIC ">
              <w:r w:rsidR="00416B7B">
                <w:rPr>
                  <w:noProof/>
                </w:rPr>
                <w:t>35</w:t>
              </w:r>
            </w:fldSimple>
            <w:bookmarkEnd w:id="128"/>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670B8B">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670B8B">
      <w:pPr>
        <w:pStyle w:val="BodyText"/>
        <w:keepNext/>
      </w:pPr>
      <w:r>
        <w:lastRenderedPageBreak/>
        <w:t>Squaring both sides gives</w:t>
      </w:r>
    </w:p>
    <w:p w14:paraId="16C96016" w14:textId="77777777" w:rsidR="00592BCF"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670B8B">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670B8B">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670B8B">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Pr="001C7A23" w:rsidRDefault="00000000">
            <w:pPr>
              <w:spacing w:before="120" w:line="240" w:lineRule="auto"/>
              <w:jc w:val="center"/>
              <w:rPr>
                <w:rFonts w:ascii="Cambria Math" w:hAnsi="Cambria Math"/>
                <w:sz w:val="22"/>
              </w:rP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670B8B">
            <w:pPr>
              <w:spacing w:after="0" w:line="240" w:lineRule="auto"/>
              <w:jc w:val="right"/>
            </w:pPr>
            <w:r>
              <w:t>(</w:t>
            </w:r>
            <w:bookmarkStart w:id="129" w:name="Eq_4_37"/>
            <w:r>
              <w:t>4.</w:t>
            </w:r>
            <w:fldSimple w:instr=" SEQ Equation \* ARABIC ">
              <w:r w:rsidR="00416B7B">
                <w:rPr>
                  <w:noProof/>
                </w:rPr>
                <w:t>36</w:t>
              </w:r>
            </w:fldSimple>
            <w:bookmarkEnd w:id="129"/>
            <w:r>
              <w:t>)</w:t>
            </w:r>
          </w:p>
        </w:tc>
      </w:tr>
    </w:tbl>
    <w:p w14:paraId="7F4A98D1" w14:textId="77777777" w:rsidR="00592BCF" w:rsidRDefault="00670B8B">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670B8B">
            <w:pPr>
              <w:spacing w:after="0" w:line="240" w:lineRule="auto"/>
              <w:jc w:val="right"/>
            </w:pPr>
            <w:r>
              <w:t>(</w:t>
            </w:r>
            <w:bookmarkStart w:id="130" w:name="Eq_4_38"/>
            <w:r>
              <w:t>4.</w:t>
            </w:r>
            <w:fldSimple w:instr=" SEQ Equation \* ARABIC ">
              <w:r w:rsidR="00416B7B">
                <w:rPr>
                  <w:noProof/>
                </w:rPr>
                <w:t>37</w:t>
              </w:r>
            </w:fldSimple>
            <w:bookmarkEnd w:id="130"/>
            <w:r>
              <w:t>)</w:t>
            </w:r>
          </w:p>
        </w:tc>
      </w:tr>
    </w:tbl>
    <w:p w14:paraId="7CF0D5FA" w14:textId="77777777" w:rsidR="00592BCF" w:rsidRDefault="00670B8B">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1C7A23" w:rsidRDefault="0050416D" w:rsidP="0050416D">
            <w:pPr>
              <w:pStyle w:val="BodyText"/>
              <w:rPr>
                <w:rFonts w:ascii="Cambria Math" w:hAnsi="Cambria Math"/>
                <w:sz w:val="22"/>
              </w:rPr>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670B8B">
            <w:pPr>
              <w:spacing w:after="0" w:line="240" w:lineRule="auto"/>
              <w:jc w:val="right"/>
            </w:pPr>
            <w:r>
              <w:t>(</w:t>
            </w:r>
            <w:bookmarkStart w:id="131" w:name="Eq_4_39"/>
            <w:r>
              <w:t>4.</w:t>
            </w:r>
            <w:fldSimple w:instr=" SEQ Equation \* ARABIC ">
              <w:r w:rsidR="00416B7B">
                <w:rPr>
                  <w:noProof/>
                </w:rPr>
                <w:t>38</w:t>
              </w:r>
            </w:fldSimple>
            <w:bookmarkEnd w:id="131"/>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670B8B">
      <w:pPr>
        <w:pStyle w:val="Heading2"/>
      </w:pPr>
      <w:bookmarkStart w:id="132" w:name="X1ad203f4aedc8fcded9afae827919e65ec1bf18"/>
      <w:bookmarkEnd w:id="127"/>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670B8B">
      <w:pPr>
        <w:pStyle w:val="Heading1"/>
      </w:pPr>
      <w:bookmarkStart w:id="133" w:name="X3c3c4c0997d1df4bc4320797fc414201263c54a"/>
      <w:bookmarkEnd w:id="115"/>
      <w:bookmarkEnd w:id="132"/>
      <w:r>
        <w:t>4.7 What the completed mechanism experiments establish</w:t>
      </w:r>
    </w:p>
    <w:p w14:paraId="6BD1E560" w14:textId="77777777" w:rsidR="00CB3150" w:rsidRDefault="00670B8B">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670B8B">
      <w:pPr>
        <w:pStyle w:val="Heading2"/>
      </w:pPr>
      <w:bookmarkStart w:id="134" w:name="experimental-setting-and-interpretation"/>
      <w:r>
        <w:t>4.7.1 Experimental setting and interpretation</w:t>
      </w:r>
    </w:p>
    <w:p w14:paraId="7B3F8FB4" w14:textId="77777777" w:rsidR="00CB3150" w:rsidRDefault="00670B8B">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670B8B">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670B8B">
      <w:pPr>
        <w:pStyle w:val="Heading2"/>
      </w:pPr>
      <w:bookmarkStart w:id="135" w:name="X2bdcce90be781303280a4b078df70adb92028df"/>
      <w:bookmarkEnd w:id="134"/>
      <w:r>
        <w:t>4.7.2 Congestion can change winners without similarity preference</w:t>
      </w:r>
    </w:p>
    <w:p w14:paraId="40C56368" w14:textId="77777777" w:rsidR="00CB3150" w:rsidRDefault="00670B8B">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670B8B">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670B8B">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670B8B">
      <w:pPr>
        <w:pStyle w:val="Heading2"/>
      </w:pPr>
      <w:bookmarkStart w:id="136" w:name="X97d9df95a828479ab0f1857fc0478829051bfc4"/>
      <w:bookmarkEnd w:id="135"/>
      <w:r>
        <w:lastRenderedPageBreak/>
        <w:t>4.7.3 Penalty strength and the visibility of the tail</w:t>
      </w:r>
    </w:p>
    <w:p w14:paraId="60A2F7E9" w14:textId="77777777" w:rsidR="00CB3150" w:rsidRDefault="00670B8B">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670B8B">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670B8B">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670B8B">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670B8B">
      <w:pPr>
        <w:pStyle w:val="Caption"/>
      </w:pPr>
      <w:bookmarkStart w:id="137" w:name="Chapter4Figure5"/>
      <w:bookmarkStart w:id="138" w:name="_Ref242970951"/>
      <w:r>
        <w:t>Figure 4-</w:t>
      </w:r>
      <w:r>
        <w:fldChar w:fldCharType="begin"/>
      </w:r>
      <w:r>
        <w:instrText>SEQ Figure \* ARABIC</w:instrText>
      </w:r>
      <w:r>
        <w:fldChar w:fldCharType="separate"/>
      </w:r>
      <w:r w:rsidR="005E5BEF">
        <w:rPr>
          <w:noProof/>
        </w:rPr>
        <w:t>7</w:t>
      </w:r>
      <w:r>
        <w:fldChar w:fldCharType="end"/>
      </w:r>
      <w:bookmarkEnd w:id="137"/>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138"/>
    </w:p>
    <w:p w14:paraId="5903FF21" w14:textId="77777777" w:rsidR="00CB3150" w:rsidRDefault="00670B8B">
      <w:pPr>
        <w:pStyle w:val="Heading2"/>
      </w:pPr>
      <w:bookmarkStart w:id="139" w:name="assignment-preference-and-scarcity"/>
      <w:bookmarkEnd w:id="136"/>
      <w:r>
        <w:t>4.7.4 Assignment preference and scarcity</w:t>
      </w:r>
    </w:p>
    <w:p w14:paraId="095F6CCF" w14:textId="77777777" w:rsidR="00CB3150" w:rsidRDefault="00670B8B">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670B8B">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670B8B">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670B8B">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670B8B">
      <w:pPr>
        <w:pStyle w:val="Caption"/>
      </w:pPr>
      <w:bookmarkStart w:id="140" w:name="Chapter4Figure6"/>
      <w:bookmarkStart w:id="141" w:name="_Ref242970967"/>
      <w:r>
        <w:t>Figure 4-</w:t>
      </w:r>
      <w:r>
        <w:fldChar w:fldCharType="begin"/>
      </w:r>
      <w:r>
        <w:instrText>SEQ Figure \* ARABIC</w:instrText>
      </w:r>
      <w:r>
        <w:fldChar w:fldCharType="separate"/>
      </w:r>
      <w:r w:rsidR="005E5BEF">
        <w:rPr>
          <w:noProof/>
        </w:rPr>
        <w:t>8</w:t>
      </w:r>
      <w:r>
        <w:fldChar w:fldCharType="end"/>
      </w:r>
      <w:bookmarkEnd w:id="140"/>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141"/>
    </w:p>
    <w:p w14:paraId="256830CD" w14:textId="77777777" w:rsidR="00CB3150" w:rsidRDefault="00670B8B">
      <w:pPr>
        <w:pStyle w:val="Heading2"/>
      </w:pPr>
      <w:bookmarkStart w:id="142" w:name="what-remains-to-be-established"/>
      <w:bookmarkEnd w:id="139"/>
      <w:r>
        <w:t>4.7.5 What remains to be established</w:t>
      </w:r>
    </w:p>
    <w:p w14:paraId="2924EDC8" w14:textId="77777777" w:rsidR="00CB3150" w:rsidRDefault="00670B8B">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670B8B">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670B8B">
      <w:pPr>
        <w:pStyle w:val="Heading1"/>
      </w:pPr>
      <w:bookmarkStart w:id="143" w:name="the-bridge-to-empirical-fitting"/>
      <w:bookmarkStart w:id="144" w:name="_Ref243477655"/>
      <w:bookmarkEnd w:id="133"/>
      <w:bookmarkEnd w:id="142"/>
      <w:r>
        <w:t>4.8 The bridge to empirical fitting</w:t>
      </w:r>
      <w:bookmarkEnd w:id="144"/>
    </w:p>
    <w:p w14:paraId="2DF6EF9B" w14:textId="77777777" w:rsidR="00CB3150" w:rsidRDefault="00670B8B">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670B8B">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670B8B">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670B8B">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670B8B">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670B8B">
            <w:pPr>
              <w:spacing w:after="0" w:line="240" w:lineRule="auto"/>
              <w:jc w:val="right"/>
            </w:pPr>
            <w:r>
              <w:t>(</w:t>
            </w:r>
            <w:bookmarkStart w:id="145" w:name="Eq_4_40"/>
            <w:r>
              <w:t>4.</w:t>
            </w:r>
            <w:fldSimple w:instr=" SEQ Equation \* ARABIC ">
              <w:r w:rsidR="00416B7B">
                <w:rPr>
                  <w:noProof/>
                </w:rPr>
                <w:t>39</w:t>
              </w:r>
            </w:fldSimple>
            <w:bookmarkEnd w:id="145"/>
            <w:r>
              <w:t>)</w:t>
            </w:r>
          </w:p>
        </w:tc>
      </w:tr>
    </w:tbl>
    <w:p w14:paraId="77558FFB" w14:textId="77777777" w:rsidR="00CB3150" w:rsidRDefault="00670B8B">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670B8B">
            <w:pPr>
              <w:spacing w:after="0" w:line="240" w:lineRule="auto"/>
              <w:jc w:val="right"/>
            </w:pPr>
            <w:r>
              <w:t>(</w:t>
            </w:r>
            <w:bookmarkStart w:id="146" w:name="Eq_4_41"/>
            <w:r>
              <w:t>4.</w:t>
            </w:r>
            <w:fldSimple w:instr=" SEQ Equation \* ARABIC ">
              <w:r w:rsidR="00416B7B">
                <w:rPr>
                  <w:noProof/>
                </w:rPr>
                <w:t>40</w:t>
              </w:r>
            </w:fldSimple>
            <w:bookmarkEnd w:id="146"/>
            <w:r>
              <w:t>)</w:t>
            </w:r>
          </w:p>
        </w:tc>
      </w:tr>
    </w:tbl>
    <w:p w14:paraId="41E184E1" w14:textId="77777777" w:rsidR="00CB3150" w:rsidRDefault="00670B8B">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670B8B">
            <w:pPr>
              <w:spacing w:after="0" w:line="240" w:lineRule="auto"/>
              <w:jc w:val="right"/>
            </w:pPr>
            <w:r>
              <w:t>(</w:t>
            </w:r>
            <w:bookmarkStart w:id="147" w:name="Eq_4_42"/>
            <w:r>
              <w:t>4.</w:t>
            </w:r>
            <w:fldSimple w:instr=" SEQ Equation \* ARABIC ">
              <w:r w:rsidR="00416B7B">
                <w:rPr>
                  <w:noProof/>
                </w:rPr>
                <w:t>41</w:t>
              </w:r>
            </w:fldSimple>
            <w:bookmarkEnd w:id="147"/>
            <w:r>
              <w:t>)</w:t>
            </w:r>
          </w:p>
        </w:tc>
      </w:tr>
    </w:tbl>
    <w:p w14:paraId="708532AD" w14:textId="77777777" w:rsidR="00CB3150" w:rsidRDefault="00670B8B">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670B8B">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670B8B">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670B8B">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670B8B">
      <w:pPr>
        <w:pStyle w:val="Heading1"/>
      </w:pPr>
      <w:bookmarkStart w:id="148" w:name="X34faad1c749316954420b934931aff7c96ea3d6"/>
      <w:bookmarkEnd w:id="143"/>
      <w:r>
        <w:t>Appendix 4A Technical qualifications and the historical fitting record</w:t>
      </w:r>
    </w:p>
    <w:p w14:paraId="5C65D970" w14:textId="77777777" w:rsidR="00CB3150" w:rsidRDefault="00670B8B">
      <w:pPr>
        <w:pStyle w:val="Heading2"/>
      </w:pPr>
      <w:bookmarkStart w:id="149" w:name="Xc4cff8260d0316924cc51552c5cb860d3737775"/>
      <w:r>
        <w:t>4A.1 The intended stochastic rule and legacy software</w:t>
      </w:r>
    </w:p>
    <w:p w14:paraId="4A538F34" w14:textId="77777777" w:rsidR="00CB3150" w:rsidRDefault="00670B8B">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670B8B">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670B8B">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670B8B">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670B8B">
      <w:pPr>
        <w:pStyle w:val="Heading2"/>
      </w:pPr>
      <w:bookmarkStart w:id="150" w:name="X30020ca2e28c3ddcf47702a707f4f0d8976e712"/>
      <w:bookmarkEnd w:id="149"/>
      <w:r>
        <w:t>4A.2 Differences between the stated selection rule and earlier implementations</w:t>
      </w:r>
    </w:p>
    <w:p w14:paraId="5ED7CFB7" w14:textId="77777777" w:rsidR="00CB3150" w:rsidRDefault="00670B8B">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670B8B">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670B8B">
            <w:pPr>
              <w:spacing w:after="0" w:line="240" w:lineRule="auto"/>
              <w:jc w:val="right"/>
            </w:pPr>
            <w:r>
              <w:t>(</w:t>
            </w:r>
            <w:bookmarkStart w:id="151" w:name="Eq_4A_1"/>
            <w:r>
              <w:t>4A.</w:t>
            </w:r>
            <w:fldSimple w:instr=" SEQ Equation \r 1 \* ARABIC ">
              <w:r w:rsidR="00416B7B">
                <w:rPr>
                  <w:noProof/>
                </w:rPr>
                <w:t>1</w:t>
              </w:r>
            </w:fldSimple>
            <w:bookmarkEnd w:id="151"/>
            <w:r>
              <w:t>)</w:t>
            </w:r>
          </w:p>
        </w:tc>
      </w:tr>
    </w:tbl>
    <w:p w14:paraId="10619AF0" w14:textId="77777777" w:rsidR="00CB3150" w:rsidRDefault="00670B8B">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670B8B">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670B8B">
            <w:pPr>
              <w:spacing w:after="0" w:line="240" w:lineRule="auto"/>
              <w:jc w:val="right"/>
            </w:pPr>
            <w:r>
              <w:t>(</w:t>
            </w:r>
            <w:bookmarkStart w:id="152" w:name="Eq_4A_2"/>
            <w:r>
              <w:t>4A.</w:t>
            </w:r>
            <w:fldSimple w:instr=" SEQ Equation \* ARABIC ">
              <w:r w:rsidR="00416B7B">
                <w:rPr>
                  <w:noProof/>
                </w:rPr>
                <w:t>2</w:t>
              </w:r>
            </w:fldSimple>
            <w:bookmarkEnd w:id="152"/>
            <w:r>
              <w:t>)</w:t>
            </w:r>
          </w:p>
        </w:tc>
      </w:tr>
    </w:tbl>
    <w:p w14:paraId="38177C12" w14:textId="77777777" w:rsidR="00CB3150" w:rsidRDefault="00670B8B">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670B8B">
            <w:pPr>
              <w:spacing w:after="0" w:line="240" w:lineRule="auto"/>
              <w:jc w:val="right"/>
            </w:pPr>
            <w:r>
              <w:t>(</w:t>
            </w:r>
            <w:bookmarkStart w:id="153" w:name="Eq_4A_3"/>
            <w:r>
              <w:t>4A.</w:t>
            </w:r>
            <w:fldSimple w:instr=" SEQ Equation \* ARABIC ">
              <w:r w:rsidR="00416B7B">
                <w:rPr>
                  <w:noProof/>
                </w:rPr>
                <w:t>3</w:t>
              </w:r>
            </w:fldSimple>
            <w:bookmarkEnd w:id="153"/>
            <w:r>
              <w:t>)</w:t>
            </w:r>
          </w:p>
        </w:tc>
      </w:tr>
    </w:tbl>
    <w:p w14:paraId="0C059757" w14:textId="77777777" w:rsidR="00CB3150" w:rsidRDefault="00670B8B">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Pr="001C7A23" w:rsidRDefault="00000000">
            <w:pP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670B8B">
            <w:pPr>
              <w:spacing w:after="0" w:line="240" w:lineRule="auto"/>
              <w:jc w:val="right"/>
            </w:pPr>
            <w:r>
              <w:t>(</w:t>
            </w:r>
            <w:bookmarkStart w:id="154" w:name="Eq_4A_4"/>
            <w:r>
              <w:t>4A.</w:t>
            </w:r>
            <w:fldSimple w:instr=" SEQ Equation \* ARABIC ">
              <w:r w:rsidR="00416B7B">
                <w:rPr>
                  <w:noProof/>
                </w:rPr>
                <w:t>4</w:t>
              </w:r>
            </w:fldSimple>
            <w:bookmarkEnd w:id="154"/>
            <w:r>
              <w:t>)</w:t>
            </w:r>
          </w:p>
        </w:tc>
      </w:tr>
    </w:tbl>
    <w:p w14:paraId="5985E6E1" w14:textId="77777777" w:rsidR="00CB3150" w:rsidRDefault="00670B8B">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670B8B">
      <w:pPr>
        <w:pStyle w:val="Heading2"/>
      </w:pPr>
      <w:bookmarkStart w:id="155" w:name="X61c80e37b1d723545285bb680c26300a41eba3a"/>
      <w:bookmarkEnd w:id="150"/>
      <w:r>
        <w:lastRenderedPageBreak/>
        <w:t>4A.3 Normalization and threshold construction</w:t>
      </w:r>
    </w:p>
    <w:p w14:paraId="26887FA7" w14:textId="77777777" w:rsidR="00CB3150" w:rsidRDefault="00670B8B">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Pr="001C7A23" w:rsidRDefault="00670B8B">
            <w:pPr>
              <w:pStyle w:val="BodyText"/>
              <w:rPr>
                <w:rFonts w:ascii="Cambria Math" w:hAnsi="Cambria Math"/>
                <w:sz w:val="22"/>
              </w:rPr>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670B8B">
            <w:pPr>
              <w:spacing w:after="0" w:line="240" w:lineRule="auto"/>
              <w:jc w:val="right"/>
            </w:pPr>
            <w:r>
              <w:t>(</w:t>
            </w:r>
            <w:bookmarkStart w:id="156" w:name="Eq_4A_5"/>
            <w:r>
              <w:t>4A.</w:t>
            </w:r>
            <w:fldSimple w:instr=" SEQ Equation \* ARABIC ">
              <w:r w:rsidR="00416B7B">
                <w:rPr>
                  <w:noProof/>
                </w:rPr>
                <w:t>5</w:t>
              </w:r>
            </w:fldSimple>
            <w:bookmarkEnd w:id="156"/>
            <w:r>
              <w:t>)</w:t>
            </w:r>
          </w:p>
        </w:tc>
      </w:tr>
    </w:tbl>
    <w:p w14:paraId="7A9B1D00" w14:textId="77777777" w:rsidR="00CB3150" w:rsidRDefault="00670B8B">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670B8B">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Pr="001C7A23" w:rsidRDefault="00000000">
            <w:pPr>
              <w:pStyle w:val="BodyText"/>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670B8B">
            <w:pPr>
              <w:spacing w:after="0" w:line="240" w:lineRule="auto"/>
              <w:jc w:val="right"/>
            </w:pPr>
            <w:r>
              <w:t>(</w:t>
            </w:r>
            <w:bookmarkStart w:id="157" w:name="Eq_4A_6"/>
            <w:r>
              <w:t>4A.</w:t>
            </w:r>
            <w:fldSimple w:instr=" SEQ Equation \* ARABIC ">
              <w:r w:rsidR="00416B7B">
                <w:rPr>
                  <w:noProof/>
                </w:rPr>
                <w:t>6</w:t>
              </w:r>
            </w:fldSimple>
            <w:bookmarkEnd w:id="157"/>
            <w:r>
              <w:t>)</w:t>
            </w:r>
          </w:p>
        </w:tc>
      </w:tr>
    </w:tbl>
    <w:p w14:paraId="1B2AF88A" w14:textId="77777777" w:rsidR="00CB3150" w:rsidRDefault="00670B8B">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670B8B">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670B8B">
      <w:pPr>
        <w:pStyle w:val="Heading2"/>
      </w:pPr>
      <w:bookmarkStart w:id="158" w:name="X37bb242055bc516b188ab4496a584a40b1a9c72"/>
      <w:bookmarkEnd w:id="155"/>
      <w:r>
        <w:t>4A.4 Saved estimates and parameter transfer</w:t>
      </w:r>
    </w:p>
    <w:p w14:paraId="6F7F185E" w14:textId="77777777" w:rsidR="00CB3150" w:rsidRDefault="00670B8B">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rsidR="00670B8B">
        <w:t>,</w:t>
      </w:r>
    </w:p>
    <w:p w14:paraId="3C19B985" w14:textId="77777777" w:rsidR="00CB3150" w:rsidRDefault="00670B8B">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670B8B">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670B8B">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Pr="001C7A23" w:rsidRDefault="00000000">
            <w:pPr>
              <w:pStyle w:val="BodyText"/>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670B8B">
            <w:pPr>
              <w:spacing w:after="0" w:line="240" w:lineRule="auto"/>
              <w:jc w:val="right"/>
            </w:pPr>
            <w:r>
              <w:t>(</w:t>
            </w:r>
            <w:bookmarkStart w:id="159" w:name="Eq_4A_7"/>
            <w:r>
              <w:t>4A.</w:t>
            </w:r>
            <w:fldSimple w:instr=" SEQ Equation \* ARABIC ">
              <w:r w:rsidR="00416B7B">
                <w:rPr>
                  <w:noProof/>
                </w:rPr>
                <w:t>7</w:t>
              </w:r>
            </w:fldSimple>
            <w:bookmarkEnd w:id="159"/>
            <w:r>
              <w:t>)</w:t>
            </w:r>
          </w:p>
        </w:tc>
      </w:tr>
    </w:tbl>
    <w:p w14:paraId="7F78844C" w14:textId="77777777" w:rsidR="00CB3150" w:rsidRDefault="00670B8B">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670B8B">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670B8B">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670B8B">
      <w:pPr>
        <w:pStyle w:val="Heading2"/>
      </w:pPr>
      <w:bookmarkStart w:id="160" w:name="Xc89fd0d0a0538ad258b22b5118afea5b3189c30"/>
      <w:bookmarkEnd w:id="158"/>
      <w:r>
        <w:t>4A.5 Alternative congestion specifications</w:t>
      </w:r>
    </w:p>
    <w:p w14:paraId="70EF9D53" w14:textId="77777777" w:rsidR="00CB3150" w:rsidRDefault="00670B8B">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670B8B">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Pr="001C7A23" w:rsidRDefault="00000000">
            <w:pPr>
              <w:rPr>
                <w:rFonts w:ascii="Cambria Math" w:hAnsi="Cambria Math"/>
                <w:sz w:val="22"/>
              </w:rPr>
            </w:pPr>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670B8B">
            <w:pPr>
              <w:spacing w:after="0" w:line="240" w:lineRule="auto"/>
              <w:jc w:val="right"/>
            </w:pPr>
            <w:r>
              <w:t>(</w:t>
            </w:r>
            <w:bookmarkStart w:id="161" w:name="Eq_4A_8"/>
            <w:r>
              <w:t>4A.</w:t>
            </w:r>
            <w:fldSimple w:instr=" SEQ Equation \* ARABIC ">
              <w:r w:rsidR="00416B7B">
                <w:rPr>
                  <w:noProof/>
                </w:rPr>
                <w:t>8</w:t>
              </w:r>
            </w:fldSimple>
            <w:bookmarkEnd w:id="161"/>
            <w:r>
              <w:t>)</w:t>
            </w:r>
          </w:p>
        </w:tc>
      </w:tr>
    </w:tbl>
    <w:p w14:paraId="0B4EEE4C" w14:textId="77777777" w:rsidR="00CA538B" w:rsidRDefault="00670B8B">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670B8B">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670B8B">
      <w:pPr>
        <w:pStyle w:val="Heading2"/>
      </w:pPr>
      <w:r>
        <w:t>4A.6 Expected sorting under random assignment</w:t>
      </w:r>
    </w:p>
    <w:p w14:paraId="5370E28F" w14:textId="77777777" w:rsidR="00240C6A" w:rsidRDefault="00670B8B">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670B8B">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670B8B">
      <w:pPr>
        <w:pStyle w:val="BodyText"/>
      </w:pPr>
      <w:r>
        <w:t>Every allocation consistent with these group sizes is equally likely. The group sizes need not be equal.</w:t>
      </w:r>
    </w:p>
    <w:p w14:paraId="6F1049A6" w14:textId="77777777" w:rsidR="00240C6A" w:rsidRDefault="00670B8B">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Pr="001C7A23" w:rsidRDefault="00000000">
            <w:pPr>
              <w:spacing w:before="120" w:line="240" w:lineRule="auto"/>
              <w:jc w:val="center"/>
              <w:rPr>
                <w:rFonts w:ascii="Cambria Math" w:hAnsi="Cambria Math"/>
                <w:sz w:val="22"/>
              </w:rP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670B8B">
            <w:pPr>
              <w:spacing w:after="0" w:line="240" w:lineRule="auto"/>
              <w:jc w:val="right"/>
            </w:pPr>
            <w:r>
              <w:t>(</w:t>
            </w:r>
            <w:bookmarkStart w:id="162" w:name="Eq_4A_9"/>
            <w:r>
              <w:t>4A.</w:t>
            </w:r>
            <w:fldSimple w:instr=" SEQ Equation \* ARABIC ">
              <w:r w:rsidR="00416B7B">
                <w:rPr>
                  <w:noProof/>
                </w:rPr>
                <w:t>9</w:t>
              </w:r>
            </w:fldSimple>
            <w:bookmarkEnd w:id="162"/>
            <w:r>
              <w:t>)</w:t>
            </w:r>
          </w:p>
        </w:tc>
      </w:tr>
    </w:tbl>
    <w:p w14:paraId="59CA25E7" w14:textId="77777777" w:rsidR="00240C6A" w:rsidRDefault="00670B8B">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670B8B">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670B8B">
            <w:pPr>
              <w:spacing w:after="0" w:line="240" w:lineRule="auto"/>
              <w:jc w:val="right"/>
            </w:pPr>
            <w:r>
              <w:t>(</w:t>
            </w:r>
            <w:bookmarkStart w:id="163" w:name="Eq_4A_10"/>
            <w:r>
              <w:t>4A.</w:t>
            </w:r>
            <w:fldSimple w:instr=" SEQ Equation \* ARABIC ">
              <w:r w:rsidR="00416B7B">
                <w:rPr>
                  <w:noProof/>
                </w:rPr>
                <w:t>10</w:t>
              </w:r>
            </w:fldSimple>
            <w:bookmarkEnd w:id="163"/>
            <w:r>
              <w:t>)</w:t>
            </w:r>
          </w:p>
        </w:tc>
      </w:tr>
    </w:tbl>
    <w:p w14:paraId="73EFFE5D" w14:textId="77777777" w:rsidR="00240C6A" w:rsidRDefault="00670B8B">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670B8B">
            <w:pPr>
              <w:spacing w:after="0" w:line="240" w:lineRule="auto"/>
              <w:jc w:val="right"/>
            </w:pPr>
            <w:r>
              <w:t>(</w:t>
            </w:r>
            <w:bookmarkStart w:id="164" w:name="Eq_4A_11"/>
            <w:r>
              <w:t>4A.</w:t>
            </w:r>
            <w:fldSimple w:instr=" SEQ Equation \* ARABIC ">
              <w:r w:rsidR="00416B7B">
                <w:rPr>
                  <w:noProof/>
                </w:rPr>
                <w:t>11</w:t>
              </w:r>
            </w:fldSimple>
            <w:bookmarkEnd w:id="164"/>
            <w:r>
              <w:t>)</w:t>
            </w:r>
          </w:p>
        </w:tc>
      </w:tr>
    </w:tbl>
    <w:p w14:paraId="10416D3E" w14:textId="77777777" w:rsidR="00240C6A" w:rsidRDefault="00670B8B">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670B8B">
            <w:pPr>
              <w:spacing w:after="0" w:line="240" w:lineRule="auto"/>
              <w:jc w:val="right"/>
            </w:pPr>
            <w:r>
              <w:t>(</w:t>
            </w:r>
            <w:bookmarkStart w:id="165" w:name="Eq_4A_12"/>
            <w:r>
              <w:t>4A.</w:t>
            </w:r>
            <w:fldSimple w:instr=" SEQ Equation \* ARABIC ">
              <w:r w:rsidR="00416B7B">
                <w:rPr>
                  <w:noProof/>
                </w:rPr>
                <w:t>12</w:t>
              </w:r>
            </w:fldSimple>
            <w:bookmarkEnd w:id="165"/>
            <w:r>
              <w:t>)</w:t>
            </w:r>
          </w:p>
        </w:tc>
      </w:tr>
    </w:tbl>
    <w:p w14:paraId="150B75E7" w14:textId="77777777" w:rsidR="00240C6A" w:rsidRDefault="00670B8B">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670B8B">
            <w:pPr>
              <w:spacing w:after="0" w:line="240" w:lineRule="auto"/>
              <w:jc w:val="right"/>
            </w:pPr>
            <w:r>
              <w:t>(</w:t>
            </w:r>
            <w:bookmarkStart w:id="166" w:name="Eq_4A_13"/>
            <w:r>
              <w:t>4A.</w:t>
            </w:r>
            <w:fldSimple w:instr=" SEQ Equation \* ARABIC ">
              <w:r w:rsidR="00416B7B">
                <w:rPr>
                  <w:noProof/>
                </w:rPr>
                <w:t>13</w:t>
              </w:r>
            </w:fldSimple>
            <w:bookmarkEnd w:id="166"/>
            <w:r>
              <w:t>)</w:t>
            </w:r>
          </w:p>
        </w:tc>
      </w:tr>
    </w:tbl>
    <w:p w14:paraId="3C71E1A3" w14:textId="77777777" w:rsidR="00240C6A" w:rsidRDefault="00670B8B">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670B8B">
            <w:pPr>
              <w:spacing w:after="0" w:line="240" w:lineRule="auto"/>
              <w:jc w:val="right"/>
            </w:pPr>
            <w:r>
              <w:t>(</w:t>
            </w:r>
            <w:bookmarkStart w:id="167" w:name="Eq_4A_14"/>
            <w:r>
              <w:t>4A.</w:t>
            </w:r>
            <w:fldSimple w:instr=" SEQ Equation \* ARABIC ">
              <w:r w:rsidR="00416B7B">
                <w:rPr>
                  <w:noProof/>
                </w:rPr>
                <w:t>14</w:t>
              </w:r>
            </w:fldSimple>
            <w:bookmarkEnd w:id="167"/>
            <w:r>
              <w:t>)</w:t>
            </w:r>
          </w:p>
        </w:tc>
      </w:tr>
    </w:tbl>
    <w:p w14:paraId="64A615C5" w14:textId="77777777" w:rsidR="00240C6A" w:rsidRDefault="00670B8B">
      <w:pPr>
        <w:pStyle w:val="BodyText"/>
      </w:pPr>
      <w:r>
        <w:t>The second sum includes all ordered pairs of distinct individuals.</w:t>
      </w:r>
    </w:p>
    <w:p w14:paraId="529E1BFA" w14:textId="77777777" w:rsidR="00240C6A" w:rsidRDefault="00670B8B">
      <w:pPr>
        <w:pStyle w:val="BodyText"/>
        <w:keepNext/>
      </w:pPr>
      <w:r>
        <w:t>The cross-products simplify because the centered performance values sum to zero. Specifically,</w:t>
      </w:r>
    </w:p>
    <w:p w14:paraId="16A437DD"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670B8B">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Pr="001C7A23" w:rsidRDefault="00000000">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670B8B">
            <w:pPr>
              <w:spacing w:after="0" w:line="240" w:lineRule="auto"/>
              <w:jc w:val="right"/>
            </w:pPr>
            <w:r>
              <w:t>(</w:t>
            </w:r>
            <w:bookmarkStart w:id="168" w:name="Eq_4A_15"/>
            <w:r>
              <w:t>4A.</w:t>
            </w:r>
            <w:fldSimple w:instr=" SEQ Equation \* ARABIC ">
              <w:r w:rsidR="00416B7B">
                <w:rPr>
                  <w:noProof/>
                </w:rPr>
                <w:t>15</w:t>
              </w:r>
            </w:fldSimple>
            <w:bookmarkEnd w:id="168"/>
            <w:r>
              <w:t>)</w:t>
            </w:r>
          </w:p>
        </w:tc>
      </w:tr>
    </w:tbl>
    <w:p w14:paraId="2171CB3F" w14:textId="77777777" w:rsidR="00240C6A" w:rsidRDefault="00670B8B">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670B8B">
            <w:pPr>
              <w:spacing w:after="0" w:line="240" w:lineRule="auto"/>
              <w:jc w:val="right"/>
            </w:pPr>
            <w:r>
              <w:t>(</w:t>
            </w:r>
            <w:bookmarkStart w:id="169" w:name="Eq_4A_16"/>
            <w:r>
              <w:t>4A.</w:t>
            </w:r>
            <w:fldSimple w:instr=" SEQ Equation \* ARABIC ">
              <w:r w:rsidR="00416B7B">
                <w:rPr>
                  <w:noProof/>
                </w:rPr>
                <w:t>16</w:t>
              </w:r>
            </w:fldSimple>
            <w:bookmarkEnd w:id="169"/>
            <w:r>
              <w:t>)</w:t>
            </w:r>
          </w:p>
        </w:tc>
      </w:tr>
    </w:tbl>
    <w:p w14:paraId="0122FF24" w14:textId="77777777" w:rsidR="00240C6A" w:rsidRDefault="00670B8B">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670B8B">
            <w:pPr>
              <w:spacing w:after="0" w:line="240" w:lineRule="auto"/>
              <w:jc w:val="right"/>
            </w:pPr>
            <w:r>
              <w:t>(</w:t>
            </w:r>
            <w:bookmarkStart w:id="170" w:name="Eq_4A_17"/>
            <w:r>
              <w:t>4A.</w:t>
            </w:r>
            <w:fldSimple w:instr=" SEQ Equation \* ARABIC ">
              <w:r w:rsidR="00416B7B">
                <w:rPr>
                  <w:noProof/>
                </w:rPr>
                <w:t>17</w:t>
              </w:r>
            </w:fldSimple>
            <w:bookmarkEnd w:id="170"/>
            <w:r>
              <w:t>)</w:t>
            </w:r>
          </w:p>
        </w:tc>
      </w:tr>
    </w:tbl>
    <w:p w14:paraId="0AF77B6D" w14:textId="77777777" w:rsidR="00240C6A" w:rsidRDefault="00670B8B">
      <w:pPr>
        <w:pStyle w:val="BodyText"/>
      </w:pPr>
      <w:r>
        <w:t>This step uses linearity of expectation. It does not require the group means to be independent.</w:t>
      </w:r>
    </w:p>
    <w:p w14:paraId="5346C2DD" w14:textId="77777777" w:rsidR="00240C6A" w:rsidRDefault="00670B8B">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670B8B">
            <w:pPr>
              <w:spacing w:after="0" w:line="240" w:lineRule="auto"/>
              <w:jc w:val="right"/>
            </w:pPr>
            <w:r>
              <w:t>(</w:t>
            </w:r>
            <w:bookmarkStart w:id="171" w:name="Eq_4A_18"/>
            <w:r>
              <w:t>4A.</w:t>
            </w:r>
            <w:fldSimple w:instr=" SEQ Equation \* ARABIC ">
              <w:r w:rsidR="00416B7B">
                <w:rPr>
                  <w:noProof/>
                </w:rPr>
                <w:t>18</w:t>
              </w:r>
            </w:fldSimple>
            <w:bookmarkEnd w:id="171"/>
            <w:r>
              <w:t>)</w:t>
            </w:r>
          </w:p>
        </w:tc>
      </w:tr>
    </w:tbl>
    <w:p w14:paraId="1F796059" w14:textId="77777777" w:rsidR="00240C6A" w:rsidRDefault="00670B8B">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670B8B">
            <w:pPr>
              <w:spacing w:after="0" w:line="240" w:lineRule="auto"/>
              <w:jc w:val="right"/>
            </w:pPr>
            <w:r>
              <w:t>(</w:t>
            </w:r>
            <w:bookmarkStart w:id="172" w:name="Eq_4A_19"/>
            <w:r>
              <w:t>4A.</w:t>
            </w:r>
            <w:fldSimple w:instr=" SEQ Equation \* ARABIC ">
              <w:r w:rsidR="00416B7B">
                <w:rPr>
                  <w:noProof/>
                </w:rPr>
                <w:t>19</w:t>
              </w:r>
            </w:fldSimple>
            <w:bookmarkEnd w:id="172"/>
            <w:r>
              <w:t>)</w:t>
            </w:r>
          </w:p>
        </w:tc>
      </w:tr>
    </w:tbl>
    <w:p w14:paraId="78B0D342" w14:textId="77777777" w:rsidR="00240C6A" w:rsidRDefault="00670B8B">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670B8B">
      <w:pPr>
        <w:pStyle w:val="Heading2"/>
      </w:pPr>
      <w:bookmarkStart w:id="173" w:name="SensitivityAppendixSection"/>
      <w:r>
        <w:lastRenderedPageBreak/>
        <w:t>4A.7</w:t>
      </w:r>
      <w:bookmarkEnd w:id="173"/>
      <w:r>
        <w:t xml:space="preserve"> From competitive relevance to selection outcomes</w:t>
      </w:r>
    </w:p>
    <w:p w14:paraId="1288E484" w14:textId="77777777" w:rsidR="00C21D63" w:rsidRDefault="00670B8B">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670B8B">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670B8B">
            <w:pPr>
              <w:spacing w:line="240" w:lineRule="auto"/>
              <w:jc w:val="right"/>
            </w:pPr>
            <w:r>
              <w:t>(</w:t>
            </w:r>
            <w:bookmarkStart w:id="174" w:name="Eq_4A_20"/>
            <w:r>
              <w:t>4A.</w:t>
            </w:r>
            <w:fldSimple w:instr=" SEQ Equation \* ARABIC ">
              <w:r w:rsidR="00416B7B">
                <w:rPr>
                  <w:noProof/>
                </w:rPr>
                <w:t>20</w:t>
              </w:r>
            </w:fldSimple>
            <w:bookmarkEnd w:id="174"/>
            <w:r>
              <w:t>)</w:t>
            </w:r>
          </w:p>
        </w:tc>
      </w:tr>
    </w:tbl>
    <w:p w14:paraId="557D2DAA" w14:textId="77777777" w:rsidR="00C21D63" w:rsidRDefault="00670B8B">
      <w:pPr>
        <w:pStyle w:val="BodyText"/>
      </w:pPr>
      <w:r>
        <w:t xml:space="preserve">The product is at most one quarter and reaches that value when </w:t>
      </w: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670B8B">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rPr>
                    </m:ctrlPr>
                  </m:naryPr>
                  <m:sub>
                    <m:r>
                      <w:rPr>
                        <w:rFonts w:ascii="Cambria Math" w:hAnsi="Cambria Math"/>
                        <w:sz w:val="22"/>
                        <w:szCs w:val="22"/>
                      </w:rPr>
                      <m:t>k∈j</m:t>
                    </m:r>
                  </m:sub>
                  <m:sup/>
                  <m:e>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670B8B">
            <w:pPr>
              <w:spacing w:line="240" w:lineRule="auto"/>
              <w:jc w:val="right"/>
            </w:pPr>
            <w:r>
              <w:t>(</w:t>
            </w:r>
            <w:bookmarkStart w:id="175" w:name="Eq_4A_21"/>
            <w:r>
              <w:t>4A.</w:t>
            </w:r>
            <w:fldSimple w:instr=" SEQ Equation \* ARABIC ">
              <w:r w:rsidR="00416B7B">
                <w:rPr>
                  <w:noProof/>
                </w:rPr>
                <w:t>21</w:t>
              </w:r>
            </w:fldSimple>
            <w:bookmarkEnd w:id="175"/>
            <w:r>
              <w:t>)</w:t>
            </w:r>
          </w:p>
        </w:tc>
      </w:tr>
    </w:tbl>
    <w:p w14:paraId="6AC210E0" w14:textId="77777777" w:rsidR="00C21D63" w:rsidRDefault="00670B8B">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670B8B">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670B8B">
            <w:pPr>
              <w:spacing w:line="240" w:lineRule="auto"/>
              <w:jc w:val="right"/>
            </w:pPr>
            <w:r>
              <w:t>(</w:t>
            </w:r>
            <w:bookmarkStart w:id="176" w:name="Eq_4A_22"/>
            <w:r>
              <w:t>4A.</w:t>
            </w:r>
            <w:fldSimple w:instr=" SEQ Equation \* ARABIC ">
              <w:r w:rsidR="00416B7B">
                <w:rPr>
                  <w:noProof/>
                </w:rPr>
                <w:t>22</w:t>
              </w:r>
            </w:fldSimple>
            <w:bookmarkEnd w:id="176"/>
            <w:r>
              <w:t>)</w:t>
            </w:r>
          </w:p>
        </w:tc>
      </w:tr>
    </w:tbl>
    <w:p w14:paraId="7E1F7C4C" w14:textId="77777777" w:rsidR="00C21D63" w:rsidRDefault="00670B8B">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670B8B">
            <w:pPr>
              <w:spacing w:line="240" w:lineRule="auto"/>
              <w:jc w:val="right"/>
            </w:pPr>
            <w:r>
              <w:t>(</w:t>
            </w:r>
            <w:bookmarkStart w:id="177" w:name="Eq_4A_23"/>
            <w:r>
              <w:t>4A.</w:t>
            </w:r>
            <w:fldSimple w:instr=" SEQ Equation \* ARABIC ">
              <w:r w:rsidR="00416B7B">
                <w:rPr>
                  <w:noProof/>
                </w:rPr>
                <w:t>23</w:t>
              </w:r>
            </w:fldSimple>
            <w:bookmarkEnd w:id="177"/>
            <w:r>
              <w:t>)</w:t>
            </w:r>
          </w:p>
        </w:tc>
      </w:tr>
    </w:tbl>
    <w:p w14:paraId="7112FB72" w14:textId="77777777" w:rsidR="00C21D63" w:rsidRDefault="00670B8B">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670B8B">
            <w:pPr>
              <w:spacing w:line="240" w:lineRule="auto"/>
              <w:jc w:val="right"/>
            </w:pPr>
            <w:r>
              <w:t>(</w:t>
            </w:r>
            <w:bookmarkStart w:id="178" w:name="Eq_4A_24"/>
            <w:r>
              <w:t>4A.</w:t>
            </w:r>
            <w:fldSimple w:instr=" SEQ Equation \* ARABIC ">
              <w:r w:rsidR="00416B7B">
                <w:rPr>
                  <w:noProof/>
                </w:rPr>
                <w:t>24</w:t>
              </w:r>
            </w:fldSimple>
            <w:bookmarkEnd w:id="178"/>
            <w:r>
              <w:t>)</w:t>
            </w:r>
          </w:p>
        </w:tc>
      </w:tr>
    </w:tbl>
    <w:p w14:paraId="43544F65" w14:textId="77777777" w:rsidR="00C21D63" w:rsidRDefault="00670B8B">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670B8B">
            <w:pPr>
              <w:spacing w:line="240" w:lineRule="auto"/>
              <w:jc w:val="right"/>
            </w:pPr>
            <w:r>
              <w:t>(</w:t>
            </w:r>
            <w:bookmarkStart w:id="179" w:name="Eq_4A_25"/>
            <w:r>
              <w:t>4A.</w:t>
            </w:r>
            <w:fldSimple w:instr=" SEQ Equation \* ARABIC ">
              <w:r w:rsidR="00416B7B">
                <w:rPr>
                  <w:noProof/>
                </w:rPr>
                <w:t>25</w:t>
              </w:r>
            </w:fldSimple>
            <w:bookmarkEnd w:id="179"/>
            <w:r>
              <w:t>)</w:t>
            </w:r>
          </w:p>
        </w:tc>
      </w:tr>
    </w:tbl>
    <w:p w14:paraId="02B8E943" w14:textId="77777777" w:rsidR="00C21D63" w:rsidRDefault="00670B8B">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Pr="001C7A23" w:rsidRDefault="00000000">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670B8B">
            <w:pPr>
              <w:spacing w:line="240" w:lineRule="auto"/>
              <w:jc w:val="right"/>
            </w:pPr>
            <w:r>
              <w:t>(</w:t>
            </w:r>
            <w:bookmarkStart w:id="180" w:name="Eq_4A_26"/>
            <w:r>
              <w:t>4A.</w:t>
            </w:r>
            <w:fldSimple w:instr=" SEQ Equation \* ARABIC ">
              <w:r w:rsidR="00416B7B">
                <w:rPr>
                  <w:noProof/>
                </w:rPr>
                <w:t>26</w:t>
              </w:r>
            </w:fldSimple>
            <w:bookmarkEnd w:id="180"/>
            <w:r>
              <w:t>)</w:t>
            </w:r>
          </w:p>
        </w:tc>
      </w:tr>
    </w:tbl>
    <w:p w14:paraId="3749A7D9" w14:textId="77777777" w:rsidR="00C21D63" w:rsidRDefault="00670B8B">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670B8B">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Pr="001C7A23" w:rsidRDefault="00670B8B">
            <w:pPr>
              <w:spacing w:before="120" w:line="240" w:lineRule="auto"/>
              <w:jc w:val="center"/>
              <w:rPr>
                <w:rFonts w:ascii="Cambria Math" w:hAnsi="Cambria Math"/>
                <w:sz w:val="22"/>
              </w:rPr>
            </w:pPr>
            <m:oMathPara>
              <m:oMathParaPr>
                <m:jc m:val="center"/>
              </m:oMathParaPr>
              <m:oMath>
                <m:r>
                  <w:rPr>
                    <w:rFonts w:ascii="Cambria Math" w:hAnsi="Cambria Math"/>
                    <w:sz w:val="22"/>
                    <w:szCs w:val="22"/>
                  </w:rPr>
                  <m:t>R=</m:t>
                </m:r>
                <m:f>
                  <m:fPr>
                    <m:ctrlPr>
                      <w:rPr>
                        <w:rFonts w:ascii="Cambria Math" w:hAnsi="Cambria Math"/>
                        <w:sz w:val="22"/>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670B8B">
            <w:pPr>
              <w:spacing w:line="240" w:lineRule="auto"/>
              <w:jc w:val="right"/>
            </w:pPr>
            <w:r>
              <w:t>(</w:t>
            </w:r>
            <w:bookmarkStart w:id="181" w:name="Eq_4A_27"/>
            <w:r>
              <w:t>4A.</w:t>
            </w:r>
            <w:fldSimple w:instr=" SEQ Equation \* ARABIC ">
              <w:r w:rsidR="00416B7B">
                <w:rPr>
                  <w:noProof/>
                </w:rPr>
                <w:t>27</w:t>
              </w:r>
            </w:fldSimple>
            <w:bookmarkEnd w:id="181"/>
            <w:r>
              <w:t>)</w:t>
            </w:r>
          </w:p>
        </w:tc>
      </w:tr>
    </w:tbl>
    <w:p w14:paraId="40EBFE42" w14:textId="77777777" w:rsidR="00C21D63" w:rsidRDefault="00670B8B">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r>
                          <w:rPr>
                            <w:rFonts w:ascii="Cambria Math" w:hAnsi="Cambria Math"/>
                            <w:sz w:val="22"/>
                            <w:szCs w:val="22"/>
                          </w:rPr>
                          <m:t>-λΔC</m:t>
                        </m:r>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670B8B">
            <w:pPr>
              <w:spacing w:line="240" w:lineRule="auto"/>
              <w:jc w:val="right"/>
            </w:pPr>
            <w:r>
              <w:t>(</w:t>
            </w:r>
            <w:bookmarkStart w:id="182" w:name="Eq_4A_28"/>
            <w:r>
              <w:t>4A.</w:t>
            </w:r>
            <w:fldSimple w:instr=" SEQ Equation \* ARABIC ">
              <w:r w:rsidR="00416B7B">
                <w:rPr>
                  <w:noProof/>
                </w:rPr>
                <w:t>28</w:t>
              </w:r>
            </w:fldSimple>
            <w:bookmarkEnd w:id="182"/>
            <w:r>
              <w:t>)</w:t>
            </w:r>
          </w:p>
        </w:tc>
      </w:tr>
    </w:tbl>
    <w:p w14:paraId="468249B9" w14:textId="77777777" w:rsidR="00C21D63" w:rsidRDefault="00670B8B">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Pr="001C7A23" w:rsidRDefault="00000000">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670B8B">
            <w:pPr>
              <w:spacing w:line="240" w:lineRule="auto"/>
              <w:jc w:val="right"/>
            </w:pPr>
            <w:r>
              <w:t>(</w:t>
            </w:r>
            <w:bookmarkStart w:id="183" w:name="Eq_4A_29"/>
            <w:r>
              <w:t>4A.</w:t>
            </w:r>
            <w:fldSimple w:instr=" SEQ Equation \* ARABIC ">
              <w:r w:rsidR="00416B7B">
                <w:rPr>
                  <w:noProof/>
                </w:rPr>
                <w:t>29</w:t>
              </w:r>
            </w:fldSimple>
            <w:bookmarkEnd w:id="183"/>
            <w:r>
              <w:t>)</w:t>
            </w:r>
          </w:p>
        </w:tc>
      </w:tr>
    </w:tbl>
    <w:p w14:paraId="1F871E67" w14:textId="77777777" w:rsidR="00C21D63" w:rsidRDefault="00670B8B">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670B8B">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670B8B">
      <w:pPr>
        <w:pStyle w:val="Heading2"/>
      </w:pPr>
      <w:bookmarkStart w:id="184" w:name="LocalSelectionAppendix"/>
      <w:r>
        <w:t>4A.8</w:t>
      </w:r>
      <w:bookmarkEnd w:id="184"/>
      <w:r>
        <w:t xml:space="preserve"> Why a shared penalty cancels under local selection</w:t>
      </w:r>
    </w:p>
    <w:p w14:paraId="76C57215" w14:textId="77777777" w:rsidR="00322265" w:rsidRDefault="00670B8B">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670B8B">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Pr="001C7A23" w:rsidRDefault="00670B8B">
            <w:pPr>
              <w:keepNext/>
              <w:spacing w:before="120" w:line="240" w:lineRule="auto"/>
              <w:jc w:val="center"/>
              <w:rPr>
                <w:rFonts w:ascii="Cambria Math" w:hAnsi="Cambria Math"/>
                <w:sz w:val="22"/>
              </w:rP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Pr="001C7A23" w:rsidRDefault="00670B8B">
            <w:pPr>
              <w:keepNext/>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Pr="001C7A23" w:rsidRDefault="00670B8B">
            <w:pPr>
              <w:spacing w:before="120" w:line="240" w:lineRule="auto"/>
              <w:jc w:val="center"/>
              <w:rPr>
                <w:rFonts w:ascii="Cambria Math" w:hAnsi="Cambria Math"/>
                <w:sz w:val="22"/>
              </w:rP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670B8B">
            <w:pPr>
              <w:spacing w:after="0" w:line="240" w:lineRule="auto"/>
              <w:jc w:val="right"/>
            </w:pPr>
            <w:r>
              <w:t>(</w:t>
            </w:r>
            <w:bookmarkStart w:id="185" w:name="Eq_4_22"/>
            <w:r>
              <w:t>4A.</w:t>
            </w:r>
            <w:fldSimple w:instr=" SEQ Equation \* ARABIC ">
              <w:r w:rsidR="00416B7B">
                <w:rPr>
                  <w:noProof/>
                </w:rPr>
                <w:t>30</w:t>
              </w:r>
            </w:fldSimple>
            <w:bookmarkEnd w:id="185"/>
            <w:r>
              <w:t>)</w:t>
            </w:r>
          </w:p>
        </w:tc>
      </w:tr>
    </w:tbl>
    <w:p w14:paraId="21124EE3" w14:textId="77777777" w:rsidR="00240C6A" w:rsidRDefault="00670B8B">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670B8B">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670B8B">
      <w:pPr>
        <w:pStyle w:val="Heading1"/>
      </w:pPr>
      <w:bookmarkStart w:id="186" w:name="X8a33aa523801c967d2fea04397cc8e7252f71fa"/>
      <w:bookmarkEnd w:id="148"/>
      <w:bookmarkEnd w:id="160"/>
      <w:r>
        <w:t>Appendix 4B Sources for the equations and completed results</w:t>
      </w:r>
    </w:p>
    <w:p w14:paraId="09EF9A8D" w14:textId="77777777" w:rsidR="00CB3150" w:rsidRDefault="00670B8B">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670B8B">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670B8B">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670B8B">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670B8B">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670B8B">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670B8B">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670B8B">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670B8B">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670B8B">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670B8B">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670B8B">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670B8B">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670B8B">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670B8B">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670B8B">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670B8B">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670B8B">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186"/>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2" w:author="Alexander Gates" w:date="2026-10-16T09:31:00Z" w:initials="AG">
    <w:p w14:paraId="08D9F1A5" w14:textId="128EE626" w:rsidR="007942ED" w:rsidRDefault="00670B8B">
      <w:r>
        <w:annotationRef/>
      </w:r>
      <w:r w:rsidRPr="2DADDFB2">
        <w:t>very mechanical.  give me better flow between ideas and why these are necessary components f the problem</w:t>
      </w:r>
    </w:p>
  </w:comment>
  <w:comment w:id="3" w:author="Alexander Gates" w:date="2026-10-16T10:54:00Z" w:initials="AG">
    <w:p w14:paraId="6549E22F" w14:textId="2037E660" w:rsidR="007942ED" w:rsidRDefault="00670B8B">
      <w:r>
        <w:annotationRef/>
      </w:r>
      <w:r w:rsidRPr="3EA70F06">
        <w:t xml:space="preserve">what arguement?  make this more concert.  Here we develop a model of "competititve congestion and advancement by starting from the simplest account of selection and successively </w:t>
      </w:r>
    </w:p>
  </w:comment>
  <w:comment w:id="5" w:author="Alexander Gates" w:date="2026-10-16T09:33:00Z" w:initials="AG">
    <w:p w14:paraId="6EF1BBAD" w14:textId="2E048439" w:rsidR="007942ED" w:rsidRDefault="00670B8B">
      <w:r>
        <w:annotationRef/>
      </w:r>
      <w:r w:rsidRPr="7636A018">
        <w:t>not a topic sentence.</w:t>
      </w:r>
    </w:p>
  </w:comment>
  <w:comment w:id="7" w:author="Alexander Gates" w:date="2026-10-16T10:56:00Z" w:initials="AG">
    <w:p w14:paraId="506C1904" w14:textId="3501965F" w:rsidR="007942ED" w:rsidRDefault="00670B8B">
      <w:r>
        <w:annotationRef/>
      </w:r>
      <w:r w:rsidRPr="78C2EF5D">
        <w:t>Make hte connection to "success" more explicit</w:t>
      </w:r>
    </w:p>
  </w:comment>
  <w:comment w:id="55" w:author="Alexander Gates" w:date="2026-10-16T12:52:00Z" w:initials="AG">
    <w:p w14:paraId="7865155E" w14:textId="714CDF14" w:rsidR="007942ED" w:rsidRDefault="00670B8B">
      <w:r>
        <w:annotationRef/>
      </w:r>
      <w:r w:rsidRPr="5EF36717">
        <w:t xml:space="preserve">what is total remaining weight?  </w:t>
      </w:r>
    </w:p>
    <w:p w14:paraId="3DA69D81" w14:textId="1CA69B85" w:rsidR="007942ED" w:rsidRDefault="00670B8B">
      <w:r w:rsidRPr="1D78D60F">
        <w:t>isnt it the sum over all people (including i), nothing remaining?</w:t>
      </w:r>
    </w:p>
  </w:comment>
  <w:comment w:id="56" w:author="Alexander Gates" w:date="2026-10-16T12:52:00Z" w:initials="AG">
    <w:p w14:paraId="72C17131" w14:textId="5125DAEA" w:rsidR="007942ED" w:rsidRDefault="00670B8B">
      <w:r>
        <w:annotationRef/>
      </w:r>
      <w:r w:rsidRPr="47C4D7FF">
        <w:t>math is messed up.  why not use latex? / overleaf</w:t>
      </w:r>
    </w:p>
  </w:comment>
  <w:comment w:id="60" w:author="Gates, Alex (hgt6rn)" w:date="2026-10-16T16:10:00Z" w:initials="AG">
    <w:p w14:paraId="0271683A" w14:textId="77777777" w:rsidR="00187490" w:rsidRDefault="00187490" w:rsidP="00187490">
      <w:r>
        <w:rPr>
          <w:rStyle w:val="CommentReference"/>
        </w:rPr>
        <w:annotationRef/>
      </w:r>
      <w:r>
        <w:t>need better topic sentence</w:t>
      </w:r>
    </w:p>
  </w:comment>
  <w:comment w:id="61" w:author="Gates, Alex (hgt6rn)" w:date="2026-10-16T16:10:00Z" w:initials="AG">
    <w:p w14:paraId="7E60ACBE" w14:textId="77777777" w:rsidR="00187490" w:rsidRDefault="00187490" w:rsidP="00187490">
      <w:r>
        <w:rPr>
          <w:rStyle w:val="CommentReference"/>
        </w:rPr>
        <w:annotationRef/>
      </w:r>
      <w:r>
        <w:t>need better topic sentence</w:t>
      </w:r>
    </w:p>
  </w:comment>
  <w:comment w:id="65"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73"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82"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87"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89"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90"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08D9F1A5" w15:done="0"/>
  <w15:commentEx w15:paraId="6549E22F" w15:done="0"/>
  <w15:commentEx w15:paraId="6EF1BBAD" w15:done="0"/>
  <w15:commentEx w15:paraId="506C1904"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08D9F1A5" w16cid:durableId="11AE7439"/>
  <w16cid:commentId w16cid:paraId="6549E22F" w16cid:durableId="39E2E612"/>
  <w16cid:commentId w16cid:paraId="6EF1BBAD" w16cid:durableId="03E03A87"/>
  <w16cid:commentId w16cid:paraId="506C1904" w16cid:durableId="704B10E4"/>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183195" w14:textId="77777777" w:rsidR="000269CA" w:rsidRDefault="000269CA">
      <w:pPr>
        <w:spacing w:after="0" w:line="240" w:lineRule="auto"/>
      </w:pPr>
      <w:r>
        <w:separator/>
      </w:r>
    </w:p>
  </w:endnote>
  <w:endnote w:type="continuationSeparator" w:id="0">
    <w:p w14:paraId="6D04851D" w14:textId="77777777" w:rsidR="000269CA" w:rsidRDefault="0002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670B8B">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F2DC39" w14:textId="77777777" w:rsidR="000269CA" w:rsidRDefault="000269CA">
      <w:pPr>
        <w:spacing w:after="0" w:line="240" w:lineRule="auto"/>
      </w:pPr>
      <w:r>
        <w:separator/>
      </w:r>
    </w:p>
  </w:footnote>
  <w:footnote w:type="continuationSeparator" w:id="0">
    <w:p w14:paraId="4507DA76" w14:textId="77777777" w:rsidR="000269CA" w:rsidRDefault="00026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9CA"/>
    <w:rsid w:val="00034616"/>
    <w:rsid w:val="000435F5"/>
    <w:rsid w:val="0005452B"/>
    <w:rsid w:val="0006007C"/>
    <w:rsid w:val="0006063C"/>
    <w:rsid w:val="000640E1"/>
    <w:rsid w:val="000679A2"/>
    <w:rsid w:val="00070F34"/>
    <w:rsid w:val="00070F80"/>
    <w:rsid w:val="00073E6E"/>
    <w:rsid w:val="00085270"/>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11D5"/>
    <w:rsid w:val="001757C6"/>
    <w:rsid w:val="00176DD0"/>
    <w:rsid w:val="00176F8C"/>
    <w:rsid w:val="00182A54"/>
    <w:rsid w:val="0018609E"/>
    <w:rsid w:val="00187490"/>
    <w:rsid w:val="00190C6C"/>
    <w:rsid w:val="0019481C"/>
    <w:rsid w:val="001A752E"/>
    <w:rsid w:val="001B5580"/>
    <w:rsid w:val="001C123B"/>
    <w:rsid w:val="001C5821"/>
    <w:rsid w:val="001C7A23"/>
    <w:rsid w:val="001D3E6A"/>
    <w:rsid w:val="001F6217"/>
    <w:rsid w:val="00203D06"/>
    <w:rsid w:val="00205937"/>
    <w:rsid w:val="002271F4"/>
    <w:rsid w:val="0022737A"/>
    <w:rsid w:val="0023452C"/>
    <w:rsid w:val="00237EC7"/>
    <w:rsid w:val="00240C6A"/>
    <w:rsid w:val="00242F7B"/>
    <w:rsid w:val="00250804"/>
    <w:rsid w:val="002522F8"/>
    <w:rsid w:val="00261411"/>
    <w:rsid w:val="002623E3"/>
    <w:rsid w:val="0026474D"/>
    <w:rsid w:val="00272C3E"/>
    <w:rsid w:val="0027362F"/>
    <w:rsid w:val="00274DCC"/>
    <w:rsid w:val="00276193"/>
    <w:rsid w:val="00284DBE"/>
    <w:rsid w:val="00285B94"/>
    <w:rsid w:val="00295F38"/>
    <w:rsid w:val="0029639D"/>
    <w:rsid w:val="002A17AB"/>
    <w:rsid w:val="002B31B8"/>
    <w:rsid w:val="002B762C"/>
    <w:rsid w:val="002E03B0"/>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A1DE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47A72"/>
    <w:rsid w:val="00450FEE"/>
    <w:rsid w:val="00465159"/>
    <w:rsid w:val="00471E0D"/>
    <w:rsid w:val="00474CD7"/>
    <w:rsid w:val="00485386"/>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3AF9"/>
    <w:rsid w:val="005667BC"/>
    <w:rsid w:val="00590627"/>
    <w:rsid w:val="00592BCF"/>
    <w:rsid w:val="00593201"/>
    <w:rsid w:val="005A1528"/>
    <w:rsid w:val="005A2EC9"/>
    <w:rsid w:val="005A5775"/>
    <w:rsid w:val="005B6AD5"/>
    <w:rsid w:val="005B726E"/>
    <w:rsid w:val="005C16C5"/>
    <w:rsid w:val="005D0197"/>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25ED4"/>
    <w:rsid w:val="00637BCE"/>
    <w:rsid w:val="006421B7"/>
    <w:rsid w:val="006425A8"/>
    <w:rsid w:val="0064739C"/>
    <w:rsid w:val="006631A0"/>
    <w:rsid w:val="0066378B"/>
    <w:rsid w:val="00670276"/>
    <w:rsid w:val="00670B8B"/>
    <w:rsid w:val="006758F5"/>
    <w:rsid w:val="00681BD3"/>
    <w:rsid w:val="006A31F9"/>
    <w:rsid w:val="006A67BB"/>
    <w:rsid w:val="006B104D"/>
    <w:rsid w:val="006B3BD3"/>
    <w:rsid w:val="006B5712"/>
    <w:rsid w:val="006C0069"/>
    <w:rsid w:val="006C77CC"/>
    <w:rsid w:val="006D4AE6"/>
    <w:rsid w:val="006D78CC"/>
    <w:rsid w:val="006E0C7F"/>
    <w:rsid w:val="006E112A"/>
    <w:rsid w:val="006E19AB"/>
    <w:rsid w:val="006F678C"/>
    <w:rsid w:val="007016DB"/>
    <w:rsid w:val="00704BA8"/>
    <w:rsid w:val="00710D1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7E66BC"/>
    <w:rsid w:val="00805805"/>
    <w:rsid w:val="0081266A"/>
    <w:rsid w:val="00830361"/>
    <w:rsid w:val="0083231A"/>
    <w:rsid w:val="008348D0"/>
    <w:rsid w:val="00841F9D"/>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1743"/>
    <w:rsid w:val="00933B73"/>
    <w:rsid w:val="00935CD0"/>
    <w:rsid w:val="00944396"/>
    <w:rsid w:val="00946D98"/>
    <w:rsid w:val="00950606"/>
    <w:rsid w:val="00955A15"/>
    <w:rsid w:val="009701B6"/>
    <w:rsid w:val="00981AD6"/>
    <w:rsid w:val="0098556C"/>
    <w:rsid w:val="0098579C"/>
    <w:rsid w:val="00990069"/>
    <w:rsid w:val="009907A5"/>
    <w:rsid w:val="00991BBA"/>
    <w:rsid w:val="00996049"/>
    <w:rsid w:val="00997CD5"/>
    <w:rsid w:val="009A1126"/>
    <w:rsid w:val="009B11D6"/>
    <w:rsid w:val="009B78C1"/>
    <w:rsid w:val="009C56AF"/>
    <w:rsid w:val="009D2515"/>
    <w:rsid w:val="009D54DD"/>
    <w:rsid w:val="009E1044"/>
    <w:rsid w:val="009E4362"/>
    <w:rsid w:val="009E456A"/>
    <w:rsid w:val="009F7593"/>
    <w:rsid w:val="00A05029"/>
    <w:rsid w:val="00A0530A"/>
    <w:rsid w:val="00A0781E"/>
    <w:rsid w:val="00A16FA4"/>
    <w:rsid w:val="00A40337"/>
    <w:rsid w:val="00A42B32"/>
    <w:rsid w:val="00A5330A"/>
    <w:rsid w:val="00A5791F"/>
    <w:rsid w:val="00A76800"/>
    <w:rsid w:val="00A8008E"/>
    <w:rsid w:val="00A8676E"/>
    <w:rsid w:val="00A93256"/>
    <w:rsid w:val="00A93276"/>
    <w:rsid w:val="00A939F3"/>
    <w:rsid w:val="00A967C4"/>
    <w:rsid w:val="00AA1D8D"/>
    <w:rsid w:val="00AA2BD3"/>
    <w:rsid w:val="00AB3BC0"/>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2C4F"/>
    <w:rsid w:val="00C03B62"/>
    <w:rsid w:val="00C053CB"/>
    <w:rsid w:val="00C10B08"/>
    <w:rsid w:val="00C16332"/>
    <w:rsid w:val="00C17F93"/>
    <w:rsid w:val="00C21D63"/>
    <w:rsid w:val="00C253FE"/>
    <w:rsid w:val="00C44E0D"/>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D62"/>
    <w:rsid w:val="00DB0F59"/>
    <w:rsid w:val="00DB6476"/>
    <w:rsid w:val="00DC1B69"/>
    <w:rsid w:val="00DC1DE3"/>
    <w:rsid w:val="00DC6ABB"/>
    <w:rsid w:val="00DC6FA7"/>
    <w:rsid w:val="00DD0460"/>
    <w:rsid w:val="00DF4153"/>
    <w:rsid w:val="00E01D6D"/>
    <w:rsid w:val="00E21165"/>
    <w:rsid w:val="00E373C9"/>
    <w:rsid w:val="00E46647"/>
    <w:rsid w:val="00E56E0C"/>
    <w:rsid w:val="00E73B90"/>
    <w:rsid w:val="00E92302"/>
    <w:rsid w:val="00E94E66"/>
    <w:rsid w:val="00E96D99"/>
    <w:rsid w:val="00EA0FE0"/>
    <w:rsid w:val="00EA1871"/>
    <w:rsid w:val="00EA5386"/>
    <w:rsid w:val="00EC57FE"/>
    <w:rsid w:val="00EC7973"/>
    <w:rsid w:val="00ED33C7"/>
    <w:rsid w:val="00F11CAF"/>
    <w:rsid w:val="00F13D48"/>
    <w:rsid w:val="00F17583"/>
    <w:rsid w:val="00F17FCC"/>
    <w:rsid w:val="00F21E23"/>
    <w:rsid w:val="00F25113"/>
    <w:rsid w:val="00F30A83"/>
    <w:rsid w:val="00F31AA2"/>
    <w:rsid w:val="00F32C57"/>
    <w:rsid w:val="00F32CFD"/>
    <w:rsid w:val="00F33BF1"/>
    <w:rsid w:val="00F549A8"/>
    <w:rsid w:val="00F65F15"/>
    <w:rsid w:val="00F67C0C"/>
    <w:rsid w:val="00F709E9"/>
    <w:rsid w:val="00F7222B"/>
    <w:rsid w:val="00F72636"/>
    <w:rsid w:val="00F764FC"/>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68</Pages>
  <Words>18599</Words>
  <Characters>106019</Characters>
  <Application>Microsoft Office Word</Application>
  <DocSecurity>0</DocSecurity>
  <Lines>883</Lines>
  <Paragraphs>248</Paragraphs>
  <ScaleCrop>false</ScaleCrop>
  <Manager/>
  <Company/>
  <LinksUpToDate>false</LinksUpToDate>
  <CharactersWithSpaces>124370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(dzk3ja)</cp:lastModifiedBy>
  <cp:revision>130</cp:revision>
  <cp:lastPrinted>2026-10-13T22:22:00Z</cp:lastPrinted>
  <dcterms:created xsi:type="dcterms:W3CDTF">2026-10-12T00:06:00Z</dcterms:created>
  <dcterms:modified xsi:type="dcterms:W3CDTF">2026-10-21T16:22:00Z</dcterms:modified>
</cp:coreProperties>
</file>