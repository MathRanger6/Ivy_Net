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0F2EA2" w14:textId="77777777" w:rsidR="006B3BD3" w:rsidRPr="00782AEB" w:rsidRDefault="00000000" w:rsidP="00EC7973">
      <w:pPr>
        <w:pStyle w:val="Title"/>
        <w:numPr>
          <w:ilvl w:val="0"/>
          <w:numId w:val="12"/>
        </w:numPr>
        <w:rPr>
          <w:color w:val="auto"/>
        </w:rPr>
      </w:pPr>
      <w:r w:rsidRPr="00782AEB">
        <w:rPr>
          <w:color w:val="auto"/>
        </w:rPr>
        <w:t>Model Chapter Outline</w:t>
      </w:r>
    </w:p>
    <w:p w14:paraId="29BCA655" w14:textId="4B16B9E4" w:rsidR="00E92302" w:rsidRPr="001F2A33" w:rsidRDefault="00000000" w:rsidP="00E92302">
      <w:pPr>
        <w:pStyle w:val="ListBullet"/>
        <w:numPr>
          <w:ilvl w:val="0"/>
          <w:numId w:val="0"/>
        </w:numPr>
        <w:ind w:left="1224"/>
        <w:rPr>
          <w:ins w:id="0" w:author="Levine, Charles Roger CTR USARMY USMA (USA)" w:date="2026-10-05T08:36:00Z" w16du:dateUtc="2026-10-05T12:36:00Z"/>
          <w:rFonts w:asciiTheme="minorHAnsi" w:hAnsiTheme="minorHAnsi"/>
          <w:color w:val="0432FF"/>
        </w:rPr>
      </w:pPr>
      <w:del w:id="1" w:author="Levine, Charles Roger CTR USARMY USMA (USA)" w:date="2026-10-05T08:37:00Z" w16du:dateUtc="2026-10-05T12:37:00Z">
        <w:r w:rsidRPr="00782AEB" w:rsidDel="00E92302">
          <w:rPr>
            <w:color w:val="auto"/>
          </w:rPr>
          <w:delText xml:space="preserve">The </w:delText>
        </w:r>
      </w:del>
      <w:del w:id="2" w:author="Levine, Charles Roger CTR USARMY USMA (USA)" w:date="2026-10-04T19:05:00Z" w16du:dateUtc="2026-10-04T23:05:00Z">
        <w:r w:rsidRPr="00782AEB" w:rsidDel="00F11CAF">
          <w:rPr>
            <w:color w:val="auto"/>
          </w:rPr>
          <w:delText xml:space="preserve">question </w:delText>
        </w:r>
        <w:r w:rsidDel="00F11CAF">
          <w:delText>and the three-stage architecture</w:delText>
        </w:r>
      </w:del>
    </w:p>
    <w:p w14:paraId="56F3BD19" w14:textId="0B86CFCD" w:rsidR="00F17583" w:rsidRPr="00E92302" w:rsidRDefault="00E92302" w:rsidP="00E92302">
      <w:pPr>
        <w:pStyle w:val="Heading1"/>
        <w:numPr>
          <w:ilvl w:val="1"/>
          <w:numId w:val="12"/>
        </w:numPr>
        <w:rPr>
          <w:rPrChange w:id="3" w:author="Levine, Charles Roger CTR USARMY USMA (USA)" w:date="2026-10-05T08:37:00Z" w16du:dateUtc="2026-10-05T12:37:00Z">
            <w:rPr>
              <w:b w:val="0"/>
              <w:bCs w:val="0"/>
              <w:color w:val="0432FF"/>
              <w:sz w:val="24"/>
              <w:szCs w:val="24"/>
            </w:rPr>
          </w:rPrChange>
        </w:rPr>
      </w:pPr>
      <w:ins w:id="4" w:author="Levine, Charles Roger CTR USARMY USMA (USA)" w:date="2026-10-05T08:37:00Z" w16du:dateUtc="2026-10-05T12:37:00Z">
        <w:r>
          <w:t>The problem the model is built to explain</w:t>
        </w:r>
      </w:ins>
      <w:del w:id="5" w:author="Levine, Charles Roger CTR USARMY USMA (USA)" w:date="2026-10-05T08:36:00Z" w16du:dateUtc="2026-10-05T12:36:00Z">
        <w:r w:rsidR="00F17583" w:rsidDel="00E92302">
          <w:delText xml:space="preserve"> – </w:delText>
        </w:r>
      </w:del>
    </w:p>
    <w:p w14:paraId="192009AE" w14:textId="77777777" w:rsidR="00F30A83" w:rsidRPr="005F76C5" w:rsidRDefault="00F30A83" w:rsidP="005F76C5">
      <w:pPr>
        <w:pStyle w:val="NormalWeb"/>
        <w:ind w:left="864"/>
        <w:rPr>
          <w:ins w:id="6" w:author="Levine, Charles Roger CTR USARMY USMA (USA)" w:date="2026-10-04T18:13:00Z" w16du:dateUtc="2026-10-04T22:13:00Z"/>
          <w:rFonts w:asciiTheme="minorHAnsi" w:hAnsiTheme="minorHAnsi"/>
          <w:color w:val="0432FF"/>
          <w:rPrChange w:id="7" w:author="Levine, Charles Roger CTR USARMY USMA (USA)" w:date="2026-10-04T18:15:00Z" w16du:dateUtc="2026-10-04T22:15:00Z">
            <w:rPr>
              <w:ins w:id="8" w:author="Levine, Charles Roger CTR USARMY USMA (USA)" w:date="2026-10-04T18:13:00Z" w16du:dateUtc="2026-10-04T22:13:00Z"/>
            </w:rPr>
          </w:rPrChange>
        </w:rPr>
        <w:pPrChange w:id="9" w:author="Levine, Charles Roger CTR USARMY USMA (USA)" w:date="2026-10-04T18:14:00Z" w16du:dateUtc="2026-10-04T22:14:00Z">
          <w:pPr>
            <w:pStyle w:val="NormalWeb"/>
            <w:numPr>
              <w:numId w:val="12"/>
            </w:numPr>
            <w:ind w:left="360" w:hanging="360"/>
          </w:pPr>
        </w:pPrChange>
      </w:pPr>
      <w:ins w:id="10" w:author="Levine, Charles Roger CTR USARMY USMA (USA)" w:date="2026-10-04T18:13:00Z" w16du:dateUtc="2026-10-04T22:13:00Z">
        <w:r w:rsidRPr="00F11CAF">
          <w:rPr>
            <w:rFonts w:asciiTheme="minorHAnsi" w:hAnsiTheme="minorHAnsi"/>
            <w:color w:val="0432FF"/>
            <w:rPrChange w:id="11" w:author="Levine, Charles Roger CTR USARMY USMA (USA)" w:date="2026-10-04T19:05:00Z" w16du:dateUtc="2026-10-04T23:05:00Z">
              <w:rPr/>
            </w:rPrChange>
          </w:rPr>
          <w:t xml:space="preserve">Our model begins with a simple organizational reality: individuals enter with measurable characteristics and prior performance, develop alongside peers in a shared environment, are evaluated over time, and </w:t>
        </w:r>
        <w:r w:rsidRPr="005F76C5">
          <w:rPr>
            <w:rFonts w:asciiTheme="minorHAnsi" w:hAnsiTheme="minorHAnsi"/>
            <w:color w:val="0432FF"/>
            <w:rPrChange w:id="12" w:author="Levine, Charles Roger CTR USARMY USMA (USA)" w:date="2026-10-04T18:15:00Z" w16du:dateUtc="2026-10-04T22:15:00Z">
              <w:rPr/>
            </w:rPrChange>
          </w:rPr>
          <w:t xml:space="preserve">eventually face decisions that distinguish some from others. Those decisions, such as promotion, selection, admission, drafting, tenure, or other scarce opportunities, are observable signals of what the organization defines as success. The central problem of this chapter is to explain how an individual's environment can shape the probability of that later success. Individuals do not develop or compete in isolation. They are assigned to groups that include peers, their performance is evaluated within those environments, and only afterward are some selected for a limited opportunity. These processes are related, but they are not the same process. We therefore represent advancement as three distinct stages: </w:t>
        </w:r>
        <w:r w:rsidRPr="005F76C5">
          <w:rPr>
            <w:rStyle w:val="Strong"/>
            <w:rFonts w:asciiTheme="minorHAnsi" w:hAnsiTheme="minorHAnsi"/>
            <w:color w:val="0432FF"/>
            <w:rPrChange w:id="13" w:author="Levine, Charles Roger CTR USARMY USMA (USA)" w:date="2026-10-04T18:15:00Z" w16du:dateUtc="2026-10-04T22:15:00Z">
              <w:rPr>
                <w:rStyle w:val="Strong"/>
              </w:rPr>
            </w:rPrChange>
          </w:rPr>
          <w:t>ASSIGN, SCORE, and SELECT</w:t>
        </w:r>
        <w:r w:rsidRPr="005F76C5">
          <w:rPr>
            <w:rFonts w:asciiTheme="minorHAnsi" w:hAnsiTheme="minorHAnsi"/>
            <w:color w:val="0432FF"/>
            <w:rPrChange w:id="14" w:author="Levine, Charles Roger CTR USARMY USMA (USA)" w:date="2026-10-04T18:15:00Z" w16du:dateUtc="2026-10-04T22:15:00Z">
              <w:rPr/>
            </w:rPrChange>
          </w:rPr>
          <w:t>. In this way, the mechanisms that generate peer environments can be separated from the mechanisms that translate performance into outcomes.</w:t>
        </w:r>
      </w:ins>
    </w:p>
    <w:p w14:paraId="7D20113A" w14:textId="77777777" w:rsidR="00F30A83" w:rsidRPr="005F76C5" w:rsidRDefault="00F30A83" w:rsidP="00F30A83">
      <w:pPr>
        <w:pStyle w:val="NormalWeb"/>
        <w:ind w:left="864"/>
        <w:rPr>
          <w:ins w:id="15" w:author="Levine, Charles Roger CTR USARMY USMA (USA)" w:date="2026-10-04T18:13:00Z" w16du:dateUtc="2026-10-04T22:13:00Z"/>
          <w:color w:val="0432FF"/>
          <w:rPrChange w:id="16" w:author="Levine, Charles Roger CTR USARMY USMA (USA)" w:date="2026-10-04T18:15:00Z" w16du:dateUtc="2026-10-04T22:15:00Z">
            <w:rPr>
              <w:ins w:id="17" w:author="Levine, Charles Roger CTR USARMY USMA (USA)" w:date="2026-10-04T18:13:00Z" w16du:dateUtc="2026-10-04T22:13:00Z"/>
            </w:rPr>
          </w:rPrChange>
        </w:rPr>
        <w:pPrChange w:id="18" w:author="Levine, Charles Roger CTR USARMY USMA (USA)" w:date="2026-10-04T18:14:00Z" w16du:dateUtc="2026-10-04T22:14:00Z">
          <w:pPr>
            <w:pStyle w:val="NormalWeb"/>
            <w:numPr>
              <w:numId w:val="12"/>
            </w:numPr>
            <w:ind w:left="360" w:hanging="360"/>
          </w:pPr>
        </w:pPrChange>
      </w:pPr>
      <w:ins w:id="19" w:author="Levine, Charles Roger CTR USARMY USMA (USA)" w:date="2026-10-04T18:13:00Z" w16du:dateUtc="2026-10-04T22:13:00Z">
        <w:r w:rsidRPr="005F76C5">
          <w:rPr>
            <w:rFonts w:asciiTheme="minorHAnsi" w:hAnsiTheme="minorHAnsi"/>
            <w:color w:val="0432FF"/>
            <w:rPrChange w:id="20" w:author="Levine, Charles Roger CTR USARMY USMA (USA)" w:date="2026-10-04T18:15:00Z" w16du:dateUtc="2026-10-04T22:15:00Z">
              <w:rPr/>
            </w:rPrChange>
          </w:rPr>
          <w:t>Our model does not seek to reproduce every institutional detail of the empirical domains we study. Instead, it provides a minimal framework for asking when group composition changes individual competitive outcomes, which mechanisms are necessary for that effect to emerge, and how the resulting patterns depend on the structures of assignment, scoring, and selection</w:t>
        </w:r>
        <w:r w:rsidRPr="005F76C5">
          <w:rPr>
            <w:color w:val="0432FF"/>
            <w:rPrChange w:id="21" w:author="Levine, Charles Roger CTR USARMY USMA (USA)" w:date="2026-10-04T18:15:00Z" w16du:dateUtc="2026-10-04T22:15:00Z">
              <w:rPr/>
            </w:rPrChange>
          </w:rPr>
          <w:t>.</w:t>
        </w:r>
      </w:ins>
    </w:p>
    <w:p w14:paraId="5E1C9AE7" w14:textId="782B755D" w:rsidR="00F17583" w:rsidDel="00F30A83" w:rsidRDefault="00F17583" w:rsidP="00F30A83">
      <w:pPr>
        <w:pStyle w:val="NormalWeb"/>
        <w:rPr>
          <w:del w:id="22" w:author="Levine, Charles Roger CTR USARMY USMA (USA)" w:date="2026-10-04T18:11:00Z" w16du:dateUtc="2026-10-04T22:11:00Z"/>
        </w:rPr>
      </w:pPr>
      <w:del w:id="23" w:author="Levine, Charles Roger CTR USARMY USMA (USA)" w:date="2026-10-04T18:11:00Z" w16du:dateUtc="2026-10-04T22:11:00Z">
        <w:r w:rsidRPr="00F30A83" w:rsidDel="00F30A83">
          <w:rPr>
            <w:rFonts w:asciiTheme="minorHAnsi" w:eastAsiaTheme="majorEastAsia" w:hAnsiTheme="minorHAnsi" w:cstheme="majorBidi"/>
            <w:b/>
            <w:bCs/>
            <w:color w:val="0432FF"/>
            <w:rPrChange w:id="24" w:author="Levine, Charles Roger CTR USARMY USMA (USA)" w:date="2026-10-04T18:12:00Z" w16du:dateUtc="2026-10-04T22:12:00Z">
              <w:rPr/>
            </w:rPrChange>
          </w:rPr>
          <w:delText>The central problem of this chapter is to explain how an individual's environment can shape the probability of later success. Individuals do not develop or compete in isolation. They are assigned to</w:delText>
        </w:r>
        <w:r w:rsidR="00782AEB" w:rsidRPr="00F30A83" w:rsidDel="00F30A83">
          <w:rPr>
            <w:rFonts w:asciiTheme="minorHAnsi" w:hAnsiTheme="minorHAnsi"/>
            <w:b/>
            <w:bCs/>
            <w:color w:val="0432FF"/>
            <w:rPrChange w:id="25" w:author="Levine, Charles Roger CTR USARMY USMA (USA)" w:date="2026-10-04T18:12:00Z" w16du:dateUtc="2026-10-04T22:12:00Z">
              <w:rPr/>
            </w:rPrChange>
          </w:rPr>
          <w:delText xml:space="preserve"> </w:delText>
        </w:r>
        <w:r w:rsidRPr="00F30A83" w:rsidDel="00F30A83">
          <w:rPr>
            <w:rFonts w:asciiTheme="minorHAnsi" w:eastAsiaTheme="majorEastAsia" w:hAnsiTheme="minorHAnsi" w:cstheme="majorBidi"/>
            <w:b/>
            <w:bCs/>
            <w:color w:val="0432FF"/>
            <w:rPrChange w:id="26" w:author="Levine, Charles Roger CTR USARMY USMA (USA)" w:date="2026-10-04T18:12:00Z" w16du:dateUtc="2026-10-04T22:12:00Z">
              <w:rPr/>
            </w:rPrChange>
          </w:rPr>
          <w:delText>groups, their performance is evaluated within those environments, and only afterward are some selected for a limited opportunity. These processes are related, but they are not the same process. We therefore represent advancement as three distinct stages—ASSIGN, SCORE, and SELECT—so that the mechanisms generating peer environments can be separated from the mechanisms that translate performance into outcomes.</w:delText>
        </w:r>
      </w:del>
    </w:p>
    <w:p w14:paraId="797CE85F" w14:textId="48B9C0A3" w:rsidR="006B3BD3" w:rsidRPr="000679A2" w:rsidDel="00F30A83" w:rsidRDefault="00F17583" w:rsidP="00F30A83">
      <w:pPr>
        <w:pStyle w:val="NormalWeb"/>
        <w:ind w:left="1224"/>
        <w:rPr>
          <w:del w:id="27" w:author="Levine, Charles Roger CTR USARMY USMA (USA)" w:date="2026-10-04T18:13:00Z" w16du:dateUtc="2026-10-04T22:13:00Z"/>
        </w:rPr>
        <w:pPrChange w:id="28" w:author="Levine, Charles Roger CTR USARMY USMA (USA)" w:date="2026-10-04T18:12:00Z" w16du:dateUtc="2026-10-04T22:12:00Z">
          <w:pPr>
            <w:pStyle w:val="Heading1"/>
            <w:ind w:left="792"/>
          </w:pPr>
        </w:pPrChange>
      </w:pPr>
      <w:del w:id="29" w:author="Levine, Charles Roger CTR USARMY USMA (USA)" w:date="2026-10-04T18:13:00Z" w16du:dateUtc="2026-10-04T22:13:00Z">
        <w:r w:rsidRPr="000679A2" w:rsidDel="00F30A83">
          <w:delText>The purpose of the model is not to reproduce every institutional detail of a particular empirical setting. Instead, it provides a minimal framework for asking when group composition changes individual competitive outcomes, which mechanisms are necessary for that effect to emerge, and how the resulting patterns depend on the structure of assignment and selection.</w:delText>
        </w:r>
      </w:del>
    </w:p>
    <w:p w14:paraId="1808DBE9" w14:textId="77777777" w:rsidR="005D1A3F" w:rsidRPr="005D1A3F" w:rsidRDefault="00F11CAF" w:rsidP="00F11CAF">
      <w:pPr>
        <w:pStyle w:val="ListBullet"/>
        <w:numPr>
          <w:ilvl w:val="2"/>
          <w:numId w:val="12"/>
        </w:numPr>
        <w:rPr>
          <w:ins w:id="30" w:author="Levine, Charles Roger CTR USARMY USMA (USA)" w:date="2026-10-05T05:31:00Z" w16du:dateUtc="2026-10-05T09:31:00Z"/>
          <w:rFonts w:asciiTheme="minorHAnsi" w:hAnsiTheme="minorHAnsi"/>
          <w:color w:val="0432FF"/>
          <w:rPrChange w:id="31" w:author="Levine, Charles Roger CTR USARMY USMA (USA)" w:date="2026-10-05T05:31:00Z" w16du:dateUtc="2026-10-05T09:31:00Z">
            <w:rPr>
              <w:ins w:id="32" w:author="Levine, Charles Roger CTR USARMY USMA (USA)" w:date="2026-10-05T05:31:00Z" w16du:dateUtc="2026-10-05T09:31:00Z"/>
            </w:rPr>
          </w:rPrChange>
        </w:rPr>
      </w:pPr>
      <w:ins w:id="33" w:author="Levine, Charles Roger CTR USARMY USMA (USA)" w:date="2026-10-04T19:08:00Z" w16du:dateUtc="2026-10-04T23:08:00Z">
        <w:r>
          <w:t xml:space="preserve">Why strong environments do not always produce greater success. </w:t>
        </w:r>
      </w:ins>
    </w:p>
    <w:p w14:paraId="65F527AB" w14:textId="13F779D0" w:rsidR="00F11CAF" w:rsidRPr="00F11CAF" w:rsidRDefault="00F11CAF" w:rsidP="005D1A3F">
      <w:pPr>
        <w:pStyle w:val="ListBullet"/>
        <w:numPr>
          <w:ilvl w:val="0"/>
          <w:numId w:val="0"/>
        </w:numPr>
        <w:ind w:left="1224"/>
        <w:rPr>
          <w:ins w:id="34" w:author="Levine, Charles Roger CTR USARMY USMA (USA)" w:date="2026-10-04T19:13:00Z" w16du:dateUtc="2026-10-04T23:13:00Z"/>
          <w:rFonts w:asciiTheme="minorHAnsi" w:hAnsiTheme="minorHAnsi"/>
          <w:color w:val="0432FF"/>
        </w:rPr>
        <w:pPrChange w:id="35" w:author="Levine, Charles Roger CTR USARMY USMA (USA)" w:date="2026-10-05T05:31:00Z" w16du:dateUtc="2026-10-05T09:31:00Z">
          <w:pPr>
            <w:pStyle w:val="ListBullet"/>
            <w:numPr>
              <w:ilvl w:val="2"/>
              <w:numId w:val="12"/>
            </w:numPr>
            <w:tabs>
              <w:tab w:val="clear" w:pos="360"/>
            </w:tabs>
            <w:ind w:left="1224" w:hanging="504"/>
          </w:pPr>
        </w:pPrChange>
      </w:pPr>
      <w:ins w:id="36" w:author="Levine, Charles Roger CTR USARMY USMA (USA)" w:date="2026-10-04T19:13:00Z" w16du:dateUtc="2026-10-04T23:13:00Z">
        <w:r w:rsidRPr="00F11CAF">
          <w:rPr>
            <w:rFonts w:asciiTheme="minorHAnsi" w:hAnsiTheme="minorHAnsi"/>
            <w:color w:val="0432FF"/>
          </w:rPr>
          <w:t>At first glance, stronger environments appear advantageous. High-performing groups often contain individuals who later achieve desirable outcomes at higher rates, making it natural to associate group quality with individual success. Our empirical results, however, suggest that this relationship is not uniformly positive across all individuals or all parts of the performance distribution. In some settings, the apparent advantage associated with stronger peers weakens among individuals near the upper end of the distribution and, under some conditions, can reverse.</w:t>
        </w:r>
      </w:ins>
    </w:p>
    <w:p w14:paraId="78899E3F" w14:textId="77777777" w:rsidR="00F11CAF" w:rsidRDefault="00F11CAF" w:rsidP="00F11CAF">
      <w:pPr>
        <w:pStyle w:val="ListBullet"/>
        <w:numPr>
          <w:ilvl w:val="0"/>
          <w:numId w:val="0"/>
        </w:numPr>
        <w:ind w:left="1224"/>
        <w:rPr>
          <w:ins w:id="37" w:author="Levine, Charles Roger CTR USARMY USMA (USA)" w:date="2026-10-04T19:14:00Z" w16du:dateUtc="2026-10-04T23:14:00Z"/>
          <w:rFonts w:asciiTheme="minorHAnsi" w:hAnsiTheme="minorHAnsi"/>
          <w:color w:val="0432FF"/>
        </w:rPr>
      </w:pPr>
    </w:p>
    <w:p w14:paraId="3C54A1DF" w14:textId="78588F97" w:rsidR="00F11CAF" w:rsidRDefault="00F11CAF" w:rsidP="00F11CAF">
      <w:pPr>
        <w:pStyle w:val="ListBullet"/>
        <w:numPr>
          <w:ilvl w:val="0"/>
          <w:numId w:val="0"/>
        </w:numPr>
        <w:ind w:left="1224"/>
        <w:rPr>
          <w:ins w:id="38" w:author="Levine, Charles Roger CTR USARMY USMA (USA)" w:date="2026-10-05T05:33:00Z" w16du:dateUtc="2026-10-05T09:33:00Z"/>
          <w:rFonts w:asciiTheme="minorHAnsi" w:hAnsiTheme="minorHAnsi"/>
          <w:color w:val="0432FF"/>
        </w:rPr>
      </w:pPr>
      <w:ins w:id="39" w:author="Levine, Charles Roger CTR USARMY USMA (USA)" w:date="2026-10-04T19:13:00Z" w16du:dateUtc="2026-10-04T23:13:00Z">
        <w:r w:rsidRPr="00F11CAF">
          <w:rPr>
            <w:rFonts w:asciiTheme="minorHAnsi" w:hAnsiTheme="minorHAnsi"/>
            <w:color w:val="0432FF"/>
          </w:rPr>
          <w:t>This pattern presents the motivating puzzle for the model. If stronger groups generally provide access to better peers, information, norms, resources, or developmental opportunities, why should the relationship between peer quality and later success ever weaken? Answering that question requires us to separate the value of the environment from the process through which later outcomes are awarded.</w:t>
        </w:r>
      </w:ins>
    </w:p>
    <w:p w14:paraId="2876E6DC" w14:textId="77777777" w:rsidR="00B654E4" w:rsidRPr="00F11CAF" w:rsidRDefault="00B654E4" w:rsidP="00F11CAF">
      <w:pPr>
        <w:pStyle w:val="ListBullet"/>
        <w:numPr>
          <w:ilvl w:val="0"/>
          <w:numId w:val="0"/>
        </w:numPr>
        <w:ind w:left="1224"/>
        <w:rPr>
          <w:ins w:id="40" w:author="Levine, Charles Roger CTR USARMY USMA (USA)" w:date="2026-10-04T19:14:00Z" w16du:dateUtc="2026-10-04T23:14:00Z"/>
          <w:rPrChange w:id="41" w:author="Levine, Charles Roger CTR USARMY USMA (USA)" w:date="2026-10-04T19:14:00Z" w16du:dateUtc="2026-10-04T23:14:00Z">
            <w:rPr>
              <w:ins w:id="42" w:author="Levine, Charles Roger CTR USARMY USMA (USA)" w:date="2026-10-04T19:14:00Z" w16du:dateUtc="2026-10-04T23:14:00Z"/>
              <w:rFonts w:asciiTheme="minorHAnsi" w:hAnsiTheme="minorHAnsi"/>
              <w:color w:val="0432FF"/>
            </w:rPr>
          </w:rPrChange>
        </w:rPr>
        <w:pPrChange w:id="43" w:author="Levine, Charles Roger CTR USARMY USMA (USA)" w:date="2026-10-04T19:14:00Z" w16du:dateUtc="2026-10-04T23:14:00Z">
          <w:pPr>
            <w:pStyle w:val="ListBullet"/>
            <w:numPr>
              <w:ilvl w:val="2"/>
              <w:numId w:val="12"/>
            </w:numPr>
            <w:tabs>
              <w:tab w:val="clear" w:pos="360"/>
            </w:tabs>
            <w:ind w:left="1224" w:hanging="504"/>
          </w:pPr>
        </w:pPrChange>
      </w:pPr>
    </w:p>
    <w:p w14:paraId="6508446C" w14:textId="77777777" w:rsidR="005D1A3F" w:rsidRPr="005D1A3F" w:rsidRDefault="00F11CAF" w:rsidP="00F11CAF">
      <w:pPr>
        <w:pStyle w:val="ListBullet"/>
        <w:numPr>
          <w:ilvl w:val="2"/>
          <w:numId w:val="12"/>
        </w:numPr>
        <w:rPr>
          <w:ins w:id="44" w:author="Levine, Charles Roger CTR USARMY USMA (USA)" w:date="2026-10-05T05:31:00Z" w16du:dateUtc="2026-10-05T09:31:00Z"/>
          <w:rFonts w:asciiTheme="minorHAnsi" w:hAnsiTheme="minorHAnsi"/>
          <w:color w:val="0432FF"/>
          <w:rPrChange w:id="45" w:author="Levine, Charles Roger CTR USARMY USMA (USA)" w:date="2026-10-05T05:31:00Z" w16du:dateUtc="2026-10-05T09:31:00Z">
            <w:rPr>
              <w:ins w:id="46" w:author="Levine, Charles Roger CTR USARMY USMA (USA)" w:date="2026-10-05T05:31:00Z" w16du:dateUtc="2026-10-05T09:31:00Z"/>
            </w:rPr>
          </w:rPrChange>
        </w:rPr>
      </w:pPr>
      <w:ins w:id="47" w:author="Levine, Charles Roger CTR USARMY USMA (USA)" w:date="2026-10-04T19:08:00Z" w16du:dateUtc="2026-10-04T23:08:00Z">
        <w:r>
          <w:t xml:space="preserve">Separating environmental effects from later selection. </w:t>
        </w:r>
      </w:ins>
    </w:p>
    <w:p w14:paraId="66D67286" w14:textId="25D7DB64" w:rsidR="00F11CAF" w:rsidRPr="00990069" w:rsidRDefault="00F11CAF" w:rsidP="005D1A3F">
      <w:pPr>
        <w:pStyle w:val="ListBullet"/>
        <w:numPr>
          <w:ilvl w:val="0"/>
          <w:numId w:val="0"/>
        </w:numPr>
        <w:ind w:left="1224"/>
        <w:rPr>
          <w:ins w:id="48" w:author="Levine, Charles Roger CTR USARMY USMA (USA)" w:date="2026-10-04T19:15:00Z" w16du:dateUtc="2026-10-04T23:15:00Z"/>
          <w:rFonts w:asciiTheme="minorHAnsi" w:hAnsiTheme="minorHAnsi"/>
          <w:color w:val="0432FF"/>
          <w:rPrChange w:id="49" w:author="Levine, Charles Roger CTR USARMY USMA (USA)" w:date="2026-10-04T19:15:00Z" w16du:dateUtc="2026-10-04T23:15:00Z">
            <w:rPr>
              <w:ins w:id="50" w:author="Levine, Charles Roger CTR USARMY USMA (USA)" w:date="2026-10-04T19:15:00Z" w16du:dateUtc="2026-10-04T23:15:00Z"/>
            </w:rPr>
          </w:rPrChange>
        </w:rPr>
        <w:pPrChange w:id="51" w:author="Levine, Charles Roger CTR USARMY USMA (USA)" w:date="2026-10-05T05:31:00Z" w16du:dateUtc="2026-10-05T09:31:00Z">
          <w:pPr>
            <w:pStyle w:val="ListBullet"/>
            <w:numPr>
              <w:ilvl w:val="2"/>
              <w:numId w:val="12"/>
            </w:numPr>
            <w:tabs>
              <w:tab w:val="clear" w:pos="360"/>
            </w:tabs>
            <w:ind w:left="1224" w:hanging="504"/>
          </w:pPr>
        </w:pPrChange>
      </w:pPr>
      <w:ins w:id="52" w:author="Levine, Charles Roger CTR USARMY USMA (USA)" w:date="2026-10-04T19:15:00Z" w16du:dateUtc="2026-10-04T23:15:00Z">
        <w:r w:rsidRPr="00990069">
          <w:rPr>
            <w:rFonts w:asciiTheme="minorHAnsi" w:hAnsiTheme="minorHAnsi"/>
            <w:color w:val="0432FF"/>
            <w:rPrChange w:id="53" w:author="Levine, Charles Roger CTR USARMY USMA (USA)" w:date="2026-10-04T19:15:00Z" w16du:dateUtc="2026-10-04T23:15:00Z">
              <w:rPr/>
            </w:rPrChange>
          </w:rPr>
          <w:t xml:space="preserve">The quality of an individual's environment and the probability of later selection describe different parts of the organizational process. A strong environment may improve learning, development, information, visibility, or performance. The same environment may also </w:t>
        </w:r>
      </w:ins>
      <w:ins w:id="54" w:author="Levine, Charles Roger CTR USARMY USMA (USA)" w:date="2026-10-04T19:44:00Z" w16du:dateUtc="2026-10-04T23:44:00Z">
        <w:r w:rsidR="00873F7F">
          <w:rPr>
            <w:rFonts w:asciiTheme="minorHAnsi" w:hAnsiTheme="minorHAnsi"/>
            <w:color w:val="0432FF"/>
          </w:rPr>
          <w:t xml:space="preserve">introduce competitive challenges that </w:t>
        </w:r>
      </w:ins>
      <w:ins w:id="55" w:author="Levine, Charles Roger CTR USARMY USMA (USA)" w:date="2026-10-04T19:45:00Z" w16du:dateUtc="2026-10-04T23:45:00Z">
        <w:r w:rsidR="00873F7F">
          <w:rPr>
            <w:rFonts w:asciiTheme="minorHAnsi" w:hAnsiTheme="minorHAnsi"/>
            <w:color w:val="0432FF"/>
          </w:rPr>
          <w:t>ascribe</w:t>
        </w:r>
      </w:ins>
      <w:ins w:id="56" w:author="Levine, Charles Roger CTR USARMY USMA (USA)" w:date="2026-10-04T19:15:00Z" w16du:dateUtc="2026-10-04T23:15:00Z">
        <w:r w:rsidRPr="00990069">
          <w:rPr>
            <w:rFonts w:asciiTheme="minorHAnsi" w:hAnsiTheme="minorHAnsi"/>
            <w:color w:val="0432FF"/>
            <w:rPrChange w:id="57" w:author="Levine, Charles Roger CTR USARMY USMA (USA)" w:date="2026-10-04T19:15:00Z" w16du:dateUtc="2026-10-04T23:15:00Z">
              <w:rPr/>
            </w:rPrChange>
          </w:rPr>
          <w:t xml:space="preserve"> relative standing or </w:t>
        </w:r>
      </w:ins>
      <w:ins w:id="58" w:author="Levine, Charles Roger CTR USARMY USMA (USA)" w:date="2026-10-04T19:44:00Z" w16du:dateUtc="2026-10-04T23:44:00Z">
        <w:r w:rsidR="00873F7F">
          <w:rPr>
            <w:rFonts w:asciiTheme="minorHAnsi" w:hAnsiTheme="minorHAnsi"/>
            <w:color w:val="0432FF"/>
          </w:rPr>
          <w:t xml:space="preserve">create </w:t>
        </w:r>
      </w:ins>
      <w:ins w:id="59" w:author="Levine, Charles Roger CTR USARMY USMA (USA)" w:date="2026-10-04T19:45:00Z" w16du:dateUtc="2026-10-04T23:45:00Z">
        <w:r w:rsidR="00873F7F">
          <w:rPr>
            <w:rFonts w:asciiTheme="minorHAnsi" w:hAnsiTheme="minorHAnsi"/>
            <w:color w:val="0432FF"/>
          </w:rPr>
          <w:t>difficulty</w:t>
        </w:r>
      </w:ins>
      <w:ins w:id="60" w:author="Levine, Charles Roger CTR USARMY USMA (USA)" w:date="2026-10-04T19:15:00Z" w16du:dateUtc="2026-10-04T23:15:00Z">
        <w:r w:rsidRPr="00990069">
          <w:rPr>
            <w:rFonts w:asciiTheme="minorHAnsi" w:hAnsiTheme="minorHAnsi"/>
            <w:color w:val="0432FF"/>
            <w:rPrChange w:id="61" w:author="Levine, Charles Roger CTR USARMY USMA (USA)" w:date="2026-10-04T19:15:00Z" w16du:dateUtc="2026-10-04T23:15:00Z">
              <w:rPr/>
            </w:rPrChange>
          </w:rPr>
          <w:t xml:space="preserve"> distinguishing oneself from nearby competitors. These effects occur before the organization converts individual performance into a later outcome.</w:t>
        </w:r>
      </w:ins>
    </w:p>
    <w:p w14:paraId="2D696548" w14:textId="77777777" w:rsidR="00990069" w:rsidRPr="00990069" w:rsidRDefault="00990069" w:rsidP="00990069">
      <w:pPr>
        <w:pStyle w:val="ListBullet"/>
        <w:numPr>
          <w:ilvl w:val="0"/>
          <w:numId w:val="0"/>
        </w:numPr>
        <w:ind w:left="1224"/>
        <w:rPr>
          <w:ins w:id="62" w:author="Levine, Charles Roger CTR USARMY USMA (USA)" w:date="2026-10-04T19:15:00Z" w16du:dateUtc="2026-10-04T23:15:00Z"/>
          <w:rFonts w:asciiTheme="minorHAnsi" w:hAnsiTheme="minorHAnsi"/>
          <w:color w:val="0432FF"/>
          <w:rPrChange w:id="63" w:author="Levine, Charles Roger CTR USARMY USMA (USA)" w:date="2026-10-04T19:15:00Z" w16du:dateUtc="2026-10-04T23:15:00Z">
            <w:rPr>
              <w:ins w:id="64" w:author="Levine, Charles Roger CTR USARMY USMA (USA)" w:date="2026-10-04T19:15:00Z" w16du:dateUtc="2026-10-04T23:15:00Z"/>
            </w:rPr>
          </w:rPrChange>
        </w:rPr>
      </w:pPr>
    </w:p>
    <w:p w14:paraId="1FE9F266" w14:textId="24495C5F" w:rsidR="00F11CAF" w:rsidRDefault="00F11CAF" w:rsidP="00990069">
      <w:pPr>
        <w:pStyle w:val="ListBullet"/>
        <w:numPr>
          <w:ilvl w:val="0"/>
          <w:numId w:val="0"/>
        </w:numPr>
        <w:ind w:left="1224"/>
        <w:rPr>
          <w:ins w:id="65" w:author="Levine, Charles Roger CTR USARMY USMA (USA)" w:date="2026-10-05T05:33:00Z" w16du:dateUtc="2026-10-05T09:33:00Z"/>
          <w:rFonts w:asciiTheme="minorHAnsi" w:hAnsiTheme="minorHAnsi"/>
          <w:color w:val="0432FF"/>
        </w:rPr>
      </w:pPr>
      <w:ins w:id="66" w:author="Levine, Charles Roger CTR USARMY USMA (USA)" w:date="2026-10-04T19:15:00Z" w16du:dateUtc="2026-10-04T23:15:00Z">
        <w:r w:rsidRPr="00990069">
          <w:rPr>
            <w:rFonts w:asciiTheme="minorHAnsi" w:hAnsiTheme="minorHAnsi"/>
            <w:color w:val="0432FF"/>
            <w:rPrChange w:id="67" w:author="Levine, Charles Roger CTR USARMY USMA (USA)" w:date="2026-10-04T19:15:00Z" w16du:dateUtc="2026-10-04T23:15:00Z">
              <w:rPr/>
            </w:rPrChange>
          </w:rPr>
          <w:t xml:space="preserve">Selection therefore cannot be treated as a direct measure of environmental value. An individual may benefit from a strong environment without ultimately being selected, while another may receive a favorable outcome for reasons that depend on the rules governing </w:t>
        </w:r>
        <w:r w:rsidRPr="00990069">
          <w:rPr>
            <w:rFonts w:asciiTheme="minorHAnsi" w:hAnsiTheme="minorHAnsi"/>
            <w:color w:val="0432FF"/>
            <w:rPrChange w:id="68" w:author="Levine, Charles Roger CTR USARMY USMA (USA)" w:date="2026-10-04T19:15:00Z" w16du:dateUtc="2026-10-04T23:15:00Z">
              <w:rPr/>
            </w:rPrChange>
          </w:rPr>
          <w:lastRenderedPageBreak/>
          <w:t>evaluation and selection rather than on environmental benefits alone. The model separates these processes so that the effects associated with the peer environment are not automatically conflated with the institutional process that produces success.</w:t>
        </w:r>
      </w:ins>
    </w:p>
    <w:p w14:paraId="352BCC5C" w14:textId="77777777" w:rsidR="00B654E4" w:rsidRPr="00990069" w:rsidRDefault="00B654E4" w:rsidP="00990069">
      <w:pPr>
        <w:pStyle w:val="ListBullet"/>
        <w:numPr>
          <w:ilvl w:val="0"/>
          <w:numId w:val="0"/>
        </w:numPr>
        <w:ind w:left="1224"/>
        <w:rPr>
          <w:ins w:id="69" w:author="Levine, Charles Roger CTR USARMY USMA (USA)" w:date="2026-10-04T19:08:00Z" w16du:dateUtc="2026-10-04T23:08:00Z"/>
          <w:rFonts w:asciiTheme="minorHAnsi" w:hAnsiTheme="minorHAnsi"/>
          <w:color w:val="0432FF"/>
          <w:rPrChange w:id="70" w:author="Levine, Charles Roger CTR USARMY USMA (USA)" w:date="2026-10-04T19:15:00Z" w16du:dateUtc="2026-10-04T23:15:00Z">
            <w:rPr>
              <w:ins w:id="71" w:author="Levine, Charles Roger CTR USARMY USMA (USA)" w:date="2026-10-04T19:08:00Z" w16du:dateUtc="2026-10-04T23:08:00Z"/>
            </w:rPr>
          </w:rPrChange>
        </w:rPr>
        <w:pPrChange w:id="72" w:author="Levine, Charles Roger CTR USARMY USMA (USA)" w:date="2026-10-04T19:15:00Z" w16du:dateUtc="2026-10-04T23:15:00Z">
          <w:pPr>
            <w:pStyle w:val="ListBullet"/>
            <w:numPr>
              <w:ilvl w:val="2"/>
              <w:numId w:val="12"/>
            </w:numPr>
            <w:tabs>
              <w:tab w:val="clear" w:pos="360"/>
            </w:tabs>
            <w:ind w:left="1224" w:hanging="504"/>
          </w:pPr>
        </w:pPrChange>
      </w:pPr>
    </w:p>
    <w:p w14:paraId="65C6CCB4" w14:textId="77777777" w:rsidR="005D1A3F" w:rsidRPr="005D1A3F" w:rsidRDefault="00F11CAF" w:rsidP="00990069">
      <w:pPr>
        <w:pStyle w:val="ListBullet"/>
        <w:numPr>
          <w:ilvl w:val="2"/>
          <w:numId w:val="12"/>
        </w:numPr>
        <w:rPr>
          <w:ins w:id="73" w:author="Levine, Charles Roger CTR USARMY USMA (USA)" w:date="2026-10-05T05:31:00Z" w16du:dateUtc="2026-10-05T09:31:00Z"/>
          <w:rFonts w:asciiTheme="minorHAnsi" w:hAnsiTheme="minorHAnsi"/>
          <w:color w:val="0432FF"/>
          <w:rPrChange w:id="74" w:author="Levine, Charles Roger CTR USARMY USMA (USA)" w:date="2026-10-05T05:31:00Z" w16du:dateUtc="2026-10-05T09:31:00Z">
            <w:rPr>
              <w:ins w:id="75" w:author="Levine, Charles Roger CTR USARMY USMA (USA)" w:date="2026-10-05T05:31:00Z" w16du:dateUtc="2026-10-05T09:31:00Z"/>
            </w:rPr>
          </w:rPrChange>
        </w:rPr>
      </w:pPr>
      <w:ins w:id="76" w:author="Levine, Charles Roger CTR USARMY USMA (USA)" w:date="2026-10-04T19:08:00Z" w16du:dateUtc="2026-10-04T23:08:00Z">
        <w:r>
          <w:t xml:space="preserve">A simple organizational example. </w:t>
        </w:r>
      </w:ins>
    </w:p>
    <w:p w14:paraId="7FAAA079" w14:textId="03DD8F15" w:rsidR="00990069" w:rsidRPr="00990069" w:rsidRDefault="00990069" w:rsidP="005D1A3F">
      <w:pPr>
        <w:pStyle w:val="ListBullet"/>
        <w:numPr>
          <w:ilvl w:val="0"/>
          <w:numId w:val="0"/>
        </w:numPr>
        <w:ind w:left="1224"/>
        <w:rPr>
          <w:ins w:id="77" w:author="Levine, Charles Roger CTR USARMY USMA (USA)" w:date="2026-10-04T19:16:00Z" w16du:dateUtc="2026-10-04T23:16:00Z"/>
          <w:rFonts w:asciiTheme="minorHAnsi" w:hAnsiTheme="minorHAnsi"/>
          <w:color w:val="0432FF"/>
          <w:rPrChange w:id="78" w:author="Levine, Charles Roger CTR USARMY USMA (USA)" w:date="2026-10-04T19:16:00Z" w16du:dateUtc="2026-10-04T23:16:00Z">
            <w:rPr>
              <w:ins w:id="79" w:author="Levine, Charles Roger CTR USARMY USMA (USA)" w:date="2026-10-04T19:16:00Z" w16du:dateUtc="2026-10-04T23:16:00Z"/>
            </w:rPr>
          </w:rPrChange>
        </w:rPr>
        <w:pPrChange w:id="80" w:author="Levine, Charles Roger CTR USARMY USMA (USA)" w:date="2026-10-05T05:31:00Z" w16du:dateUtc="2026-10-05T09:31:00Z">
          <w:pPr>
            <w:pStyle w:val="ListBullet"/>
            <w:numPr>
              <w:ilvl w:val="2"/>
              <w:numId w:val="12"/>
            </w:numPr>
            <w:tabs>
              <w:tab w:val="clear" w:pos="360"/>
            </w:tabs>
            <w:ind w:left="1224" w:hanging="504"/>
          </w:pPr>
        </w:pPrChange>
      </w:pPr>
      <w:ins w:id="81" w:author="Levine, Charles Roger CTR USARMY USMA (USA)" w:date="2026-10-04T19:16:00Z" w16du:dateUtc="2026-10-04T23:16:00Z">
        <w:r w:rsidRPr="00990069">
          <w:rPr>
            <w:rFonts w:asciiTheme="minorHAnsi" w:hAnsiTheme="minorHAnsi"/>
            <w:color w:val="0432FF"/>
            <w:rPrChange w:id="82" w:author="Levine, Charles Roger CTR USARMY USMA (USA)" w:date="2026-10-04T19:16:00Z" w16du:dateUtc="2026-10-04T23:16:00Z">
              <w:rPr/>
            </w:rPrChange>
          </w:rPr>
          <w:t xml:space="preserve">Consider two individuals who enter an organization with similar </w:t>
        </w:r>
      </w:ins>
      <w:ins w:id="83" w:author="Levine, Charles Roger CTR USARMY USMA (USA)" w:date="2026-10-04T19:20:00Z" w16du:dateUtc="2026-10-04T23:20:00Z">
        <w:r w:rsidR="00070F34">
          <w:rPr>
            <w:rFonts w:asciiTheme="minorHAnsi" w:hAnsiTheme="minorHAnsi"/>
            <w:color w:val="0432FF"/>
          </w:rPr>
          <w:t xml:space="preserve">previously </w:t>
        </w:r>
      </w:ins>
      <w:ins w:id="84" w:author="Levine, Charles Roger CTR USARMY USMA (USA)" w:date="2026-10-04T19:16:00Z" w16du:dateUtc="2026-10-04T23:16:00Z">
        <w:r w:rsidRPr="00990069">
          <w:rPr>
            <w:rFonts w:asciiTheme="minorHAnsi" w:hAnsiTheme="minorHAnsi"/>
            <w:color w:val="0432FF"/>
            <w:rPrChange w:id="85" w:author="Levine, Charles Roger CTR USARMY USMA (USA)" w:date="2026-10-04T19:16:00Z" w16du:dateUtc="2026-10-04T23:16:00Z">
              <w:rPr/>
            </w:rPrChange>
          </w:rPr>
          <w:t>measured performance but are assigned to different groups. One develops in a group whose members are mostly moderate performers. The other develops among substantially stronger peers. The second individual may benefit from the knowledge, expectations, information, or other advantages associated with the stronger environment. At the same time, that individual may occupy a weaker relative position within the group or face greater difficulty distinguishing himself or herself from nearby competitors.</w:t>
        </w:r>
      </w:ins>
    </w:p>
    <w:p w14:paraId="0327A3E2" w14:textId="77777777" w:rsidR="00990069" w:rsidRDefault="00990069" w:rsidP="00990069">
      <w:pPr>
        <w:pStyle w:val="ListBullet"/>
        <w:numPr>
          <w:ilvl w:val="0"/>
          <w:numId w:val="0"/>
        </w:numPr>
        <w:ind w:left="1224"/>
        <w:rPr>
          <w:ins w:id="86" w:author="Levine, Charles Roger CTR USARMY USMA (USA)" w:date="2026-10-04T19:16:00Z" w16du:dateUtc="2026-10-04T23:16:00Z"/>
          <w:rFonts w:asciiTheme="minorHAnsi" w:hAnsiTheme="minorHAnsi"/>
          <w:color w:val="0432FF"/>
        </w:rPr>
      </w:pPr>
    </w:p>
    <w:p w14:paraId="55D5160D" w14:textId="26DD0E0D" w:rsidR="005667BC" w:rsidRDefault="005667BC" w:rsidP="00B654E4">
      <w:pPr>
        <w:pStyle w:val="ListBullet"/>
        <w:numPr>
          <w:ilvl w:val="0"/>
          <w:numId w:val="0"/>
        </w:numPr>
        <w:ind w:left="1224"/>
        <w:rPr>
          <w:ins w:id="87" w:author="Levine, Charles Roger CTR USARMY USMA (USA)" w:date="2026-10-05T05:33:00Z" w16du:dateUtc="2026-10-05T09:33:00Z"/>
          <w:rFonts w:asciiTheme="minorHAnsi" w:hAnsiTheme="minorHAnsi"/>
          <w:color w:val="0432FF"/>
        </w:rPr>
      </w:pPr>
      <w:ins w:id="88" w:author="Levine, Charles Roger CTR USARMY USMA (USA)" w:date="2026-10-04T19:57:00Z" w16du:dateUtc="2026-10-04T23:57:00Z">
        <w:r w:rsidRPr="005667BC">
          <w:rPr>
            <w:rFonts w:asciiTheme="minorHAnsi" w:hAnsiTheme="minorHAnsi"/>
            <w:color w:val="0432FF"/>
          </w:rPr>
          <w:t xml:space="preserve">Suppose both individuals are later considered for the same type of organizational opportunity. Their initial characteristics may be similar, but the environments in which they developed, the way their performance is evaluated, and the rule used to allocate the opportunity may differ. The peer environment is often local, while selection may occur locally or across a broader </w:t>
        </w:r>
      </w:ins>
      <w:ins w:id="89" w:author="Levine, Charles Roger CTR USARMY USMA (USA)" w:date="2026-10-04T19:58:00Z" w16du:dateUtc="2026-10-04T23:58:00Z">
        <w:r>
          <w:rPr>
            <w:rFonts w:asciiTheme="minorHAnsi" w:hAnsiTheme="minorHAnsi"/>
            <w:color w:val="0432FF"/>
          </w:rPr>
          <w:t xml:space="preserve">global </w:t>
        </w:r>
      </w:ins>
      <w:ins w:id="90" w:author="Levine, Charles Roger CTR USARMY USMA (USA)" w:date="2026-10-04T19:57:00Z" w16du:dateUtc="2026-10-04T23:57:00Z">
        <w:r w:rsidRPr="005667BC">
          <w:rPr>
            <w:rFonts w:asciiTheme="minorHAnsi" w:hAnsiTheme="minorHAnsi"/>
            <w:color w:val="0432FF"/>
          </w:rPr>
          <w:t>organizational population. In some settings the same group substantially defines both processes; in others, individuals who developed in many different groups later compete against one another. Understanding the final outcome therefore requires more than knowing whether one individual belonged to a stronger group.</w:t>
        </w:r>
      </w:ins>
    </w:p>
    <w:p w14:paraId="334FD474" w14:textId="77777777" w:rsidR="00B654E4" w:rsidRPr="00B654E4" w:rsidRDefault="00B654E4" w:rsidP="00B654E4">
      <w:pPr>
        <w:pStyle w:val="ListBullet"/>
        <w:numPr>
          <w:ilvl w:val="0"/>
          <w:numId w:val="0"/>
        </w:numPr>
        <w:ind w:left="1224"/>
        <w:rPr>
          <w:ins w:id="91" w:author="Levine, Charles Roger CTR USARMY USMA (USA)" w:date="2026-10-04T19:57:00Z" w16du:dateUtc="2026-10-04T23:57:00Z"/>
          <w:rFonts w:asciiTheme="minorHAnsi" w:hAnsiTheme="minorHAnsi"/>
          <w:color w:val="0432FF"/>
          <w:rPrChange w:id="92" w:author="Levine, Charles Roger CTR USARMY USMA (USA)" w:date="2026-10-05T05:33:00Z" w16du:dateUtc="2026-10-05T09:33:00Z">
            <w:rPr>
              <w:ins w:id="93" w:author="Levine, Charles Roger CTR USARMY USMA (USA)" w:date="2026-10-04T19:57:00Z" w16du:dateUtc="2026-10-04T23:57:00Z"/>
            </w:rPr>
          </w:rPrChange>
        </w:rPr>
        <w:pPrChange w:id="94" w:author="Levine, Charles Roger CTR USARMY USMA (USA)" w:date="2026-10-05T05:33:00Z" w16du:dateUtc="2026-10-05T09:33:00Z">
          <w:pPr>
            <w:pStyle w:val="ListBullet"/>
            <w:numPr>
              <w:ilvl w:val="2"/>
              <w:numId w:val="12"/>
            </w:numPr>
            <w:tabs>
              <w:tab w:val="clear" w:pos="360"/>
            </w:tabs>
            <w:ind w:left="1224" w:hanging="504"/>
          </w:pPr>
        </w:pPrChange>
      </w:pPr>
    </w:p>
    <w:p w14:paraId="08B37AF4" w14:textId="77777777" w:rsidR="005D1A3F" w:rsidRPr="005D1A3F" w:rsidRDefault="00F11CAF" w:rsidP="00990069">
      <w:pPr>
        <w:pStyle w:val="ListBullet"/>
        <w:numPr>
          <w:ilvl w:val="2"/>
          <w:numId w:val="12"/>
        </w:numPr>
        <w:rPr>
          <w:ins w:id="95" w:author="Levine, Charles Roger CTR USARMY USMA (USA)" w:date="2026-10-05T05:30:00Z" w16du:dateUtc="2026-10-05T09:30:00Z"/>
          <w:rFonts w:asciiTheme="minorHAnsi" w:hAnsiTheme="minorHAnsi"/>
          <w:color w:val="0432FF"/>
          <w:rPrChange w:id="96" w:author="Levine, Charles Roger CTR USARMY USMA (USA)" w:date="2026-10-05T05:30:00Z" w16du:dateUtc="2026-10-05T09:30:00Z">
            <w:rPr>
              <w:ins w:id="97" w:author="Levine, Charles Roger CTR USARMY USMA (USA)" w:date="2026-10-05T05:30:00Z" w16du:dateUtc="2026-10-05T09:30:00Z"/>
            </w:rPr>
          </w:rPrChange>
        </w:rPr>
      </w:pPr>
      <w:ins w:id="98" w:author="Levine, Charles Roger CTR USARMY USMA (USA)" w:date="2026-10-04T19:08:00Z" w16du:dateUtc="2026-10-04T23:08:00Z">
        <w:r>
          <w:t xml:space="preserve">The three-stage architecture: ASSIGN, SCORE, and SELECT. </w:t>
        </w:r>
      </w:ins>
    </w:p>
    <w:p w14:paraId="12C39CFC" w14:textId="5416C5EA" w:rsidR="00990069" w:rsidRPr="00990069" w:rsidRDefault="00990069" w:rsidP="005D1A3F">
      <w:pPr>
        <w:pStyle w:val="ListBullet"/>
        <w:numPr>
          <w:ilvl w:val="0"/>
          <w:numId w:val="0"/>
        </w:numPr>
        <w:ind w:left="1224"/>
        <w:rPr>
          <w:ins w:id="99" w:author="Levine, Charles Roger CTR USARMY USMA (USA)" w:date="2026-10-04T19:17:00Z" w16du:dateUtc="2026-10-04T23:17:00Z"/>
          <w:rFonts w:asciiTheme="minorHAnsi" w:hAnsiTheme="minorHAnsi"/>
          <w:color w:val="0432FF"/>
          <w:rPrChange w:id="100" w:author="Levine, Charles Roger CTR USARMY USMA (USA)" w:date="2026-10-04T19:17:00Z" w16du:dateUtc="2026-10-04T23:17:00Z">
            <w:rPr>
              <w:ins w:id="101" w:author="Levine, Charles Roger CTR USARMY USMA (USA)" w:date="2026-10-04T19:17:00Z" w16du:dateUtc="2026-10-04T23:17:00Z"/>
            </w:rPr>
          </w:rPrChange>
        </w:rPr>
        <w:pPrChange w:id="102" w:author="Levine, Charles Roger CTR USARMY USMA (USA)" w:date="2026-10-05T05:30:00Z" w16du:dateUtc="2026-10-05T09:30:00Z">
          <w:pPr>
            <w:pStyle w:val="ListBullet"/>
            <w:numPr>
              <w:ilvl w:val="2"/>
              <w:numId w:val="12"/>
            </w:numPr>
            <w:tabs>
              <w:tab w:val="clear" w:pos="360"/>
            </w:tabs>
            <w:ind w:left="1224" w:hanging="504"/>
          </w:pPr>
        </w:pPrChange>
      </w:pPr>
      <w:ins w:id="103" w:author="Levine, Charles Roger CTR USARMY USMA (USA)" w:date="2026-10-04T19:17:00Z" w16du:dateUtc="2026-10-04T23:17:00Z">
        <w:r w:rsidRPr="00990069">
          <w:rPr>
            <w:rFonts w:asciiTheme="minorHAnsi" w:hAnsiTheme="minorHAnsi"/>
            <w:color w:val="0432FF"/>
            <w:rPrChange w:id="104" w:author="Levine, Charles Roger CTR USARMY USMA (USA)" w:date="2026-10-04T19:17:00Z" w16du:dateUtc="2026-10-04T23:17:00Z">
              <w:rPr/>
            </w:rPrChange>
          </w:rPr>
          <w:t>We represent this process using three stages: ASSIGN, SCORE, and SELECT. ASSIGN determines how individuals are placed into groups and therefore which peer environments they experience. SCORE describes how individual performance and characteristics of the surrounding environment combine to determine competitive standing. SELECT specifies how those scores are converted into observable outcomes.</w:t>
        </w:r>
      </w:ins>
    </w:p>
    <w:p w14:paraId="67AA0DE9" w14:textId="77777777" w:rsidR="00990069" w:rsidRDefault="00990069" w:rsidP="00990069">
      <w:pPr>
        <w:pStyle w:val="ListBullet"/>
        <w:numPr>
          <w:ilvl w:val="0"/>
          <w:numId w:val="0"/>
        </w:numPr>
        <w:ind w:left="1224"/>
        <w:rPr>
          <w:ins w:id="105" w:author="Levine, Charles Roger CTR USARMY USMA (USA)" w:date="2026-10-04T19:17:00Z" w16du:dateUtc="2026-10-04T23:17:00Z"/>
          <w:rFonts w:asciiTheme="minorHAnsi" w:hAnsiTheme="minorHAnsi"/>
          <w:color w:val="0432FF"/>
        </w:rPr>
      </w:pPr>
    </w:p>
    <w:p w14:paraId="73AA576F" w14:textId="2FC65B51" w:rsidR="00F11CAF" w:rsidRPr="00990069" w:rsidRDefault="00990069" w:rsidP="00990069">
      <w:pPr>
        <w:pStyle w:val="ListBullet"/>
        <w:numPr>
          <w:ilvl w:val="0"/>
          <w:numId w:val="0"/>
        </w:numPr>
        <w:ind w:left="1224"/>
        <w:rPr>
          <w:ins w:id="106" w:author="Levine, Charles Roger CTR USARMY USMA (USA)" w:date="2026-10-04T19:08:00Z" w16du:dateUtc="2026-10-04T23:08:00Z"/>
          <w:rFonts w:asciiTheme="minorHAnsi" w:hAnsiTheme="minorHAnsi"/>
          <w:color w:val="0432FF"/>
          <w:rPrChange w:id="107" w:author="Levine, Charles Roger CTR USARMY USMA (USA)" w:date="2026-10-04T19:17:00Z" w16du:dateUtc="2026-10-04T23:17:00Z">
            <w:rPr>
              <w:ins w:id="108" w:author="Levine, Charles Roger CTR USARMY USMA (USA)" w:date="2026-10-04T19:08:00Z" w16du:dateUtc="2026-10-04T23:08:00Z"/>
            </w:rPr>
          </w:rPrChange>
        </w:rPr>
        <w:pPrChange w:id="109" w:author="Levine, Charles Roger CTR USARMY USMA (USA)" w:date="2026-10-04T19:17:00Z" w16du:dateUtc="2026-10-04T23:17:00Z">
          <w:pPr>
            <w:pStyle w:val="ListBullet"/>
            <w:numPr>
              <w:ilvl w:val="2"/>
              <w:numId w:val="12"/>
            </w:numPr>
            <w:tabs>
              <w:tab w:val="clear" w:pos="360"/>
            </w:tabs>
            <w:ind w:left="1224" w:hanging="504"/>
          </w:pPr>
        </w:pPrChange>
      </w:pPr>
      <w:ins w:id="110" w:author="Levine, Charles Roger CTR USARMY USMA (USA)" w:date="2026-10-04T19:17:00Z" w16du:dateUtc="2026-10-04T23:17:00Z">
        <w:r w:rsidRPr="00990069">
          <w:rPr>
            <w:rFonts w:asciiTheme="minorHAnsi" w:hAnsiTheme="minorHAnsi"/>
            <w:color w:val="0432FF"/>
            <w:rPrChange w:id="111" w:author="Levine, Charles Roger CTR USARMY USMA (USA)" w:date="2026-10-04T19:17:00Z" w16du:dateUtc="2026-10-04T23:17:00Z">
              <w:rPr/>
            </w:rPrChange>
          </w:rPr>
          <w:t>Separating the process into these stages allows each mechanism to be examined independently. Changes in assignment can alter peer environments without changing the scoring rule. Environmental effects can change scores without changing who is ultimately selected. Likewise, the same set of scores can generate different outcomes under different selection rules or levels of opportunity. The model therefore provides a framework for identifying which stage, or interaction among stages, is responsible for the patterns observed in the empirical data.</w:t>
        </w:r>
      </w:ins>
    </w:p>
    <w:p w14:paraId="5DC18D47" w14:textId="777D51F7" w:rsidR="00F17583" w:rsidDel="00F11CAF" w:rsidRDefault="00000000" w:rsidP="00F17583">
      <w:pPr>
        <w:pStyle w:val="ListBullet"/>
        <w:numPr>
          <w:ilvl w:val="2"/>
          <w:numId w:val="12"/>
        </w:numPr>
        <w:rPr>
          <w:del w:id="112" w:author="Levine, Charles Roger CTR USARMY USMA (USA)" w:date="2026-10-04T19:08:00Z" w16du:dateUtc="2026-10-04T23:08:00Z"/>
        </w:rPr>
      </w:pPr>
      <w:del w:id="113" w:author="Levine, Charles Roger CTR USARMY USMA (USA)" w:date="2026-10-04T19:08:00Z" w16du:dateUtc="2026-10-04T23:08:00Z">
        <w:r w:rsidDel="00F11CAF">
          <w:delText>Central distinction: being in a strong group and receiving a scarce distinction are different events.</w:delText>
        </w:r>
      </w:del>
    </w:p>
    <w:p w14:paraId="2789FD59" w14:textId="2A649C03" w:rsidR="00F17583" w:rsidRPr="000679A2" w:rsidDel="00F11CAF" w:rsidRDefault="00F17583" w:rsidP="00F17583">
      <w:pPr>
        <w:pStyle w:val="ListBullet"/>
        <w:numPr>
          <w:ilvl w:val="0"/>
          <w:numId w:val="0"/>
        </w:numPr>
        <w:ind w:left="1224"/>
        <w:rPr>
          <w:del w:id="114" w:author="Levine, Charles Roger CTR USARMY USMA (USA)" w:date="2026-10-04T19:08:00Z" w16du:dateUtc="2026-10-04T23:08:00Z"/>
          <w:rFonts w:asciiTheme="minorHAnsi" w:eastAsia="Times New Roman" w:hAnsiTheme="minorHAnsi" w:cs="Times New Roman"/>
          <w:color w:val="0432FF"/>
          <w:szCs w:val="24"/>
        </w:rPr>
      </w:pPr>
      <w:del w:id="115" w:author="Levine, Charles Roger CTR USARMY USMA (USA)" w:date="2026-10-04T19:08:00Z" w16du:dateUtc="2026-10-04T23:08:00Z">
        <w:r w:rsidRPr="000679A2" w:rsidDel="00F11CAF">
          <w:rPr>
            <w:rFonts w:asciiTheme="minorHAnsi" w:eastAsia="Times New Roman" w:hAnsiTheme="minorHAnsi" w:cs="Times New Roman"/>
            <w:color w:val="0432FF"/>
            <w:szCs w:val="24"/>
          </w:rPr>
          <w:delText>A strong environment and a successful outcome are conceptually distinct. An individual may benefit from being surrounded by high-performing peers through learning, information, norms, resources, or other environmental advantages. At the same time, those same peers may make relative distinction more difficult. The value of the environment therefore cannot be inferred directly from the individual's eventual probability of selection.</w:delText>
        </w:r>
      </w:del>
    </w:p>
    <w:p w14:paraId="566D0780" w14:textId="70C1E49F" w:rsidR="00F17583" w:rsidRPr="000679A2" w:rsidDel="00F11CAF" w:rsidRDefault="00F17583" w:rsidP="00F17583">
      <w:pPr>
        <w:pStyle w:val="ListBullet"/>
        <w:numPr>
          <w:ilvl w:val="0"/>
          <w:numId w:val="0"/>
        </w:numPr>
        <w:ind w:left="1224"/>
        <w:rPr>
          <w:del w:id="116" w:author="Levine, Charles Roger CTR USARMY USMA (USA)" w:date="2026-10-04T19:08:00Z" w16du:dateUtc="2026-10-04T23:08:00Z"/>
          <w:rFonts w:asciiTheme="minorHAnsi" w:eastAsia="Times New Roman" w:hAnsiTheme="minorHAnsi" w:cs="Times New Roman"/>
          <w:color w:val="0432FF"/>
          <w:szCs w:val="24"/>
        </w:rPr>
      </w:pPr>
    </w:p>
    <w:p w14:paraId="7F633B28" w14:textId="4BBFA991" w:rsidR="00F17583" w:rsidRPr="000679A2" w:rsidDel="00F11CAF" w:rsidRDefault="00F17583" w:rsidP="00F17583">
      <w:pPr>
        <w:pStyle w:val="ListBullet"/>
        <w:numPr>
          <w:ilvl w:val="0"/>
          <w:numId w:val="0"/>
        </w:numPr>
        <w:ind w:left="1224"/>
        <w:rPr>
          <w:del w:id="117" w:author="Levine, Charles Roger CTR USARMY USMA (USA)" w:date="2026-10-04T19:08:00Z" w16du:dateUtc="2026-10-04T23:08:00Z"/>
          <w:rFonts w:asciiTheme="minorHAnsi" w:eastAsia="Times New Roman" w:hAnsiTheme="minorHAnsi" w:cs="Times New Roman"/>
          <w:color w:val="0432FF"/>
          <w:szCs w:val="24"/>
        </w:rPr>
      </w:pPr>
      <w:del w:id="118" w:author="Levine, Charles Roger CTR USARMY USMA (USA)" w:date="2026-10-04T19:08:00Z" w16du:dateUtc="2026-10-04T23:08:00Z">
        <w:r w:rsidRPr="000679A2" w:rsidDel="00F11CAF">
          <w:rPr>
            <w:rFonts w:asciiTheme="minorHAnsi" w:eastAsia="Times New Roman" w:hAnsiTheme="minorHAnsi" w:cs="Times New Roman"/>
            <w:color w:val="0432FF"/>
            <w:szCs w:val="24"/>
          </w:rPr>
          <w:delText xml:space="preserve">We represent this distinction by separating the </w:delText>
        </w:r>
        <w:r w:rsidRPr="000679A2" w:rsidDel="00F11CAF">
          <w:rPr>
            <w:rFonts w:asciiTheme="minorHAnsi" w:eastAsia="Times New Roman" w:hAnsiTheme="minorHAnsi" w:cs="Times New Roman"/>
            <w:b/>
            <w:bCs/>
            <w:color w:val="0432FF"/>
            <w:szCs w:val="24"/>
          </w:rPr>
          <w:delText>net effect of the environment</w:delText>
        </w:r>
        <w:r w:rsidRPr="000679A2" w:rsidDel="00F11CAF">
          <w:rPr>
            <w:rFonts w:asciiTheme="minorHAnsi" w:eastAsia="Times New Roman" w:hAnsiTheme="minorHAnsi" w:cs="Times New Roman"/>
            <w:color w:val="0432FF"/>
            <w:szCs w:val="24"/>
          </w:rPr>
          <w:delText xml:space="preserve"> from the </w:delText>
        </w:r>
        <w:r w:rsidRPr="000679A2" w:rsidDel="00F11CAF">
          <w:rPr>
            <w:rFonts w:asciiTheme="minorHAnsi" w:eastAsia="Times New Roman" w:hAnsiTheme="minorHAnsi" w:cs="Times New Roman"/>
            <w:b/>
            <w:bCs/>
            <w:color w:val="0432FF"/>
            <w:szCs w:val="24"/>
          </w:rPr>
          <w:delText>selection process that follows it</w:delText>
        </w:r>
        <w:r w:rsidRPr="000679A2" w:rsidDel="00F11CAF">
          <w:rPr>
            <w:rFonts w:asciiTheme="minorHAnsi" w:eastAsia="Times New Roman" w:hAnsiTheme="minorHAnsi" w:cs="Times New Roman"/>
            <w:color w:val="0432FF"/>
            <w:szCs w:val="24"/>
          </w:rPr>
          <w:delText>. Conceptually, the environment may provide benefits while also imposing drawbacks, so that its net contribution can be written schematically as</w:delText>
        </w:r>
      </w:del>
    </w:p>
    <w:p w14:paraId="70686EEB" w14:textId="0DEA0D62" w:rsidR="00F17583" w:rsidRPr="000679A2" w:rsidDel="00F11CAF" w:rsidRDefault="00F17583" w:rsidP="00F17583">
      <w:pPr>
        <w:pStyle w:val="ListBullet"/>
        <w:numPr>
          <w:ilvl w:val="0"/>
          <w:numId w:val="0"/>
        </w:numPr>
        <w:ind w:left="1224"/>
        <w:rPr>
          <w:del w:id="119" w:author="Levine, Charles Roger CTR USARMY USMA (USA)" w:date="2026-10-04T19:08:00Z" w16du:dateUtc="2026-10-04T23:08:00Z"/>
          <w:rFonts w:asciiTheme="minorHAnsi" w:eastAsia="Times New Roman" w:hAnsiTheme="minorHAnsi" w:cs="Times New Roman"/>
          <w:color w:val="0432FF"/>
          <w:szCs w:val="24"/>
        </w:rPr>
      </w:pPr>
      <m:oMathPara>
        <m:oMath>
          <m:r>
            <w:del w:id="120" w:author="Levine, Charles Roger CTR USARMY USMA (USA)" w:date="2026-10-04T19:08:00Z" w16du:dateUtc="2026-10-04T23:08:00Z">
              <w:rPr>
                <w:rFonts w:ascii="Cambria Math" w:eastAsia="Times New Roman" w:hAnsi="Cambria Math" w:cs="Times New Roman"/>
                <w:color w:val="0432FF"/>
                <w:szCs w:val="24"/>
              </w:rPr>
              <m:t>L=B-D,</m:t>
            </w:del>
          </m:r>
        </m:oMath>
      </m:oMathPara>
    </w:p>
    <w:p w14:paraId="3F25342D" w14:textId="710165D8" w:rsidR="00F17583" w:rsidRPr="000679A2" w:rsidDel="00F11CAF" w:rsidRDefault="00F17583" w:rsidP="00F17583">
      <w:pPr>
        <w:pStyle w:val="ListBullet"/>
        <w:numPr>
          <w:ilvl w:val="0"/>
          <w:numId w:val="0"/>
        </w:numPr>
        <w:ind w:left="1224"/>
        <w:rPr>
          <w:del w:id="121" w:author="Levine, Charles Roger CTR USARMY USMA (USA)" w:date="2026-10-04T19:08:00Z" w16du:dateUtc="2026-10-04T23:08:00Z"/>
          <w:rFonts w:asciiTheme="minorHAnsi" w:hAnsiTheme="minorHAnsi"/>
          <w:color w:val="0432FF"/>
        </w:rPr>
      </w:pPr>
      <w:del w:id="122" w:author="Levine, Charles Roger CTR USARMY USMA (USA)" w:date="2026-10-04T19:08:00Z" w16du:dateUtc="2026-10-04T23:08:00Z">
        <w:r w:rsidRPr="000679A2" w:rsidDel="00F11CAF">
          <w:rPr>
            <w:rFonts w:asciiTheme="minorHAnsi" w:eastAsia="Times New Roman" w:hAnsiTheme="minorHAnsi" w:cs="Times New Roman"/>
            <w:color w:val="0432FF"/>
            <w:szCs w:val="24"/>
          </w:rPr>
          <w:delText xml:space="preserve">where </w:delText>
        </w:r>
      </w:del>
      <m:oMath>
        <m:r>
          <w:del w:id="123" w:author="Levine, Charles Roger CTR USARMY USMA (USA)" w:date="2026-10-04T19:08:00Z" w16du:dateUtc="2026-10-04T23:08:00Z">
            <w:rPr>
              <w:rFonts w:ascii="Cambria Math" w:eastAsia="Times New Roman" w:hAnsi="Cambria Math" w:cs="Times New Roman"/>
              <w:color w:val="0432FF"/>
              <w:szCs w:val="24"/>
            </w:rPr>
            <m:t>B</m:t>
          </w:del>
        </m:r>
      </m:oMath>
      <w:del w:id="124" w:author="Levine, Charles Roger CTR USARMY USMA (USA)" w:date="2026-10-04T19:08:00Z" w16du:dateUtc="2026-10-04T23:08:00Z">
        <w:r w:rsidRPr="000679A2" w:rsidDel="00F11CAF">
          <w:rPr>
            <w:rFonts w:asciiTheme="minorHAnsi" w:eastAsia="Times New Roman" w:hAnsiTheme="minorHAnsi" w:cs="Times New Roman"/>
            <w:color w:val="0432FF"/>
            <w:szCs w:val="24"/>
          </w:rPr>
          <w:delText xml:space="preserve"> denotes environmental benefits and </w:delText>
        </w:r>
      </w:del>
      <m:oMath>
        <m:r>
          <w:del w:id="125" w:author="Levine, Charles Roger CTR USARMY USMA (USA)" w:date="2026-10-04T19:08:00Z" w16du:dateUtc="2026-10-04T23:08:00Z">
            <w:rPr>
              <w:rFonts w:ascii="Cambria Math" w:eastAsia="Times New Roman" w:hAnsi="Cambria Math" w:cs="Times New Roman"/>
              <w:color w:val="0432FF"/>
              <w:szCs w:val="24"/>
            </w:rPr>
            <m:t>D</m:t>
          </w:del>
        </m:r>
      </m:oMath>
      <w:del w:id="126" w:author="Levine, Charles Roger CTR USARMY USMA (USA)" w:date="2026-10-04T19:08:00Z" w16du:dateUtc="2026-10-04T23:08:00Z">
        <w:r w:rsidRPr="000679A2" w:rsidDel="00F11CAF">
          <w:rPr>
            <w:rFonts w:asciiTheme="minorHAnsi" w:eastAsia="Times New Roman" w:hAnsiTheme="minorHAnsi" w:cs="Times New Roman"/>
            <w:color w:val="0432FF"/>
            <w:szCs w:val="24"/>
          </w:rPr>
          <w:delText xml:space="preserve"> denotes drawbacks associated with the same peer environment. Whether this net effect ultimately changes advancement also depends on how individuals are scored and how scarce opportunities are allocated. Thus, even a favorable environment need not produce a higher selection probability, and an observed selection pattern need not identify the environmental mechanism that produced it.</w:delText>
        </w:r>
      </w:del>
    </w:p>
    <w:p w14:paraId="0D7C5372" w14:textId="5DAD0AB9" w:rsidR="00F17583" w:rsidDel="00F11CAF" w:rsidRDefault="00F17583" w:rsidP="00F17583">
      <w:pPr>
        <w:pStyle w:val="ListBullet"/>
        <w:numPr>
          <w:ilvl w:val="0"/>
          <w:numId w:val="0"/>
        </w:numPr>
        <w:ind w:left="1224"/>
        <w:rPr>
          <w:del w:id="127" w:author="Levine, Charles Roger CTR USARMY USMA (USA)" w:date="2026-10-04T19:08:00Z" w16du:dateUtc="2026-10-04T23:08:00Z"/>
        </w:rPr>
      </w:pPr>
    </w:p>
    <w:p w14:paraId="5277E9B4" w14:textId="46776A02" w:rsidR="00782AEB" w:rsidDel="00F11CAF" w:rsidRDefault="00000000" w:rsidP="00782AEB">
      <w:pPr>
        <w:pStyle w:val="ListBullet"/>
        <w:numPr>
          <w:ilvl w:val="2"/>
          <w:numId w:val="12"/>
        </w:numPr>
        <w:rPr>
          <w:del w:id="128" w:author="Levine, Charles Roger CTR USARMY USMA (USA)" w:date="2026-10-04T19:08:00Z" w16du:dateUtc="2026-10-04T23:08:00Z"/>
        </w:rPr>
      </w:pPr>
      <w:del w:id="129" w:author="Levine, Charles Roger CTR USARMY USMA (USA)" w:date="2026-10-04T19:08:00Z" w16du:dateUtc="2026-10-04T23:08:00Z">
        <w:r w:rsidDel="00F11CAF">
          <w:delText>ASSIGN: explain who ends up with whom and how assignment creates peer environments.</w:delText>
        </w:r>
      </w:del>
    </w:p>
    <w:p w14:paraId="3D53EFB5" w14:textId="2FDE08D5" w:rsidR="00782AEB" w:rsidRPr="000679A2" w:rsidDel="00F11CAF" w:rsidRDefault="00782AEB" w:rsidP="00782AEB">
      <w:pPr>
        <w:pStyle w:val="ListBullet"/>
        <w:numPr>
          <w:ilvl w:val="0"/>
          <w:numId w:val="0"/>
        </w:numPr>
        <w:ind w:left="1224"/>
        <w:rPr>
          <w:del w:id="130" w:author="Levine, Charles Roger CTR USARMY USMA (USA)" w:date="2026-10-04T19:08:00Z" w16du:dateUtc="2026-10-04T23:08:00Z"/>
          <w:rFonts w:asciiTheme="minorHAnsi" w:eastAsia="Times New Roman" w:hAnsiTheme="minorHAnsi" w:cs="Times New Roman"/>
          <w:color w:val="0432FF"/>
          <w:szCs w:val="24"/>
        </w:rPr>
      </w:pPr>
      <w:del w:id="131" w:author="Levine, Charles Roger CTR USARMY USMA (USA)" w:date="2026-10-04T19:08:00Z" w16du:dateUtc="2026-10-04T23:08:00Z">
        <w:r w:rsidRPr="000679A2" w:rsidDel="00F11CAF">
          <w:rPr>
            <w:rFonts w:asciiTheme="minorHAnsi" w:eastAsia="Times New Roman" w:hAnsiTheme="minorHAnsi" w:cs="Times New Roman"/>
            <w:color w:val="0432FF"/>
            <w:szCs w:val="24"/>
          </w:rPr>
          <w:delText xml:space="preserve">The first stage of the model determines </w:delText>
        </w:r>
        <w:r w:rsidRPr="000679A2" w:rsidDel="00F11CAF">
          <w:rPr>
            <w:rFonts w:asciiTheme="minorHAnsi" w:eastAsia="Times New Roman" w:hAnsiTheme="minorHAnsi" w:cs="Times New Roman"/>
            <w:b/>
            <w:bCs/>
            <w:color w:val="0432FF"/>
            <w:szCs w:val="24"/>
          </w:rPr>
          <w:delText>who is grouped with whom</w:delText>
        </w:r>
        <w:r w:rsidRPr="000679A2" w:rsidDel="00F11CAF">
          <w:rPr>
            <w:rFonts w:asciiTheme="minorHAnsi" w:eastAsia="Times New Roman" w:hAnsiTheme="minorHAnsi" w:cs="Times New Roman"/>
            <w:color w:val="0432FF"/>
            <w:szCs w:val="24"/>
          </w:rPr>
          <w:delText>. This matters because peer environments are not generally random. Individuals with similar performance, preparation, reputation, or other characteristics may be disproportionately assigned to the same teams, units, schools, or departments. Assignment therefore determines both the composition of the groups and the range of environments that individuals experience.</w:delText>
        </w:r>
      </w:del>
    </w:p>
    <w:p w14:paraId="5851A55F" w14:textId="7405959D" w:rsidR="00782AEB" w:rsidRPr="000679A2" w:rsidDel="00F11CAF" w:rsidRDefault="00782AEB" w:rsidP="00782AEB">
      <w:pPr>
        <w:pStyle w:val="ListBullet"/>
        <w:numPr>
          <w:ilvl w:val="0"/>
          <w:numId w:val="0"/>
        </w:numPr>
        <w:ind w:left="1224"/>
        <w:rPr>
          <w:del w:id="132" w:author="Levine, Charles Roger CTR USARMY USMA (USA)" w:date="2026-10-04T19:08:00Z" w16du:dateUtc="2026-10-04T23:08:00Z"/>
          <w:rFonts w:asciiTheme="minorHAnsi" w:eastAsia="Times New Roman" w:hAnsiTheme="minorHAnsi" w:cs="Times New Roman"/>
          <w:color w:val="0432FF"/>
          <w:szCs w:val="24"/>
        </w:rPr>
      </w:pPr>
    </w:p>
    <w:p w14:paraId="6B6B6041" w14:textId="6B05AA12" w:rsidR="00782AEB" w:rsidRPr="000679A2" w:rsidDel="00F11CAF" w:rsidRDefault="00782AEB" w:rsidP="00782AEB">
      <w:pPr>
        <w:pStyle w:val="ListBullet"/>
        <w:numPr>
          <w:ilvl w:val="0"/>
          <w:numId w:val="0"/>
        </w:numPr>
        <w:ind w:left="1224"/>
        <w:rPr>
          <w:del w:id="133" w:author="Levine, Charles Roger CTR USARMY USMA (USA)" w:date="2026-10-04T19:08:00Z" w16du:dateUtc="2026-10-04T23:08:00Z"/>
          <w:rFonts w:asciiTheme="minorHAnsi" w:hAnsiTheme="minorHAnsi"/>
          <w:color w:val="0432FF"/>
        </w:rPr>
      </w:pPr>
      <w:del w:id="134" w:author="Levine, Charles Roger CTR USARMY USMA (USA)" w:date="2026-10-04T19:08:00Z" w16du:dateUtc="2026-10-04T23:08:00Z">
        <w:r w:rsidRPr="000679A2" w:rsidDel="00F11CAF">
          <w:rPr>
            <w:rFonts w:asciiTheme="minorHAnsi" w:eastAsia="Times New Roman" w:hAnsiTheme="minorHAnsi" w:cs="Times New Roman"/>
            <w:color w:val="0432FF"/>
            <w:szCs w:val="24"/>
          </w:rPr>
          <w:delText xml:space="preserve">We denote this stage </w:delText>
        </w:r>
        <w:r w:rsidRPr="000679A2" w:rsidDel="00F11CAF">
          <w:rPr>
            <w:rFonts w:asciiTheme="minorHAnsi" w:eastAsia="Times New Roman" w:hAnsiTheme="minorHAnsi" w:cs="Times New Roman"/>
            <w:b/>
            <w:bCs/>
            <w:color w:val="0432FF"/>
            <w:szCs w:val="24"/>
          </w:rPr>
          <w:delText>ASSIGN</w:delText>
        </w:r>
        <w:r w:rsidRPr="000679A2" w:rsidDel="00F11CAF">
          <w:rPr>
            <w:rFonts w:asciiTheme="minorHAnsi" w:eastAsia="Times New Roman" w:hAnsiTheme="minorHAnsi" w:cs="Times New Roman"/>
            <w:color w:val="0432FF"/>
            <w:szCs w:val="24"/>
          </w:rPr>
          <w:delText>. Its purpose is to generate groups subject to capacity constraints while allowing the strength of similarity-based sorting to vary. The assignment mechanism therefore controls the relationship between individual characteristics and group composition without yet specifying how the environment affects performance or who ultimately succeeds.</w:delText>
        </w:r>
      </w:del>
    </w:p>
    <w:p w14:paraId="7B532A7B" w14:textId="535A6E85" w:rsidR="00782AEB" w:rsidDel="00F11CAF" w:rsidRDefault="00782AEB" w:rsidP="00782AEB">
      <w:pPr>
        <w:pStyle w:val="ListBullet"/>
        <w:numPr>
          <w:ilvl w:val="0"/>
          <w:numId w:val="0"/>
        </w:numPr>
        <w:ind w:left="360" w:hanging="360"/>
        <w:rPr>
          <w:del w:id="135" w:author="Levine, Charles Roger CTR USARMY USMA (USA)" w:date="2026-10-04T19:08:00Z" w16du:dateUtc="2026-10-04T23:08:00Z"/>
        </w:rPr>
      </w:pPr>
    </w:p>
    <w:p w14:paraId="278131AC" w14:textId="1EF82721" w:rsidR="00782AEB" w:rsidDel="00F11CAF" w:rsidRDefault="00000000" w:rsidP="00782AEB">
      <w:pPr>
        <w:pStyle w:val="ListBullet"/>
        <w:numPr>
          <w:ilvl w:val="2"/>
          <w:numId w:val="12"/>
        </w:numPr>
        <w:rPr>
          <w:del w:id="136" w:author="Levine, Charles Roger CTR USARMY USMA (USA)" w:date="2026-10-04T19:08:00Z" w16du:dateUtc="2026-10-04T23:08:00Z"/>
        </w:rPr>
      </w:pPr>
      <w:del w:id="137" w:author="Levine, Charles Roger CTR USARMY USMA (USA)" w:date="2026-10-04T19:08:00Z" w16du:dateUtc="2026-10-04T23:08:00Z">
        <w:r w:rsidDel="00F11CAF">
          <w:delText>SCORE: explain how the specified environment enters an individual’s modeled score.</w:delText>
        </w:r>
      </w:del>
    </w:p>
    <w:p w14:paraId="5655CA8D" w14:textId="757E81FA" w:rsidR="00782AEB" w:rsidRPr="000679A2" w:rsidDel="00F11CAF" w:rsidRDefault="00782AEB" w:rsidP="00782AEB">
      <w:pPr>
        <w:pStyle w:val="ListBullet"/>
        <w:numPr>
          <w:ilvl w:val="0"/>
          <w:numId w:val="0"/>
        </w:numPr>
        <w:ind w:left="1224"/>
        <w:rPr>
          <w:del w:id="138" w:author="Levine, Charles Roger CTR USARMY USMA (USA)" w:date="2026-10-04T19:08:00Z" w16du:dateUtc="2026-10-04T23:08:00Z"/>
          <w:rFonts w:asciiTheme="minorHAnsi" w:eastAsia="Times New Roman" w:hAnsiTheme="minorHAnsi" w:cs="Times New Roman"/>
          <w:color w:val="0432FF"/>
          <w:szCs w:val="24"/>
        </w:rPr>
      </w:pPr>
      <w:del w:id="139" w:author="Levine, Charles Roger CTR USARMY USMA (USA)" w:date="2026-10-04T19:08:00Z" w16du:dateUtc="2026-10-04T23:08:00Z">
        <w:r w:rsidRPr="000679A2" w:rsidDel="00F11CAF">
          <w:rPr>
            <w:rFonts w:asciiTheme="minorHAnsi" w:eastAsia="Times New Roman" w:hAnsiTheme="minorHAnsi" w:cs="Times New Roman"/>
            <w:color w:val="0432FF"/>
            <w:szCs w:val="24"/>
          </w:rPr>
          <w:delText xml:space="preserve">Once groups are formed, the second stage determines how the environment enters the individual's competitive score. We call this stage </w:delText>
        </w:r>
        <w:r w:rsidRPr="000679A2" w:rsidDel="00F11CAF">
          <w:rPr>
            <w:rFonts w:asciiTheme="minorHAnsi" w:eastAsia="Times New Roman" w:hAnsiTheme="minorHAnsi" w:cs="Times New Roman"/>
            <w:b/>
            <w:bCs/>
            <w:color w:val="0432FF"/>
            <w:szCs w:val="24"/>
          </w:rPr>
          <w:delText>SCORE</w:delText>
        </w:r>
        <w:r w:rsidRPr="000679A2" w:rsidDel="00F11CAF">
          <w:rPr>
            <w:rFonts w:asciiTheme="minorHAnsi" w:eastAsia="Times New Roman" w:hAnsiTheme="minorHAnsi" w:cs="Times New Roman"/>
            <w:color w:val="0432FF"/>
            <w:szCs w:val="24"/>
          </w:rPr>
          <w:delText>. The individual begins with a performance quantity, but the score used for selection can also depend on characteristics of the surrounding group.</w:delText>
        </w:r>
      </w:del>
    </w:p>
    <w:p w14:paraId="5ABBF73A" w14:textId="114D5261" w:rsidR="00782AEB" w:rsidRPr="000679A2" w:rsidDel="00F11CAF" w:rsidRDefault="00782AEB" w:rsidP="00782AEB">
      <w:pPr>
        <w:pStyle w:val="ListBullet"/>
        <w:numPr>
          <w:ilvl w:val="0"/>
          <w:numId w:val="0"/>
        </w:numPr>
        <w:ind w:left="1224"/>
        <w:rPr>
          <w:del w:id="140" w:author="Levine, Charles Roger CTR USARMY USMA (USA)" w:date="2026-10-04T19:08:00Z" w16du:dateUtc="2026-10-04T23:08:00Z"/>
          <w:rFonts w:asciiTheme="minorHAnsi" w:eastAsia="Times New Roman" w:hAnsiTheme="minorHAnsi" w:cs="Times New Roman"/>
          <w:color w:val="0432FF"/>
          <w:szCs w:val="24"/>
        </w:rPr>
      </w:pPr>
    </w:p>
    <w:p w14:paraId="790BBD6D" w14:textId="5703B9DC" w:rsidR="00782AEB" w:rsidRPr="000679A2" w:rsidDel="00F11CAF" w:rsidRDefault="00782AEB" w:rsidP="00782AEB">
      <w:pPr>
        <w:pStyle w:val="ListBullet"/>
        <w:numPr>
          <w:ilvl w:val="0"/>
          <w:numId w:val="0"/>
        </w:numPr>
        <w:ind w:left="1224"/>
        <w:rPr>
          <w:del w:id="141" w:author="Levine, Charles Roger CTR USARMY USMA (USA)" w:date="2026-10-04T19:08:00Z" w16du:dateUtc="2026-10-04T23:08:00Z"/>
          <w:rFonts w:asciiTheme="minorHAnsi" w:hAnsiTheme="minorHAnsi"/>
          <w:color w:val="0432FF"/>
        </w:rPr>
      </w:pPr>
      <w:del w:id="142" w:author="Levine, Charles Roger CTR USARMY USMA (USA)" w:date="2026-10-04T19:08:00Z" w16du:dateUtc="2026-10-04T23:08:00Z">
        <w:r w:rsidRPr="000679A2" w:rsidDel="00F11CAF">
          <w:rPr>
            <w:rFonts w:asciiTheme="minorHAnsi" w:eastAsia="Times New Roman" w:hAnsiTheme="minorHAnsi" w:cs="Times New Roman"/>
            <w:color w:val="0432FF"/>
            <w:szCs w:val="24"/>
          </w:rPr>
          <w:delText>This separation is important because group quality and individual performance are not interchangeable. Two individuals with the same observed performance may face different competitive conditions if one is surrounded by many other strong individuals and the other is not. SCORE provides the mechanism through which those environmental differences can alter the ordering of otherwise similar candidates.</w:delText>
        </w:r>
      </w:del>
    </w:p>
    <w:p w14:paraId="23E195FB" w14:textId="44FE1526" w:rsidR="00782AEB" w:rsidDel="00F11CAF" w:rsidRDefault="00782AEB" w:rsidP="00782AEB">
      <w:pPr>
        <w:pStyle w:val="ListBullet"/>
        <w:numPr>
          <w:ilvl w:val="0"/>
          <w:numId w:val="0"/>
        </w:numPr>
        <w:ind w:left="1224"/>
        <w:rPr>
          <w:del w:id="143" w:author="Levine, Charles Roger CTR USARMY USMA (USA)" w:date="2026-10-04T19:08:00Z" w16du:dateUtc="2026-10-04T23:08:00Z"/>
        </w:rPr>
      </w:pPr>
    </w:p>
    <w:p w14:paraId="3471AC86" w14:textId="1B923DFD" w:rsidR="00782AEB" w:rsidDel="00F11CAF" w:rsidRDefault="00000000" w:rsidP="00782AEB">
      <w:pPr>
        <w:pStyle w:val="ListBullet"/>
        <w:numPr>
          <w:ilvl w:val="2"/>
          <w:numId w:val="12"/>
        </w:numPr>
        <w:rPr>
          <w:del w:id="144" w:author="Levine, Charles Roger CTR USARMY USMA (USA)" w:date="2026-10-04T19:08:00Z" w16du:dateUtc="2026-10-04T23:08:00Z"/>
        </w:rPr>
      </w:pPr>
      <w:del w:id="145" w:author="Levine, Charles Roger CTR USARMY USMA (USA)" w:date="2026-10-04T19:08:00Z" w16du:dateUtc="2026-10-04T23:08:00Z">
        <w:r w:rsidDel="00F11CAF">
          <w:delText>SELECT: explain how scores become outcomes under an opportunity limit or probability rule.</w:delText>
        </w:r>
      </w:del>
    </w:p>
    <w:p w14:paraId="29C27DAB" w14:textId="04FF3EF3" w:rsidR="00782AEB" w:rsidRPr="000679A2" w:rsidDel="00F11CAF" w:rsidRDefault="00782AEB" w:rsidP="00782AEB">
      <w:pPr>
        <w:pStyle w:val="ListBullet"/>
        <w:numPr>
          <w:ilvl w:val="0"/>
          <w:numId w:val="0"/>
        </w:numPr>
        <w:ind w:left="1224"/>
        <w:rPr>
          <w:del w:id="146" w:author="Levine, Charles Roger CTR USARMY USMA (USA)" w:date="2026-10-04T19:08:00Z" w16du:dateUtc="2026-10-04T23:08:00Z"/>
          <w:rFonts w:asciiTheme="minorHAnsi" w:eastAsia="Times New Roman" w:hAnsiTheme="minorHAnsi" w:cs="Times New Roman"/>
          <w:color w:val="0432FF"/>
          <w:szCs w:val="24"/>
        </w:rPr>
      </w:pPr>
      <w:del w:id="147" w:author="Levine, Charles Roger CTR USARMY USMA (USA)" w:date="2026-10-04T19:08:00Z" w16du:dateUtc="2026-10-04T23:08:00Z">
        <w:r w:rsidRPr="000679A2" w:rsidDel="00F11CAF">
          <w:rPr>
            <w:rFonts w:asciiTheme="minorHAnsi" w:eastAsia="Times New Roman" w:hAnsiTheme="minorHAnsi" w:cs="Times New Roman"/>
            <w:color w:val="0432FF"/>
            <w:szCs w:val="24"/>
          </w:rPr>
          <w:delText xml:space="preserve">The final stage converts scores into outcomes. We call this stage </w:delText>
        </w:r>
        <w:r w:rsidRPr="000679A2" w:rsidDel="00F11CAF">
          <w:rPr>
            <w:rFonts w:asciiTheme="minorHAnsi" w:eastAsia="Times New Roman" w:hAnsiTheme="minorHAnsi" w:cs="Times New Roman"/>
            <w:b/>
            <w:bCs/>
            <w:color w:val="0432FF"/>
            <w:szCs w:val="24"/>
          </w:rPr>
          <w:delText>SELECT</w:delText>
        </w:r>
        <w:r w:rsidRPr="000679A2" w:rsidDel="00F11CAF">
          <w:rPr>
            <w:rFonts w:asciiTheme="minorHAnsi" w:eastAsia="Times New Roman" w:hAnsiTheme="minorHAnsi" w:cs="Times New Roman"/>
            <w:color w:val="0432FF"/>
            <w:szCs w:val="24"/>
          </w:rPr>
          <w:delText>. Selection may be deterministic, such as choosing the highest-scoring \(K\) individuals, or probabilistic, such that higher scores increase but do not guarantee the chance of selection.</w:delText>
        </w:r>
      </w:del>
    </w:p>
    <w:p w14:paraId="4F897B46" w14:textId="4F1E99A3" w:rsidR="00782AEB" w:rsidRPr="000679A2" w:rsidDel="00F11CAF" w:rsidRDefault="00782AEB" w:rsidP="00782AEB">
      <w:pPr>
        <w:pStyle w:val="ListBullet"/>
        <w:numPr>
          <w:ilvl w:val="0"/>
          <w:numId w:val="0"/>
        </w:numPr>
        <w:ind w:left="1224"/>
        <w:rPr>
          <w:del w:id="148" w:author="Levine, Charles Roger CTR USARMY USMA (USA)" w:date="2026-10-04T19:08:00Z" w16du:dateUtc="2026-10-04T23:08:00Z"/>
          <w:rFonts w:asciiTheme="minorHAnsi" w:eastAsia="Times New Roman" w:hAnsiTheme="minorHAnsi" w:cs="Times New Roman"/>
          <w:color w:val="0432FF"/>
          <w:szCs w:val="24"/>
        </w:rPr>
      </w:pPr>
    </w:p>
    <w:p w14:paraId="7981049D" w14:textId="1889EB00" w:rsidR="00782AEB" w:rsidRPr="000679A2" w:rsidDel="00F11CAF" w:rsidRDefault="00782AEB" w:rsidP="00782AEB">
      <w:pPr>
        <w:pStyle w:val="ListBullet"/>
        <w:numPr>
          <w:ilvl w:val="0"/>
          <w:numId w:val="0"/>
        </w:numPr>
        <w:ind w:left="1224"/>
        <w:rPr>
          <w:del w:id="149" w:author="Levine, Charles Roger CTR USARMY USMA (USA)" w:date="2026-10-04T19:08:00Z" w16du:dateUtc="2026-10-04T23:08:00Z"/>
          <w:rFonts w:asciiTheme="minorHAnsi" w:hAnsiTheme="minorHAnsi"/>
          <w:color w:val="0432FF"/>
        </w:rPr>
      </w:pPr>
      <w:del w:id="150" w:author="Levine, Charles Roger CTR USARMY USMA (USA)" w:date="2026-10-04T19:08:00Z" w16du:dateUtc="2026-10-04T23:08:00Z">
        <w:r w:rsidRPr="000679A2" w:rsidDel="00F11CAF">
          <w:rPr>
            <w:rFonts w:asciiTheme="minorHAnsi" w:eastAsia="Times New Roman" w:hAnsiTheme="minorHAnsi" w:cs="Times New Roman"/>
            <w:color w:val="0432FF"/>
            <w:szCs w:val="24"/>
          </w:rPr>
          <w:delText>This stage introduces scarcity directly. If \(N\) individuals compete for \(K\) opportunities, then the selection fraction \(K/N\) determines how restrictive the outcome is. The same score differences can therefore have very different consequences under abundant and scarce selection. Separating SELECT from SCORE allows the model to distinguish an environmental penalty from the institutional rule that converts that penalty into advancement.</w:delText>
        </w:r>
      </w:del>
    </w:p>
    <w:p w14:paraId="42417C06" w14:textId="7E091372" w:rsidR="00782AEB" w:rsidDel="00F11CAF" w:rsidRDefault="00782AEB" w:rsidP="00782AEB">
      <w:pPr>
        <w:pStyle w:val="ListBullet"/>
        <w:numPr>
          <w:ilvl w:val="0"/>
          <w:numId w:val="0"/>
        </w:numPr>
        <w:ind w:left="1224"/>
        <w:rPr>
          <w:del w:id="151" w:author="Levine, Charles Roger CTR USARMY USMA (USA)" w:date="2026-10-04T19:08:00Z" w16du:dateUtc="2026-10-04T23:08:00Z"/>
        </w:rPr>
      </w:pPr>
    </w:p>
    <w:p w14:paraId="2121A442" w14:textId="42318151" w:rsidR="00782AEB" w:rsidDel="00F11CAF" w:rsidRDefault="00000000" w:rsidP="00782AEB">
      <w:pPr>
        <w:pStyle w:val="ListBullet"/>
        <w:numPr>
          <w:ilvl w:val="2"/>
          <w:numId w:val="12"/>
        </w:numPr>
        <w:rPr>
          <w:del w:id="152" w:author="Levine, Charles Roger CTR USARMY USMA (USA)" w:date="2026-10-04T19:08:00Z" w16du:dateUtc="2026-10-04T23:08:00Z"/>
        </w:rPr>
      </w:pPr>
      <w:del w:id="153" w:author="Levine, Charles Roger CTR USARMY USMA (USA)" w:date="2026-10-04T19:08:00Z" w16du:dateUtc="2026-10-04T23:08:00Z">
        <w:r w:rsidDel="00F11CAF">
          <w:delText>Use a small verbal example to motivate the three stages. Distinguish the environmental benefits-minus-drawbacks idea from an advancement probability.</w:delText>
        </w:r>
      </w:del>
    </w:p>
    <w:p w14:paraId="5D5F5006" w14:textId="6CDCD3FC" w:rsidR="00782AEB" w:rsidRPr="000679A2" w:rsidDel="00F11CAF" w:rsidRDefault="00782AEB" w:rsidP="00782AEB">
      <w:pPr>
        <w:pStyle w:val="ListBullet"/>
        <w:numPr>
          <w:ilvl w:val="0"/>
          <w:numId w:val="0"/>
        </w:numPr>
        <w:ind w:left="1224"/>
        <w:rPr>
          <w:del w:id="154" w:author="Levine, Charles Roger CTR USARMY USMA (USA)" w:date="2026-10-04T19:08:00Z" w16du:dateUtc="2026-10-04T23:08:00Z"/>
          <w:rFonts w:asciiTheme="minorHAnsi" w:eastAsia="Times New Roman" w:hAnsiTheme="minorHAnsi" w:cs="Times New Roman"/>
          <w:color w:val="0432FF"/>
          <w:szCs w:val="24"/>
        </w:rPr>
      </w:pPr>
      <w:del w:id="155" w:author="Levine, Charles Roger CTR USARMY USMA (USA)" w:date="2026-10-04T19:08:00Z" w16du:dateUtc="2026-10-04T23:08:00Z">
        <w:r w:rsidRPr="000679A2" w:rsidDel="00F11CAF">
          <w:rPr>
            <w:rFonts w:asciiTheme="minorHAnsi" w:eastAsia="Times New Roman" w:hAnsiTheme="minorHAnsi" w:cs="Times New Roman"/>
            <w:color w:val="0432FF"/>
            <w:szCs w:val="24"/>
          </w:rPr>
          <w:delText>Consider two equally performing individuals placed in different groups. One enters a group of mostly average performers; the other enters a group containing many high performers. The second individual may receive greater environmental benefits from stronger peers, but may also face greater difficulty distinguishing herself within that environment.</w:delText>
        </w:r>
      </w:del>
    </w:p>
    <w:p w14:paraId="56BFE981" w14:textId="6EBD5DEF" w:rsidR="00782AEB" w:rsidRPr="000679A2" w:rsidDel="00F11CAF" w:rsidRDefault="00782AEB" w:rsidP="00782AEB">
      <w:pPr>
        <w:pStyle w:val="ListBullet"/>
        <w:numPr>
          <w:ilvl w:val="0"/>
          <w:numId w:val="0"/>
        </w:numPr>
        <w:ind w:left="1224"/>
        <w:rPr>
          <w:del w:id="156" w:author="Levine, Charles Roger CTR USARMY USMA (USA)" w:date="2026-10-04T19:08:00Z" w16du:dateUtc="2026-10-04T23:08:00Z"/>
          <w:rFonts w:asciiTheme="minorHAnsi" w:eastAsia="Times New Roman" w:hAnsiTheme="minorHAnsi" w:cs="Times New Roman"/>
          <w:color w:val="0432FF"/>
          <w:szCs w:val="24"/>
        </w:rPr>
      </w:pPr>
    </w:p>
    <w:p w14:paraId="4F4037A8" w14:textId="5EBC4990" w:rsidR="00782AEB" w:rsidRPr="000679A2" w:rsidDel="00F11CAF" w:rsidRDefault="00782AEB" w:rsidP="00782AEB">
      <w:pPr>
        <w:pStyle w:val="ListBullet"/>
        <w:numPr>
          <w:ilvl w:val="0"/>
          <w:numId w:val="0"/>
        </w:numPr>
        <w:ind w:left="1224"/>
        <w:rPr>
          <w:del w:id="157" w:author="Levine, Charles Roger CTR USARMY USMA (USA)" w:date="2026-10-04T19:08:00Z" w16du:dateUtc="2026-10-04T23:08:00Z"/>
          <w:rFonts w:asciiTheme="minorHAnsi" w:eastAsia="Times New Roman" w:hAnsiTheme="minorHAnsi" w:cs="Times New Roman"/>
          <w:color w:val="0432FF"/>
          <w:szCs w:val="24"/>
        </w:rPr>
      </w:pPr>
      <w:del w:id="158" w:author="Levine, Charles Roger CTR USARMY USMA (USA)" w:date="2026-10-04T19:08:00Z" w16du:dateUtc="2026-10-04T23:08:00Z">
        <w:r w:rsidRPr="000679A2" w:rsidDel="00F11CAF">
          <w:rPr>
            <w:rFonts w:asciiTheme="minorHAnsi" w:eastAsia="Times New Roman" w:hAnsiTheme="minorHAnsi" w:cs="Times New Roman"/>
            <w:color w:val="0432FF"/>
            <w:szCs w:val="24"/>
          </w:rPr>
          <w:delText>ASSIGN determines which group each individual enters. SCORE determines whether and how the composition of that group changes the individual's competitive standing. SELECT then determines whether the resulting score is sufficient to obtain one of the limited opportunities.</w:delText>
        </w:r>
      </w:del>
    </w:p>
    <w:p w14:paraId="4A8C1B4B" w14:textId="785F09A0" w:rsidR="00782AEB" w:rsidRPr="000679A2" w:rsidDel="00F11CAF" w:rsidRDefault="00782AEB" w:rsidP="00782AEB">
      <w:pPr>
        <w:pStyle w:val="ListBullet"/>
        <w:numPr>
          <w:ilvl w:val="0"/>
          <w:numId w:val="0"/>
        </w:numPr>
        <w:ind w:left="1224"/>
        <w:rPr>
          <w:del w:id="159" w:author="Levine, Charles Roger CTR USARMY USMA (USA)" w:date="2026-10-04T19:08:00Z" w16du:dateUtc="2026-10-04T23:08:00Z"/>
          <w:rFonts w:asciiTheme="minorHAnsi" w:eastAsia="Times New Roman" w:hAnsiTheme="minorHAnsi" w:cs="Times New Roman"/>
          <w:color w:val="0432FF"/>
          <w:szCs w:val="24"/>
        </w:rPr>
      </w:pPr>
    </w:p>
    <w:p w14:paraId="726AEACA" w14:textId="797285EE" w:rsidR="00782AEB" w:rsidRPr="000679A2" w:rsidDel="00F11CAF" w:rsidRDefault="00782AEB" w:rsidP="00782AEB">
      <w:pPr>
        <w:pStyle w:val="ListBullet"/>
        <w:numPr>
          <w:ilvl w:val="0"/>
          <w:numId w:val="0"/>
        </w:numPr>
        <w:ind w:left="1224"/>
        <w:rPr>
          <w:del w:id="160" w:author="Levine, Charles Roger CTR USARMY USMA (USA)" w:date="2026-10-04T19:08:00Z" w16du:dateUtc="2026-10-04T23:08:00Z"/>
          <w:rFonts w:asciiTheme="minorHAnsi" w:hAnsiTheme="minorHAnsi"/>
        </w:rPr>
      </w:pPr>
      <w:del w:id="161" w:author="Levine, Charles Roger CTR USARMY USMA (USA)" w:date="2026-10-04T19:08:00Z" w16du:dateUtc="2026-10-04T23:08:00Z">
        <w:r w:rsidRPr="000679A2" w:rsidDel="00F11CAF">
          <w:rPr>
            <w:rFonts w:asciiTheme="minorHAnsi" w:eastAsia="Times New Roman" w:hAnsiTheme="minorHAnsi" w:cs="Times New Roman"/>
            <w:color w:val="0432FF"/>
            <w:szCs w:val="24"/>
          </w:rPr>
          <w:delText xml:space="preserve">The example illustrates why the three stages must remain separate. Strong peers may alter an individual's environment without changing selection, or they may change scores without changing the identities of the winners. Conversely, extreme scarcity may turn relatively small score differences into large differences in outcomes. The model therefore asks not simply whether peer quality is associated with success, but </w:delText>
        </w:r>
        <w:r w:rsidRPr="000679A2" w:rsidDel="00F11CAF">
          <w:rPr>
            <w:rFonts w:asciiTheme="minorHAnsi" w:eastAsia="Times New Roman" w:hAnsiTheme="minorHAnsi" w:cs="Times New Roman"/>
            <w:b/>
            <w:bCs/>
            <w:color w:val="0432FF"/>
            <w:szCs w:val="24"/>
          </w:rPr>
          <w:delText>how assignment, environmental effects, and selection interact to generate the observed relationship</w:delText>
        </w:r>
        <w:r w:rsidRPr="000679A2" w:rsidDel="00F11CAF">
          <w:rPr>
            <w:rFonts w:asciiTheme="minorHAnsi" w:eastAsia="Times New Roman" w:hAnsiTheme="minorHAnsi" w:cs="Times New Roman"/>
            <w:color w:val="0432FF"/>
            <w:szCs w:val="24"/>
          </w:rPr>
          <w:delText>.</w:delText>
        </w:r>
      </w:del>
    </w:p>
    <w:p w14:paraId="01FAA65C" w14:textId="3988F5AB" w:rsidR="00782AEB" w:rsidDel="00F11CAF" w:rsidRDefault="00782AEB" w:rsidP="00782AEB">
      <w:pPr>
        <w:pStyle w:val="ListBullet"/>
        <w:numPr>
          <w:ilvl w:val="0"/>
          <w:numId w:val="0"/>
        </w:numPr>
        <w:ind w:left="1224"/>
        <w:rPr>
          <w:del w:id="162" w:author="Levine, Charles Roger CTR USARMY USMA (USA)" w:date="2026-10-04T19:08:00Z" w16du:dateUtc="2026-10-04T23:08:00Z"/>
        </w:rPr>
      </w:pPr>
    </w:p>
    <w:p w14:paraId="3A36F48E" w14:textId="44066FF8" w:rsidR="004E2689" w:rsidDel="00F11CAF" w:rsidRDefault="004E2689" w:rsidP="00EC7973">
      <w:pPr>
        <w:pStyle w:val="ListBullet"/>
        <w:numPr>
          <w:ilvl w:val="2"/>
          <w:numId w:val="12"/>
        </w:numPr>
        <w:rPr>
          <w:del w:id="163" w:author="Levine, Charles Roger CTR USARMY USMA (USA)" w:date="2026-10-04T19:08:00Z" w16du:dateUtc="2026-10-04T23:08:00Z"/>
        </w:rPr>
      </w:pPr>
      <w:del w:id="164" w:author="Levine, Charles Roger CTR USARMY USMA (USA)" w:date="2026-10-04T19:08:00Z" w16du:dateUtc="2026-10-04T23:08:00Z">
        <w:r w:rsidDel="00F11CAF">
          <w:delText>What the model is trying to explain—and what it is not</w:delText>
        </w:r>
      </w:del>
    </w:p>
    <w:p w14:paraId="23E81B02" w14:textId="61B42D2B" w:rsidR="000679A2" w:rsidRPr="000679A2" w:rsidDel="00F11CAF" w:rsidRDefault="000679A2" w:rsidP="000679A2">
      <w:pPr>
        <w:pStyle w:val="ListBullet"/>
        <w:numPr>
          <w:ilvl w:val="0"/>
          <w:numId w:val="0"/>
        </w:numPr>
        <w:ind w:left="1224"/>
        <w:rPr>
          <w:del w:id="165" w:author="Levine, Charles Roger CTR USARMY USMA (USA)" w:date="2026-10-04T19:08:00Z" w16du:dateUtc="2026-10-04T23:08:00Z"/>
          <w:rFonts w:asciiTheme="minorHAnsi" w:hAnsiTheme="minorHAnsi"/>
          <w:color w:val="0432FF"/>
        </w:rPr>
      </w:pPr>
      <w:del w:id="166" w:author="Levine, Charles Roger CTR USARMY USMA (USA)" w:date="2026-10-04T19:08:00Z" w16du:dateUtc="2026-10-04T23:08:00Z">
        <w:r w:rsidRPr="000679A2" w:rsidDel="00F11CAF">
          <w:rPr>
            <w:rFonts w:asciiTheme="minorHAnsi" w:hAnsiTheme="minorHAnsi"/>
            <w:color w:val="0432FF"/>
          </w:rPr>
          <w:delText>The model is not designed to reproduce every institutional feature of Army, basketball, tenure, or education. It is a minimal mechanism model meant to separate assignment, environmental scoring, and scarce selection.</w:delText>
        </w:r>
      </w:del>
    </w:p>
    <w:p w14:paraId="08AE3A14" w14:textId="77777777" w:rsidR="00F11CAF" w:rsidRDefault="00F11CAF" w:rsidP="00F11CAF">
      <w:pPr>
        <w:pStyle w:val="Heading1"/>
        <w:numPr>
          <w:ilvl w:val="1"/>
          <w:numId w:val="12"/>
        </w:numPr>
        <w:rPr>
          <w:ins w:id="167" w:author="Levine, Charles Roger CTR USARMY USMA (USA)" w:date="2026-10-04T19:08:00Z" w16du:dateUtc="2026-10-04T23:08:00Z"/>
        </w:rPr>
      </w:pPr>
      <w:ins w:id="168" w:author="Levine, Charles Roger CTR USARMY USMA (USA)" w:date="2026-10-04T19:08:00Z" w16du:dateUtc="2026-10-04T23:08:00Z">
        <w:r>
          <w:t>Individuals, groups, and peer environments</w:t>
        </w:r>
      </w:ins>
    </w:p>
    <w:p w14:paraId="6B763C12" w14:textId="77777777" w:rsidR="005D1A3F" w:rsidRPr="005D1A3F" w:rsidRDefault="00F11CAF" w:rsidP="00F11CAF">
      <w:pPr>
        <w:pStyle w:val="ListBullet"/>
        <w:numPr>
          <w:ilvl w:val="2"/>
          <w:numId w:val="12"/>
        </w:numPr>
        <w:rPr>
          <w:ins w:id="169" w:author="Levine, Charles Roger CTR USARMY USMA (USA)" w:date="2026-10-05T05:30:00Z" w16du:dateUtc="2026-10-05T09:30:00Z"/>
          <w:rFonts w:asciiTheme="minorHAnsi" w:hAnsiTheme="minorHAnsi"/>
          <w:color w:val="0432FF"/>
          <w:rPrChange w:id="170" w:author="Levine, Charles Roger CTR USARMY USMA (USA)" w:date="2026-10-05T05:30:00Z" w16du:dateUtc="2026-10-05T09:30:00Z">
            <w:rPr>
              <w:ins w:id="171" w:author="Levine, Charles Roger CTR USARMY USMA (USA)" w:date="2026-10-05T05:30:00Z" w16du:dateUtc="2026-10-05T09:30:00Z"/>
            </w:rPr>
          </w:rPrChange>
        </w:rPr>
      </w:pPr>
      <w:ins w:id="172" w:author="Levine, Charles Roger CTR USARMY USMA (USA)" w:date="2026-10-04T19:08:00Z" w16du:dateUtc="2026-10-04T23:08:00Z">
        <w:r>
          <w:t>The individual entering the model.</w:t>
        </w:r>
      </w:ins>
      <m:oMath>
        <m:r>
          <w:del w:id="173" w:author="Levine, Charles Roger CTR USARMY USMA (USA)" w:date="2026-10-05T05:30:00Z" w16du:dateUtc="2026-10-05T09:30:00Z">
            <w:rPr>
              <w:rFonts w:ascii="Cambria Math" w:hAnsi="Cambria Math"/>
            </w:rPr>
            <m:t>Aᵢ</m:t>
          </w:del>
        </m:r>
      </m:oMath>
      <w:ins w:id="174" w:author="Levine, Charles Roger CTR USARMY USMA (USA)" w:date="2026-10-04T20:02:00Z" w16du:dateUtc="2026-10-05T00:02:00Z">
        <w:r w:rsidR="00365EB2">
          <w:t xml:space="preserve"> </w:t>
        </w:r>
      </w:ins>
    </w:p>
    <w:p w14:paraId="1EF6B875" w14:textId="33B2BFD6" w:rsidR="00F11CAF" w:rsidRPr="003C2A31" w:rsidRDefault="003C2A31" w:rsidP="005D1A3F">
      <w:pPr>
        <w:pStyle w:val="ListBullet"/>
        <w:numPr>
          <w:ilvl w:val="0"/>
          <w:numId w:val="0"/>
        </w:numPr>
        <w:ind w:left="1224"/>
        <w:rPr>
          <w:ins w:id="175" w:author="Levine, Charles Roger CTR USARMY USMA (USA)" w:date="2026-10-04T19:08:00Z" w16du:dateUtc="2026-10-04T23:08:00Z"/>
          <w:rFonts w:asciiTheme="minorHAnsi" w:hAnsiTheme="minorHAnsi"/>
          <w:color w:val="0432FF"/>
          <w:rPrChange w:id="176" w:author="Levine, Charles Roger CTR USARMY USMA (USA)" w:date="2026-10-04T21:09:00Z" w16du:dateUtc="2026-10-05T01:09:00Z">
            <w:rPr>
              <w:ins w:id="177" w:author="Levine, Charles Roger CTR USARMY USMA (USA)" w:date="2026-10-04T19:08:00Z" w16du:dateUtc="2026-10-04T23:08:00Z"/>
            </w:rPr>
          </w:rPrChange>
        </w:rPr>
        <w:pPrChange w:id="178" w:author="Levine, Charles Roger CTR USARMY USMA (USA)" w:date="2026-10-05T05:30:00Z" w16du:dateUtc="2026-10-05T09:30:00Z">
          <w:pPr>
            <w:pStyle w:val="ListBullet"/>
            <w:numPr>
              <w:ilvl w:val="2"/>
              <w:numId w:val="12"/>
            </w:numPr>
            <w:tabs>
              <w:tab w:val="clear" w:pos="360"/>
            </w:tabs>
            <w:ind w:left="1224" w:hanging="504"/>
          </w:pPr>
        </w:pPrChange>
      </w:pPr>
      <w:ins w:id="179" w:author="Levine, Charles Roger CTR USARMY USMA (USA)" w:date="2026-10-04T21:08:00Z" w16du:dateUtc="2026-10-05T01:08:00Z">
        <w:r w:rsidRPr="003C2A31">
          <w:rPr>
            <w:rFonts w:asciiTheme="minorHAnsi" w:hAnsiTheme="minorHAnsi"/>
            <w:color w:val="0432FF"/>
            <w:rPrChange w:id="180" w:author="Levine, Charles Roger CTR USARMY USMA (USA)" w:date="2026-10-04T21:09:00Z" w16du:dateUtc="2026-10-05T01:09:00Z">
              <w:rPr/>
            </w:rPrChange>
          </w:rPr>
          <w:t xml:space="preserve">The model begins with an individual-level quantity </w:t>
        </w:r>
      </w:ins>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ins w:id="181" w:author="Levine, Charles Roger CTR USARMY USMA (USA)" w:date="2026-10-04T21:08:00Z" w16du:dateUtc="2026-10-05T01:08:00Z">
        <w:r w:rsidRPr="003C2A31">
          <w:rPr>
            <w:rFonts w:asciiTheme="minorHAnsi" w:hAnsiTheme="minorHAnsi"/>
            <w:color w:val="0432FF"/>
            <w:rPrChange w:id="182" w:author="Levine, Charles Roger CTR USARMY USMA (USA)" w:date="2026-10-04T21:09:00Z" w16du:dateUtc="2026-10-05T01:09:00Z">
              <w:rPr/>
            </w:rPrChange>
          </w:rPr>
          <w:t xml:space="preserve"> that represents the performance or characteristic used to describe person </w:t>
        </w:r>
      </w:ins>
      <m:oMath>
        <m:r>
          <w:rPr>
            <w:rFonts w:ascii="Cambria Math" w:hAnsi="Cambria Math"/>
            <w:color w:val="0432FF"/>
          </w:rPr>
          <m:t>i</m:t>
        </m:r>
      </m:oMath>
      <w:ins w:id="183" w:author="Levine, Charles Roger CTR USARMY USMA (USA)" w:date="2026-10-04T21:08:00Z" w16du:dateUtc="2026-10-05T01:08:00Z">
        <w:r w:rsidRPr="003C2A31">
          <w:rPr>
            <w:rFonts w:asciiTheme="minorHAnsi" w:hAnsiTheme="minorHAnsi"/>
            <w:color w:val="0432FF"/>
            <w:rPrChange w:id="184" w:author="Levine, Charles Roger CTR USARMY USMA (USA)" w:date="2026-10-04T21:09:00Z" w16du:dateUtc="2026-10-05T01:09:00Z">
              <w:rPr/>
            </w:rPrChange>
          </w:rPr>
          <w:t xml:space="preserve"> in the modeled process. Depending on the empirical setting, this quantity may be measured before assignment or may represent performance observed after individuals have already spent time in an environment. The model does not require </w:t>
        </w:r>
      </w:ins>
      <m:oMath>
        <m:sSub>
          <m:sSubPr>
            <m:ctrlPr>
              <w:ins w:id="185" w:author="Levine, Charles Roger CTR USARMY USMA (USA)" w:date="2026-10-04T21:10:00Z" w16du:dateUtc="2026-10-05T01:10:00Z">
                <w:rPr>
                  <w:rFonts w:ascii="Cambria Math" w:hAnsi="Cambria Math"/>
                  <w:color w:val="0432FF"/>
                </w:rPr>
              </w:ins>
            </m:ctrlPr>
          </m:sSubPr>
          <m:e>
            <m:r>
              <w:ins w:id="186" w:author="Levine, Charles Roger CTR USARMY USMA (USA)" w:date="2026-10-04T21:10:00Z" w16du:dateUtc="2026-10-05T01:10:00Z">
                <w:rPr>
                  <w:rFonts w:ascii="Cambria Math" w:hAnsi="Cambria Math"/>
                  <w:color w:val="0432FF"/>
                </w:rPr>
                <m:t>A</m:t>
              </w:ins>
            </m:r>
          </m:e>
          <m:sub>
            <m:r>
              <w:ins w:id="187" w:author="Levine, Charles Roger CTR USARMY USMA (USA)" w:date="2026-10-04T21:10:00Z" w16du:dateUtc="2026-10-05T01:10:00Z">
                <w:rPr>
                  <w:rFonts w:ascii="Cambria Math" w:hAnsi="Cambria Math"/>
                  <w:color w:val="0432FF"/>
                </w:rPr>
                <m:t>i</m:t>
              </w:ins>
            </m:r>
          </m:sub>
        </m:sSub>
      </m:oMath>
      <w:ins w:id="188" w:author="Levine, Charles Roger CTR USARMY USMA (USA)" w:date="2026-10-04T21:08:00Z" w16du:dateUtc="2026-10-05T01:08:00Z">
        <w:r w:rsidRPr="003C2A31">
          <w:rPr>
            <w:rFonts w:asciiTheme="minorHAnsi" w:hAnsiTheme="minorHAnsi"/>
            <w:color w:val="0432FF"/>
            <w:rPrChange w:id="189" w:author="Levine, Charles Roger CTR USARMY USMA (USA)" w:date="2026-10-04T21:09:00Z" w16du:dateUtc="2026-10-05T01:09:00Z">
              <w:rPr/>
            </w:rPrChange>
          </w:rPr>
          <w:t xml:space="preserve"> to </w:t>
        </w:r>
      </w:ins>
      <w:ins w:id="190" w:author="Levine, Charles Roger CTR USARMY USMA (USA)" w:date="2026-10-04T21:26:00Z" w16du:dateUtc="2026-10-05T01:26:00Z">
        <w:r w:rsidR="005C16C5">
          <w:rPr>
            <w:rFonts w:asciiTheme="minorHAnsi" w:hAnsiTheme="minorHAnsi"/>
            <w:color w:val="0432FF"/>
          </w:rPr>
          <w:t xml:space="preserve">necessarily </w:t>
        </w:r>
      </w:ins>
      <w:ins w:id="191" w:author="Levine, Charles Roger CTR USARMY USMA (USA)" w:date="2026-10-04T21:08:00Z" w16du:dateUtc="2026-10-05T01:08:00Z">
        <w:r w:rsidRPr="003C2A31">
          <w:rPr>
            <w:rFonts w:asciiTheme="minorHAnsi" w:hAnsiTheme="minorHAnsi"/>
            <w:color w:val="0432FF"/>
            <w:rPrChange w:id="192" w:author="Levine, Charles Roger CTR USARMY USMA (USA)" w:date="2026-10-04T21:09:00Z" w16du:dateUtc="2026-10-05T01:09:00Z">
              <w:rPr/>
            </w:rPrChange>
          </w:rPr>
          <w:t xml:space="preserve">represent innate ability or a context-independent trait. Rather, </w:t>
        </w:r>
      </w:ins>
      <m:oMath>
        <m:sSub>
          <m:sSubPr>
            <m:ctrlPr>
              <w:ins w:id="193" w:author="Levine, Charles Roger CTR USARMY USMA (USA)" w:date="2026-10-04T21:10:00Z" w16du:dateUtc="2026-10-05T01:10:00Z">
                <w:rPr>
                  <w:rFonts w:ascii="Cambria Math" w:hAnsi="Cambria Math"/>
                  <w:color w:val="0432FF"/>
                </w:rPr>
              </w:ins>
            </m:ctrlPr>
          </m:sSubPr>
          <m:e>
            <m:r>
              <w:ins w:id="194" w:author="Levine, Charles Roger CTR USARMY USMA (USA)" w:date="2026-10-04T21:10:00Z" w16du:dateUtc="2026-10-05T01:10:00Z">
                <w:rPr>
                  <w:rFonts w:ascii="Cambria Math" w:hAnsi="Cambria Math"/>
                  <w:color w:val="0432FF"/>
                </w:rPr>
                <m:t>A</m:t>
              </w:ins>
            </m:r>
          </m:e>
          <m:sub>
            <m:r>
              <w:ins w:id="195" w:author="Levine, Charles Roger CTR USARMY USMA (USA)" w:date="2026-10-04T21:10:00Z" w16du:dateUtc="2026-10-05T01:10:00Z">
                <w:rPr>
                  <w:rFonts w:ascii="Cambria Math" w:hAnsi="Cambria Math"/>
                  <w:color w:val="0432FF"/>
                </w:rPr>
                <m:t>i</m:t>
              </w:ins>
            </m:r>
          </m:sub>
        </m:sSub>
      </m:oMath>
      <w:ins w:id="196" w:author="Levine, Charles Roger CTR USARMY USMA (USA)" w:date="2026-10-04T21:16:00Z" w16du:dateUtc="2026-10-05T01:16:00Z">
        <w:r>
          <w:rPr>
            <w:rFonts w:asciiTheme="minorHAnsi" w:hAnsiTheme="minorHAnsi"/>
            <w:color w:val="0432FF"/>
          </w:rPr>
          <w:t xml:space="preserve"> </w:t>
        </w:r>
      </w:ins>
      <w:ins w:id="197" w:author="Levine, Charles Roger CTR USARMY USMA (USA)" w:date="2026-10-04T21:08:00Z" w16du:dateUtc="2026-10-05T01:08:00Z">
        <w:r w:rsidRPr="003C2A31">
          <w:rPr>
            <w:rFonts w:asciiTheme="minorHAnsi" w:hAnsiTheme="minorHAnsi"/>
            <w:color w:val="0432FF"/>
            <w:rPrChange w:id="198" w:author="Levine, Charles Roger CTR USARMY USMA (USA)" w:date="2026-10-04T21:09:00Z" w16du:dateUtc="2026-10-05T01:09:00Z">
              <w:rPr/>
            </w:rPrChange>
          </w:rPr>
          <w:t>is treated as fixed within a given model experiment so that the effects of assignment, scoring, and selection can be examined separately.</w:t>
        </w:r>
        <w:r w:rsidRPr="003C2A31">
          <w:rPr>
            <w:rFonts w:asciiTheme="minorHAnsi" w:hAnsiTheme="minorHAnsi"/>
            <w:color w:val="0432FF"/>
            <w:rPrChange w:id="199" w:author="Levine, Charles Roger CTR USARMY USMA (USA)" w:date="2026-10-04T21:09:00Z" w16du:dateUtc="2026-10-05T01:09:00Z">
              <w:rPr/>
            </w:rPrChange>
          </w:rPr>
          <w:t xml:space="preserve"> </w:t>
        </w:r>
        <w:r w:rsidRPr="003C2A31">
          <w:rPr>
            <w:rFonts w:asciiTheme="minorHAnsi" w:hAnsiTheme="minorHAnsi"/>
            <w:color w:val="0432FF"/>
            <w:rPrChange w:id="200" w:author="Levine, Charles Roger CTR USARMY USMA (USA)" w:date="2026-10-04T21:09:00Z" w16du:dateUtc="2026-10-05T01:09:00Z">
              <w:rPr/>
            </w:rPrChange>
          </w:rPr>
          <w:t xml:space="preserve">In settings where the environment itself may alter observed performance, treating </w:t>
        </w:r>
      </w:ins>
      <m:oMath>
        <m:sSub>
          <m:sSubPr>
            <m:ctrlPr>
              <w:ins w:id="201" w:author="Levine, Charles Roger CTR USARMY USMA (USA)" w:date="2026-10-04T21:10:00Z" w16du:dateUtc="2026-10-05T01:10:00Z">
                <w:rPr>
                  <w:rFonts w:ascii="Cambria Math" w:hAnsi="Cambria Math"/>
                  <w:color w:val="0432FF"/>
                </w:rPr>
              </w:ins>
            </m:ctrlPr>
          </m:sSubPr>
          <m:e>
            <m:r>
              <w:ins w:id="202" w:author="Levine, Charles Roger CTR USARMY USMA (USA)" w:date="2026-10-04T21:10:00Z" w16du:dateUtc="2026-10-05T01:10:00Z">
                <w:rPr>
                  <w:rFonts w:ascii="Cambria Math" w:hAnsi="Cambria Math"/>
                  <w:color w:val="0432FF"/>
                </w:rPr>
                <m:t>A</m:t>
              </w:ins>
            </m:r>
          </m:e>
          <m:sub>
            <m:r>
              <w:ins w:id="203" w:author="Levine, Charles Roger CTR USARMY USMA (USA)" w:date="2026-10-04T21:10:00Z" w16du:dateUtc="2026-10-05T01:10:00Z">
                <w:rPr>
                  <w:rFonts w:ascii="Cambria Math" w:hAnsi="Cambria Math"/>
                  <w:color w:val="0432FF"/>
                </w:rPr>
                <m:t>i</m:t>
              </w:ins>
            </m:r>
          </m:sub>
        </m:sSub>
      </m:oMath>
      <w:ins w:id="204" w:author="Levine, Charles Roger CTR USARMY USMA (USA)" w:date="2026-10-04T21:10:00Z" w16du:dateUtc="2026-10-05T01:10:00Z">
        <w:r>
          <w:rPr>
            <w:rFonts w:asciiTheme="minorHAnsi" w:hAnsiTheme="minorHAnsi"/>
            <w:color w:val="0432FF"/>
          </w:rPr>
          <w:t xml:space="preserve"> </w:t>
        </w:r>
      </w:ins>
      <w:ins w:id="205" w:author="Levine, Charles Roger CTR USARMY USMA (USA)" w:date="2026-10-04T21:08:00Z" w16du:dateUtc="2026-10-05T01:08:00Z">
        <w:r w:rsidRPr="003C2A31">
          <w:rPr>
            <w:rFonts w:asciiTheme="minorHAnsi" w:hAnsiTheme="minorHAnsi"/>
            <w:color w:val="0432FF"/>
            <w:rPrChange w:id="206" w:author="Levine, Charles Roger CTR USARMY USMA (USA)" w:date="2026-10-04T21:09:00Z" w16du:dateUtc="2026-10-05T01:09:00Z">
              <w:rPr/>
            </w:rPrChange>
          </w:rPr>
          <w:t xml:space="preserve">as fixed is a simplifying assumption that separates the </w:t>
        </w:r>
        <w:r w:rsidRPr="003C2A31">
          <w:rPr>
            <w:rFonts w:asciiTheme="minorHAnsi" w:hAnsiTheme="minorHAnsi"/>
            <w:color w:val="0432FF"/>
            <w:rPrChange w:id="207" w:author="Levine, Charles Roger CTR USARMY USMA (USA)" w:date="2026-10-04T21:09:00Z" w16du:dateUtc="2026-10-05T01:09:00Z">
              <w:rPr/>
            </w:rPrChange>
          </w:rPr>
          <w:lastRenderedPageBreak/>
          <w:t>assignment and selection mechanisms from the process through which performance develops over time.</w:t>
        </w:r>
      </w:ins>
    </w:p>
    <w:p w14:paraId="270139F2" w14:textId="77777777" w:rsidR="005D1A3F" w:rsidRPr="005D1A3F" w:rsidRDefault="00F11CAF" w:rsidP="003C2A31">
      <w:pPr>
        <w:pStyle w:val="ListBullet"/>
        <w:numPr>
          <w:ilvl w:val="2"/>
          <w:numId w:val="12"/>
        </w:numPr>
        <w:rPr>
          <w:ins w:id="208" w:author="Levine, Charles Roger CTR USARMY USMA (USA)" w:date="2026-10-05T05:30:00Z" w16du:dateUtc="2026-10-05T09:30:00Z"/>
          <w:rFonts w:asciiTheme="minorHAnsi" w:hAnsiTheme="minorHAnsi"/>
          <w:color w:val="0432FF"/>
          <w:rPrChange w:id="209" w:author="Levine, Charles Roger CTR USARMY USMA (USA)" w:date="2026-10-05T05:30:00Z" w16du:dateUtc="2026-10-05T09:30:00Z">
            <w:rPr>
              <w:ins w:id="210" w:author="Levine, Charles Roger CTR USARMY USMA (USA)" w:date="2026-10-05T05:30:00Z" w16du:dateUtc="2026-10-05T09:30:00Z"/>
            </w:rPr>
          </w:rPrChange>
        </w:rPr>
      </w:pPr>
      <w:ins w:id="211" w:author="Levine, Charles Roger CTR USARMY USMA (USA)" w:date="2026-10-04T19:08:00Z" w16du:dateUtc="2026-10-04T23:08:00Z">
        <w:r w:rsidRPr="0006007C">
          <w:t xml:space="preserve">The group as the individual's environment. </w:t>
        </w:r>
      </w:ins>
    </w:p>
    <w:p w14:paraId="5E3EEC0C" w14:textId="33037737" w:rsidR="003C2A31" w:rsidRPr="003C2A31" w:rsidRDefault="003C2A31" w:rsidP="005D1A3F">
      <w:pPr>
        <w:pStyle w:val="ListBullet"/>
        <w:numPr>
          <w:ilvl w:val="0"/>
          <w:numId w:val="0"/>
        </w:numPr>
        <w:ind w:left="1224"/>
        <w:rPr>
          <w:ins w:id="212" w:author="Levine, Charles Roger CTR USARMY USMA (USA)" w:date="2026-10-04T21:15:00Z" w16du:dateUtc="2026-10-05T01:15:00Z"/>
          <w:rFonts w:asciiTheme="minorHAnsi" w:hAnsiTheme="minorHAnsi"/>
          <w:color w:val="0432FF"/>
          <w:rPrChange w:id="213" w:author="Levine, Charles Roger CTR USARMY USMA (USA)" w:date="2026-10-04T21:15:00Z" w16du:dateUtc="2026-10-05T01:15:00Z">
            <w:rPr>
              <w:ins w:id="214" w:author="Levine, Charles Roger CTR USARMY USMA (USA)" w:date="2026-10-04T21:15:00Z" w16du:dateUtc="2026-10-05T01:15:00Z"/>
            </w:rPr>
          </w:rPrChange>
        </w:rPr>
        <w:pPrChange w:id="215" w:author="Levine, Charles Roger CTR USARMY USMA (USA)" w:date="2026-10-05T05:30:00Z" w16du:dateUtc="2026-10-05T09:30:00Z">
          <w:pPr>
            <w:pStyle w:val="ListBullet"/>
            <w:numPr>
              <w:ilvl w:val="2"/>
              <w:numId w:val="12"/>
            </w:numPr>
            <w:tabs>
              <w:tab w:val="clear" w:pos="360"/>
            </w:tabs>
            <w:ind w:left="1224" w:hanging="504"/>
          </w:pPr>
        </w:pPrChange>
      </w:pPr>
      <w:ins w:id="216" w:author="Levine, Charles Roger CTR USARMY USMA (USA)" w:date="2026-10-04T21:15:00Z" w16du:dateUtc="2026-10-05T01:15:00Z">
        <w:r w:rsidRPr="00786DAA">
          <w:rPr>
            <w:color w:val="0432FF"/>
            <w:rPrChange w:id="217" w:author="Levine, Charles Roger CTR USARMY USMA (USA)" w:date="2026-10-05T00:58:00Z" w16du:dateUtc="2026-10-05T04:58:00Z">
              <w:rPr/>
            </w:rPrChange>
          </w:rPr>
          <w:t xml:space="preserve">Individuals are embedded in groups whose composition defines the immediate peer environment considered by the model. </w:t>
        </w:r>
      </w:ins>
      <w:ins w:id="218" w:author="Levine, Charles Roger CTR USARMY USMA (USA)" w:date="2026-10-05T00:59:00Z" w16du:dateUtc="2026-10-05T04:59:00Z">
        <w:r w:rsidR="00786DAA" w:rsidRPr="00786DAA">
          <w:rPr>
            <w:color w:val="0432FF"/>
          </w:rPr>
          <w:t>T</w:t>
        </w:r>
      </w:ins>
      <w:ins w:id="219" w:author="Levine, Charles Roger CTR USARMY USMA (USA)" w:date="2026-10-05T00:58:00Z" w16du:dateUtc="2026-10-05T04:58:00Z">
        <w:r w:rsidR="00786DAA" w:rsidRPr="00786DAA">
          <w:rPr>
            <w:color w:val="0432FF"/>
            <w:rPrChange w:id="220" w:author="Levine, Charles Roger CTR USARMY USMA (USA)" w:date="2026-10-05T00:59:00Z" w16du:dateUtc="2026-10-05T04:59:00Z">
              <w:rPr/>
            </w:rPrChange>
          </w:rPr>
          <w:t>hese organizational structures can be represented as bipartite networks in which one node set represents individuals and the other represents groups, with membership encoded as edges between the two sets. The peer relationships among individuals are then induced by shared group membership and can be represented through the individual projection of the bipartite network.</w:t>
        </w:r>
      </w:ins>
      <w:ins w:id="221" w:author="Levine, Charles Roger CTR USARMY USMA (USA)" w:date="2026-10-05T00:59:00Z" w16du:dateUtc="2026-10-05T04:59:00Z">
        <w:r w:rsidR="00786DAA" w:rsidRPr="00786DAA">
          <w:rPr>
            <w:color w:val="0432FF"/>
            <w:rPrChange w:id="222" w:author="Levine, Charles Roger CTR USARMY USMA (USA)" w:date="2026-10-05T00:59:00Z" w16du:dateUtc="2026-10-05T04:59:00Z">
              <w:rPr/>
            </w:rPrChange>
          </w:rPr>
          <w:t xml:space="preserve"> </w:t>
        </w:r>
      </w:ins>
      <w:ins w:id="223" w:author="Levine, Charles Roger CTR USARMY USMA (USA)" w:date="2026-10-04T21:15:00Z" w16du:dateUtc="2026-10-05T01:15:00Z">
        <w:r w:rsidRPr="00786DAA">
          <w:rPr>
            <w:rFonts w:asciiTheme="minorHAnsi" w:hAnsiTheme="minorHAnsi"/>
            <w:color w:val="0432FF"/>
            <w:rPrChange w:id="224" w:author="Levine, Charles Roger CTR USARMY USMA (USA)" w:date="2026-10-05T00:59:00Z" w16du:dateUtc="2026-10-05T04:59:00Z">
              <w:rPr/>
            </w:rPrChange>
          </w:rPr>
          <w:t xml:space="preserve">A group may be a military unit, athletic team, academic department, school, or another organizational </w:t>
        </w:r>
        <w:r w:rsidRPr="003C2A31">
          <w:rPr>
            <w:rFonts w:asciiTheme="minorHAnsi" w:hAnsiTheme="minorHAnsi"/>
            <w:color w:val="0432FF"/>
            <w:rPrChange w:id="225" w:author="Levine, Charles Roger CTR USARMY USMA (USA)" w:date="2026-10-04T21:15:00Z" w16du:dateUtc="2026-10-05T01:15:00Z">
              <w:rPr/>
            </w:rPrChange>
          </w:rPr>
          <w:t xml:space="preserve">setting in which individuals develop and are evaluated alongside others. Group membership determines which peers are locally relevant to person </w:t>
        </w:r>
      </w:ins>
      <m:oMath>
        <m:r>
          <w:rPr>
            <w:rFonts w:ascii="Cambria Math" w:hAnsi="Cambria Math"/>
            <w:color w:val="0432FF"/>
          </w:rPr>
          <m:t>i</m:t>
        </m:r>
      </m:oMath>
      <w:ins w:id="226" w:author="Levine, Charles Roger CTR USARMY USMA (USA)" w:date="2026-10-04T21:15:00Z" w16du:dateUtc="2026-10-05T01:15:00Z">
        <w:r w:rsidRPr="003C2A31">
          <w:rPr>
            <w:rFonts w:asciiTheme="minorHAnsi" w:hAnsiTheme="minorHAnsi"/>
            <w:color w:val="0432FF"/>
            <w:rPrChange w:id="227" w:author="Levine, Charles Roger CTR USARMY USMA (USA)" w:date="2026-10-04T21:15:00Z" w16du:dateUtc="2026-10-05T01:15:00Z">
              <w:rPr/>
            </w:rPrChange>
          </w:rPr>
          <w:t xml:space="preserve"> and therefore which observations contribute to the environmental quantities associated with that individual.</w:t>
        </w:r>
      </w:ins>
    </w:p>
    <w:p w14:paraId="7BBF8E5F" w14:textId="77777777" w:rsidR="003C2A31" w:rsidRDefault="003C2A31" w:rsidP="003C2A31">
      <w:pPr>
        <w:pStyle w:val="ListBullet"/>
        <w:numPr>
          <w:ilvl w:val="0"/>
          <w:numId w:val="0"/>
        </w:numPr>
        <w:ind w:left="1224"/>
        <w:rPr>
          <w:ins w:id="228" w:author="Levine, Charles Roger CTR USARMY USMA (USA)" w:date="2026-10-04T21:16:00Z" w16du:dateUtc="2026-10-05T01:16:00Z"/>
          <w:rFonts w:asciiTheme="minorHAnsi" w:hAnsiTheme="minorHAnsi"/>
          <w:color w:val="0432FF"/>
        </w:rPr>
      </w:pPr>
    </w:p>
    <w:p w14:paraId="7A0F13E7" w14:textId="34DD468A" w:rsidR="00F11CAF" w:rsidRDefault="003C2A31" w:rsidP="003C2A31">
      <w:pPr>
        <w:pStyle w:val="ListBullet"/>
        <w:numPr>
          <w:ilvl w:val="0"/>
          <w:numId w:val="0"/>
        </w:numPr>
        <w:ind w:left="1224"/>
        <w:rPr>
          <w:ins w:id="229" w:author="Levine, Charles Roger CTR USARMY USMA (USA)" w:date="2026-10-05T05:33:00Z" w16du:dateUtc="2026-10-05T09:33:00Z"/>
          <w:rFonts w:asciiTheme="minorHAnsi" w:hAnsiTheme="minorHAnsi"/>
          <w:color w:val="0432FF"/>
        </w:rPr>
      </w:pPr>
      <w:ins w:id="230" w:author="Levine, Charles Roger CTR USARMY USMA (USA)" w:date="2026-10-04T21:15:00Z" w16du:dateUtc="2026-10-05T01:15:00Z">
        <w:r w:rsidRPr="003C2A31">
          <w:rPr>
            <w:rFonts w:asciiTheme="minorHAnsi" w:hAnsiTheme="minorHAnsi"/>
            <w:color w:val="0432FF"/>
            <w:rPrChange w:id="231" w:author="Levine, Charles Roger CTR USARMY USMA (USA)" w:date="2026-10-04T21:15:00Z" w16du:dateUtc="2026-10-05T01:15:00Z">
              <w:rPr/>
            </w:rPrChange>
          </w:rPr>
          <w:t xml:space="preserve">The model also requires the group to have a defined size or capacity. Capacity matters because assignment is not unconstrained: individuals cannot all be placed into the same group, and the number of available positions shapes the set of possible assignments. Group size therefore affects both the composition of peer environments and the assignment process that generates them. The group is treated as the local environment in which peer exposure occurs, even when later selection </w:t>
        </w:r>
      </w:ins>
      <w:ins w:id="232" w:author="Levine, Charles Roger CTR USARMY USMA (USA)" w:date="2026-10-04T21:29:00Z" w16du:dateUtc="2026-10-05T01:29:00Z">
        <w:r w:rsidR="006C0069">
          <w:rPr>
            <w:rFonts w:asciiTheme="minorHAnsi" w:hAnsiTheme="minorHAnsi"/>
            <w:color w:val="0432FF"/>
          </w:rPr>
          <w:t xml:space="preserve">may </w:t>
        </w:r>
      </w:ins>
      <w:ins w:id="233" w:author="Levine, Charles Roger CTR USARMY USMA (USA)" w:date="2026-10-04T21:15:00Z" w16du:dateUtc="2026-10-05T01:15:00Z">
        <w:r w:rsidRPr="003C2A31">
          <w:rPr>
            <w:rFonts w:asciiTheme="minorHAnsi" w:hAnsiTheme="minorHAnsi"/>
            <w:color w:val="0432FF"/>
            <w:rPrChange w:id="234" w:author="Levine, Charles Roger CTR USARMY USMA (USA)" w:date="2026-10-04T21:15:00Z" w16du:dateUtc="2026-10-05T01:15:00Z">
              <w:rPr/>
            </w:rPrChange>
          </w:rPr>
          <w:t>take place across a broader organizational population.</w:t>
        </w:r>
      </w:ins>
      <w:ins w:id="235" w:author="Levine, Charles Roger CTR USARMY USMA (USA)" w:date="2026-10-05T00:08:00Z" w16du:dateUtc="2026-10-05T04:08:00Z">
        <w:r w:rsidR="006B104D">
          <w:rPr>
            <w:rFonts w:asciiTheme="minorHAnsi" w:hAnsiTheme="minorHAnsi"/>
            <w:color w:val="0432FF"/>
          </w:rPr>
          <w:t xml:space="preserve"> </w:t>
        </w:r>
        <w:r w:rsidR="006B104D" w:rsidRPr="006B104D">
          <w:rPr>
            <w:rFonts w:asciiTheme="minorHAnsi" w:hAnsiTheme="minorHAnsi"/>
            <w:color w:val="0432FF"/>
          </w:rPr>
          <w:t>In network terms, individuals and groups form an affiliation structure: membership links individuals to groups, and shared group membership induces the local peer network through which individuals experience one another.</w:t>
        </w:r>
      </w:ins>
    </w:p>
    <w:p w14:paraId="64230EDA" w14:textId="77777777" w:rsidR="00384763" w:rsidRPr="003C2A31" w:rsidRDefault="00384763" w:rsidP="003C2A31">
      <w:pPr>
        <w:pStyle w:val="ListBullet"/>
        <w:numPr>
          <w:ilvl w:val="0"/>
          <w:numId w:val="0"/>
        </w:numPr>
        <w:ind w:left="1224"/>
        <w:rPr>
          <w:ins w:id="236" w:author="Levine, Charles Roger CTR USARMY USMA (USA)" w:date="2026-10-04T19:08:00Z" w16du:dateUtc="2026-10-04T23:08:00Z"/>
          <w:rFonts w:asciiTheme="minorHAnsi" w:hAnsiTheme="minorHAnsi"/>
          <w:color w:val="0432FF"/>
          <w:rPrChange w:id="237" w:author="Levine, Charles Roger CTR USARMY USMA (USA)" w:date="2026-10-04T21:15:00Z" w16du:dateUtc="2026-10-05T01:15:00Z">
            <w:rPr>
              <w:ins w:id="238" w:author="Levine, Charles Roger CTR USARMY USMA (USA)" w:date="2026-10-04T19:08:00Z" w16du:dateUtc="2026-10-04T23:08:00Z"/>
            </w:rPr>
          </w:rPrChange>
        </w:rPr>
        <w:pPrChange w:id="239" w:author="Levine, Charles Roger CTR USARMY USMA (USA)" w:date="2026-10-04T21:16:00Z" w16du:dateUtc="2026-10-05T01:16:00Z">
          <w:pPr>
            <w:pStyle w:val="ListBullet"/>
            <w:numPr>
              <w:ilvl w:val="2"/>
              <w:numId w:val="12"/>
            </w:numPr>
            <w:tabs>
              <w:tab w:val="clear" w:pos="360"/>
            </w:tabs>
            <w:ind w:left="1224" w:hanging="504"/>
          </w:pPr>
        </w:pPrChange>
      </w:pPr>
    </w:p>
    <w:p w14:paraId="4015CE8E" w14:textId="77777777" w:rsidR="005D1A3F" w:rsidRPr="005D1A3F" w:rsidRDefault="00F11CAF" w:rsidP="0006007C">
      <w:pPr>
        <w:pStyle w:val="ListBullet"/>
        <w:numPr>
          <w:ilvl w:val="2"/>
          <w:numId w:val="12"/>
        </w:numPr>
        <w:rPr>
          <w:ins w:id="240" w:author="Levine, Charles Roger CTR USARMY USMA (USA)" w:date="2026-10-05T05:30:00Z" w16du:dateUtc="2026-10-05T09:30:00Z"/>
          <w:rFonts w:asciiTheme="minorHAnsi" w:hAnsiTheme="minorHAnsi"/>
          <w:color w:val="0432FF"/>
          <w:rPrChange w:id="241" w:author="Levine, Charles Roger CTR USARMY USMA (USA)" w:date="2026-10-05T05:30:00Z" w16du:dateUtc="2026-10-05T09:30:00Z">
            <w:rPr>
              <w:ins w:id="242" w:author="Levine, Charles Roger CTR USARMY USMA (USA)" w:date="2026-10-05T05:30:00Z" w16du:dateUtc="2026-10-05T09:30:00Z"/>
              <w:rFonts w:asciiTheme="majorHAnsi" w:hAnsiTheme="majorHAnsi" w:cstheme="majorHAnsi"/>
              <w:color w:val="auto"/>
            </w:rPr>
          </w:rPrChange>
        </w:rPr>
      </w:pPr>
      <w:ins w:id="243" w:author="Levine, Charles Roger CTR USARMY USMA (USA)" w:date="2026-10-04T19:08:00Z" w16du:dateUtc="2026-10-04T23:08:00Z">
        <w:r>
          <w:t>Measuring peer qua</w:t>
        </w:r>
        <w:r w:rsidRPr="006C0069">
          <w:rPr>
            <w:rFonts w:asciiTheme="majorHAnsi" w:hAnsiTheme="majorHAnsi" w:cstheme="majorHAnsi"/>
            <w:color w:val="auto"/>
            <w:rPrChange w:id="244" w:author="Levine, Charles Roger CTR USARMY USMA (USA)" w:date="2026-10-04T21:29:00Z" w16du:dateUtc="2026-10-05T01:29:00Z">
              <w:rPr/>
            </w:rPrChange>
          </w:rPr>
          <w:t xml:space="preserve">lity. </w:t>
        </w:r>
      </w:ins>
    </w:p>
    <w:p w14:paraId="2DB1E06D" w14:textId="0DFD0E2F" w:rsidR="0006007C" w:rsidRPr="0006007C" w:rsidRDefault="0006007C" w:rsidP="005D1A3F">
      <w:pPr>
        <w:pStyle w:val="ListBullet"/>
        <w:numPr>
          <w:ilvl w:val="0"/>
          <w:numId w:val="0"/>
        </w:numPr>
        <w:ind w:left="1224"/>
        <w:rPr>
          <w:ins w:id="245" w:author="Levine, Charles Roger CTR USARMY USMA (USA)" w:date="2026-10-04T21:16:00Z" w16du:dateUtc="2026-10-05T01:16:00Z"/>
          <w:rFonts w:asciiTheme="minorHAnsi" w:hAnsiTheme="minorHAnsi"/>
          <w:color w:val="0432FF"/>
          <w:rPrChange w:id="246" w:author="Levine, Charles Roger CTR USARMY USMA (USA)" w:date="2026-10-04T21:17:00Z" w16du:dateUtc="2026-10-05T01:17:00Z">
            <w:rPr>
              <w:ins w:id="247" w:author="Levine, Charles Roger CTR USARMY USMA (USA)" w:date="2026-10-04T21:16:00Z" w16du:dateUtc="2026-10-05T01:16:00Z"/>
            </w:rPr>
          </w:rPrChange>
        </w:rPr>
        <w:pPrChange w:id="248" w:author="Levine, Charles Roger CTR USARMY USMA (USA)" w:date="2026-10-05T05:30:00Z" w16du:dateUtc="2026-10-05T09:30:00Z">
          <w:pPr>
            <w:pStyle w:val="ListBullet"/>
            <w:numPr>
              <w:ilvl w:val="2"/>
              <w:numId w:val="12"/>
            </w:numPr>
            <w:tabs>
              <w:tab w:val="clear" w:pos="360"/>
            </w:tabs>
            <w:ind w:left="1224" w:hanging="504"/>
          </w:pPr>
        </w:pPrChange>
      </w:pPr>
      <w:ins w:id="249" w:author="Levine, Charles Roger CTR USARMY USMA (USA)" w:date="2026-10-04T21:16:00Z" w16du:dateUtc="2026-10-05T01:16:00Z">
        <w:r w:rsidRPr="0006007C">
          <w:rPr>
            <w:rFonts w:asciiTheme="minorHAnsi" w:hAnsiTheme="minorHAnsi"/>
            <w:color w:val="0432FF"/>
            <w:rPrChange w:id="250" w:author="Levine, Charles Roger CTR USARMY USMA (USA)" w:date="2026-10-04T21:17:00Z" w16du:dateUtc="2026-10-05T01:17:00Z">
              <w:rPr/>
            </w:rPrChange>
          </w:rPr>
          <w:t xml:space="preserve">To characterize the environment surrounding individual </w:t>
        </w:r>
      </w:ins>
      <m:oMath>
        <m:r>
          <w:rPr>
            <w:rFonts w:ascii="Cambria Math" w:hAnsi="Cambria Math"/>
            <w:color w:val="0432FF"/>
          </w:rPr>
          <m:t>i</m:t>
        </m:r>
      </m:oMath>
      <w:ins w:id="251" w:author="Levine, Charles Roger CTR USARMY USMA (USA)" w:date="2026-10-04T21:16:00Z" w16du:dateUtc="2026-10-05T01:16:00Z">
        <w:r w:rsidRPr="0006007C">
          <w:rPr>
            <w:rFonts w:asciiTheme="minorHAnsi" w:hAnsiTheme="minorHAnsi"/>
            <w:color w:val="0432FF"/>
            <w:rPrChange w:id="252" w:author="Levine, Charles Roger CTR USARMY USMA (USA)" w:date="2026-10-04T21:17:00Z" w16du:dateUtc="2026-10-05T01:17:00Z">
              <w:rPr/>
            </w:rPrChange>
          </w:rPr>
          <w:t>, we summarize the measured characteristics of the individual's peers. A natural measure is the mean performance or characteristic of the other members of the group. When constructing this quantity, the focal individual's own value is excluded so that the environmental measure reflects the peers surrounding the individual rather than mechanically incorporating the individual's own performance.</w:t>
        </w:r>
      </w:ins>
    </w:p>
    <w:p w14:paraId="1C10E3A7" w14:textId="77777777" w:rsidR="0006007C" w:rsidRDefault="0006007C" w:rsidP="0006007C">
      <w:pPr>
        <w:pStyle w:val="ListBullet"/>
        <w:numPr>
          <w:ilvl w:val="0"/>
          <w:numId w:val="0"/>
        </w:numPr>
        <w:ind w:left="1224"/>
        <w:rPr>
          <w:ins w:id="253" w:author="Levine, Charles Roger CTR USARMY USMA (USA)" w:date="2026-10-04T21:17:00Z" w16du:dateUtc="2026-10-05T01:17:00Z"/>
          <w:rFonts w:asciiTheme="minorHAnsi" w:hAnsiTheme="minorHAnsi"/>
          <w:color w:val="0432FF"/>
        </w:rPr>
      </w:pPr>
    </w:p>
    <w:p w14:paraId="7C7E8B5B" w14:textId="77777777" w:rsidR="0006007C" w:rsidRDefault="0006007C" w:rsidP="0006007C">
      <w:pPr>
        <w:pStyle w:val="ListBullet"/>
        <w:numPr>
          <w:ilvl w:val="0"/>
          <w:numId w:val="0"/>
        </w:numPr>
        <w:ind w:left="1224"/>
        <w:rPr>
          <w:ins w:id="254" w:author="Levine, Charles Roger CTR USARMY USMA (USA)" w:date="2026-10-04T21:21:00Z" w16du:dateUtc="2026-10-05T01:21:00Z"/>
          <w:rFonts w:asciiTheme="minorHAnsi" w:hAnsiTheme="minorHAnsi"/>
          <w:color w:val="0432FF"/>
        </w:rPr>
      </w:pPr>
      <w:ins w:id="255" w:author="Levine, Charles Roger CTR USARMY USMA (USA)" w:date="2026-10-04T21:16:00Z" w16du:dateUtc="2026-10-05T01:16:00Z">
        <w:r w:rsidRPr="0006007C">
          <w:rPr>
            <w:rFonts w:asciiTheme="minorHAnsi" w:hAnsiTheme="minorHAnsi"/>
            <w:color w:val="0432FF"/>
            <w:rPrChange w:id="256" w:author="Levine, Charles Roger CTR USARMY USMA (USA)" w:date="2026-10-04T21:17:00Z" w16du:dateUtc="2026-10-05T01:17:00Z">
              <w:rPr/>
            </w:rPrChange>
          </w:rPr>
          <w:t xml:space="preserve">Let the peer-quality measure for individual </w:t>
        </w:r>
      </w:ins>
      <m:oMath>
        <m:r>
          <w:rPr>
            <w:rFonts w:ascii="Cambria Math" w:hAnsi="Cambria Math"/>
            <w:color w:val="0432FF"/>
          </w:rPr>
          <m:t>i</m:t>
        </m:r>
      </m:oMath>
      <w:ins w:id="257" w:author="Levine, Charles Roger CTR USARMY USMA (USA)" w:date="2026-10-04T21:16:00Z" w16du:dateUtc="2026-10-05T01:16:00Z">
        <w:r w:rsidRPr="0006007C">
          <w:rPr>
            <w:rFonts w:asciiTheme="minorHAnsi" w:hAnsiTheme="minorHAnsi"/>
            <w:color w:val="0432FF"/>
            <w:rPrChange w:id="258" w:author="Levine, Charles Roger CTR USARMY USMA (USA)" w:date="2026-10-04T21:17:00Z" w16du:dateUtc="2026-10-05T01:17:00Z">
              <w:rPr/>
            </w:rPrChange>
          </w:rPr>
          <w:t xml:space="preserve"> summarize the values of the other members of </w:t>
        </w:r>
      </w:ins>
      <m:oMath>
        <m:r>
          <w:rPr>
            <w:rFonts w:ascii="Cambria Math" w:hAnsi="Cambria Math"/>
            <w:color w:val="0432FF"/>
          </w:rPr>
          <m:t>i</m:t>
        </m:r>
      </m:oMath>
      <w:ins w:id="259" w:author="Levine, Charles Roger CTR USARMY USMA (USA)" w:date="2026-10-04T21:16:00Z" w16du:dateUtc="2026-10-05T01:16:00Z">
        <w:r w:rsidRPr="0006007C">
          <w:rPr>
            <w:rFonts w:asciiTheme="minorHAnsi" w:hAnsiTheme="minorHAnsi"/>
            <w:color w:val="0432FF"/>
            <w:rPrChange w:id="260" w:author="Levine, Charles Roger CTR USARMY USMA (USA)" w:date="2026-10-04T21:17:00Z" w16du:dateUtc="2026-10-05T01:17:00Z">
              <w:rPr/>
            </w:rPrChange>
          </w:rPr>
          <w:t xml:space="preserve">'s group. Higher values indicate that the focal individual is surrounded, on average, by stronger peers according to the characteristic represented by </w:t>
        </w:r>
      </w:ins>
      <m:oMath>
        <m:r>
          <w:rPr>
            <w:rFonts w:ascii="Cambria Math" w:hAnsi="Cambria Math"/>
            <w:color w:val="0432FF"/>
          </w:rPr>
          <m:t>A</m:t>
        </m:r>
      </m:oMath>
      <w:ins w:id="261" w:author="Levine, Charles Roger CTR USARMY USMA (USA)" w:date="2026-10-04T21:16:00Z" w16du:dateUtc="2026-10-05T01:16:00Z">
        <w:r w:rsidRPr="0006007C">
          <w:rPr>
            <w:rFonts w:asciiTheme="minorHAnsi" w:hAnsiTheme="minorHAnsi"/>
            <w:color w:val="0432FF"/>
            <w:rPrChange w:id="262" w:author="Levine, Charles Roger CTR USARMY USMA (USA)" w:date="2026-10-04T21:17:00Z" w16du:dateUtc="2026-10-05T01:17:00Z">
              <w:rPr/>
            </w:rPrChange>
          </w:rPr>
          <w:t>. This quantity provides a common way to compare peer environments across in</w:t>
        </w:r>
        <w:r w:rsidRPr="0006007C">
          <w:rPr>
            <w:rFonts w:asciiTheme="minorHAnsi" w:hAnsiTheme="minorHAnsi"/>
            <w:color w:val="0432FF"/>
            <w:rPrChange w:id="263" w:author="Levine, Charles Roger CTR USARMY USMA (USA)" w:date="2026-10-04T21:20:00Z" w16du:dateUtc="2026-10-05T01:20:00Z">
              <w:rPr/>
            </w:rPrChange>
          </w:rPr>
          <w:t>dividuals and groups, even when the underlying empirical measure differs across domains</w:t>
        </w:r>
      </w:ins>
      <w:ins w:id="264" w:author="Levine, Charles Roger CTR USARMY USMA (USA)" w:date="2026-10-04T21:20:00Z" w16du:dateUtc="2026-10-05T01:20:00Z">
        <w:r w:rsidRPr="0006007C">
          <w:rPr>
            <w:rFonts w:asciiTheme="minorHAnsi" w:hAnsiTheme="minorHAnsi"/>
            <w:color w:val="0432FF"/>
          </w:rPr>
          <w:t xml:space="preserve">. </w:t>
        </w:r>
      </w:ins>
    </w:p>
    <w:p w14:paraId="154E79BD" w14:textId="77777777" w:rsidR="0006007C" w:rsidRDefault="0006007C" w:rsidP="0006007C">
      <w:pPr>
        <w:pStyle w:val="ListBullet"/>
        <w:numPr>
          <w:ilvl w:val="0"/>
          <w:numId w:val="0"/>
        </w:numPr>
        <w:ind w:left="1224"/>
        <w:rPr>
          <w:ins w:id="265" w:author="Levine, Charles Roger CTR USARMY USMA (USA)" w:date="2026-10-04T21:21:00Z" w16du:dateUtc="2026-10-05T01:21:00Z"/>
          <w:rFonts w:asciiTheme="minorHAnsi" w:hAnsiTheme="minorHAnsi"/>
          <w:color w:val="0432FF"/>
        </w:rPr>
      </w:pPr>
    </w:p>
    <w:p w14:paraId="1BFB81F4" w14:textId="69524C85" w:rsidR="0006007C" w:rsidRDefault="0006007C" w:rsidP="0006007C">
      <w:pPr>
        <w:pStyle w:val="ListBullet"/>
        <w:numPr>
          <w:ilvl w:val="0"/>
          <w:numId w:val="0"/>
        </w:numPr>
        <w:ind w:left="1224"/>
        <w:rPr>
          <w:ins w:id="266" w:author="Levine, Charles Roger CTR USARMY USMA (USA)" w:date="2026-10-05T05:32:00Z" w16du:dateUtc="2026-10-05T09:32:00Z"/>
          <w:rFonts w:asciiTheme="minorHAnsi" w:hAnsiTheme="minorHAnsi"/>
          <w:color w:val="0432FF"/>
        </w:rPr>
      </w:pPr>
      <w:ins w:id="267" w:author="Levine, Charles Roger CTR USARMY USMA (USA)" w:date="2026-10-04T21:20:00Z" w16du:dateUtc="2026-10-05T01:20:00Z">
        <w:r w:rsidRPr="0006007C">
          <w:rPr>
            <w:rFonts w:asciiTheme="minorHAnsi" w:hAnsiTheme="minorHAnsi"/>
            <w:color w:val="0432FF"/>
            <w:rPrChange w:id="268" w:author="Levine, Charles Roger CTR USARMY USMA (USA)" w:date="2026-10-04T21:20:00Z" w16du:dateUtc="2026-10-05T01:20:00Z">
              <w:rPr/>
            </w:rPrChange>
          </w:rPr>
          <w:t xml:space="preserve">The peer-quality measure is descriptive. It tells us </w:t>
        </w:r>
        <w:r w:rsidRPr="0006007C">
          <w:rPr>
            <w:rStyle w:val="Strong"/>
            <w:rFonts w:asciiTheme="minorHAnsi" w:hAnsiTheme="minorHAnsi"/>
            <w:color w:val="0432FF"/>
            <w:rPrChange w:id="269" w:author="Levine, Charles Roger CTR USARMY USMA (USA)" w:date="2026-10-04T21:20:00Z" w16du:dateUtc="2026-10-05T01:20:00Z">
              <w:rPr>
                <w:rStyle w:val="Strong"/>
              </w:rPr>
            </w:rPrChange>
          </w:rPr>
          <w:t>what kind of environment the individual occupies</w:t>
        </w:r>
        <w:r w:rsidRPr="0006007C">
          <w:rPr>
            <w:rFonts w:asciiTheme="minorHAnsi" w:hAnsiTheme="minorHAnsi"/>
            <w:color w:val="0432FF"/>
            <w:rPrChange w:id="270" w:author="Levine, Charles Roger CTR USARMY USMA (USA)" w:date="2026-10-04T21:20:00Z" w16du:dateUtc="2026-10-05T01:20:00Z">
              <w:rPr/>
            </w:rPrChange>
          </w:rPr>
          <w:t>. It does not, by itself, specify whether that environment helps or harms the individual.</w:t>
        </w:r>
      </w:ins>
    </w:p>
    <w:p w14:paraId="7B194329" w14:textId="77777777" w:rsidR="00384763" w:rsidRPr="0006007C" w:rsidRDefault="00384763" w:rsidP="0006007C">
      <w:pPr>
        <w:pStyle w:val="ListBullet"/>
        <w:numPr>
          <w:ilvl w:val="0"/>
          <w:numId w:val="0"/>
        </w:numPr>
        <w:ind w:left="1224"/>
        <w:rPr>
          <w:ins w:id="271" w:author="Levine, Charles Roger CTR USARMY USMA (USA)" w:date="2026-10-04T21:16:00Z" w16du:dateUtc="2026-10-05T01:16:00Z"/>
          <w:rFonts w:asciiTheme="minorHAnsi" w:hAnsiTheme="minorHAnsi"/>
          <w:color w:val="0432FF"/>
          <w:rPrChange w:id="272" w:author="Levine, Charles Roger CTR USARMY USMA (USA)" w:date="2026-10-04T21:17:00Z" w16du:dateUtc="2026-10-05T01:17:00Z">
            <w:rPr>
              <w:ins w:id="273" w:author="Levine, Charles Roger CTR USARMY USMA (USA)" w:date="2026-10-04T21:16:00Z" w16du:dateUtc="2026-10-05T01:16:00Z"/>
            </w:rPr>
          </w:rPrChange>
        </w:rPr>
        <w:pPrChange w:id="274" w:author="Levine, Charles Roger CTR USARMY USMA (USA)" w:date="2026-10-04T21:17:00Z" w16du:dateUtc="2026-10-05T01:17:00Z">
          <w:pPr>
            <w:pStyle w:val="ListBullet"/>
            <w:numPr>
              <w:ilvl w:val="2"/>
              <w:numId w:val="12"/>
            </w:numPr>
            <w:tabs>
              <w:tab w:val="clear" w:pos="360"/>
            </w:tabs>
            <w:ind w:left="1224" w:hanging="504"/>
          </w:pPr>
        </w:pPrChange>
      </w:pPr>
    </w:p>
    <w:p w14:paraId="332BFDF7" w14:textId="190DDEAB" w:rsidR="00432147" w:rsidRPr="00432147" w:rsidRDefault="00CE0DEB" w:rsidP="00432147">
      <w:pPr>
        <w:pStyle w:val="ListBullet"/>
        <w:numPr>
          <w:ilvl w:val="2"/>
          <w:numId w:val="12"/>
        </w:numPr>
        <w:rPr>
          <w:ins w:id="275" w:author="Levine, Charles Roger CTR USARMY USMA (USA)" w:date="2026-10-04T23:51:00Z" w16du:dateUtc="2026-10-05T03:51:00Z"/>
          <w:rFonts w:asciiTheme="minorHAnsi" w:hAnsiTheme="minorHAnsi"/>
          <w:color w:val="0432FF"/>
        </w:rPr>
      </w:pPr>
      <w:ins w:id="276" w:author="Levine, Charles Roger CTR USARMY USMA (USA)" w:date="2026-10-04T22:27:00Z" w16du:dateUtc="2026-10-05T02:27:00Z">
        <w:r>
          <w:t>From pe</w:t>
        </w:r>
      </w:ins>
      <w:ins w:id="277" w:author="Levine, Charles Roger CTR USARMY USMA (USA)" w:date="2026-10-04T19:08:00Z" w16du:dateUtc="2026-10-04T23:08:00Z">
        <w:r w:rsidR="00F11CAF">
          <w:t xml:space="preserve">er quality </w:t>
        </w:r>
      </w:ins>
      <w:ins w:id="278" w:author="Levine, Charles Roger CTR USARMY USMA (USA)" w:date="2026-10-04T22:27:00Z" w16du:dateUtc="2026-10-05T02:27:00Z">
        <w:r>
          <w:t>to</w:t>
        </w:r>
      </w:ins>
      <w:ins w:id="279" w:author="Levine, Charles Roger CTR USARMY USMA (USA)" w:date="2026-10-04T19:08:00Z" w16du:dateUtc="2026-10-04T23:08:00Z">
        <w:r w:rsidR="00F11CAF">
          <w:t xml:space="preserve"> congestion.</w:t>
        </w:r>
      </w:ins>
      <w:ins w:id="280" w:author="Levine, Charles Roger CTR USARMY USMA (USA)" w:date="2026-10-04T21:22:00Z" w16du:dateUtc="2026-10-05T01:22:00Z">
        <w:r w:rsidR="0006007C">
          <w:t xml:space="preserve">  </w:t>
        </w:r>
      </w:ins>
      <w:ins w:id="281" w:author="Levine, Charles Roger CTR USARMY USMA (USA)" w:date="2026-10-04T23:51:00Z" w16du:dateUtc="2026-10-05T03:51:00Z">
        <w:r w:rsidR="00432147" w:rsidRPr="00432147">
          <w:rPr>
            <w:rFonts w:asciiTheme="minorHAnsi" w:hAnsiTheme="minorHAnsi"/>
            <w:color w:val="0432FF"/>
          </w:rPr>
          <w:t>Strong peer environments may provide benefits, but they may also impose competitive costs. We use the term congestion to describe the adverse competitive effects that arise when an individual is surrounded by other strong performers. Congestion therefore represents a modeled drawback of the peer environment rather than a neutral description of that environment.</w:t>
        </w:r>
      </w:ins>
    </w:p>
    <w:p w14:paraId="65220E6B" w14:textId="77777777" w:rsidR="00432147" w:rsidRDefault="00432147" w:rsidP="00432147">
      <w:pPr>
        <w:pStyle w:val="ListBullet"/>
        <w:numPr>
          <w:ilvl w:val="0"/>
          <w:numId w:val="0"/>
        </w:numPr>
        <w:ind w:left="1224"/>
        <w:rPr>
          <w:ins w:id="282" w:author="Levine, Charles Roger CTR USARMY USMA (USA)" w:date="2026-10-04T23:51:00Z" w16du:dateUtc="2026-10-05T03:51:00Z"/>
          <w:rFonts w:asciiTheme="minorHAnsi" w:hAnsiTheme="minorHAnsi"/>
          <w:color w:val="0432FF"/>
        </w:rPr>
      </w:pPr>
    </w:p>
    <w:p w14:paraId="39BAB603" w14:textId="4637C8E0" w:rsidR="00432147" w:rsidRPr="00432147" w:rsidRDefault="00432147" w:rsidP="00432147">
      <w:pPr>
        <w:pStyle w:val="ListBullet"/>
        <w:numPr>
          <w:ilvl w:val="0"/>
          <w:numId w:val="0"/>
        </w:numPr>
        <w:ind w:left="1224"/>
        <w:rPr>
          <w:ins w:id="283" w:author="Levine, Charles Roger CTR USARMY USMA (USA)" w:date="2026-10-04T23:51:00Z" w16du:dateUtc="2026-10-05T03:51:00Z"/>
          <w:rFonts w:asciiTheme="minorHAnsi" w:hAnsiTheme="minorHAnsi"/>
          <w:color w:val="0432FF"/>
        </w:rPr>
        <w:pPrChange w:id="284" w:author="Levine, Charles Roger CTR USARMY USMA (USA)" w:date="2026-10-04T23:51:00Z" w16du:dateUtc="2026-10-05T03:51:00Z">
          <w:pPr>
            <w:pStyle w:val="ListBullet"/>
            <w:numPr>
              <w:ilvl w:val="2"/>
              <w:numId w:val="12"/>
            </w:numPr>
            <w:tabs>
              <w:tab w:val="clear" w:pos="360"/>
            </w:tabs>
            <w:ind w:left="1224" w:hanging="504"/>
          </w:pPr>
        </w:pPrChange>
      </w:pPr>
      <w:ins w:id="285" w:author="Levine, Charles Roger CTR USARMY USMA (USA)" w:date="2026-10-04T23:51:00Z" w16du:dateUtc="2026-10-05T03:51:00Z">
        <w:r w:rsidRPr="00432147">
          <w:rPr>
            <w:rFonts w:asciiTheme="minorHAnsi" w:hAnsiTheme="minorHAnsi"/>
            <w:color w:val="0432FF"/>
          </w:rPr>
          <w:lastRenderedPageBreak/>
          <w:t>Peer quality and congestion are related but distinct. Peer quality describes the composition of the individual's surrounding group, while congestion describes one possible consequence of that composition for competitive standing. A group may contain strong peers and therefore have high peer quality, but whether those peers impose a substantial penalty depends on the scoring mechanism specified in the model. Mean peer performance is therefore an environmental descriptor; congestion is a modeled negative effect associated with that environment.</w:t>
        </w:r>
      </w:ins>
    </w:p>
    <w:p w14:paraId="60137B8C" w14:textId="77777777" w:rsidR="00432147" w:rsidRDefault="00432147" w:rsidP="00432147">
      <w:pPr>
        <w:pStyle w:val="ListBullet"/>
        <w:numPr>
          <w:ilvl w:val="0"/>
          <w:numId w:val="0"/>
        </w:numPr>
        <w:ind w:left="1224"/>
        <w:rPr>
          <w:ins w:id="286" w:author="Levine, Charles Roger CTR USARMY USMA (USA)" w:date="2026-10-04T23:52:00Z" w16du:dateUtc="2026-10-05T03:52:00Z"/>
          <w:rFonts w:asciiTheme="minorHAnsi" w:hAnsiTheme="minorHAnsi"/>
          <w:color w:val="0432FF"/>
        </w:rPr>
      </w:pPr>
    </w:p>
    <w:p w14:paraId="06E5B51F" w14:textId="6DA14CFD" w:rsidR="00432147" w:rsidRDefault="00432147" w:rsidP="00432147">
      <w:pPr>
        <w:pStyle w:val="ListBullet"/>
        <w:numPr>
          <w:ilvl w:val="0"/>
          <w:numId w:val="0"/>
        </w:numPr>
        <w:ind w:left="1224"/>
        <w:rPr>
          <w:ins w:id="287" w:author="Levine, Charles Roger CTR USARMY USMA (USA)" w:date="2026-10-05T05:32:00Z" w16du:dateUtc="2026-10-05T09:32:00Z"/>
          <w:rFonts w:asciiTheme="minorHAnsi" w:hAnsiTheme="minorHAnsi"/>
          <w:color w:val="0432FF"/>
        </w:rPr>
      </w:pPr>
      <w:ins w:id="288" w:author="Levine, Charles Roger CTR USARMY USMA (USA)" w:date="2026-10-04T23:51:00Z" w16du:dateUtc="2026-10-05T03:51:00Z">
        <w:r w:rsidRPr="00432147">
          <w:rPr>
            <w:rFonts w:asciiTheme="minorHAnsi" w:hAnsiTheme="minorHAnsi"/>
            <w:color w:val="0432FF"/>
          </w:rPr>
          <w:t>This distinction is important because strong peers may simultaneously provide developmental benefits and create competitive disadvantages. Later, we describe this more generally as a balance between environmental benefits and drawbacks. In the present model, we simplify that broader relationship by focusing on the drawback side and representing its adverse competitive effect through congestion.</w:t>
        </w:r>
      </w:ins>
    </w:p>
    <w:p w14:paraId="450B6AD4" w14:textId="77777777" w:rsidR="00384763" w:rsidRDefault="00384763" w:rsidP="00432147">
      <w:pPr>
        <w:pStyle w:val="ListBullet"/>
        <w:numPr>
          <w:ilvl w:val="0"/>
          <w:numId w:val="0"/>
        </w:numPr>
        <w:ind w:left="1224"/>
        <w:rPr>
          <w:ins w:id="289" w:author="Levine, Charles Roger CTR USARMY USMA (USA)" w:date="2026-10-04T23:52:00Z" w16du:dateUtc="2026-10-05T03:52:00Z"/>
          <w:rFonts w:asciiTheme="minorHAnsi" w:hAnsiTheme="minorHAnsi"/>
          <w:color w:val="0432FF"/>
        </w:rPr>
        <w:pPrChange w:id="290" w:author="Levine, Charles Roger CTR USARMY USMA (USA)" w:date="2026-10-04T23:52:00Z" w16du:dateUtc="2026-10-05T03:52:00Z">
          <w:pPr>
            <w:pStyle w:val="ListBullet"/>
            <w:numPr>
              <w:ilvl w:val="2"/>
              <w:numId w:val="12"/>
            </w:numPr>
            <w:tabs>
              <w:tab w:val="clear" w:pos="360"/>
            </w:tabs>
            <w:ind w:left="1224" w:hanging="504"/>
          </w:pPr>
        </w:pPrChange>
      </w:pPr>
    </w:p>
    <w:p w14:paraId="6FAF874D" w14:textId="57595F55" w:rsidR="00CE25E9" w:rsidRPr="00CE25E9" w:rsidRDefault="00F11CAF" w:rsidP="00CE25E9">
      <w:pPr>
        <w:pStyle w:val="ListBullet"/>
        <w:numPr>
          <w:ilvl w:val="2"/>
          <w:numId w:val="12"/>
        </w:numPr>
        <w:rPr>
          <w:ins w:id="291" w:author="Levine, Charles Roger CTR USARMY USMA (USA)" w:date="2026-10-05T00:00:00Z" w16du:dateUtc="2026-10-05T04:00:00Z"/>
        </w:rPr>
      </w:pPr>
      <w:ins w:id="292" w:author="Levine, Charles Roger CTR USARMY USMA (USA)" w:date="2026-10-04T19:08:00Z" w16du:dateUtc="2026-10-04T23:08:00Z">
        <w:r>
          <w:t xml:space="preserve">A concrete example </w:t>
        </w:r>
      </w:ins>
      <w:ins w:id="293" w:author="Levine, Charles Roger CTR USARMY USMA (USA)" w:date="2026-10-05T00:00:00Z" w16du:dateUtc="2026-10-05T04:00:00Z">
        <w:r w:rsidR="00CE25E9">
          <w:t>concrete example from the Army</w:t>
        </w:r>
      </w:ins>
      <w:ins w:id="294" w:author="Levine, Charles Roger CTR USARMY USMA (USA)" w:date="2026-10-05T00:01:00Z" w16du:dateUtc="2026-10-05T04:01:00Z">
        <w:r w:rsidR="00CE25E9">
          <w:t xml:space="preserve">  </w:t>
        </w:r>
      </w:ins>
      <w:ins w:id="295" w:author="Levine, Charles Roger CTR USARMY USMA (USA)" w:date="2026-10-05T00:00:00Z" w16du:dateUtc="2026-10-05T04:00:00Z">
        <w:r w:rsidR="00CE25E9" w:rsidRPr="00CE25E9">
          <w:rPr>
            <w:rFonts w:asciiTheme="minorHAnsi" w:hAnsiTheme="minorHAnsi"/>
            <w:color w:val="0432FF"/>
            <w:rPrChange w:id="296" w:author="Levine, Charles Roger CTR USARMY USMA (USA)" w:date="2026-10-05T00:01:00Z" w16du:dateUtc="2026-10-05T04:01:00Z">
              <w:rPr/>
            </w:rPrChange>
          </w:rPr>
          <w:t>The Army provides a straightforward example of the distinction between the individual, the local peer environment, and later organizational selection. An officer arrives at a unit with an existing performance history and is assigned to a local group of peers. The composition of that group defines the immediate environment in which the officer serves, is evaluated, and continues to accumulate performance information.</w:t>
        </w:r>
      </w:ins>
    </w:p>
    <w:p w14:paraId="00DEC8D0" w14:textId="77777777" w:rsidR="00CE25E9" w:rsidRDefault="00CE25E9" w:rsidP="00CE25E9">
      <w:pPr>
        <w:pStyle w:val="ListBullet"/>
        <w:numPr>
          <w:ilvl w:val="0"/>
          <w:numId w:val="0"/>
        </w:numPr>
        <w:ind w:left="1224"/>
        <w:rPr>
          <w:ins w:id="297" w:author="Levine, Charles Roger CTR USARMY USMA (USA)" w:date="2026-10-05T00:01:00Z" w16du:dateUtc="2026-10-05T04:01:00Z"/>
          <w:rFonts w:asciiTheme="minorHAnsi" w:hAnsiTheme="minorHAnsi"/>
          <w:color w:val="0432FF"/>
        </w:rPr>
      </w:pPr>
    </w:p>
    <w:p w14:paraId="3BE68298" w14:textId="2595DA27" w:rsidR="00CE25E9" w:rsidRPr="00CE25E9" w:rsidRDefault="00CE25E9" w:rsidP="00CE25E9">
      <w:pPr>
        <w:pStyle w:val="ListBullet"/>
        <w:numPr>
          <w:ilvl w:val="0"/>
          <w:numId w:val="0"/>
        </w:numPr>
        <w:ind w:left="1224"/>
        <w:rPr>
          <w:ins w:id="298" w:author="Levine, Charles Roger CTR USARMY USMA (USA)" w:date="2026-10-05T00:00:00Z" w16du:dateUtc="2026-10-05T04:00:00Z"/>
          <w:rFonts w:asciiTheme="minorHAnsi" w:hAnsiTheme="minorHAnsi"/>
          <w:color w:val="0432FF"/>
          <w:rPrChange w:id="299" w:author="Levine, Charles Roger CTR USARMY USMA (USA)" w:date="2026-10-05T00:00:00Z" w16du:dateUtc="2026-10-05T04:00:00Z">
            <w:rPr>
              <w:ins w:id="300" w:author="Levine, Charles Roger CTR USARMY USMA (USA)" w:date="2026-10-05T00:00:00Z" w16du:dateUtc="2026-10-05T04:00:00Z"/>
            </w:rPr>
          </w:rPrChange>
        </w:rPr>
        <w:pPrChange w:id="301" w:author="Levine, Charles Roger CTR USARMY USMA (USA)" w:date="2026-10-05T00:01:00Z" w16du:dateUtc="2026-10-05T04:01:00Z">
          <w:pPr>
            <w:pStyle w:val="ListBullet"/>
            <w:numPr>
              <w:ilvl w:val="2"/>
              <w:numId w:val="12"/>
            </w:numPr>
            <w:tabs>
              <w:tab w:val="clear" w:pos="360"/>
            </w:tabs>
            <w:ind w:left="1224" w:hanging="504"/>
          </w:pPr>
        </w:pPrChange>
      </w:pPr>
      <w:ins w:id="302" w:author="Levine, Charles Roger CTR USARMY USMA (USA)" w:date="2026-10-05T00:00:00Z" w16du:dateUtc="2026-10-05T04:00:00Z">
        <w:r w:rsidRPr="00CE25E9">
          <w:rPr>
            <w:rFonts w:asciiTheme="minorHAnsi" w:hAnsiTheme="minorHAnsi"/>
            <w:color w:val="0432FF"/>
            <w:rPrChange w:id="303" w:author="Levine, Charles Roger CTR USARMY USMA (USA)" w:date="2026-10-05T00:00:00Z" w16du:dateUtc="2026-10-05T04:00:00Z">
              <w:rPr/>
            </w:rPrChange>
          </w:rPr>
          <w:t>Peer quality can therefore be described using the characteristics of the other officers in the local environment, excluding the focal officer's own value. A stronger local group may provide developmental benefits, but it may also make relative distinction more difficult. The peer environment describes the setting in which the officer develops and is evaluated; it does not itself determine the later outcome.</w:t>
        </w:r>
      </w:ins>
    </w:p>
    <w:p w14:paraId="10F899DB" w14:textId="77777777" w:rsidR="00CE25E9" w:rsidRDefault="00CE25E9" w:rsidP="00CE25E9">
      <w:pPr>
        <w:pStyle w:val="ListBullet"/>
        <w:numPr>
          <w:ilvl w:val="0"/>
          <w:numId w:val="0"/>
        </w:numPr>
        <w:ind w:left="1224"/>
        <w:rPr>
          <w:ins w:id="304" w:author="Levine, Charles Roger CTR USARMY USMA (USA)" w:date="2026-10-05T00:01:00Z" w16du:dateUtc="2026-10-05T04:01:00Z"/>
          <w:rFonts w:asciiTheme="minorHAnsi" w:hAnsiTheme="minorHAnsi"/>
          <w:color w:val="0432FF"/>
        </w:rPr>
      </w:pPr>
    </w:p>
    <w:p w14:paraId="291EF304" w14:textId="570B6190" w:rsidR="00786DAA" w:rsidRPr="002B31B8" w:rsidRDefault="00CE25E9" w:rsidP="00786DAA">
      <w:pPr>
        <w:pStyle w:val="ListBullet"/>
        <w:numPr>
          <w:ilvl w:val="0"/>
          <w:numId w:val="0"/>
        </w:numPr>
        <w:ind w:left="1224"/>
        <w:rPr>
          <w:ins w:id="305" w:author="Levine, Charles Roger CTR USARMY USMA (USA)" w:date="2026-10-04T19:08:00Z" w16du:dateUtc="2026-10-04T23:08:00Z"/>
          <w:rFonts w:asciiTheme="majorHAnsi" w:hAnsiTheme="majorHAnsi" w:cstheme="majorHAnsi"/>
          <w:color w:val="0432FF"/>
          <w:rPrChange w:id="306" w:author="Levine, Charles Roger CTR USARMY USMA (USA)" w:date="2026-10-05T01:10:00Z" w16du:dateUtc="2026-10-05T05:10:00Z">
            <w:rPr>
              <w:ins w:id="307" w:author="Levine, Charles Roger CTR USARMY USMA (USA)" w:date="2026-10-04T19:08:00Z" w16du:dateUtc="2026-10-04T23:08:00Z"/>
            </w:rPr>
          </w:rPrChange>
        </w:rPr>
        <w:pPrChange w:id="308" w:author="Levine, Charles Roger CTR USARMY USMA (USA)" w:date="2026-10-05T01:08:00Z" w16du:dateUtc="2026-10-05T05:08:00Z">
          <w:pPr>
            <w:pStyle w:val="ListBullet"/>
            <w:numPr>
              <w:ilvl w:val="2"/>
              <w:numId w:val="12"/>
            </w:numPr>
            <w:tabs>
              <w:tab w:val="clear" w:pos="360"/>
            </w:tabs>
            <w:ind w:left="1224" w:hanging="504"/>
          </w:pPr>
        </w:pPrChange>
      </w:pPr>
      <w:ins w:id="309" w:author="Levine, Charles Roger CTR USARMY USMA (USA)" w:date="2026-10-05T00:00:00Z" w16du:dateUtc="2026-10-05T04:00:00Z">
        <w:r w:rsidRPr="00CE25E9">
          <w:rPr>
            <w:rFonts w:asciiTheme="minorHAnsi" w:hAnsiTheme="minorHAnsi"/>
            <w:color w:val="0432FF"/>
            <w:rPrChange w:id="310" w:author="Levine, Charles Roger CTR USARMY USMA (USA)" w:date="2026-10-05T00:00:00Z" w16du:dateUtc="2026-10-05T04:00:00Z">
              <w:rPr/>
            </w:rPrChange>
          </w:rPr>
          <w:t xml:space="preserve">Promotion provides the subsequent selection process. The decision is not made by the officer's immediate unit but across a broader Army population. The model therefore separates the local environment in which performance develops from the broader </w:t>
        </w:r>
      </w:ins>
      <w:ins w:id="311" w:author="Levine, Charles Roger CTR USARMY USMA (USA)" w:date="2026-10-05T00:01:00Z" w16du:dateUtc="2026-10-05T04:01:00Z">
        <w:r>
          <w:rPr>
            <w:rFonts w:asciiTheme="minorHAnsi" w:hAnsiTheme="minorHAnsi"/>
            <w:color w:val="0432FF"/>
          </w:rPr>
          <w:t xml:space="preserve">global </w:t>
        </w:r>
      </w:ins>
      <w:ins w:id="312" w:author="Levine, Charles Roger CTR USARMY USMA (USA)" w:date="2026-10-05T00:00:00Z" w16du:dateUtc="2026-10-05T04:00:00Z">
        <w:r w:rsidRPr="00CE25E9">
          <w:rPr>
            <w:rFonts w:asciiTheme="minorHAnsi" w:hAnsiTheme="minorHAnsi"/>
            <w:color w:val="0432FF"/>
            <w:rPrChange w:id="313" w:author="Levine, Charles Roger CTR USARMY USMA (USA)" w:date="2026-10-05T00:00:00Z" w16du:dateUtc="2026-10-05T04:00:00Z">
              <w:rPr/>
            </w:rPrChange>
          </w:rPr>
          <w:t>selection process that converts accumulated performance into advancement.</w:t>
        </w:r>
      </w:ins>
    </w:p>
    <w:p w14:paraId="5393EE21" w14:textId="6D1F610C" w:rsidR="006B3BD3" w:rsidRPr="002B31B8" w:rsidDel="00F11CAF" w:rsidRDefault="00000000" w:rsidP="002B31B8">
      <w:pPr>
        <w:pStyle w:val="Heading1"/>
        <w:numPr>
          <w:ilvl w:val="2"/>
          <w:numId w:val="12"/>
        </w:numPr>
        <w:rPr>
          <w:del w:id="314" w:author="Levine, Charles Roger CTR USARMY USMA (USA)" w:date="2026-10-04T19:08:00Z" w16du:dateUtc="2026-10-04T23:08:00Z"/>
          <w:rFonts w:cstheme="majorHAnsi"/>
        </w:rPr>
        <w:pPrChange w:id="315" w:author="Levine, Charles Roger CTR USARMY USMA (USA)" w:date="2026-10-05T01:10:00Z" w16du:dateUtc="2026-10-05T05:10:00Z">
          <w:pPr>
            <w:pStyle w:val="Heading1"/>
            <w:numPr>
              <w:ilvl w:val="1"/>
              <w:numId w:val="12"/>
            </w:numPr>
            <w:ind w:left="792" w:hanging="432"/>
          </w:pPr>
        </w:pPrChange>
      </w:pPr>
      <w:del w:id="316" w:author="Levine, Charles Roger CTR USARMY USMA (USA)" w:date="2026-10-04T19:08:00Z" w16du:dateUtc="2026-10-04T23:08:00Z">
        <w:r w:rsidRPr="002B31B8" w:rsidDel="00F11CAF">
          <w:rPr>
            <w:rFonts w:cstheme="majorHAnsi"/>
          </w:rPr>
          <w:delText xml:space="preserve"> What the model treats as individual performance and environment</w:delText>
        </w:r>
      </w:del>
    </w:p>
    <w:p w14:paraId="6D233FBA" w14:textId="447FA981" w:rsidR="006B3BD3" w:rsidRPr="002B31B8" w:rsidDel="00F11CAF" w:rsidRDefault="00000000" w:rsidP="00EC7973">
      <w:pPr>
        <w:pStyle w:val="ListBullet"/>
        <w:numPr>
          <w:ilvl w:val="2"/>
          <w:numId w:val="12"/>
        </w:numPr>
        <w:rPr>
          <w:del w:id="317" w:author="Levine, Charles Roger CTR USARMY USMA (USA)" w:date="2026-10-04T19:08:00Z" w16du:dateUtc="2026-10-04T23:08:00Z"/>
          <w:rFonts w:asciiTheme="majorHAnsi" w:hAnsiTheme="majorHAnsi" w:cstheme="majorHAnsi"/>
        </w:rPr>
      </w:pPr>
      <w:del w:id="318" w:author="Levine, Charles Roger CTR USARMY USMA (USA)" w:date="2026-10-04T19:08:00Z" w16du:dateUtc="2026-10-04T23:08:00Z">
        <w:r w:rsidRPr="002B31B8" w:rsidDel="00F11CAF">
          <w:rPr>
            <w:rFonts w:asciiTheme="majorHAnsi" w:hAnsiTheme="majorHAnsi" w:cstheme="majorHAnsi"/>
          </w:rPr>
          <w:delText>Define the individual input Aᵢ, the population, and the time unit. Observed performance is not automatically innate or portable talent.</w:delText>
        </w:r>
      </w:del>
    </w:p>
    <w:p w14:paraId="7C50B74E" w14:textId="5E64D2C4" w:rsidR="006B3BD3" w:rsidRPr="002B31B8" w:rsidDel="00F11CAF" w:rsidRDefault="00000000" w:rsidP="00EC7973">
      <w:pPr>
        <w:pStyle w:val="ListBullet"/>
        <w:numPr>
          <w:ilvl w:val="2"/>
          <w:numId w:val="12"/>
        </w:numPr>
        <w:rPr>
          <w:del w:id="319" w:author="Levine, Charles Roger CTR USARMY USMA (USA)" w:date="2026-10-04T19:08:00Z" w16du:dateUtc="2026-10-04T23:08:00Z"/>
          <w:rFonts w:asciiTheme="majorHAnsi" w:hAnsiTheme="majorHAnsi" w:cstheme="majorHAnsi"/>
        </w:rPr>
      </w:pPr>
      <w:del w:id="320" w:author="Levine, Charles Roger CTR USARMY USMA (USA)" w:date="2026-10-04T19:08:00Z" w16du:dateUtc="2026-10-04T23:08:00Z">
        <w:r w:rsidRPr="002B31B8" w:rsidDel="00F11CAF">
          <w:rPr>
            <w:rFonts w:asciiTheme="majorHAnsi" w:hAnsiTheme="majorHAnsi" w:cstheme="majorHAnsi"/>
          </w:rPr>
          <w:delText>Explain the performance measure, standardization, group membership, group size, and capacity.</w:delText>
        </w:r>
      </w:del>
    </w:p>
    <w:p w14:paraId="3F952B64" w14:textId="78028F2F" w:rsidR="006B3BD3" w:rsidRPr="002B31B8" w:rsidDel="00F11CAF" w:rsidRDefault="00000000" w:rsidP="00EC7973">
      <w:pPr>
        <w:pStyle w:val="ListBullet"/>
        <w:numPr>
          <w:ilvl w:val="2"/>
          <w:numId w:val="12"/>
        </w:numPr>
        <w:rPr>
          <w:del w:id="321" w:author="Levine, Charles Roger CTR USARMY USMA (USA)" w:date="2026-10-04T19:08:00Z" w16du:dateUtc="2026-10-04T23:08:00Z"/>
          <w:rFonts w:asciiTheme="majorHAnsi" w:hAnsiTheme="majorHAnsi" w:cstheme="majorHAnsi"/>
        </w:rPr>
      </w:pPr>
      <w:del w:id="322" w:author="Levine, Charles Roger CTR USARMY USMA (USA)" w:date="2026-10-04T19:08:00Z" w16du:dateUtc="2026-10-04T23:08:00Z">
        <w:r w:rsidRPr="002B31B8" w:rsidDel="00F11CAF">
          <w:rPr>
            <w:rFonts w:asciiTheme="majorHAnsi" w:hAnsiTheme="majorHAnsi" w:cstheme="majorHAnsi"/>
          </w:rPr>
          <w:delText>Define mean peer performance excluding the focal individual. Distinguish this plotting quantity from the congestion quantity subtracted from the score.</w:delText>
        </w:r>
      </w:del>
    </w:p>
    <w:p w14:paraId="58AE5F23" w14:textId="363E2214" w:rsidR="006B3BD3" w:rsidRPr="002B31B8" w:rsidDel="00F11CAF" w:rsidRDefault="00000000" w:rsidP="00EC7973">
      <w:pPr>
        <w:pStyle w:val="ListBullet"/>
        <w:numPr>
          <w:ilvl w:val="2"/>
          <w:numId w:val="12"/>
        </w:numPr>
        <w:rPr>
          <w:del w:id="323" w:author="Levine, Charles Roger CTR USARMY USMA (USA)" w:date="2026-10-04T19:08:00Z" w16du:dateUtc="2026-10-04T23:08:00Z"/>
          <w:rFonts w:asciiTheme="majorHAnsi" w:hAnsiTheme="majorHAnsi" w:cstheme="majorHAnsi"/>
        </w:rPr>
      </w:pPr>
      <w:del w:id="324" w:author="Levine, Charles Roger CTR USARMY USMA (USA)" w:date="2026-10-04T19:08:00Z" w16du:dateUtc="2026-10-04T23:08:00Z">
        <w:r w:rsidRPr="002B31B8" w:rsidDel="00F11CAF">
          <w:rPr>
            <w:rFonts w:asciiTheme="majorHAnsi" w:hAnsiTheme="majorHAnsi" w:cstheme="majorHAnsi"/>
          </w:rPr>
          <w:delText>Explain the recent basketball example: assignments changed while standardized season points per minute remained fixed. This does not reconstruct performance on another team.</w:delText>
        </w:r>
      </w:del>
    </w:p>
    <w:p w14:paraId="3484AA51" w14:textId="5095B4EF" w:rsidR="006B3BD3" w:rsidRPr="00B35FFE" w:rsidDel="00B35FFE" w:rsidRDefault="00EC7973" w:rsidP="00EC7973">
      <w:pPr>
        <w:pStyle w:val="Heading1"/>
        <w:numPr>
          <w:ilvl w:val="1"/>
          <w:numId w:val="12"/>
        </w:numPr>
        <w:rPr>
          <w:del w:id="325" w:author="Levine, Charles Roger CTR USARMY USMA (USA)" w:date="2026-10-05T00:12:00Z" w16du:dateUtc="2026-10-05T04:12:00Z"/>
          <w:rFonts w:asciiTheme="minorHAnsi" w:hAnsiTheme="minorHAnsi"/>
          <w:b w:val="0"/>
          <w:bCs w:val="0"/>
          <w:sz w:val="24"/>
          <w:szCs w:val="24"/>
          <w:rPrChange w:id="326" w:author="Levine, Charles Roger CTR USARMY USMA (USA)" w:date="2026-10-05T00:13:00Z" w16du:dateUtc="2026-10-05T04:13:00Z">
            <w:rPr>
              <w:del w:id="327" w:author="Levine, Charles Roger CTR USARMY USMA (USA)" w:date="2026-10-05T00:12:00Z" w16du:dateUtc="2026-10-05T04:12:00Z"/>
            </w:rPr>
          </w:rPrChange>
        </w:rPr>
      </w:pPr>
      <w:del w:id="328" w:author="Levine, Charles Roger CTR USARMY USMA (USA)" w:date="2026-10-05T01:08:00Z" w16du:dateUtc="2026-10-05T05:08:00Z">
        <w:r w:rsidRPr="002B31B8" w:rsidDel="00786DAA">
          <w:rPr>
            <w:rFonts w:cstheme="majorHAnsi"/>
          </w:rPr>
          <w:delText xml:space="preserve"> </w:delText>
        </w:r>
      </w:del>
      <w:del w:id="329" w:author="Levine, Charles Roger CTR USARMY USMA (USA)" w:date="2026-10-05T01:12:00Z" w16du:dateUtc="2026-10-05T05:12:00Z">
        <w:r w:rsidR="00000000" w:rsidRPr="002B31B8" w:rsidDel="002B31B8">
          <w:rPr>
            <w:rFonts w:cstheme="majorHAnsi"/>
          </w:rPr>
          <w:delText>ASSIGN</w:delText>
        </w:r>
        <w:r w:rsidR="00000000" w:rsidDel="002B31B8">
          <w:delText xml:space="preserve">: </w:delText>
        </w:r>
      </w:del>
      <w:del w:id="330" w:author="Levine, Charles Roger CTR USARMY USMA (USA)" w:date="2026-10-05T00:09:00Z" w16du:dateUtc="2026-10-05T04:09:00Z">
        <w:r w:rsidR="00000000" w:rsidDel="00B35FFE">
          <w:delText xml:space="preserve">the Levine–Gates </w:delText>
        </w:r>
      </w:del>
      <w:del w:id="331" w:author="Levine, Charles Roger CTR USARMY USMA (USA)" w:date="2026-10-05T01:00:00Z" w16du:dateUtc="2026-10-05T05:00:00Z">
        <w:r w:rsidR="00000000" w:rsidDel="00786DAA">
          <w:delText>grouping mechanism</w:delText>
        </w:r>
      </w:del>
    </w:p>
    <w:p w14:paraId="6086AEC7" w14:textId="11942B5A" w:rsidR="006B3BD3" w:rsidDel="00786DAA" w:rsidRDefault="00000000" w:rsidP="00EC7973">
      <w:pPr>
        <w:pStyle w:val="ListBullet"/>
        <w:numPr>
          <w:ilvl w:val="2"/>
          <w:numId w:val="12"/>
        </w:numPr>
        <w:rPr>
          <w:del w:id="332" w:author="Levine, Charles Roger CTR USARMY USMA (USA)" w:date="2026-10-05T01:01:00Z" w16du:dateUtc="2026-10-05T05:01:00Z"/>
        </w:rPr>
      </w:pPr>
      <w:del w:id="333" w:author="Levine, Charles Roger CTR USARMY USMA (USA)" w:date="2026-10-05T01:01:00Z" w16du:dateUtc="2026-10-05T05:01:00Z">
        <w:r w:rsidDel="00786DAA">
          <w:delText>Explain the sequential assignment probability, including remaining seats, current group centroids, and similarity preference ρ.</w:delText>
        </w:r>
      </w:del>
    </w:p>
    <w:p w14:paraId="29EC01D4" w14:textId="209AEF8D" w:rsidR="006B3BD3" w:rsidDel="00786DAA" w:rsidRDefault="00000000" w:rsidP="00EC7973">
      <w:pPr>
        <w:pStyle w:val="ListBullet"/>
        <w:numPr>
          <w:ilvl w:val="2"/>
          <w:numId w:val="12"/>
        </w:numPr>
        <w:rPr>
          <w:del w:id="334" w:author="Levine, Charles Roger CTR USARMY USMA (USA)" w:date="2026-10-05T01:02:00Z" w16du:dateUtc="2026-10-05T05:02:00Z"/>
        </w:rPr>
      </w:pPr>
      <w:del w:id="335" w:author="Levine, Charles Roger CTR USARMY USMA (USA)" w:date="2026-10-05T01:02:00Z" w16du:dateUtc="2026-10-05T05:02:00Z">
        <w:r w:rsidDel="00786DAA">
          <w:delText>Describe initialization, randomized arrival order, immediate centroid updates, and capacity constraints.</w:delText>
        </w:r>
      </w:del>
    </w:p>
    <w:p w14:paraId="5E0EED51" w14:textId="72E4ACDE" w:rsidR="006B3BD3" w:rsidDel="00786DAA" w:rsidRDefault="00000000" w:rsidP="00786DAA">
      <w:pPr>
        <w:pStyle w:val="ListBullet"/>
        <w:numPr>
          <w:ilvl w:val="2"/>
          <w:numId w:val="12"/>
        </w:numPr>
        <w:rPr>
          <w:del w:id="336" w:author="Levine, Charles Roger CTR USARMY USMA (USA)" w:date="2026-10-05T01:02:00Z" w16du:dateUtc="2026-10-05T05:02:00Z"/>
        </w:rPr>
        <w:pPrChange w:id="337" w:author="Levine, Charles Roger CTR USARMY USMA (USA)" w:date="2026-10-05T01:04:00Z" w16du:dateUtc="2026-10-05T05:04:00Z">
          <w:pPr>
            <w:pStyle w:val="ListBullet"/>
            <w:numPr>
              <w:ilvl w:val="2"/>
              <w:numId w:val="12"/>
            </w:numPr>
            <w:tabs>
              <w:tab w:val="clear" w:pos="360"/>
            </w:tabs>
            <w:ind w:left="1224" w:hanging="504"/>
          </w:pPr>
        </w:pPrChange>
      </w:pPr>
      <w:del w:id="338" w:author="Levine, Charles Roger CTR USARMY USMA (USA)" w:date="2026-10-05T01:02:00Z" w16du:dateUtc="2026-10-05T05:02:00Z">
        <w:r w:rsidDel="00786DAA">
          <w:delText>Explain why zero similarity preference means uniform assignment over remaining seats, not over teams.</w:delText>
        </w:r>
      </w:del>
    </w:p>
    <w:p w14:paraId="7DB32B51" w14:textId="688FAEFD" w:rsidR="006B3BD3" w:rsidDel="00786DAA" w:rsidRDefault="00000000" w:rsidP="00786DAA">
      <w:pPr>
        <w:pStyle w:val="ListBullet"/>
        <w:numPr>
          <w:ilvl w:val="0"/>
          <w:numId w:val="0"/>
        </w:numPr>
        <w:rPr>
          <w:del w:id="339" w:author="Levine, Charles Roger CTR USARMY USMA (USA)" w:date="2026-10-05T01:03:00Z" w16du:dateUtc="2026-10-05T05:03:00Z"/>
        </w:rPr>
        <w:pPrChange w:id="340" w:author="Levine, Charles Roger CTR USARMY USMA (USA)" w:date="2026-10-05T01:06:00Z" w16du:dateUtc="2026-10-05T05:06:00Z">
          <w:pPr>
            <w:pStyle w:val="ListBullet"/>
            <w:numPr>
              <w:ilvl w:val="2"/>
              <w:numId w:val="12"/>
            </w:numPr>
            <w:tabs>
              <w:tab w:val="clear" w:pos="360"/>
            </w:tabs>
            <w:ind w:left="1224" w:hanging="504"/>
          </w:pPr>
        </w:pPrChange>
      </w:pPr>
      <w:del w:id="341" w:author="Levine, Charles Roger CTR USARMY USMA (USA)" w:date="2026-10-05T01:03:00Z" w16du:dateUtc="2026-10-05T05:03:00Z">
        <w:r w:rsidDel="00786DAA">
          <w:delText>Define the measured sorting index H_sort and its positive random-group reference. Distinguish input preference from realized sorting.</w:delText>
        </w:r>
      </w:del>
    </w:p>
    <w:p w14:paraId="5D91BC08" w14:textId="6B391625" w:rsidR="006B3BD3" w:rsidDel="00786DAA" w:rsidRDefault="00000000" w:rsidP="00786DAA">
      <w:pPr>
        <w:pStyle w:val="ListBullet"/>
        <w:numPr>
          <w:ilvl w:val="0"/>
          <w:numId w:val="0"/>
        </w:numPr>
        <w:rPr>
          <w:del w:id="342" w:author="Levine, Charles Roger CTR USARMY USMA (USA)" w:date="2026-10-05T01:03:00Z" w16du:dateUtc="2026-10-05T05:03:00Z"/>
        </w:rPr>
        <w:pPrChange w:id="343" w:author="Levine, Charles Roger CTR USARMY USMA (USA)" w:date="2026-10-05T01:06:00Z" w16du:dateUtc="2026-10-05T05:06:00Z">
          <w:pPr>
            <w:pStyle w:val="Heading1"/>
            <w:numPr>
              <w:ilvl w:val="1"/>
              <w:numId w:val="12"/>
            </w:numPr>
            <w:ind w:left="792" w:hanging="432"/>
          </w:pPr>
        </w:pPrChange>
      </w:pPr>
      <w:del w:id="344" w:author="Levine, Charles Roger CTR USARMY USMA (USA)" w:date="2026-10-05T01:03:00Z" w16du:dateUtc="2026-10-05T05:03:00Z">
        <w:r w:rsidDel="00786DAA">
          <w:delText>Recover the development history: earlier target-based assignment, Parent and Child variants, and the implemented Grandchild. Explain similarity based on performance metadata.</w:delText>
        </w:r>
      </w:del>
    </w:p>
    <w:p w14:paraId="4EFC9CD6" w14:textId="77777777" w:rsidR="00786DAA" w:rsidRPr="00786DAA" w:rsidRDefault="00786DAA" w:rsidP="00786DAA">
      <w:pPr>
        <w:pStyle w:val="ListBullet"/>
        <w:numPr>
          <w:ilvl w:val="0"/>
          <w:numId w:val="0"/>
        </w:numPr>
        <w:rPr>
          <w:ins w:id="345" w:author="Levine, Charles Roger CTR USARMY USMA (USA)" w:date="2026-10-05T01:03:00Z" w16du:dateUtc="2026-10-05T05:03:00Z"/>
        </w:rPr>
        <w:pPrChange w:id="346" w:author="Levine, Charles Roger CTR USARMY USMA (USA)" w:date="2026-10-05T01:06:00Z" w16du:dateUtc="2026-10-05T05:06:00Z">
          <w:pPr>
            <w:pStyle w:val="ListBullet"/>
            <w:numPr>
              <w:ilvl w:val="2"/>
              <w:numId w:val="12"/>
            </w:numPr>
            <w:tabs>
              <w:tab w:val="clear" w:pos="360"/>
            </w:tabs>
            <w:ind w:left="1224" w:hanging="504"/>
          </w:pPr>
        </w:pPrChange>
      </w:pPr>
    </w:p>
    <w:p w14:paraId="27D02E5F" w14:textId="2CB49DB5" w:rsidR="002B31B8" w:rsidRDefault="00000000" w:rsidP="002B31B8">
      <w:pPr>
        <w:pStyle w:val="Heading1"/>
        <w:numPr>
          <w:ilvl w:val="1"/>
          <w:numId w:val="12"/>
        </w:numPr>
        <w:rPr>
          <w:ins w:id="347" w:author="Levine, Charles Roger CTR USARMY USMA (USA)" w:date="2026-10-05T01:15:00Z" w16du:dateUtc="2026-10-05T05:15:00Z"/>
        </w:rPr>
      </w:pPr>
      <w:r>
        <w:t xml:space="preserve"> </w:t>
      </w:r>
      <w:ins w:id="348" w:author="Levine, Charles Roger CTR USARMY USMA (USA)" w:date="2026-10-05T01:13:00Z" w16du:dateUtc="2026-10-05T05:13:00Z">
        <w:r w:rsidR="002B31B8" w:rsidRPr="002B31B8">
          <w:t>ASSIGN: generating peer networks from bipartite organizational structure</w:t>
        </w:r>
        <w:r w:rsidR="002B31B8" w:rsidRPr="002B31B8" w:rsidDel="002B31B8">
          <w:t xml:space="preserve"> </w:t>
        </w:r>
      </w:ins>
      <w:del w:id="349" w:author="Levine, Charles Roger CTR USARMY USMA (USA)" w:date="2026-10-05T01:13:00Z" w16du:dateUtc="2026-10-05T05:13:00Z">
        <w:r w:rsidDel="002B31B8">
          <w:delText>SCORE: how the specified congestion penalty operates</w:delText>
        </w:r>
      </w:del>
    </w:p>
    <w:p w14:paraId="242FE872" w14:textId="77777777" w:rsidR="002B31B8" w:rsidRPr="002B31B8" w:rsidRDefault="002B31B8" w:rsidP="002B31B8">
      <w:pPr>
        <w:ind w:left="720"/>
        <w:rPr>
          <w:ins w:id="350" w:author="Levine, Charles Roger CTR USARMY USMA (USA)" w:date="2026-10-05T01:15:00Z" w16du:dateUtc="2026-10-05T05:15:00Z"/>
          <w:rFonts w:asciiTheme="minorHAnsi" w:hAnsiTheme="minorHAnsi"/>
          <w:color w:val="0432FF"/>
          <w:rPrChange w:id="351" w:author="Levine, Charles Roger CTR USARMY USMA (USA)" w:date="2026-10-05T01:15:00Z" w16du:dateUtc="2026-10-05T05:15:00Z">
            <w:rPr>
              <w:ins w:id="352" w:author="Levine, Charles Roger CTR USARMY USMA (USA)" w:date="2026-10-05T01:15:00Z" w16du:dateUtc="2026-10-05T05:15:00Z"/>
            </w:rPr>
          </w:rPrChange>
        </w:rPr>
        <w:pPrChange w:id="353" w:author="Levine, Charles Roger CTR USARMY USMA (USA)" w:date="2026-10-05T01:15:00Z" w16du:dateUtc="2026-10-05T05:15:00Z">
          <w:pPr/>
        </w:pPrChange>
      </w:pPr>
      <w:ins w:id="354" w:author="Levine, Charles Roger CTR USARMY USMA (USA)" w:date="2026-10-05T01:15:00Z" w16du:dateUtc="2026-10-05T05:15:00Z">
        <w:r w:rsidRPr="002B31B8">
          <w:rPr>
            <w:rFonts w:asciiTheme="minorHAnsi" w:hAnsiTheme="minorHAnsi"/>
            <w:color w:val="0432FF"/>
            <w:rPrChange w:id="355" w:author="Levine, Charles Roger CTR USARMY USMA (USA)" w:date="2026-10-05T01:15:00Z" w16du:dateUtc="2026-10-05T05:15:00Z">
              <w:rPr/>
            </w:rPrChange>
          </w:rPr>
          <w:t>The ASSIGN stage determines the organizational structure within which peer environments arise. From a network perspective, this is a constrained affiliation problem: individuals are assigned to groups, group capacities limit the number of available memberships, and the resulting affiliations determine who is exposed to whom. Shared group membership therefore creates the local peer neighborhoods used in the later stages of the model.</w:t>
        </w:r>
      </w:ins>
    </w:p>
    <w:p w14:paraId="721C7CAF" w14:textId="5CF5280B" w:rsidR="002B31B8" w:rsidRPr="002B31B8" w:rsidRDefault="002B31B8" w:rsidP="002B31B8">
      <w:pPr>
        <w:ind w:left="720"/>
        <w:pPrChange w:id="356" w:author="Levine, Charles Roger CTR USARMY USMA (USA)" w:date="2026-10-05T01:15:00Z" w16du:dateUtc="2026-10-05T05:15:00Z">
          <w:pPr>
            <w:pStyle w:val="Heading1"/>
            <w:numPr>
              <w:ilvl w:val="1"/>
              <w:numId w:val="12"/>
            </w:numPr>
            <w:ind w:left="792" w:hanging="432"/>
          </w:pPr>
        </w:pPrChange>
      </w:pPr>
      <w:ins w:id="357" w:author="Levine, Charles Roger CTR USARMY USMA (USA)" w:date="2026-10-05T01:15:00Z" w16du:dateUtc="2026-10-05T05:15:00Z">
        <w:r w:rsidRPr="002B31B8">
          <w:rPr>
            <w:rFonts w:asciiTheme="minorHAnsi" w:hAnsiTheme="minorHAnsi"/>
            <w:color w:val="0432FF"/>
            <w:rPrChange w:id="358" w:author="Levine, Charles Roger CTR USARMY USMA (USA)" w:date="2026-10-05T01:15:00Z" w16du:dateUtc="2026-10-05T05:15:00Z">
              <w:rPr/>
            </w:rPrChange>
          </w:rPr>
          <w:t>The LG assignment mechanism was developed from this network-science perspective. Like a configuration-style model, it preserves structural constraints on group membership while allowing the pattern of who is grouped with whom to vary. Unlike purely random assignment, however, the mechanism can introduce a preference for similarity between an arriving individual and the members already assigned to a group. This allows the model to vary assortative group formation independently of the subsequent SCORE and SELECT mechanisms.</w:t>
        </w:r>
      </w:ins>
    </w:p>
    <w:p w14:paraId="2A69A8B3" w14:textId="77777777" w:rsidR="00384763" w:rsidRPr="00384763" w:rsidRDefault="002B31B8" w:rsidP="002B31B8">
      <w:pPr>
        <w:pStyle w:val="ListBullet"/>
        <w:numPr>
          <w:ilvl w:val="2"/>
          <w:numId w:val="12"/>
        </w:numPr>
        <w:rPr>
          <w:ins w:id="359" w:author="Levine, Charles Roger CTR USARMY USMA (USA)" w:date="2026-10-05T05:31:00Z" w16du:dateUtc="2026-10-05T09:31:00Z"/>
          <w:rFonts w:asciiTheme="minorHAnsi" w:hAnsiTheme="minorHAnsi"/>
          <w:color w:val="0432FF"/>
          <w:rPrChange w:id="360" w:author="Levine, Charles Roger CTR USARMY USMA (USA)" w:date="2026-10-05T05:31:00Z" w16du:dateUtc="2026-10-05T09:31:00Z">
            <w:rPr>
              <w:ins w:id="361" w:author="Levine, Charles Roger CTR USARMY USMA (USA)" w:date="2026-10-05T05:31:00Z" w16du:dateUtc="2026-10-05T09:31:00Z"/>
            </w:rPr>
          </w:rPrChange>
        </w:rPr>
      </w:pPr>
      <w:ins w:id="362" w:author="Levine, Charles Roger CTR USARMY USMA (USA)" w:date="2026-10-05T01:14:00Z" w16du:dateUtc="2026-10-05T05:14:00Z">
        <w:r w:rsidRPr="00786DAA">
          <w:t>Organizational environments as bipartite networks</w:t>
        </w:r>
        <w:r>
          <w:t xml:space="preserve"> </w:t>
        </w:r>
      </w:ins>
    </w:p>
    <w:p w14:paraId="66AEF4EA" w14:textId="1DD6AB24" w:rsidR="002B31B8" w:rsidRPr="00284DBE" w:rsidRDefault="002B31B8" w:rsidP="00384763">
      <w:pPr>
        <w:pStyle w:val="ListBullet"/>
        <w:numPr>
          <w:ilvl w:val="0"/>
          <w:numId w:val="0"/>
        </w:numPr>
        <w:ind w:left="1224"/>
        <w:rPr>
          <w:ins w:id="363" w:author="Levine, Charles Roger CTR USARMY USMA (USA)" w:date="2026-10-05T01:17:00Z" w16du:dateUtc="2026-10-05T05:17:00Z"/>
          <w:rFonts w:asciiTheme="minorHAnsi" w:hAnsiTheme="minorHAnsi"/>
          <w:color w:val="0432FF"/>
          <w:rPrChange w:id="364" w:author="Levine, Charles Roger CTR USARMY USMA (USA)" w:date="2026-10-05T01:22:00Z" w16du:dateUtc="2026-10-05T05:22:00Z">
            <w:rPr>
              <w:ins w:id="365" w:author="Levine, Charles Roger CTR USARMY USMA (USA)" w:date="2026-10-05T01:17:00Z" w16du:dateUtc="2026-10-05T05:17:00Z"/>
            </w:rPr>
          </w:rPrChange>
        </w:rPr>
        <w:pPrChange w:id="366" w:author="Levine, Charles Roger CTR USARMY USMA (USA)" w:date="2026-10-05T05:32:00Z" w16du:dateUtc="2026-10-05T09:32:00Z">
          <w:pPr>
            <w:pStyle w:val="ListBullet"/>
            <w:numPr>
              <w:ilvl w:val="2"/>
              <w:numId w:val="12"/>
            </w:numPr>
            <w:tabs>
              <w:tab w:val="clear" w:pos="360"/>
            </w:tabs>
            <w:ind w:left="1224" w:hanging="504"/>
          </w:pPr>
        </w:pPrChange>
      </w:pPr>
      <w:ins w:id="367" w:author="Levine, Charles Roger CTR USARMY USMA (USA)" w:date="2026-10-05T01:17:00Z" w16du:dateUtc="2026-10-05T05:17:00Z">
        <w:r w:rsidRPr="00284DBE">
          <w:rPr>
            <w:rFonts w:asciiTheme="minorHAnsi" w:hAnsiTheme="minorHAnsi"/>
            <w:color w:val="0432FF"/>
            <w:rPrChange w:id="368" w:author="Levine, Charles Roger CTR USARMY USMA (USA)" w:date="2026-10-05T01:22:00Z" w16du:dateUtc="2026-10-05T05:22:00Z">
              <w:rPr/>
            </w:rPrChange>
          </w:rPr>
          <w:lastRenderedPageBreak/>
          <w:t>The organizational settings considered in this dissertation can be represented naturally as bipartite networks. One set of nodes represents individuals, while the second represents the organizational groups to which they belong, such as military units, athletic teams, academic departments, or schools. Edges connect individuals only to groups, not directly to other individuals within the bipartite representation.</w:t>
        </w:r>
      </w:ins>
    </w:p>
    <w:p w14:paraId="0B16802F" w14:textId="77777777" w:rsidR="00284DBE" w:rsidRDefault="00284DBE" w:rsidP="00284DBE">
      <w:pPr>
        <w:pStyle w:val="ListBullet"/>
        <w:numPr>
          <w:ilvl w:val="0"/>
          <w:numId w:val="0"/>
        </w:numPr>
        <w:ind w:left="1224"/>
        <w:rPr>
          <w:ins w:id="369" w:author="Levine, Charles Roger CTR USARMY USMA (USA)" w:date="2026-10-05T01:23:00Z" w16du:dateUtc="2026-10-05T05:23:00Z"/>
          <w:rFonts w:asciiTheme="minorHAnsi" w:hAnsiTheme="minorHAnsi"/>
          <w:color w:val="0432FF"/>
        </w:rPr>
      </w:pPr>
    </w:p>
    <w:p w14:paraId="4B224D10" w14:textId="3CFB2DBD" w:rsidR="002B31B8" w:rsidRDefault="002B31B8" w:rsidP="00284DBE">
      <w:pPr>
        <w:pStyle w:val="ListBullet"/>
        <w:numPr>
          <w:ilvl w:val="0"/>
          <w:numId w:val="0"/>
        </w:numPr>
        <w:ind w:left="1224"/>
        <w:rPr>
          <w:ins w:id="370" w:author="Levine, Charles Roger CTR USARMY USMA (USA)" w:date="2026-10-05T05:32:00Z" w16du:dateUtc="2026-10-05T09:32:00Z"/>
          <w:rFonts w:asciiTheme="minorHAnsi" w:hAnsiTheme="minorHAnsi"/>
          <w:color w:val="0432FF"/>
        </w:rPr>
      </w:pPr>
      <w:ins w:id="371" w:author="Levine, Charles Roger CTR USARMY USMA (USA)" w:date="2026-10-05T01:17:00Z" w16du:dateUtc="2026-10-05T05:17:00Z">
        <w:r w:rsidRPr="00284DBE">
          <w:rPr>
            <w:rFonts w:asciiTheme="minorHAnsi" w:hAnsiTheme="minorHAnsi"/>
            <w:color w:val="0432FF"/>
            <w:rPrChange w:id="372" w:author="Levine, Charles Roger CTR USARMY USMA (USA)" w:date="2026-10-05T01:22:00Z" w16du:dateUtc="2026-10-05T05:22:00Z">
              <w:rPr/>
            </w:rPrChange>
          </w:rPr>
          <w:t>This representation separates the organizational membership structure from the peer relationships induced by that structure. Individuals become peers because they share membership in the same group. The peer network among individuals therefore appears in a one-mode projection of the bipartite network, in which two individuals are connected when they share a common group. The bipartite network captures assignment; its projection reveals the local peer structure produced by that assignment.</w:t>
        </w:r>
      </w:ins>
    </w:p>
    <w:p w14:paraId="46BB73C9" w14:textId="77777777" w:rsidR="00384763" w:rsidRPr="00284DBE" w:rsidRDefault="00384763" w:rsidP="00284DBE">
      <w:pPr>
        <w:pStyle w:val="ListBullet"/>
        <w:numPr>
          <w:ilvl w:val="0"/>
          <w:numId w:val="0"/>
        </w:numPr>
        <w:ind w:left="1224"/>
        <w:rPr>
          <w:ins w:id="373" w:author="Levine, Charles Roger CTR USARMY USMA (USA)" w:date="2026-10-05T01:14:00Z" w16du:dateUtc="2026-10-05T05:14:00Z"/>
          <w:rFonts w:asciiTheme="minorHAnsi" w:hAnsiTheme="minorHAnsi"/>
          <w:color w:val="0432FF"/>
          <w:rPrChange w:id="374" w:author="Levine, Charles Roger CTR USARMY USMA (USA)" w:date="2026-10-05T01:22:00Z" w16du:dateUtc="2026-10-05T05:22:00Z">
            <w:rPr>
              <w:ins w:id="375" w:author="Levine, Charles Roger CTR USARMY USMA (USA)" w:date="2026-10-05T01:14:00Z" w16du:dateUtc="2026-10-05T05:14:00Z"/>
            </w:rPr>
          </w:rPrChange>
        </w:rPr>
        <w:pPrChange w:id="376" w:author="Levine, Charles Roger CTR USARMY USMA (USA)" w:date="2026-10-05T01:23:00Z" w16du:dateUtc="2026-10-05T05:23:00Z">
          <w:pPr>
            <w:pStyle w:val="ListBullet"/>
            <w:numPr>
              <w:ilvl w:val="2"/>
              <w:numId w:val="12"/>
            </w:numPr>
            <w:tabs>
              <w:tab w:val="clear" w:pos="360"/>
            </w:tabs>
            <w:ind w:left="1224" w:hanging="504"/>
          </w:pPr>
        </w:pPrChange>
      </w:pPr>
    </w:p>
    <w:p w14:paraId="68B3697B" w14:textId="77777777" w:rsidR="00384763" w:rsidRPr="00384763" w:rsidRDefault="002B31B8" w:rsidP="002B31B8">
      <w:pPr>
        <w:pStyle w:val="ListBullet"/>
        <w:numPr>
          <w:ilvl w:val="2"/>
          <w:numId w:val="12"/>
        </w:numPr>
        <w:rPr>
          <w:ins w:id="377" w:author="Levine, Charles Roger CTR USARMY USMA (USA)" w:date="2026-10-05T05:32:00Z" w16du:dateUtc="2026-10-05T09:32:00Z"/>
          <w:rFonts w:asciiTheme="minorHAnsi" w:hAnsiTheme="minorHAnsi"/>
          <w:color w:val="0432FF"/>
          <w:rPrChange w:id="378" w:author="Levine, Charles Roger CTR USARMY USMA (USA)" w:date="2026-10-05T05:32:00Z" w16du:dateUtc="2026-10-05T09:32:00Z">
            <w:rPr>
              <w:ins w:id="379" w:author="Levine, Charles Roger CTR USARMY USMA (USA)" w:date="2026-10-05T05:32:00Z" w16du:dateUtc="2026-10-05T09:32:00Z"/>
            </w:rPr>
          </w:rPrChange>
        </w:rPr>
      </w:pPr>
      <w:ins w:id="380" w:author="Levine, Charles Roger CTR USARMY USMA (USA)" w:date="2026-10-05T01:14:00Z" w16du:dateUtc="2026-10-05T05:14:00Z">
        <w:r w:rsidRPr="00786DAA">
          <w:t>The bipartite configuration model as a null model of assignment</w:t>
        </w:r>
      </w:ins>
      <w:ins w:id="381" w:author="Levine, Charles Roger CTR USARMY USMA (USA)" w:date="2026-10-05T01:18:00Z" w16du:dateUtc="2026-10-05T05:18:00Z">
        <w:r>
          <w:t xml:space="preserve"> </w:t>
        </w:r>
      </w:ins>
    </w:p>
    <w:p w14:paraId="76A5E268" w14:textId="038D8EFE" w:rsidR="002B31B8" w:rsidRPr="00284DBE" w:rsidRDefault="002B31B8" w:rsidP="00384763">
      <w:pPr>
        <w:pStyle w:val="ListBullet"/>
        <w:numPr>
          <w:ilvl w:val="0"/>
          <w:numId w:val="0"/>
        </w:numPr>
        <w:ind w:left="1224"/>
        <w:rPr>
          <w:ins w:id="382" w:author="Levine, Charles Roger CTR USARMY USMA (USA)" w:date="2026-10-05T01:18:00Z" w16du:dateUtc="2026-10-05T05:18:00Z"/>
          <w:rFonts w:asciiTheme="minorHAnsi" w:hAnsiTheme="minorHAnsi"/>
          <w:color w:val="0432FF"/>
          <w:rPrChange w:id="383" w:author="Levine, Charles Roger CTR USARMY USMA (USA)" w:date="2026-10-05T01:23:00Z" w16du:dateUtc="2026-10-05T05:23:00Z">
            <w:rPr>
              <w:ins w:id="384" w:author="Levine, Charles Roger CTR USARMY USMA (USA)" w:date="2026-10-05T01:18:00Z" w16du:dateUtc="2026-10-05T05:18:00Z"/>
            </w:rPr>
          </w:rPrChange>
        </w:rPr>
        <w:pPrChange w:id="385" w:author="Levine, Charles Roger CTR USARMY USMA (USA)" w:date="2026-10-05T05:32:00Z" w16du:dateUtc="2026-10-05T09:32:00Z">
          <w:pPr>
            <w:pStyle w:val="ListBullet"/>
            <w:numPr>
              <w:ilvl w:val="2"/>
              <w:numId w:val="12"/>
            </w:numPr>
            <w:tabs>
              <w:tab w:val="clear" w:pos="360"/>
            </w:tabs>
            <w:ind w:left="1224" w:hanging="504"/>
          </w:pPr>
        </w:pPrChange>
      </w:pPr>
      <w:ins w:id="386" w:author="Levine, Charles Roger CTR USARMY USMA (USA)" w:date="2026-10-05T01:18:00Z" w16du:dateUtc="2026-10-05T05:18:00Z">
        <w:r w:rsidRPr="00284DBE">
          <w:rPr>
            <w:rFonts w:asciiTheme="minorHAnsi" w:hAnsiTheme="minorHAnsi"/>
            <w:color w:val="0432FF"/>
            <w:rPrChange w:id="387" w:author="Levine, Charles Roger CTR USARMY USMA (USA)" w:date="2026-10-05T01:23:00Z" w16du:dateUtc="2026-10-05T05:23:00Z">
              <w:rPr/>
            </w:rPrChange>
          </w:rPr>
          <w:t>Network science commonly evaluates empirical structure by comparing an observed network with an appropriate randomized reference network. The purpose of the reference model is not to remove all structure, but to preserve selected empirical constraints while randomizing the remaining degrees of freedom. The configuration model provides a canonical example: a network is randomized while preserving a specified degree sequence.</w:t>
        </w:r>
      </w:ins>
    </w:p>
    <w:p w14:paraId="477F1CEE" w14:textId="77777777" w:rsidR="00284DBE" w:rsidRDefault="00284DBE" w:rsidP="00284DBE">
      <w:pPr>
        <w:pStyle w:val="ListBullet"/>
        <w:numPr>
          <w:ilvl w:val="0"/>
          <w:numId w:val="0"/>
        </w:numPr>
        <w:ind w:left="1224"/>
        <w:rPr>
          <w:ins w:id="388" w:author="Levine, Charles Roger CTR USARMY USMA (USA)" w:date="2026-10-05T01:28:00Z" w16du:dateUtc="2026-10-05T05:28:00Z"/>
          <w:rFonts w:asciiTheme="minorHAnsi" w:hAnsiTheme="minorHAnsi"/>
          <w:color w:val="0432FF"/>
        </w:rPr>
      </w:pPr>
    </w:p>
    <w:p w14:paraId="54EB9F59" w14:textId="7327589B" w:rsidR="002B31B8" w:rsidRPr="00284DBE" w:rsidRDefault="002B31B8" w:rsidP="00284DBE">
      <w:pPr>
        <w:pStyle w:val="ListBullet"/>
        <w:numPr>
          <w:ilvl w:val="0"/>
          <w:numId w:val="0"/>
        </w:numPr>
        <w:ind w:left="1224"/>
        <w:rPr>
          <w:ins w:id="389" w:author="Levine, Charles Roger CTR USARMY USMA (USA)" w:date="2026-10-05T01:18:00Z" w16du:dateUtc="2026-10-05T05:18:00Z"/>
          <w:rFonts w:asciiTheme="minorHAnsi" w:hAnsiTheme="minorHAnsi"/>
          <w:color w:val="0432FF"/>
          <w:rPrChange w:id="390" w:author="Levine, Charles Roger CTR USARMY USMA (USA)" w:date="2026-10-05T01:23:00Z" w16du:dateUtc="2026-10-05T05:23:00Z">
            <w:rPr>
              <w:ins w:id="391" w:author="Levine, Charles Roger CTR USARMY USMA (USA)" w:date="2026-10-05T01:18:00Z" w16du:dateUtc="2026-10-05T05:18:00Z"/>
            </w:rPr>
          </w:rPrChange>
        </w:rPr>
        <w:pPrChange w:id="392" w:author="Levine, Charles Roger CTR USARMY USMA (USA)" w:date="2026-10-05T01:28:00Z" w16du:dateUtc="2026-10-05T05:28:00Z">
          <w:pPr>
            <w:pStyle w:val="ListBullet"/>
            <w:numPr>
              <w:ilvl w:val="2"/>
              <w:numId w:val="12"/>
            </w:numPr>
            <w:tabs>
              <w:tab w:val="clear" w:pos="360"/>
            </w:tabs>
            <w:ind w:left="1224" w:hanging="504"/>
          </w:pPr>
        </w:pPrChange>
      </w:pPr>
      <w:ins w:id="393" w:author="Levine, Charles Roger CTR USARMY USMA (USA)" w:date="2026-10-05T01:18:00Z" w16du:dateUtc="2026-10-05T05:18:00Z">
        <w:r w:rsidRPr="00284DBE">
          <w:rPr>
            <w:rFonts w:asciiTheme="minorHAnsi" w:hAnsiTheme="minorHAnsi"/>
            <w:color w:val="0432FF"/>
            <w:rPrChange w:id="394" w:author="Levine, Charles Roger CTR USARMY USMA (USA)" w:date="2026-10-05T01:23:00Z" w16du:dateUtc="2026-10-05T05:23:00Z">
              <w:rPr/>
            </w:rPrChange>
          </w:rPr>
          <w:t>The same logic applies to a bipartite organizational network. From the empirical system we know the two sets of nodes, the number of individuals and groups, and the observed degree sequence on each side. Individual-node degree records the number of group memberships represented in the network, while group-node degree records group size or capacity. These degrees define the number of edge stubs associated with each node. A bipartite configuration model generates randomized networks by reconnecting these stubs subject to the restriction that edges connect nodes from opposite layers.</w:t>
        </w:r>
      </w:ins>
    </w:p>
    <w:p w14:paraId="0C642867" w14:textId="77777777" w:rsidR="00284DBE" w:rsidRDefault="00284DBE" w:rsidP="00284DBE">
      <w:pPr>
        <w:pStyle w:val="ListBullet"/>
        <w:numPr>
          <w:ilvl w:val="0"/>
          <w:numId w:val="0"/>
        </w:numPr>
        <w:ind w:left="1224"/>
        <w:rPr>
          <w:ins w:id="395" w:author="Levine, Charles Roger CTR USARMY USMA (USA)" w:date="2026-10-05T01:29:00Z" w16du:dateUtc="2026-10-05T05:29:00Z"/>
          <w:rFonts w:asciiTheme="minorHAnsi" w:hAnsiTheme="minorHAnsi"/>
          <w:color w:val="0432FF"/>
        </w:rPr>
      </w:pPr>
    </w:p>
    <w:p w14:paraId="7DF337C0" w14:textId="5ECA27C2" w:rsidR="002B31B8" w:rsidRDefault="002B31B8" w:rsidP="00284DBE">
      <w:pPr>
        <w:pStyle w:val="ListBullet"/>
        <w:numPr>
          <w:ilvl w:val="0"/>
          <w:numId w:val="0"/>
        </w:numPr>
        <w:ind w:left="1224"/>
        <w:rPr>
          <w:ins w:id="396" w:author="Levine, Charles Roger CTR USARMY USMA (USA)" w:date="2026-10-05T05:32:00Z" w16du:dateUtc="2026-10-05T09:32:00Z"/>
          <w:rFonts w:asciiTheme="minorHAnsi" w:hAnsiTheme="minorHAnsi"/>
          <w:color w:val="0432FF"/>
        </w:rPr>
      </w:pPr>
      <w:ins w:id="397" w:author="Levine, Charles Roger CTR USARMY USMA (USA)" w:date="2026-10-05T01:18:00Z" w16du:dateUtc="2026-10-05T05:18:00Z">
        <w:r w:rsidRPr="00284DBE">
          <w:rPr>
            <w:rFonts w:asciiTheme="minorHAnsi" w:hAnsiTheme="minorHAnsi"/>
            <w:color w:val="0432FF"/>
            <w:rPrChange w:id="398" w:author="Levine, Charles Roger CTR USARMY USMA (USA)" w:date="2026-10-05T01:23:00Z" w16du:dateUtc="2026-10-05T05:23:00Z">
              <w:rPr/>
            </w:rPrChange>
          </w:rPr>
          <w:t>This produces a structural null model that preserves the empirical opportunity structure while randomizing who belongs to which group.</w:t>
        </w:r>
      </w:ins>
    </w:p>
    <w:p w14:paraId="3BC4C230" w14:textId="77777777" w:rsidR="00384763" w:rsidRPr="00284DBE" w:rsidRDefault="00384763" w:rsidP="00284DBE">
      <w:pPr>
        <w:pStyle w:val="ListBullet"/>
        <w:numPr>
          <w:ilvl w:val="0"/>
          <w:numId w:val="0"/>
        </w:numPr>
        <w:ind w:left="1224"/>
        <w:rPr>
          <w:ins w:id="399" w:author="Levine, Charles Roger CTR USARMY USMA (USA)" w:date="2026-10-05T01:14:00Z" w16du:dateUtc="2026-10-05T05:14:00Z"/>
          <w:rFonts w:asciiTheme="minorHAnsi" w:hAnsiTheme="minorHAnsi"/>
          <w:color w:val="0432FF"/>
          <w:rPrChange w:id="400" w:author="Levine, Charles Roger CTR USARMY USMA (USA)" w:date="2026-10-05T01:23:00Z" w16du:dateUtc="2026-10-05T05:23:00Z">
            <w:rPr>
              <w:ins w:id="401" w:author="Levine, Charles Roger CTR USARMY USMA (USA)" w:date="2026-10-05T01:14:00Z" w16du:dateUtc="2026-10-05T05:14:00Z"/>
            </w:rPr>
          </w:rPrChange>
        </w:rPr>
        <w:pPrChange w:id="402" w:author="Levine, Charles Roger CTR USARMY USMA (USA)" w:date="2026-10-05T01:29:00Z" w16du:dateUtc="2026-10-05T05:29:00Z">
          <w:pPr>
            <w:pStyle w:val="ListBullet"/>
            <w:numPr>
              <w:ilvl w:val="2"/>
              <w:numId w:val="12"/>
            </w:numPr>
            <w:tabs>
              <w:tab w:val="clear" w:pos="360"/>
            </w:tabs>
            <w:ind w:left="1224" w:hanging="504"/>
          </w:pPr>
        </w:pPrChange>
      </w:pPr>
    </w:p>
    <w:p w14:paraId="24AE5394" w14:textId="77777777" w:rsidR="00384763" w:rsidRPr="00384763" w:rsidRDefault="00161C59" w:rsidP="00857AE0">
      <w:pPr>
        <w:pStyle w:val="ListBullet"/>
        <w:numPr>
          <w:ilvl w:val="2"/>
          <w:numId w:val="12"/>
        </w:numPr>
        <w:rPr>
          <w:ins w:id="403" w:author="Levine, Charles Roger CTR USARMY USMA (USA)" w:date="2026-10-05T05:32:00Z" w16du:dateUtc="2026-10-05T09:32:00Z"/>
          <w:rFonts w:asciiTheme="minorHAnsi" w:hAnsiTheme="minorHAnsi"/>
          <w:color w:val="0432FF"/>
          <w:rPrChange w:id="404" w:author="Levine, Charles Roger CTR USARMY USMA (USA)" w:date="2026-10-05T05:32:00Z" w16du:dateUtc="2026-10-05T09:32:00Z">
            <w:rPr>
              <w:ins w:id="405" w:author="Levine, Charles Roger CTR USARMY USMA (USA)" w:date="2026-10-05T05:32:00Z" w16du:dateUtc="2026-10-05T09:32:00Z"/>
            </w:rPr>
          </w:rPrChange>
        </w:rPr>
      </w:pPr>
      <w:ins w:id="406" w:author="Levine, Charles Roger CTR USARMY USMA (USA)" w:date="2026-10-05T02:07:00Z" w16du:dateUtc="2026-10-05T06:07:00Z">
        <w:r>
          <w:t>Introducing</w:t>
        </w:r>
      </w:ins>
      <w:ins w:id="407" w:author="Levine, Charles Roger CTR USARMY USMA (USA)" w:date="2026-10-05T01:14:00Z" w16du:dateUtc="2026-10-05T05:14:00Z">
        <w:r w:rsidR="002B31B8" w:rsidRPr="00786DAA">
          <w:t xml:space="preserve"> homophily in</w:t>
        </w:r>
      </w:ins>
      <w:ins w:id="408" w:author="Levine, Charles Roger CTR USARMY USMA (USA)" w:date="2026-10-05T02:07:00Z" w16du:dateUtc="2026-10-05T06:07:00Z">
        <w:r>
          <w:t>to the bipartite configuration model</w:t>
        </w:r>
      </w:ins>
      <w:ins w:id="409" w:author="Levine, Charles Roger CTR USARMY USMA (USA)" w:date="2026-10-05T01:18:00Z" w16du:dateUtc="2026-10-05T05:18:00Z">
        <w:r w:rsidR="002B31B8">
          <w:t xml:space="preserve"> </w:t>
        </w:r>
      </w:ins>
    </w:p>
    <w:p w14:paraId="3833537C" w14:textId="619ED06A" w:rsidR="00857AE0" w:rsidRPr="00857AE0" w:rsidRDefault="008809AA" w:rsidP="00384763">
      <w:pPr>
        <w:pStyle w:val="ListBullet"/>
        <w:numPr>
          <w:ilvl w:val="0"/>
          <w:numId w:val="0"/>
        </w:numPr>
        <w:ind w:left="1224"/>
        <w:rPr>
          <w:ins w:id="410" w:author="Levine, Charles Roger CTR USARMY USMA (USA)" w:date="2026-10-05T04:48:00Z" w16du:dateUtc="2026-10-05T08:48:00Z"/>
          <w:rFonts w:asciiTheme="minorHAnsi" w:hAnsiTheme="minorHAnsi"/>
          <w:color w:val="0432FF"/>
        </w:rPr>
        <w:pPrChange w:id="411" w:author="Levine, Charles Roger CTR USARMY USMA (USA)" w:date="2026-10-05T05:32:00Z" w16du:dateUtc="2026-10-05T09:32:00Z">
          <w:pPr>
            <w:pStyle w:val="ListBullet"/>
            <w:numPr>
              <w:ilvl w:val="2"/>
              <w:numId w:val="12"/>
            </w:numPr>
            <w:tabs>
              <w:tab w:val="clear" w:pos="360"/>
            </w:tabs>
            <w:ind w:left="1224" w:hanging="504"/>
          </w:pPr>
        </w:pPrChange>
      </w:pPr>
      <w:ins w:id="412" w:author="Levine, Charles Roger CTR USARMY USMA (USA)" w:date="2026-10-05T01:37:00Z" w16du:dateUtc="2026-10-05T05:37:00Z">
        <w:r>
          <w:rPr>
            <w:rFonts w:asciiTheme="minorHAnsi" w:hAnsiTheme="minorHAnsi"/>
            <w:color w:val="0432FF"/>
          </w:rPr>
          <w:t>T</w:t>
        </w:r>
      </w:ins>
      <w:ins w:id="413" w:author="Levine, Charles Roger CTR USARMY USMA (USA)" w:date="2026-10-05T04:48:00Z" w16du:dateUtc="2026-10-05T08:48:00Z">
        <w:r w:rsidR="00857AE0" w:rsidRPr="00857AE0">
          <w:rPr>
            <w:rFonts w:asciiTheme="minorHAnsi" w:hAnsiTheme="minorHAnsi"/>
            <w:color w:val="0432FF"/>
          </w:rPr>
          <w:t>he organizational groups we study are not well represented by a model of purely random assignment. The ordinary bipartite configuration model provides a randomized assignment baseline, but it does not capture the possibility that assignment may depend systematically on individual characteristics. In the domains considered here, recruiting, self-selection, screening, specialization, and institutional sorting can make some individuals more likely than others to enter particular groups. When these processes favor similarity on the characteristic of interest, they can produce homophilic assignment and, ultimately, assortative group composition.</w:t>
        </w:r>
      </w:ins>
    </w:p>
    <w:p w14:paraId="3F370E1D" w14:textId="77777777" w:rsidR="00B654E4" w:rsidRDefault="00B654E4" w:rsidP="00F72636">
      <w:pPr>
        <w:pStyle w:val="ListBullet"/>
        <w:numPr>
          <w:ilvl w:val="0"/>
          <w:numId w:val="0"/>
        </w:numPr>
        <w:ind w:left="1224"/>
        <w:rPr>
          <w:ins w:id="414" w:author="Levine, Charles Roger CTR USARMY USMA (USA)" w:date="2026-10-05T05:34:00Z" w16du:dateUtc="2026-10-05T09:34:00Z"/>
          <w:rFonts w:asciiTheme="minorHAnsi" w:hAnsiTheme="minorHAnsi"/>
          <w:color w:val="0432FF"/>
        </w:rPr>
      </w:pPr>
    </w:p>
    <w:p w14:paraId="6193A336" w14:textId="307CCFA7" w:rsidR="00F72636" w:rsidRDefault="00857AE0" w:rsidP="00F72636">
      <w:pPr>
        <w:pStyle w:val="ListBullet"/>
        <w:numPr>
          <w:ilvl w:val="0"/>
          <w:numId w:val="0"/>
        </w:numPr>
        <w:ind w:left="1224"/>
        <w:rPr>
          <w:ins w:id="415" w:author="Levine, Charles Roger CTR USARMY USMA (USA)" w:date="2026-10-05T05:04:00Z" w16du:dateUtc="2026-10-05T09:04:00Z"/>
          <w:rFonts w:asciiTheme="minorHAnsi" w:hAnsiTheme="minorHAnsi"/>
          <w:color w:val="0432FF"/>
        </w:rPr>
      </w:pPr>
      <w:ins w:id="416" w:author="Levine, Charles Roger CTR USARMY USMA (USA)" w:date="2026-10-05T04:48:00Z" w16du:dateUtc="2026-10-05T08:48:00Z">
        <w:r w:rsidRPr="00857AE0">
          <w:rPr>
            <w:rFonts w:asciiTheme="minorHAnsi" w:hAnsiTheme="minorHAnsi"/>
            <w:color w:val="0432FF"/>
          </w:rPr>
          <w:t>The model begins with two sets of nodes: individual nodes and group nodes. During the modeled period, each individual belongs to exactly one group, so every individual node has degree</w:t>
        </w:r>
      </w:ins>
    </w:p>
    <w:p w14:paraId="38489EFD" w14:textId="324B5EAF" w:rsidR="00857AE0" w:rsidRPr="00857AE0" w:rsidRDefault="00F72636" w:rsidP="00F72636">
      <w:pPr>
        <w:pStyle w:val="ListBullet"/>
        <w:numPr>
          <w:ilvl w:val="0"/>
          <w:numId w:val="0"/>
        </w:numPr>
        <w:ind w:left="1224"/>
        <w:jc w:val="center"/>
        <w:rPr>
          <w:ins w:id="417" w:author="Levine, Charles Roger CTR USARMY USMA (USA)" w:date="2026-10-05T04:48:00Z" w16du:dateUtc="2026-10-05T08:48:00Z"/>
          <w:rFonts w:asciiTheme="minorHAnsi" w:hAnsiTheme="minorHAnsi"/>
          <w:color w:val="0432FF"/>
        </w:rPr>
        <w:pPrChange w:id="418" w:author="Levine, Charles Roger CTR USARMY USMA (USA)" w:date="2026-10-05T05:04:00Z" w16du:dateUtc="2026-10-05T09:04:00Z">
          <w:pPr>
            <w:pStyle w:val="ListBullet"/>
            <w:numPr>
              <w:ilvl w:val="2"/>
              <w:numId w:val="12"/>
            </w:numPr>
            <w:tabs>
              <w:tab w:val="clear" w:pos="360"/>
            </w:tabs>
            <w:ind w:left="1224" w:hanging="504"/>
          </w:pPr>
        </w:pPrChange>
      </w:pPr>
      <m:oMath>
        <m:sSub>
          <m:sSubPr>
            <m:ctrlPr>
              <w:rPr>
                <w:rFonts w:ascii="Cambria Math" w:hAnsi="Cambria Math"/>
                <w:color w:val="0432FF"/>
              </w:rPr>
            </m:ctrlPr>
          </m:sSubPr>
          <m:e>
            <m:r>
              <w:rPr>
                <w:rFonts w:ascii="Cambria Math" w:hAnsi="Cambria Math"/>
                <w:color w:val="0432FF"/>
              </w:rPr>
              <m:t>k</m:t>
            </m:r>
          </m:e>
          <m:sub>
            <m:r>
              <w:rPr>
                <w:rFonts w:ascii="Cambria Math" w:hAnsi="Cambria Math"/>
                <w:color w:val="0432FF"/>
              </w:rPr>
              <m:t>i</m:t>
            </m:r>
          </m:sub>
        </m:sSub>
        <m:r>
          <w:rPr>
            <w:rFonts w:ascii="Cambria Math" w:hAnsi="Cambria Math"/>
            <w:color w:val="0432FF"/>
          </w:rPr>
          <m:t>=1</m:t>
        </m:r>
      </m:oMath>
      <w:ins w:id="419" w:author="Levine, Charles Roger CTR USARMY USMA (USA)" w:date="2026-10-05T04:48:00Z" w16du:dateUtc="2026-10-05T08:48:00Z">
        <w:r w:rsidR="00857AE0" w:rsidRPr="00857AE0">
          <w:rPr>
            <w:rFonts w:asciiTheme="minorHAnsi" w:hAnsiTheme="minorHAnsi"/>
            <w:color w:val="0432FF"/>
          </w:rPr>
          <w:t>.</w:t>
        </w:r>
      </w:ins>
    </w:p>
    <w:p w14:paraId="5508222E" w14:textId="77777777" w:rsidR="00857AE0" w:rsidRPr="00857AE0" w:rsidRDefault="00857AE0" w:rsidP="00857AE0">
      <w:pPr>
        <w:pStyle w:val="ListBullet"/>
        <w:numPr>
          <w:ilvl w:val="0"/>
          <w:numId w:val="0"/>
        </w:numPr>
        <w:ind w:left="1224"/>
        <w:rPr>
          <w:ins w:id="420" w:author="Levine, Charles Roger CTR USARMY USMA (USA)" w:date="2026-10-05T04:48:00Z" w16du:dateUtc="2026-10-05T08:48:00Z"/>
          <w:rFonts w:asciiTheme="minorHAnsi" w:hAnsiTheme="minorHAnsi"/>
          <w:color w:val="0432FF"/>
        </w:rPr>
        <w:pPrChange w:id="421" w:author="Levine, Charles Roger CTR USARMY USMA (USA)" w:date="2026-10-05T04:53:00Z" w16du:dateUtc="2026-10-05T08:53:00Z">
          <w:pPr>
            <w:pStyle w:val="ListBullet"/>
            <w:numPr>
              <w:ilvl w:val="2"/>
              <w:numId w:val="12"/>
            </w:numPr>
            <w:tabs>
              <w:tab w:val="clear" w:pos="360"/>
            </w:tabs>
            <w:ind w:left="1224" w:hanging="504"/>
          </w:pPr>
        </w:pPrChange>
      </w:pPr>
      <w:ins w:id="422" w:author="Levine, Charles Roger CTR USARMY USMA (USA)" w:date="2026-10-05T04:48:00Z" w16du:dateUtc="2026-10-05T08:48:00Z">
        <w:r w:rsidRPr="00857AE0">
          <w:rPr>
            <w:rFonts w:asciiTheme="minorHAnsi" w:hAnsiTheme="minorHAnsi"/>
            <w:color w:val="0432FF"/>
          </w:rPr>
          <w:t xml:space="preserve">The degree of each group node is determined by its observed size or capacity. The complete bipartite degree sequence is therefore specified in advance: each individual contributes one edge stub, while each group contributes a number of stubs equal to the number of individuals </w:t>
        </w:r>
        <w:r w:rsidRPr="00857AE0">
          <w:rPr>
            <w:rFonts w:asciiTheme="minorHAnsi" w:hAnsiTheme="minorHAnsi"/>
            <w:color w:val="0432FF"/>
          </w:rPr>
          <w:lastRenderedPageBreak/>
          <w:t>it must contain. The network-generation problem is to connect every individual stub to a group stub while preserving these empirical degree constraints.</w:t>
        </w:r>
      </w:ins>
    </w:p>
    <w:p w14:paraId="0BA47E69" w14:textId="77777777" w:rsidR="00F72636" w:rsidRDefault="00857AE0" w:rsidP="00857AE0">
      <w:pPr>
        <w:pStyle w:val="ListBullet"/>
        <w:numPr>
          <w:ilvl w:val="0"/>
          <w:numId w:val="0"/>
        </w:numPr>
        <w:ind w:left="1224"/>
        <w:rPr>
          <w:ins w:id="423" w:author="Levine, Charles Roger CTR USARMY USMA (USA)" w:date="2026-10-05T05:03:00Z" w16du:dateUtc="2026-10-05T09:03:00Z"/>
          <w:rFonts w:asciiTheme="minorHAnsi" w:hAnsiTheme="minorHAnsi"/>
          <w:color w:val="0432FF"/>
        </w:rPr>
      </w:pPr>
      <w:ins w:id="424" w:author="Levine, Charles Roger CTR USARMY USMA (USA)" w:date="2026-10-05T04:48:00Z" w16du:dateUtc="2026-10-05T08:48:00Z">
        <w:r w:rsidRPr="00857AE0">
          <w:rPr>
            <w:rFonts w:asciiTheme="minorHAnsi" w:hAnsiTheme="minorHAnsi"/>
            <w:color w:val="0432FF"/>
          </w:rPr>
          <w:t xml:space="preserve">To introduce homophily, each individual carries the measured characteristic </w:t>
        </w:r>
      </w:ins>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j</m:t>
            </m:r>
          </m:sub>
        </m:sSub>
      </m:oMath>
      <w:ins w:id="425" w:author="Levine, Charles Roger CTR USARMY USMA (USA)" w:date="2026-10-05T04:48:00Z" w16du:dateUtc="2026-10-05T08:48:00Z">
        <w:r w:rsidRPr="00857AE0">
          <w:rPr>
            <w:rFonts w:asciiTheme="minorHAnsi" w:hAnsiTheme="minorHAnsi"/>
            <w:color w:val="0432FF"/>
          </w:rPr>
          <w:t xml:space="preserve">, and each group </w:t>
        </w:r>
      </w:ins>
      <m:oMath>
        <m:r>
          <w:rPr>
            <w:rFonts w:ascii="Cambria Math" w:hAnsi="Cambria Math"/>
            <w:color w:val="0432FF"/>
          </w:rPr>
          <m:t>j</m:t>
        </m:r>
      </m:oMath>
      <w:ins w:id="426" w:author="Levine, Charles Roger CTR USARMY USMA (USA)" w:date="2026-10-05T04:48:00Z" w16du:dateUtc="2026-10-05T08:48:00Z">
        <w:r w:rsidRPr="00857AE0">
          <w:rPr>
            <w:rFonts w:asciiTheme="minorHAnsi" w:hAnsiTheme="minorHAnsi"/>
            <w:color w:val="0432FF"/>
          </w:rPr>
          <w:t xml:space="preserve"> is characterized during assignment by an evolving centroid </w:t>
        </w:r>
      </w:ins>
      <m:oMath>
        <m:sSub>
          <m:sSubPr>
            <m:ctrlPr>
              <w:rPr>
                <w:rFonts w:ascii="Cambria Math" w:hAnsi="Cambria Math"/>
                <w:color w:val="0432FF"/>
              </w:rPr>
            </m:ctrlPr>
          </m:sSubPr>
          <m:e>
            <m:r>
              <w:rPr>
                <w:rFonts w:ascii="Cambria Math" w:hAnsi="Cambria Math"/>
                <w:color w:val="0432FF"/>
              </w:rPr>
              <m:t>T</m:t>
            </m:r>
          </m:e>
          <m:sub>
            <m:r>
              <w:rPr>
                <w:rFonts w:ascii="Cambria Math" w:hAnsi="Cambria Math"/>
                <w:color w:val="0432FF"/>
              </w:rPr>
              <m:t>j</m:t>
            </m:r>
          </m:sub>
        </m:sSub>
      </m:oMath>
      <w:ins w:id="427" w:author="Levine, Charles Roger CTR USARMY USMA (USA)" w:date="2026-10-05T04:48:00Z" w16du:dateUtc="2026-10-05T08:48:00Z">
        <w:r w:rsidRPr="00857AE0">
          <w:rPr>
            <w:rFonts w:asciiTheme="minorHAnsi" w:hAnsiTheme="minorHAnsi"/>
            <w:color w:val="0432FF"/>
          </w:rPr>
          <w:t>. Before any individuals are assigned, all groups begin with the common reference value</w:t>
        </w:r>
      </w:ins>
    </w:p>
    <w:p w14:paraId="04884DAC" w14:textId="22A20A46" w:rsidR="00857AE0" w:rsidRPr="00857AE0" w:rsidRDefault="00F72636" w:rsidP="00F72636">
      <w:pPr>
        <w:pStyle w:val="ListBullet"/>
        <w:numPr>
          <w:ilvl w:val="0"/>
          <w:numId w:val="0"/>
        </w:numPr>
        <w:ind w:left="1224"/>
        <w:jc w:val="center"/>
        <w:rPr>
          <w:ins w:id="428" w:author="Levine, Charles Roger CTR USARMY USMA (USA)" w:date="2026-10-05T04:48:00Z" w16du:dateUtc="2026-10-05T08:48:00Z"/>
          <w:rFonts w:asciiTheme="minorHAnsi" w:hAnsiTheme="minorHAnsi"/>
          <w:color w:val="0432FF"/>
        </w:rPr>
        <w:pPrChange w:id="429" w:author="Levine, Charles Roger CTR USARMY USMA (USA)" w:date="2026-10-05T05:03:00Z" w16du:dateUtc="2026-10-05T09:03:00Z">
          <w:pPr>
            <w:pStyle w:val="ListBullet"/>
            <w:numPr>
              <w:ilvl w:val="2"/>
              <w:numId w:val="12"/>
            </w:numPr>
            <w:tabs>
              <w:tab w:val="clear" w:pos="360"/>
            </w:tabs>
            <w:ind w:left="1224" w:hanging="504"/>
          </w:pPr>
        </w:pPrChange>
      </w:pPr>
      <m:oMathPara>
        <m:oMath>
          <m:sSub>
            <m:sSubPr>
              <m:ctrlPr>
                <w:rPr>
                  <w:rFonts w:ascii="Cambria Math" w:hAnsi="Cambria Math"/>
                  <w:color w:val="0432FF"/>
                </w:rPr>
              </m:ctrlPr>
            </m:sSubPr>
            <m:e>
              <m:r>
                <w:rPr>
                  <w:rFonts w:ascii="Cambria Math" w:hAnsi="Cambria Math"/>
                  <w:color w:val="0432FF"/>
                </w:rPr>
                <m:t>T</m:t>
              </m:r>
            </m:e>
            <m:sub>
              <m:r>
                <w:rPr>
                  <w:rFonts w:ascii="Cambria Math" w:hAnsi="Cambria Math"/>
                  <w:color w:val="0432FF"/>
                </w:rPr>
                <m:t>j</m:t>
              </m:r>
            </m:sub>
          </m:sSub>
          <m:r>
            <w:rPr>
              <w:rFonts w:ascii="Cambria Math" w:hAnsi="Cambria Math"/>
              <w:color w:val="0432FF"/>
            </w:rPr>
            <m:t>=</m:t>
          </m:r>
          <m:acc>
            <m:accPr>
              <m:chr m:val="̅"/>
              <m:ctrlPr>
                <w:rPr>
                  <w:rFonts w:ascii="Cambria Math" w:hAnsi="Cambria Math"/>
                  <w:color w:val="0432FF"/>
                </w:rPr>
              </m:ctrlPr>
            </m:accPr>
            <m:e>
              <m:r>
                <w:rPr>
                  <w:rFonts w:ascii="Cambria Math" w:hAnsi="Cambria Math"/>
                  <w:color w:val="0432FF"/>
                </w:rPr>
                <m:t>A</m:t>
              </m:r>
            </m:e>
          </m:acc>
        </m:oMath>
      </m:oMathPara>
    </w:p>
    <w:p w14:paraId="24BB3635" w14:textId="69811678" w:rsidR="00857AE0" w:rsidRPr="00857AE0" w:rsidRDefault="00F72636" w:rsidP="00857AE0">
      <w:pPr>
        <w:pStyle w:val="ListBullet"/>
        <w:numPr>
          <w:ilvl w:val="0"/>
          <w:numId w:val="0"/>
        </w:numPr>
        <w:ind w:left="1224"/>
        <w:rPr>
          <w:ins w:id="430" w:author="Levine, Charles Roger CTR USARMY USMA (USA)" w:date="2026-10-05T04:48:00Z" w16du:dateUtc="2026-10-05T08:48:00Z"/>
          <w:rFonts w:asciiTheme="minorHAnsi" w:hAnsiTheme="minorHAnsi"/>
          <w:color w:val="0432FF"/>
        </w:rPr>
        <w:pPrChange w:id="431" w:author="Levine, Charles Roger CTR USARMY USMA (USA)" w:date="2026-10-05T04:55:00Z" w16du:dateUtc="2026-10-05T08:55:00Z">
          <w:pPr>
            <w:pStyle w:val="ListBullet"/>
            <w:numPr>
              <w:ilvl w:val="2"/>
              <w:numId w:val="12"/>
            </w:numPr>
            <w:tabs>
              <w:tab w:val="clear" w:pos="360"/>
            </w:tabs>
            <w:ind w:left="1224" w:hanging="504"/>
          </w:pPr>
        </w:pPrChange>
      </w:pPr>
      <w:del w:id="432" w:author="Levine, Charles Roger CTR USARMY USMA (USA)" w:date="2026-10-05T05:03:00Z" w16du:dateUtc="2026-10-05T09:03:00Z">
        <w:r w:rsidRPr="00F72636" w:rsidDel="00F72636">
          <w:rPr>
            <w:rFonts w:asciiTheme="minorHAnsi" w:hAnsiTheme="minorHAnsi"/>
            <w:color w:val="0432FF"/>
            <w:rPrChange w:id="433" w:author="Levine, Charles Roger CTR USARMY USMA (USA)" w:date="2026-10-05T05:03:00Z" w16du:dateUtc="2026-10-05T09:03:00Z">
              <w:rPr>
                <w:rFonts w:ascii="Cambria Math" w:hAnsi="Cambria Math"/>
                <w:i/>
                <w:color w:val="0432FF"/>
              </w:rPr>
            </w:rPrChange>
          </w:rPr>
          <w:delText>T_{j}=\bar{A}</w:delText>
        </w:r>
      </w:del>
      <w:del w:id="434" w:author="Levine, Charles Roger CTR USARMY USMA (USA)" w:date="2026-10-05T04:56:00Z" w16du:dateUtc="2026-10-05T08:56:00Z">
        <w:r w:rsidR="00857AE0" w:rsidRPr="00F72636" w:rsidDel="00857AE0">
          <w:rPr>
            <w:rFonts w:asciiTheme="minorHAnsi" w:hAnsiTheme="minorHAnsi"/>
            <w:color w:val="0432FF"/>
          </w:rPr>
          <w:br/>
        </w:r>
      </w:del>
      <w:del w:id="435" w:author="Levine, Charles Roger CTR USARMY USMA (USA)" w:date="2026-10-05T05:03:00Z" w16du:dateUtc="2026-10-05T09:03:00Z">
        <w:r w:rsidRPr="00F72636" w:rsidDel="00F72636">
          <w:rPr>
            <w:rFonts w:asciiTheme="minorHAnsi" w:hAnsiTheme="minorHAnsi"/>
            <w:color w:val="0432FF"/>
            <w:rPrChange w:id="436" w:author="Levine, Charles Roger CTR USARMY USMA (USA)" w:date="2026-10-05T05:03:00Z" w16du:dateUtc="2026-10-05T09:03:00Z">
              <w:rPr>
                <w:rFonts w:ascii="Cambria Math" w:hAnsi="Cambria Math"/>
                <w:i/>
                <w:color w:val="0432FF"/>
              </w:rPr>
            </w:rPrChange>
          </w:rPr>
          <w:delText>\bar{A}\mathrm{T}\_\mathrm{j}=\backslash \mathrm{bar}\{\mathrm{A}\}</w:delText>
        </w:r>
      </w:del>
      <w:ins w:id="437" w:author="Levine, Charles Roger CTR USARMY USMA (USA)" w:date="2026-10-05T04:58:00Z" w16du:dateUtc="2026-10-05T08:58:00Z">
        <w:r w:rsidR="00950606">
          <w:rPr>
            <w:rFonts w:asciiTheme="minorHAnsi" w:hAnsiTheme="minorHAnsi"/>
            <w:color w:val="0432FF"/>
          </w:rPr>
          <w:t xml:space="preserve">where </w:t>
        </w:r>
      </w:ins>
      <m:oMath>
        <m:acc>
          <m:accPr>
            <m:chr m:val="̅"/>
            <m:ctrlPr>
              <w:rPr>
                <w:rFonts w:ascii="Cambria Math" w:hAnsi="Cambria Math"/>
                <w:color w:val="0432FF"/>
              </w:rPr>
            </m:ctrlPr>
          </m:accPr>
          <m:e>
            <m:r>
              <w:rPr>
                <w:rFonts w:ascii="Cambria Math" w:hAnsi="Cambria Math"/>
                <w:color w:val="0432FF"/>
              </w:rPr>
              <m:t>A</m:t>
            </m:r>
          </m:e>
        </m:acc>
      </m:oMath>
      <w:ins w:id="438" w:author="Levine, Charles Roger CTR USARMY USMA (USA)" w:date="2026-10-05T04:59:00Z" w16du:dateUtc="2026-10-05T08:59:00Z">
        <w:r w:rsidR="00950606">
          <w:rPr>
            <w:rFonts w:asciiTheme="minorHAnsi" w:hAnsiTheme="minorHAnsi"/>
            <w:color w:val="0432FF"/>
          </w:rPr>
          <w:t xml:space="preserve"> </w:t>
        </w:r>
      </w:ins>
      <w:ins w:id="439" w:author="Levine, Charles Roger CTR USARMY USMA (USA)" w:date="2026-10-05T04:48:00Z" w16du:dateUtc="2026-10-05T08:48:00Z">
        <w:r w:rsidR="00857AE0" w:rsidRPr="00857AE0">
          <w:rPr>
            <w:rFonts w:asciiTheme="minorHAnsi" w:hAnsiTheme="minorHAnsi"/>
            <w:color w:val="0432FF"/>
          </w:rPr>
          <w:t xml:space="preserve">is the mean of the individual characteristic in the population being assigned. Individuals are then considered sequentially in randomized order. At each step, the focal individual can connect only to groups that retain unmatched stubs. Among those eligible groups, assignment occurs preferentially toward groups whose current centroid </w:t>
        </w:r>
      </w:ins>
      <m:oMath>
        <m:sSub>
          <m:sSubPr>
            <m:ctrlPr>
              <w:rPr>
                <w:rFonts w:ascii="Cambria Math" w:hAnsi="Cambria Math"/>
                <w:color w:val="0432FF"/>
              </w:rPr>
            </m:ctrlPr>
          </m:sSubPr>
          <m:e>
            <m:r>
              <w:rPr>
                <w:rFonts w:ascii="Cambria Math" w:hAnsi="Cambria Math"/>
                <w:color w:val="0432FF"/>
              </w:rPr>
              <m:t>T</m:t>
            </m:r>
          </m:e>
          <m:sub>
            <m:r>
              <w:rPr>
                <w:rFonts w:ascii="Cambria Math" w:hAnsi="Cambria Math"/>
                <w:color w:val="0432FF"/>
              </w:rPr>
              <m:t>j</m:t>
            </m:r>
          </m:sub>
        </m:sSub>
      </m:oMath>
      <w:ins w:id="440" w:author="Levine, Charles Roger CTR USARMY USMA (USA)" w:date="2026-10-05T04:48:00Z" w16du:dateUtc="2026-10-05T08:48:00Z">
        <w:r w:rsidR="00857AE0" w:rsidRPr="00857AE0">
          <w:rPr>
            <w:rFonts w:asciiTheme="minorHAnsi" w:hAnsiTheme="minorHAnsi"/>
            <w:color w:val="0432FF"/>
          </w:rPr>
          <w:t xml:space="preserve"> is more similar to the focal individual's</w:t>
        </w:r>
      </w:ins>
      <w:ins w:id="441" w:author="Levine, Charles Roger CTR USARMY USMA (USA)" w:date="2026-10-05T05:02:00Z" w16du:dateUtc="2026-10-05T09:02:00Z">
        <w:r>
          <w:rPr>
            <w:rFonts w:asciiTheme="minorHAnsi" w:hAnsiTheme="minorHAnsi"/>
            <w:color w:val="0432FF"/>
          </w:rPr>
          <w:t xml:space="preserve"> </w:t>
        </w:r>
      </w:ins>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sSub>
          <m:sSubPr>
            <m:ctrlPr>
              <w:del w:id="442" w:author="Levine, Charles Roger CTR USARMY USMA (USA)" w:date="2026-10-05T05:02:00Z" w16du:dateUtc="2026-10-05T09:02:00Z">
                <w:rPr>
                  <w:rFonts w:ascii="Cambria Math" w:hAnsi="Cambria Math"/>
                  <w:color w:val="0432FF"/>
                </w:rPr>
              </w:del>
            </m:ctrlPr>
          </m:sSubPr>
          <m:e>
            <m:r>
              <w:del w:id="443" w:author="Levine, Charles Roger CTR USARMY USMA (USA)" w:date="2026-10-05T05:02:00Z" w16du:dateUtc="2026-10-05T09:02:00Z">
                <w:rPr>
                  <w:rFonts w:ascii="Cambria Math" w:hAnsi="Cambria Math"/>
                  <w:color w:val="0432FF"/>
                </w:rPr>
                <m:t>A</m:t>
              </w:del>
            </m:r>
          </m:e>
          <m:sub>
            <m:r>
              <w:del w:id="444" w:author="Levine, Charles Roger CTR USARMY USMA (USA)" w:date="2026-10-05T05:02:00Z" w16du:dateUtc="2026-10-05T09:02:00Z">
                <w:rPr>
                  <w:rFonts w:ascii="Cambria Math" w:hAnsi="Cambria Math"/>
                  <w:color w:val="0432FF"/>
                </w:rPr>
                <m:t>j</m:t>
              </w:del>
            </m:r>
          </m:sub>
        </m:sSub>
      </m:oMath>
      <w:ins w:id="445" w:author="Levine, Charles Roger CTR USARMY USMA (USA)" w:date="2026-10-05T04:48:00Z" w16du:dateUtc="2026-10-05T08:48:00Z">
        <w:r w:rsidR="00857AE0" w:rsidRPr="00857AE0">
          <w:rPr>
            <w:rFonts w:asciiTheme="minorHAnsi" w:hAnsiTheme="minorHAnsi"/>
            <w:color w:val="0432FF"/>
          </w:rPr>
          <w:t xml:space="preserve">. We introduce the parameter </w:t>
        </w:r>
      </w:ins>
      <m:oMath>
        <m:r>
          <w:rPr>
            <w:rFonts w:ascii="Cambria Math" w:hAnsi="Cambria Math"/>
            <w:color w:val="0432FF"/>
          </w:rPr>
          <m:t>ρ</m:t>
        </m:r>
      </m:oMath>
      <w:ins w:id="446" w:author="Levine, Charles Roger CTR USARMY USMA (USA)" w:date="2026-10-05T04:48:00Z" w16du:dateUtc="2026-10-05T08:48:00Z">
        <w:r w:rsidR="00857AE0" w:rsidRPr="00857AE0">
          <w:rPr>
            <w:rFonts w:asciiTheme="minorHAnsi" w:hAnsiTheme="minorHAnsi"/>
            <w:color w:val="0432FF"/>
          </w:rPr>
          <w:t xml:space="preserve"> to control the strength of this similarity preference.</w:t>
        </w:r>
      </w:ins>
    </w:p>
    <w:p w14:paraId="7D2EA2DA" w14:textId="77777777" w:rsidR="00F72636" w:rsidRDefault="00F72636" w:rsidP="00F72636">
      <w:pPr>
        <w:pStyle w:val="ListBullet"/>
        <w:numPr>
          <w:ilvl w:val="0"/>
          <w:numId w:val="0"/>
        </w:numPr>
        <w:ind w:left="1224"/>
        <w:rPr>
          <w:ins w:id="447" w:author="Levine, Charles Roger CTR USARMY USMA (USA)" w:date="2026-10-05T05:07:00Z" w16du:dateUtc="2026-10-05T09:07:00Z"/>
          <w:rFonts w:asciiTheme="minorHAnsi" w:hAnsiTheme="minorHAnsi"/>
          <w:color w:val="0432FF"/>
        </w:rPr>
      </w:pPr>
    </w:p>
    <w:p w14:paraId="3D1B4C65" w14:textId="5F19D5DF" w:rsidR="00857AE0" w:rsidRPr="00857AE0" w:rsidRDefault="00857AE0" w:rsidP="00F72636">
      <w:pPr>
        <w:pStyle w:val="ListBullet"/>
        <w:numPr>
          <w:ilvl w:val="0"/>
          <w:numId w:val="0"/>
        </w:numPr>
        <w:ind w:left="1224"/>
        <w:rPr>
          <w:ins w:id="448" w:author="Levine, Charles Roger CTR USARMY USMA (USA)" w:date="2026-10-05T04:48:00Z" w16du:dateUtc="2026-10-05T08:48:00Z"/>
          <w:rFonts w:asciiTheme="minorHAnsi" w:hAnsiTheme="minorHAnsi"/>
          <w:color w:val="0432FF"/>
        </w:rPr>
        <w:pPrChange w:id="449" w:author="Levine, Charles Roger CTR USARMY USMA (USA)" w:date="2026-10-05T05:07:00Z" w16du:dateUtc="2026-10-05T09:07:00Z">
          <w:pPr>
            <w:pStyle w:val="ListBullet"/>
            <w:numPr>
              <w:ilvl w:val="2"/>
              <w:numId w:val="12"/>
            </w:numPr>
            <w:tabs>
              <w:tab w:val="clear" w:pos="360"/>
            </w:tabs>
            <w:ind w:left="1224" w:hanging="504"/>
          </w:pPr>
        </w:pPrChange>
      </w:pPr>
      <w:ins w:id="450" w:author="Levine, Charles Roger CTR USARMY USMA (USA)" w:date="2026-10-05T04:48:00Z" w16du:dateUtc="2026-10-05T08:48:00Z">
        <w:r w:rsidRPr="00857AE0">
          <w:rPr>
            <w:rFonts w:asciiTheme="minorHAnsi" w:hAnsiTheme="minorHAnsi"/>
            <w:color w:val="0432FF"/>
          </w:rPr>
          <w:t xml:space="preserve">When the first individual joins a group, that individual's </w:t>
        </w:r>
      </w:ins>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sSub>
          <m:sSubPr>
            <m:ctrlPr>
              <w:del w:id="451" w:author="Levine, Charles Roger CTR USARMY USMA (USA)" w:date="2026-10-05T05:05:00Z" w16du:dateUtc="2026-10-05T09:05:00Z">
                <w:rPr>
                  <w:rFonts w:ascii="Cambria Math" w:hAnsi="Cambria Math"/>
                  <w:color w:val="0432FF"/>
                </w:rPr>
              </w:del>
            </m:ctrlPr>
          </m:sSubPr>
          <m:e>
            <m:r>
              <w:del w:id="452" w:author="Levine, Charles Roger CTR USARMY USMA (USA)" w:date="2026-10-05T05:05:00Z" w16du:dateUtc="2026-10-05T09:05:00Z">
                <w:rPr>
                  <w:rFonts w:ascii="Cambria Math" w:hAnsi="Cambria Math"/>
                  <w:color w:val="0432FF"/>
                </w:rPr>
                <m:t>A</m:t>
              </w:del>
            </m:r>
          </m:e>
          <m:sub>
            <m:r>
              <w:del w:id="453" w:author="Levine, Charles Roger CTR USARMY USMA (USA)" w:date="2026-10-05T05:05:00Z" w16du:dateUtc="2026-10-05T09:05:00Z">
                <w:rPr>
                  <w:rFonts w:ascii="Cambria Math" w:hAnsi="Cambria Math"/>
                  <w:color w:val="0432FF"/>
                </w:rPr>
                <m:t>j</m:t>
              </w:del>
            </m:r>
          </m:sub>
        </m:sSub>
      </m:oMath>
      <w:ins w:id="454" w:author="Levine, Charles Roger CTR USARMY USMA (USA)" w:date="2026-10-05T04:48:00Z" w16du:dateUtc="2026-10-05T08:48:00Z">
        <w:r w:rsidRPr="00857AE0">
          <w:rPr>
            <w:rFonts w:asciiTheme="minorHAnsi" w:hAnsiTheme="minorHAnsi"/>
            <w:color w:val="0432FF"/>
          </w:rPr>
          <w:t xml:space="preserve"> becomes the group's centroid </w:t>
        </w:r>
      </w:ins>
      <m:oMath>
        <m:sSub>
          <m:sSubPr>
            <m:ctrlPr>
              <w:rPr>
                <w:rFonts w:ascii="Cambria Math" w:hAnsi="Cambria Math"/>
                <w:color w:val="0432FF"/>
              </w:rPr>
            </m:ctrlPr>
          </m:sSubPr>
          <m:e>
            <m:r>
              <w:rPr>
                <w:rFonts w:ascii="Cambria Math" w:hAnsi="Cambria Math"/>
                <w:color w:val="0432FF"/>
              </w:rPr>
              <m:t>T</m:t>
            </m:r>
          </m:e>
          <m:sub>
            <m:r>
              <w:rPr>
                <w:rFonts w:ascii="Cambria Math" w:hAnsi="Cambria Math"/>
                <w:color w:val="0432FF"/>
              </w:rPr>
              <m:t>j</m:t>
            </m:r>
          </m:sub>
        </m:sSub>
      </m:oMath>
      <w:ins w:id="455" w:author="Levine, Charles Roger CTR USARMY USMA (USA)" w:date="2026-10-05T04:48:00Z" w16du:dateUtc="2026-10-05T08:48:00Z">
        <w:r w:rsidRPr="00857AE0">
          <w:rPr>
            <w:rFonts w:asciiTheme="minorHAnsi" w:hAnsiTheme="minorHAnsi"/>
            <w:color w:val="0432FF"/>
          </w:rPr>
          <w:t xml:space="preserve">. Thereafter, </w:t>
        </w:r>
      </w:ins>
      <m:oMath>
        <m:sSub>
          <m:sSubPr>
            <m:ctrlPr>
              <w:rPr>
                <w:rFonts w:ascii="Cambria Math" w:hAnsi="Cambria Math"/>
                <w:color w:val="0432FF"/>
              </w:rPr>
            </m:ctrlPr>
          </m:sSubPr>
          <m:e>
            <m:r>
              <w:rPr>
                <w:rFonts w:ascii="Cambria Math" w:hAnsi="Cambria Math"/>
                <w:color w:val="0432FF"/>
              </w:rPr>
              <m:t>T</m:t>
            </m:r>
          </m:e>
          <m:sub>
            <m:r>
              <w:rPr>
                <w:rFonts w:ascii="Cambria Math" w:hAnsi="Cambria Math"/>
                <w:color w:val="0432FF"/>
              </w:rPr>
              <m:t>j</m:t>
            </m:r>
          </m:sub>
        </m:sSub>
      </m:oMath>
      <w:ins w:id="456" w:author="Levine, Charles Roger CTR USARMY USMA (USA)" w:date="2026-10-05T04:48:00Z" w16du:dateUtc="2026-10-05T08:48:00Z">
        <w:r w:rsidRPr="00857AE0">
          <w:rPr>
            <w:rFonts w:asciiTheme="minorHAnsi" w:hAnsiTheme="minorHAnsi"/>
            <w:color w:val="0432FF"/>
          </w:rPr>
          <w:t xml:space="preserve"> is updated after every assignment to equal the mean </w:t>
        </w:r>
      </w:ins>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sSub>
          <m:sSubPr>
            <m:ctrlPr>
              <w:del w:id="457" w:author="Levine, Charles Roger CTR USARMY USMA (USA)" w:date="2026-10-05T05:06:00Z" w16du:dateUtc="2026-10-05T09:06:00Z">
                <w:rPr>
                  <w:rFonts w:ascii="Cambria Math" w:hAnsi="Cambria Math"/>
                  <w:color w:val="0432FF"/>
                </w:rPr>
              </w:del>
            </m:ctrlPr>
          </m:sSubPr>
          <m:e>
            <m:r>
              <w:del w:id="458" w:author="Levine, Charles Roger CTR USARMY USMA (USA)" w:date="2026-10-05T05:06:00Z" w16du:dateUtc="2026-10-05T09:06:00Z">
                <w:rPr>
                  <w:rFonts w:ascii="Cambria Math" w:hAnsi="Cambria Math"/>
                  <w:color w:val="0432FF"/>
                </w:rPr>
                <m:t>A</m:t>
              </w:del>
            </m:r>
          </m:e>
          <m:sub>
            <m:r>
              <w:del w:id="459" w:author="Levine, Charles Roger CTR USARMY USMA (USA)" w:date="2026-10-05T05:06:00Z" w16du:dateUtc="2026-10-05T09:06:00Z">
                <w:rPr>
                  <w:rFonts w:ascii="Cambria Math" w:hAnsi="Cambria Math"/>
                  <w:color w:val="0432FF"/>
                </w:rPr>
                <m:t>j</m:t>
              </w:del>
            </m:r>
          </m:sub>
        </m:sSub>
      </m:oMath>
      <w:ins w:id="460" w:author="Levine, Charles Roger CTR USARMY USMA (USA)" w:date="2026-10-05T04:48:00Z" w16du:dateUtc="2026-10-05T08:48:00Z">
        <w:r w:rsidRPr="00857AE0">
          <w:rPr>
            <w:rFonts w:asciiTheme="minorHAnsi" w:hAnsiTheme="minorHAnsi"/>
            <w:color w:val="0432FF"/>
          </w:rPr>
          <w:t xml:space="preserve"> of the group's current members. Thus, group characteristics are not fixed in advance. They emerge endogenously as the network is formed. Once assignment is complete, </w:t>
        </w:r>
      </w:ins>
      <m:oMath>
        <m:sSub>
          <m:sSubPr>
            <m:ctrlPr>
              <w:rPr>
                <w:rFonts w:ascii="Cambria Math" w:hAnsi="Cambria Math"/>
                <w:color w:val="0432FF"/>
              </w:rPr>
            </m:ctrlPr>
          </m:sSubPr>
          <m:e>
            <m:r>
              <w:rPr>
                <w:rFonts w:ascii="Cambria Math" w:hAnsi="Cambria Math"/>
                <w:color w:val="0432FF"/>
              </w:rPr>
              <m:t>T</m:t>
            </m:r>
          </m:e>
          <m:sub>
            <m:r>
              <w:rPr>
                <w:rFonts w:ascii="Cambria Math" w:hAnsi="Cambria Math"/>
                <w:color w:val="0432FF"/>
              </w:rPr>
              <m:t>j</m:t>
            </m:r>
          </m:sub>
        </m:sSub>
      </m:oMath>
      <w:ins w:id="461" w:author="Levine, Charles Roger CTR USARMY USMA (USA)" w:date="2026-10-05T04:48:00Z" w16du:dateUtc="2026-10-05T08:48:00Z">
        <w:r w:rsidRPr="00857AE0">
          <w:rPr>
            <w:rFonts w:asciiTheme="minorHAnsi" w:hAnsiTheme="minorHAnsi"/>
            <w:color w:val="0432FF"/>
          </w:rPr>
          <w:t xml:space="preserve"> is the final emergent centroid of group </w:t>
        </w:r>
      </w:ins>
      <m:oMath>
        <m:r>
          <w:rPr>
            <w:rFonts w:ascii="Cambria Math" w:hAnsi="Cambria Math"/>
            <w:color w:val="0432FF"/>
          </w:rPr>
          <m:t>j</m:t>
        </m:r>
      </m:oMath>
      <w:ins w:id="462" w:author="Levine, Charles Roger CTR USARMY USMA (USA)" w:date="2026-10-05T04:48:00Z" w16du:dateUtc="2026-10-05T08:48:00Z">
        <w:r w:rsidRPr="00857AE0">
          <w:rPr>
            <w:rFonts w:asciiTheme="minorHAnsi" w:hAnsiTheme="minorHAnsi"/>
            <w:color w:val="0432FF"/>
          </w:rPr>
          <w:t>, and every individual and group node has received the number of edges specified by the empirical degree sequence.</w:t>
        </w:r>
      </w:ins>
    </w:p>
    <w:p w14:paraId="219A987C" w14:textId="77777777" w:rsidR="00F72636" w:rsidRDefault="00F72636" w:rsidP="00F72636">
      <w:pPr>
        <w:pStyle w:val="ListBullet"/>
        <w:numPr>
          <w:ilvl w:val="0"/>
          <w:numId w:val="0"/>
        </w:numPr>
        <w:ind w:left="1224"/>
        <w:rPr>
          <w:ins w:id="463" w:author="Levine, Charles Roger CTR USARMY USMA (USA)" w:date="2026-10-05T05:07:00Z" w16du:dateUtc="2026-10-05T09:07:00Z"/>
          <w:rFonts w:asciiTheme="minorHAnsi" w:hAnsiTheme="minorHAnsi"/>
          <w:color w:val="0432FF"/>
        </w:rPr>
      </w:pPr>
    </w:p>
    <w:p w14:paraId="5B4EA0EC" w14:textId="7697335E" w:rsidR="00857AE0" w:rsidRPr="00857AE0" w:rsidRDefault="00857AE0" w:rsidP="00F72636">
      <w:pPr>
        <w:pStyle w:val="ListBullet"/>
        <w:numPr>
          <w:ilvl w:val="0"/>
          <w:numId w:val="0"/>
        </w:numPr>
        <w:ind w:left="1224"/>
        <w:rPr>
          <w:ins w:id="464" w:author="Levine, Charles Roger CTR USARMY USMA (USA)" w:date="2026-10-05T04:48:00Z" w16du:dateUtc="2026-10-05T08:48:00Z"/>
          <w:rFonts w:asciiTheme="minorHAnsi" w:hAnsiTheme="minorHAnsi"/>
          <w:color w:val="0432FF"/>
        </w:rPr>
        <w:pPrChange w:id="465" w:author="Levine, Charles Roger CTR USARMY USMA (USA)" w:date="2026-10-05T05:07:00Z" w16du:dateUtc="2026-10-05T09:07:00Z">
          <w:pPr>
            <w:pStyle w:val="ListBullet"/>
            <w:numPr>
              <w:ilvl w:val="2"/>
              <w:numId w:val="12"/>
            </w:numPr>
            <w:tabs>
              <w:tab w:val="clear" w:pos="360"/>
            </w:tabs>
            <w:ind w:left="1224" w:hanging="504"/>
          </w:pPr>
        </w:pPrChange>
      </w:pPr>
      <w:ins w:id="466" w:author="Levine, Charles Roger CTR USARMY USMA (USA)" w:date="2026-10-05T04:48:00Z" w16du:dateUtc="2026-10-05T08:48:00Z">
        <w:r w:rsidRPr="00857AE0">
          <w:rPr>
            <w:rFonts w:asciiTheme="minorHAnsi" w:hAnsiTheme="minorHAnsi"/>
            <w:color w:val="0432FF"/>
          </w:rPr>
          <w:t>This construction separates two properties of the network. The degree sequence constrains how many edges each node ultimately receives, while the homophilic assignment mechanism influences which allowable edges are preferentially formed. The model therefore preserves the empirical structural constraints of the bipartite network while allowing assortative group composition to emerge from similarity in individual-node metadata.</w:t>
        </w:r>
      </w:ins>
    </w:p>
    <w:p w14:paraId="489D7109" w14:textId="77777777" w:rsidR="00F72636" w:rsidRDefault="00F72636" w:rsidP="00F72636">
      <w:pPr>
        <w:pStyle w:val="ListBullet"/>
        <w:numPr>
          <w:ilvl w:val="0"/>
          <w:numId w:val="0"/>
        </w:numPr>
        <w:ind w:left="1224"/>
        <w:rPr>
          <w:ins w:id="467" w:author="Levine, Charles Roger CTR USARMY USMA (USA)" w:date="2026-10-05T05:07:00Z" w16du:dateUtc="2026-10-05T09:07:00Z"/>
          <w:rFonts w:asciiTheme="minorHAnsi" w:hAnsiTheme="minorHAnsi"/>
          <w:color w:val="0432FF"/>
        </w:rPr>
      </w:pPr>
    </w:p>
    <w:p w14:paraId="76AEB1E4" w14:textId="11BCEFF3" w:rsidR="002B31B8" w:rsidRDefault="00857AE0" w:rsidP="00F72636">
      <w:pPr>
        <w:pStyle w:val="ListBullet"/>
        <w:numPr>
          <w:ilvl w:val="0"/>
          <w:numId w:val="0"/>
        </w:numPr>
        <w:ind w:left="1224"/>
        <w:rPr>
          <w:ins w:id="468" w:author="Levine, Charles Roger CTR USARMY USMA (USA)" w:date="2026-10-05T05:34:00Z" w16du:dateUtc="2026-10-05T09:34:00Z"/>
          <w:rFonts w:asciiTheme="minorHAnsi" w:hAnsiTheme="minorHAnsi"/>
          <w:color w:val="0432FF"/>
        </w:rPr>
      </w:pPr>
      <w:ins w:id="469" w:author="Levine, Charles Roger CTR USARMY USMA (USA)" w:date="2026-10-05T04:48:00Z" w16du:dateUtc="2026-10-05T08:48:00Z">
        <w:r w:rsidRPr="00857AE0">
          <w:rPr>
            <w:rFonts w:asciiTheme="minorHAnsi" w:hAnsiTheme="minorHAnsi"/>
            <w:color w:val="0432FF"/>
          </w:rPr>
          <w:t xml:space="preserve">When </w:t>
        </w:r>
      </w:ins>
      <m:oMath>
        <m:r>
          <w:rPr>
            <w:rFonts w:ascii="Cambria Math" w:hAnsi="Cambria Math"/>
            <w:color w:val="0432FF"/>
          </w:rPr>
          <m:t>ρ=0</m:t>
        </m:r>
      </m:oMath>
      <w:ins w:id="470" w:author="Levine, Charles Roger CTR USARMY USMA (USA)" w:date="2026-10-05T04:48:00Z" w16du:dateUtc="2026-10-05T08:48:00Z">
        <w:r w:rsidRPr="00857AE0">
          <w:rPr>
            <w:rFonts w:asciiTheme="minorHAnsi" w:hAnsiTheme="minorHAnsi"/>
            <w:color w:val="0432FF"/>
          </w:rPr>
          <w:t xml:space="preserve">, similarity does not influence assignment, and the model reduces to the capacity-constrained random reference. As </w:t>
        </w:r>
      </w:ins>
      <m:oMath>
        <m:r>
          <w:rPr>
            <w:rFonts w:ascii="Cambria Math" w:hAnsi="Cambria Math"/>
            <w:color w:val="0432FF"/>
          </w:rPr>
          <m:t>ρ</m:t>
        </m:r>
      </m:oMath>
      <w:ins w:id="471" w:author="Levine, Charles Roger CTR USARMY USMA (USA)" w:date="2026-10-05T04:48:00Z" w16du:dateUtc="2026-10-05T08:48:00Z">
        <w:r w:rsidRPr="00857AE0">
          <w:rPr>
            <w:rFonts w:asciiTheme="minorHAnsi" w:hAnsiTheme="minorHAnsi"/>
            <w:color w:val="0432FF"/>
          </w:rPr>
          <w:t xml:space="preserve"> increases, assignment becomes increasingly biased toward groups whose evolving centroids resemble the focal individual's </w:t>
        </w:r>
      </w:ins>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ins w:id="472" w:author="Levine, Charles Roger CTR USARMY USMA (USA)" w:date="2026-10-05T04:48:00Z" w16du:dateUtc="2026-10-05T08:48:00Z">
        <w:r w:rsidRPr="00857AE0">
          <w:rPr>
            <w:rFonts w:asciiTheme="minorHAnsi" w:hAnsiTheme="minorHAnsi"/>
            <w:color w:val="0432FF"/>
          </w:rPr>
          <w:t xml:space="preserve">. Importantly, </w:t>
        </w:r>
      </w:ins>
      <m:oMath>
        <m:r>
          <w:rPr>
            <w:rFonts w:ascii="Cambria Math" w:hAnsi="Cambria Math"/>
            <w:color w:val="0432FF"/>
          </w:rPr>
          <m:t>ρ</m:t>
        </m:r>
      </m:oMath>
      <w:ins w:id="473" w:author="Levine, Charles Roger CTR USARMY USMA (USA)" w:date="2026-10-05T04:48:00Z" w16du:dateUtc="2026-10-05T08:48:00Z">
        <w:r w:rsidRPr="00857AE0">
          <w:rPr>
            <w:rFonts w:asciiTheme="minorHAnsi" w:hAnsiTheme="minorHAnsi"/>
            <w:color w:val="0432FF"/>
          </w:rPr>
          <w:t xml:space="preserve"> describes the strength of the generative preference during network formation; it does not measure the assortativity realized in the completed network. That realized structure must be measured separately after assignment is complete.</w:t>
        </w:r>
      </w:ins>
      <w:moveFromRangeStart w:id="474" w:author="Levine, Charles Roger CTR USARMY USMA (USA)" w:date="2026-10-05T02:00:00Z" w:name="move242058033"/>
      <m:oMath>
        <m:r>
          <w:del w:id="475" w:author="Levine, Charles Roger CTR USARMY USMA (USA)" w:date="2026-10-05T04:48:00Z" w16du:dateUtc="2026-10-05T08:48:00Z">
            <w:rPr>
              <w:rFonts w:ascii="Cambria Math" w:hAnsi="Cambria Math"/>
              <w:color w:val="0432FF"/>
            </w:rPr>
            <m:t>ρ</m:t>
          </w:del>
        </m:r>
        <w:moveFromRangeEnd w:id="474"/>
        <m:sSub>
          <m:sSubPr>
            <m:ctrlPr>
              <w:del w:id="476" w:author="Levine, Charles Roger CTR USARMY USMA (USA)" w:date="2026-10-05T04:48:00Z" w16du:dateUtc="2026-10-05T08:48:00Z">
                <w:rPr>
                  <w:rFonts w:ascii="Cambria Math" w:hAnsi="Cambria Math"/>
                  <w:color w:val="0432FF"/>
                </w:rPr>
              </w:del>
            </m:ctrlPr>
          </m:sSubPr>
          <m:e>
            <m:r>
              <w:del w:id="477" w:author="Levine, Charles Roger CTR USARMY USMA (USA)" w:date="2026-10-05T04:48:00Z" w16du:dateUtc="2026-10-05T08:48:00Z">
                <w:rPr>
                  <w:rFonts w:ascii="Cambria Math" w:hAnsi="Cambria Math"/>
                  <w:color w:val="0432FF"/>
                </w:rPr>
                <m:t>k</m:t>
              </w:del>
            </m:r>
          </m:e>
          <m:sub>
            <m:r>
              <w:del w:id="478" w:author="Levine, Charles Roger CTR USARMY USMA (USA)" w:date="2026-10-05T04:48:00Z" w16du:dateUtc="2026-10-05T08:48:00Z">
                <w:rPr>
                  <w:rFonts w:ascii="Cambria Math" w:hAnsi="Cambria Math"/>
                  <w:color w:val="0432FF"/>
                </w:rPr>
                <m:t>i</m:t>
              </w:del>
            </m:r>
          </m:sub>
        </m:sSub>
        <m:r>
          <w:del w:id="479" w:author="Levine, Charles Roger CTR USARMY USMA (USA)" w:date="2026-10-05T04:48:00Z" w16du:dateUtc="2026-10-05T08:48:00Z">
            <w:rPr>
              <w:rFonts w:ascii="Cambria Math" w:hAnsi="Cambria Math"/>
              <w:color w:val="0432FF"/>
            </w:rPr>
            <m:t>=1</m:t>
          </w:del>
        </m:r>
        <m:sSub>
          <m:sSubPr>
            <m:ctrlPr>
              <w:del w:id="480" w:author="Levine, Charles Roger CTR USARMY USMA (USA)" w:date="2026-10-05T04:48:00Z" w16du:dateUtc="2026-10-05T08:48:00Z">
                <w:rPr>
                  <w:rFonts w:ascii="Cambria Math" w:hAnsi="Cambria Math"/>
                  <w:color w:val="0432FF"/>
                </w:rPr>
              </w:del>
            </m:ctrlPr>
          </m:sSubPr>
          <m:e>
            <m:r>
              <w:del w:id="481" w:author="Levine, Charles Roger CTR USARMY USMA (USA)" w:date="2026-10-05T04:48:00Z" w16du:dateUtc="2026-10-05T08:48:00Z">
                <w:rPr>
                  <w:rFonts w:ascii="Cambria Math" w:hAnsi="Cambria Math"/>
                  <w:color w:val="0432FF"/>
                </w:rPr>
                <m:t>A</m:t>
              </w:del>
            </m:r>
          </m:e>
          <m:sub>
            <m:r>
              <w:del w:id="482" w:author="Levine, Charles Roger CTR USARMY USMA (USA)" w:date="2026-10-05T04:48:00Z" w16du:dateUtc="2026-10-05T08:48:00Z">
                <w:rPr>
                  <w:rFonts w:ascii="Cambria Math" w:hAnsi="Cambria Math"/>
                  <w:color w:val="0432FF"/>
                </w:rPr>
                <m:t>i</m:t>
              </w:del>
            </m:r>
          </m:sub>
        </m:sSub>
        <m:sSub>
          <m:sSubPr>
            <m:ctrlPr>
              <w:del w:id="483" w:author="Levine, Charles Roger CTR USARMY USMA (USA)" w:date="2026-10-05T04:48:00Z" w16du:dateUtc="2026-10-05T08:48:00Z">
                <w:rPr>
                  <w:rFonts w:ascii="Cambria Math" w:hAnsi="Cambria Math"/>
                  <w:color w:val="0432FF"/>
                </w:rPr>
              </w:del>
            </m:ctrlPr>
          </m:sSubPr>
          <m:e>
            <m:r>
              <w:del w:id="484" w:author="Levine, Charles Roger CTR USARMY USMA (USA)" w:date="2026-10-05T04:48:00Z" w16du:dateUtc="2026-10-05T08:48:00Z">
                <w:rPr>
                  <w:rFonts w:ascii="Cambria Math" w:hAnsi="Cambria Math"/>
                  <w:color w:val="0432FF"/>
                </w:rPr>
                <m:t>A</m:t>
              </w:del>
            </m:r>
          </m:e>
          <m:sub>
            <m:r>
              <w:del w:id="485" w:author="Levine, Charles Roger CTR USARMY USMA (USA)" w:date="2026-10-05T04:48:00Z" w16du:dateUtc="2026-10-05T08:48:00Z">
                <w:rPr>
                  <w:rFonts w:ascii="Cambria Math" w:hAnsi="Cambria Math"/>
                  <w:color w:val="0432FF"/>
                </w:rPr>
                <m:t>i</m:t>
              </w:del>
            </m:r>
          </m:sub>
        </m:sSub>
        <m:r>
          <w:del w:id="486" w:author="Levine, Charles Roger CTR USARMY USMA (USA)" w:date="2026-10-05T04:48:00Z" w16du:dateUtc="2026-10-05T08:48:00Z">
            <w:rPr>
              <w:rFonts w:ascii="Cambria Math" w:hAnsi="Cambria Math"/>
              <w:color w:val="0432FF"/>
            </w:rPr>
            <m:t>ρ</m:t>
          </w:del>
        </m:r>
        <m:r>
          <w:del w:id="487" w:author="Levine, Charles Roger CTR USARMY USMA (USA)" w:date="2026-10-05T04:48:00Z" w16du:dateUtc="2026-10-05T08:48:00Z">
            <w:rPr>
              <w:rFonts w:ascii="Cambria Math" w:hAnsi="Cambria Math"/>
              <w:color w:val="0432FF"/>
            </w:rPr>
            <m:t>ρ=0</m:t>
          </w:del>
        </m:r>
        <w:moveToRangeStart w:id="488" w:author="Levine, Charles Roger CTR USARMY USMA (USA)" w:date="2026-10-05T02:00:00Z" w:name="move242058033"/>
        <m:r>
          <w:del w:id="489" w:author="Levine, Charles Roger CTR USARMY USMA (USA)" w:date="2026-10-05T04:48:00Z" w16du:dateUtc="2026-10-05T08:48:00Z">
            <w:rPr>
              <w:rFonts w:ascii="Cambria Math" w:hAnsi="Cambria Math"/>
              <w:color w:val="0432FF"/>
            </w:rPr>
            <m:t>ρ</m:t>
          </w:del>
        </m:r>
        <w:moveToRangeEnd w:id="488"/>
        <m:sSub>
          <m:sSubPr>
            <m:ctrlPr>
              <w:del w:id="490" w:author="Levine, Charles Roger CTR USARMY USMA (USA)" w:date="2026-10-05T04:48:00Z" w16du:dateUtc="2026-10-05T08:48:00Z">
                <w:rPr>
                  <w:rFonts w:ascii="Cambria Math" w:hAnsi="Cambria Math"/>
                  <w:color w:val="0432FF"/>
                </w:rPr>
              </w:del>
            </m:ctrlPr>
          </m:sSubPr>
          <m:e>
            <m:r>
              <w:del w:id="491" w:author="Levine, Charles Roger CTR USARMY USMA (USA)" w:date="2026-10-05T04:48:00Z" w16du:dateUtc="2026-10-05T08:48:00Z">
                <w:rPr>
                  <w:rFonts w:ascii="Cambria Math" w:hAnsi="Cambria Math"/>
                  <w:color w:val="0432FF"/>
                </w:rPr>
                <m:t>A</m:t>
              </w:del>
            </m:r>
          </m:e>
          <m:sub>
            <m:r>
              <w:del w:id="492" w:author="Levine, Charles Roger CTR USARMY USMA (USA)" w:date="2026-10-05T04:48:00Z" w16du:dateUtc="2026-10-05T08:48:00Z">
                <w:rPr>
                  <w:rFonts w:ascii="Cambria Math" w:hAnsi="Cambria Math"/>
                  <w:color w:val="0432FF"/>
                </w:rPr>
                <m:t>i</m:t>
              </w:del>
            </m:r>
          </m:sub>
        </m:sSub>
        <m:r>
          <w:del w:id="493" w:author="Levine, Charles Roger CTR USARMY USMA (USA)" w:date="2026-10-05T04:48:00Z" w16du:dateUtc="2026-10-05T08:48:00Z">
            <w:rPr>
              <w:rFonts w:ascii="Cambria Math" w:hAnsi="Cambria Math"/>
              <w:color w:val="0432FF"/>
            </w:rPr>
            <m:t>ρ</m:t>
          </w:del>
        </m:r>
      </m:oMath>
    </w:p>
    <w:p w14:paraId="1C8EF4B8" w14:textId="77777777" w:rsidR="00B654E4" w:rsidRPr="00284DBE" w:rsidRDefault="00B654E4" w:rsidP="00F72636">
      <w:pPr>
        <w:pStyle w:val="ListBullet"/>
        <w:numPr>
          <w:ilvl w:val="0"/>
          <w:numId w:val="0"/>
        </w:numPr>
        <w:ind w:left="1224"/>
        <w:rPr>
          <w:ins w:id="494" w:author="Levine, Charles Roger CTR USARMY USMA (USA)" w:date="2026-10-05T01:14:00Z" w16du:dateUtc="2026-10-05T05:14:00Z"/>
          <w:rFonts w:asciiTheme="minorHAnsi" w:hAnsiTheme="minorHAnsi"/>
          <w:color w:val="0432FF"/>
          <w:rPrChange w:id="495" w:author="Levine, Charles Roger CTR USARMY USMA (USA)" w:date="2026-10-05T01:23:00Z" w16du:dateUtc="2026-10-05T05:23:00Z">
            <w:rPr>
              <w:ins w:id="496" w:author="Levine, Charles Roger CTR USARMY USMA (USA)" w:date="2026-10-05T01:14:00Z" w16du:dateUtc="2026-10-05T05:14:00Z"/>
            </w:rPr>
          </w:rPrChange>
        </w:rPr>
        <w:pPrChange w:id="497" w:author="Levine, Charles Roger CTR USARMY USMA (USA)" w:date="2026-10-05T05:07:00Z" w16du:dateUtc="2026-10-05T09:07:00Z">
          <w:pPr>
            <w:pStyle w:val="ListBullet"/>
            <w:numPr>
              <w:ilvl w:val="2"/>
              <w:numId w:val="12"/>
            </w:numPr>
            <w:tabs>
              <w:tab w:val="clear" w:pos="360"/>
            </w:tabs>
            <w:ind w:left="1224" w:hanging="504"/>
          </w:pPr>
        </w:pPrChange>
      </w:pPr>
    </w:p>
    <w:p w14:paraId="0D7A9820" w14:textId="6AE40BF2" w:rsidR="006F678C" w:rsidRPr="006F678C" w:rsidRDefault="00284DBE" w:rsidP="006F678C">
      <w:pPr>
        <w:pStyle w:val="ListBullet"/>
        <w:numPr>
          <w:ilvl w:val="2"/>
          <w:numId w:val="12"/>
        </w:numPr>
        <w:rPr>
          <w:ins w:id="498" w:author="Levine, Charles Roger CTR USARMY USMA (USA)" w:date="2026-10-05T03:16:00Z" w16du:dateUtc="2026-10-05T07:16:00Z"/>
          <w:rFonts w:asciiTheme="minorHAnsi" w:hAnsiTheme="minorHAnsi"/>
          <w:color w:val="0432FF"/>
        </w:rPr>
      </w:pPr>
      <m:oMath>
        <m:sSub>
          <m:sSubPr>
            <m:ctrlPr>
              <w:del w:id="499" w:author="Levine, Charles Roger CTR USARMY USMA (USA)" w:date="2026-10-05T02:08:00Z" w16du:dateUtc="2026-10-05T06:08:00Z">
                <w:rPr>
                  <w:rFonts w:ascii="Cambria Math" w:hAnsi="Cambria Math"/>
                  <w:color w:val="0432FF"/>
                </w:rPr>
              </w:del>
            </m:ctrlPr>
          </m:sSubPr>
          <m:e>
            <m:r>
              <w:del w:id="500" w:author="Levine, Charles Roger CTR USARMY USMA (USA)" w:date="2026-10-05T02:08:00Z" w16du:dateUtc="2026-10-05T06:08:00Z">
                <w:rPr>
                  <w:rFonts w:ascii="Cambria Math" w:hAnsi="Cambria Math"/>
                  <w:color w:val="0432FF"/>
                </w:rPr>
                <m:t>A</m:t>
              </w:del>
            </m:r>
          </m:e>
          <m:sub>
            <m:r>
              <w:del w:id="501" w:author="Levine, Charles Roger CTR USARMY USMA (USA)" w:date="2026-10-05T02:08:00Z" w16du:dateUtc="2026-10-05T06:08:00Z">
                <w:rPr>
                  <w:rFonts w:ascii="Cambria Math" w:hAnsi="Cambria Math"/>
                  <w:color w:val="0432FF"/>
                </w:rPr>
                <m:t>i</m:t>
              </w:del>
            </m:r>
          </m:sub>
        </m:sSub>
        <m:r>
          <w:del w:id="502" w:author="Levine, Charles Roger CTR USARMY USMA (USA)" w:date="2026-10-05T02:08:00Z" w16du:dateUtc="2026-10-05T06:08:00Z">
            <w:rPr>
              <w:rFonts w:ascii="Cambria Math" w:hAnsi="Cambria Math"/>
              <w:color w:val="0432FF"/>
            </w:rPr>
            <m:t>ρ=0ρ</m:t>
          </w:del>
        </m:r>
      </m:oMath>
      <w:ins w:id="503" w:author="Levine, Charles Roger CTR USARMY USMA (USA)" w:date="2026-10-05T01:14:00Z" w16du:dateUtc="2026-10-05T05:14:00Z">
        <w:r w:rsidR="002B31B8">
          <w:t>From bipartite assignment to projected peer networks</w:t>
        </w:r>
      </w:ins>
      <w:ins w:id="504" w:author="Levine, Charles Roger CTR USARMY USMA (USA)" w:date="2026-10-05T01:19:00Z" w16du:dateUtc="2026-10-05T05:19:00Z">
        <w:r w:rsidR="002B31B8">
          <w:t xml:space="preserve"> </w:t>
        </w:r>
      </w:ins>
      <w:ins w:id="505" w:author="Levine, Charles Roger CTR USARMY USMA (USA)" w:date="2026-10-05T03:16:00Z" w16du:dateUtc="2026-10-05T07:16:00Z">
        <w:r w:rsidR="006F678C" w:rsidRPr="006F678C">
          <w:rPr>
            <w:rFonts w:asciiTheme="minorHAnsi" w:hAnsiTheme="minorHAnsi"/>
            <w:color w:val="0432FF"/>
          </w:rPr>
          <w:t>The output of ASSIGN is a bipartite individual-group network. The peer environment experienced by individuals can be represented through the corresponding individual projection, in which two individuals are connected when they share membership in the same organizational group. The projection therefore makes explicit the peer relationships induced by the assignment process.</w:t>
        </w:r>
      </w:ins>
    </w:p>
    <w:p w14:paraId="332AAC2A" w14:textId="77777777" w:rsidR="006F678C" w:rsidRPr="006F678C" w:rsidRDefault="006F678C" w:rsidP="006F678C">
      <w:pPr>
        <w:pStyle w:val="ListBullet"/>
        <w:numPr>
          <w:ilvl w:val="0"/>
          <w:numId w:val="0"/>
        </w:numPr>
        <w:ind w:left="1224"/>
        <w:rPr>
          <w:ins w:id="506" w:author="Levine, Charles Roger CTR USARMY USMA (USA)" w:date="2026-10-05T03:16:00Z" w16du:dateUtc="2026-10-05T07:16:00Z"/>
          <w:rFonts w:asciiTheme="minorHAnsi" w:hAnsiTheme="minorHAnsi"/>
          <w:color w:val="0432FF"/>
        </w:rPr>
        <w:pPrChange w:id="507" w:author="Levine, Charles Roger CTR USARMY USMA (USA)" w:date="2026-10-05T03:16:00Z" w16du:dateUtc="2026-10-05T07:16:00Z">
          <w:pPr>
            <w:pStyle w:val="ListBullet"/>
            <w:numPr>
              <w:ilvl w:val="2"/>
              <w:numId w:val="12"/>
            </w:numPr>
            <w:tabs>
              <w:tab w:val="clear" w:pos="360"/>
            </w:tabs>
            <w:ind w:left="1224" w:hanging="504"/>
          </w:pPr>
        </w:pPrChange>
      </w:pPr>
      <w:ins w:id="508" w:author="Levine, Charles Roger CTR USARMY USMA (USA)" w:date="2026-10-05T03:16:00Z" w16du:dateUtc="2026-10-05T07:16:00Z">
        <w:r w:rsidRPr="006F678C">
          <w:rPr>
            <w:rFonts w:asciiTheme="minorHAnsi" w:hAnsiTheme="minorHAnsi"/>
            <w:color w:val="0432FF"/>
          </w:rPr>
          <w:t>This projected network is not a separate object that the present model seeks to analyze in full. Rather, it provides the network representation of the local peer environment generated by ASSIGN. Because those peer ties arise from the underlying bipartite memberships, preserving the empirical group-size and membership constraints during assignment is important for generating realistic local peer neighborhoods.</w:t>
        </w:r>
      </w:ins>
    </w:p>
    <w:p w14:paraId="2E410C81" w14:textId="5094129A" w:rsidR="002B31B8" w:rsidRDefault="006F678C" w:rsidP="006F678C">
      <w:pPr>
        <w:pStyle w:val="ListBullet"/>
        <w:numPr>
          <w:ilvl w:val="0"/>
          <w:numId w:val="0"/>
        </w:numPr>
        <w:ind w:left="1224"/>
        <w:rPr>
          <w:ins w:id="509" w:author="Levine, Charles Roger CTR USARMY USMA (USA)" w:date="2026-10-05T05:34:00Z" w16du:dateUtc="2026-10-05T09:34:00Z"/>
          <w:rFonts w:asciiTheme="minorHAnsi" w:hAnsiTheme="minorHAnsi"/>
          <w:color w:val="0432FF"/>
        </w:rPr>
      </w:pPr>
      <w:ins w:id="510" w:author="Levine, Charles Roger CTR USARMY USMA (USA)" w:date="2026-10-05T03:16:00Z" w16du:dateUtc="2026-10-05T07:16:00Z">
        <w:r w:rsidRPr="006F678C">
          <w:rPr>
            <w:rFonts w:asciiTheme="minorHAnsi" w:hAnsiTheme="minorHAnsi"/>
            <w:color w:val="0432FF"/>
          </w:rPr>
          <w:t>In this way, the bipartite network describes who belongs where, while the projected network describes who is locally exposed to whom. The latter provides the peer structure that is carried forward into the SCORE stage.</w:t>
        </w:r>
      </w:ins>
    </w:p>
    <w:p w14:paraId="12C96007" w14:textId="77777777" w:rsidR="00B654E4" w:rsidRPr="00284DBE" w:rsidRDefault="00B654E4" w:rsidP="006F678C">
      <w:pPr>
        <w:pStyle w:val="ListBullet"/>
        <w:numPr>
          <w:ilvl w:val="0"/>
          <w:numId w:val="0"/>
        </w:numPr>
        <w:ind w:left="1224"/>
        <w:rPr>
          <w:ins w:id="511" w:author="Levine, Charles Roger CTR USARMY USMA (USA)" w:date="2026-10-05T01:14:00Z" w16du:dateUtc="2026-10-05T05:14:00Z"/>
          <w:rFonts w:asciiTheme="minorHAnsi" w:hAnsiTheme="minorHAnsi"/>
          <w:color w:val="0432FF"/>
          <w:rPrChange w:id="512" w:author="Levine, Charles Roger CTR USARMY USMA (USA)" w:date="2026-10-05T01:24:00Z" w16du:dateUtc="2026-10-05T05:24:00Z">
            <w:rPr>
              <w:ins w:id="513" w:author="Levine, Charles Roger CTR USARMY USMA (USA)" w:date="2026-10-05T01:14:00Z" w16du:dateUtc="2026-10-05T05:14:00Z"/>
            </w:rPr>
          </w:rPrChange>
        </w:rPr>
        <w:pPrChange w:id="514" w:author="Levine, Charles Roger CTR USARMY USMA (USA)" w:date="2026-10-05T03:16:00Z" w16du:dateUtc="2026-10-05T07:16:00Z">
          <w:pPr>
            <w:pStyle w:val="ListBullet"/>
            <w:numPr>
              <w:ilvl w:val="2"/>
              <w:numId w:val="12"/>
            </w:numPr>
            <w:tabs>
              <w:tab w:val="clear" w:pos="360"/>
            </w:tabs>
            <w:ind w:left="1224" w:hanging="504"/>
          </w:pPr>
        </w:pPrChange>
      </w:pPr>
    </w:p>
    <w:p w14:paraId="77C32666" w14:textId="032A4A7D" w:rsidR="00E46647" w:rsidRPr="00E46647" w:rsidRDefault="002B31B8" w:rsidP="00E46647">
      <w:pPr>
        <w:pStyle w:val="ListBullet"/>
        <w:numPr>
          <w:ilvl w:val="2"/>
          <w:numId w:val="12"/>
        </w:numPr>
        <w:rPr>
          <w:ins w:id="515" w:author="Levine, Charles Roger CTR USARMY USMA (USA)" w:date="2026-10-05T02:22:00Z" w16du:dateUtc="2026-10-05T06:22:00Z"/>
          <w:rFonts w:asciiTheme="minorHAnsi" w:hAnsiTheme="minorHAnsi"/>
          <w:color w:val="0432FF"/>
        </w:rPr>
      </w:pPr>
      <w:ins w:id="516" w:author="Levine, Charles Roger CTR USARMY USMA (USA)" w:date="2026-10-05T01:14:00Z" w16du:dateUtc="2026-10-05T05:14:00Z">
        <w:r>
          <w:lastRenderedPageBreak/>
          <w:t>Generative preferences versus realized sorting</w:t>
        </w:r>
      </w:ins>
      <w:ins w:id="517" w:author="Levine, Charles Roger CTR USARMY USMA (USA)" w:date="2026-10-05T01:20:00Z" w16du:dateUtc="2026-10-05T05:20:00Z">
        <w:r w:rsidR="00284DBE">
          <w:t xml:space="preserve"> </w:t>
        </w:r>
      </w:ins>
      <w:ins w:id="518" w:author="Levine, Charles Roger CTR USARMY USMA (USA)" w:date="2026-10-05T02:22:00Z" w16du:dateUtc="2026-10-05T06:22:00Z">
        <w:r w:rsidR="00E46647" w:rsidRPr="00E46647">
          <w:rPr>
            <w:rFonts w:asciiTheme="minorHAnsi" w:hAnsiTheme="minorHAnsi"/>
            <w:color w:val="0432FF"/>
          </w:rPr>
          <w:t xml:space="preserve">The similarity preference used to generate the network and the amount of assortative structure realized in the completed network are not the same quantity. The parameter </w:t>
        </w:r>
      </w:ins>
      <m:oMath>
        <m:r>
          <w:rPr>
            <w:rFonts w:ascii="Cambria Math" w:hAnsi="Cambria Math"/>
            <w:color w:val="0432FF"/>
          </w:rPr>
          <m:t>ρ</m:t>
        </m:r>
      </m:oMath>
      <w:ins w:id="519" w:author="Levine, Charles Roger CTR USARMY USMA (USA)" w:date="2026-10-05T02:22:00Z" w16du:dateUtc="2026-10-05T06:22:00Z">
        <w:r w:rsidR="00E46647" w:rsidRPr="00E46647">
          <w:rPr>
            <w:rFonts w:asciiTheme="minorHAnsi" w:hAnsiTheme="minorHAnsi"/>
            <w:color w:val="0432FF"/>
          </w:rPr>
          <w:t xml:space="preserve"> governs how strongly similarity influences assignment during network formation</w:t>
        </w:r>
      </w:ins>
      <w:ins w:id="520" w:author="Levine, Charles Roger CTR USARMY USMA (USA)" w:date="2026-10-05T02:36:00Z" w16du:dateUtc="2026-10-05T06:36:00Z">
        <w:r w:rsidR="00751847">
          <w:rPr>
            <w:rFonts w:asciiTheme="minorHAnsi" w:hAnsiTheme="minorHAnsi"/>
            <w:color w:val="0432FF"/>
          </w:rPr>
          <w:t>, but b</w:t>
        </w:r>
      </w:ins>
      <w:ins w:id="521" w:author="Levine, Charles Roger CTR USARMY USMA (USA)" w:date="2026-10-05T02:22:00Z" w16du:dateUtc="2026-10-05T06:22:00Z">
        <w:r w:rsidR="00E46647" w:rsidRPr="00E46647">
          <w:rPr>
            <w:rFonts w:asciiTheme="minorHAnsi" w:hAnsiTheme="minorHAnsi"/>
            <w:color w:val="0432FF"/>
          </w:rPr>
          <w:t xml:space="preserve">ecause assignment is stochastic and </w:t>
        </w:r>
      </w:ins>
      <w:ins w:id="522" w:author="Levine, Charles Roger CTR USARMY USMA (USA)" w:date="2026-10-05T02:36:00Z" w16du:dateUtc="2026-10-05T06:36:00Z">
        <w:r w:rsidR="00751847">
          <w:rPr>
            <w:rFonts w:asciiTheme="minorHAnsi" w:hAnsiTheme="minorHAnsi"/>
            <w:color w:val="0432FF"/>
          </w:rPr>
          <w:t>capacity</w:t>
        </w:r>
      </w:ins>
      <w:ins w:id="523" w:author="Levine, Charles Roger CTR USARMY USMA (USA)" w:date="2026-10-05T02:37:00Z" w16du:dateUtc="2026-10-05T06:37:00Z">
        <w:r w:rsidR="00751847">
          <w:rPr>
            <w:rFonts w:asciiTheme="minorHAnsi" w:hAnsiTheme="minorHAnsi"/>
            <w:color w:val="0432FF"/>
          </w:rPr>
          <w:t xml:space="preserve"> </w:t>
        </w:r>
      </w:ins>
      <w:ins w:id="524" w:author="Levine, Charles Roger CTR USARMY USMA (USA)" w:date="2026-10-05T02:22:00Z" w16du:dateUtc="2026-10-05T06:22:00Z">
        <w:r w:rsidR="00E46647" w:rsidRPr="00E46647">
          <w:rPr>
            <w:rFonts w:asciiTheme="minorHAnsi" w:hAnsiTheme="minorHAnsi"/>
            <w:color w:val="0432FF"/>
          </w:rPr>
          <w:t xml:space="preserve">constrained, a given value of </w:t>
        </w:r>
      </w:ins>
      <m:oMath>
        <m:r>
          <w:rPr>
            <w:rFonts w:ascii="Cambria Math" w:hAnsi="Cambria Math"/>
            <w:color w:val="0432FF"/>
          </w:rPr>
          <m:t>ρ</m:t>
        </m:r>
      </m:oMath>
      <w:ins w:id="525" w:author="Levine, Charles Roger CTR USARMY USMA (USA)" w:date="2026-10-05T02:22:00Z" w16du:dateUtc="2026-10-05T06:22:00Z">
        <w:r w:rsidR="00E46647" w:rsidRPr="00E46647">
          <w:rPr>
            <w:rFonts w:asciiTheme="minorHAnsi" w:hAnsiTheme="minorHAnsi"/>
            <w:color w:val="0432FF"/>
          </w:rPr>
          <w:t xml:space="preserve"> does not guarantee a particular level of sorting in the </w:t>
        </w:r>
      </w:ins>
      <w:ins w:id="526" w:author="Levine, Charles Roger CTR USARMY USMA (USA)" w:date="2026-10-05T02:37:00Z" w16du:dateUtc="2026-10-05T06:37:00Z">
        <w:r w:rsidR="00751847">
          <w:rPr>
            <w:rFonts w:asciiTheme="minorHAnsi" w:hAnsiTheme="minorHAnsi"/>
            <w:color w:val="0432FF"/>
          </w:rPr>
          <w:t>resulting groups</w:t>
        </w:r>
      </w:ins>
      <w:ins w:id="527" w:author="Levine, Charles Roger CTR USARMY USMA (USA)" w:date="2026-10-05T02:22:00Z" w16du:dateUtc="2026-10-05T06:22:00Z">
        <w:r w:rsidR="00E46647" w:rsidRPr="00E46647">
          <w:rPr>
            <w:rFonts w:asciiTheme="minorHAnsi" w:hAnsiTheme="minorHAnsi"/>
            <w:color w:val="0432FF"/>
          </w:rPr>
          <w:t>.</w:t>
        </w:r>
      </w:ins>
    </w:p>
    <w:p w14:paraId="4BAD39EB" w14:textId="77777777" w:rsidR="00E46647" w:rsidRDefault="00E46647" w:rsidP="00E46647">
      <w:pPr>
        <w:pStyle w:val="ListBullet"/>
        <w:numPr>
          <w:ilvl w:val="0"/>
          <w:numId w:val="0"/>
        </w:numPr>
        <w:ind w:left="1224"/>
        <w:rPr>
          <w:ins w:id="528" w:author="Levine, Charles Roger CTR USARMY USMA (USA)" w:date="2026-10-05T02:22:00Z" w16du:dateUtc="2026-10-05T06:22:00Z"/>
          <w:rFonts w:asciiTheme="minorHAnsi" w:hAnsiTheme="minorHAnsi"/>
          <w:color w:val="0432FF"/>
        </w:rPr>
      </w:pPr>
    </w:p>
    <w:p w14:paraId="33741972" w14:textId="7F38546F" w:rsidR="005A1528" w:rsidRDefault="00E46647" w:rsidP="005A1528">
      <w:pPr>
        <w:pStyle w:val="ListBullet"/>
        <w:numPr>
          <w:ilvl w:val="0"/>
          <w:numId w:val="0"/>
        </w:numPr>
        <w:ind w:left="1224"/>
        <w:rPr>
          <w:ins w:id="529" w:author="Levine, Charles Roger CTR USARMY USMA (USA)" w:date="2026-10-05T02:46:00Z" w16du:dateUtc="2026-10-05T06:46:00Z"/>
          <w:rFonts w:asciiTheme="minorHAnsi" w:hAnsiTheme="minorHAnsi"/>
          <w:color w:val="0432FF"/>
        </w:rPr>
      </w:pPr>
      <w:ins w:id="530" w:author="Levine, Charles Roger CTR USARMY USMA (USA)" w:date="2026-10-05T02:22:00Z" w16du:dateUtc="2026-10-05T06:22:00Z">
        <w:r w:rsidRPr="00E46647">
          <w:rPr>
            <w:rFonts w:asciiTheme="minorHAnsi" w:hAnsiTheme="minorHAnsi"/>
            <w:color w:val="0432FF"/>
          </w:rPr>
          <w:t xml:space="preserve">We therefore require a separate statistic to quantify the degree of sorting that actually emerges after assignment is complete. We denote this </w:t>
        </w:r>
      </w:ins>
      <w:ins w:id="531" w:author="Levine, Charles Roger CTR USARMY USMA (USA)" w:date="2026-10-05T02:38:00Z" w16du:dateUtc="2026-10-05T06:38:00Z">
        <w:r w:rsidR="00751847">
          <w:rPr>
            <w:rFonts w:asciiTheme="minorHAnsi" w:hAnsiTheme="minorHAnsi"/>
            <w:color w:val="0432FF"/>
          </w:rPr>
          <w:t>quantity</w:t>
        </w:r>
      </w:ins>
      <w:ins w:id="532" w:author="Levine, Charles Roger CTR USARMY USMA (USA)" w:date="2026-10-05T02:22:00Z" w16du:dateUtc="2026-10-05T06:22:00Z">
        <w:r w:rsidRPr="00E46647">
          <w:rPr>
            <w:rFonts w:asciiTheme="minorHAnsi" w:hAnsiTheme="minorHAnsi"/>
            <w:color w:val="0432FF"/>
          </w:rPr>
          <w:t xml:space="preserve"> </w:t>
        </w:r>
      </w:ins>
      <m:oMath>
        <m:sSub>
          <m:sSubPr>
            <m:ctrlPr>
              <w:ins w:id="533" w:author="Levine, Charles Roger CTR USARMY USMA (USA)" w:date="2026-10-05T02:24:00Z" w16du:dateUtc="2026-10-05T06:24:00Z">
                <w:rPr>
                  <w:rFonts w:ascii="Cambria Math" w:hAnsi="Cambria Math"/>
                  <w:color w:val="0432FF"/>
                </w:rPr>
              </w:ins>
            </m:ctrlPr>
          </m:sSubPr>
          <m:e>
            <m:r>
              <w:ins w:id="534" w:author="Levine, Charles Roger CTR USARMY USMA (USA)" w:date="2026-10-05T02:24:00Z" w16du:dateUtc="2026-10-05T06:24:00Z">
                <w:rPr>
                  <w:rFonts w:ascii="Cambria Math" w:hAnsi="Cambria Math"/>
                  <w:color w:val="0432FF"/>
                </w:rPr>
                <m:t>H</m:t>
              </w:ins>
            </m:r>
          </m:e>
          <m:sub>
            <m:r>
              <w:ins w:id="535" w:author="Levine, Charles Roger CTR USARMY USMA (USA)" w:date="2026-10-05T02:24:00Z" w16du:dateUtc="2026-10-05T06:24:00Z">
                <m:rPr>
                  <m:nor/>
                </m:rPr>
                <w:rPr>
                  <w:rFonts w:asciiTheme="minorHAnsi" w:hAnsiTheme="minorHAnsi"/>
                  <w:color w:val="0432FF"/>
                </w:rPr>
                <m:t>sort</m:t>
              </w:ins>
            </m:r>
          </m:sub>
        </m:sSub>
      </m:oMath>
      <w:ins w:id="536" w:author="Levine, Charles Roger CTR USARMY USMA (USA)" w:date="2026-10-05T02:22:00Z" w16du:dateUtc="2026-10-05T06:22:00Z">
        <w:r w:rsidRPr="00E46647">
          <w:rPr>
            <w:rFonts w:asciiTheme="minorHAnsi" w:hAnsiTheme="minorHAnsi"/>
            <w:color w:val="0432FF"/>
          </w:rPr>
          <w:t xml:space="preserve">. </w:t>
        </w:r>
      </w:ins>
      <w:ins w:id="537" w:author="Levine, Charles Roger CTR USARMY USMA (USA)" w:date="2026-10-05T02:29:00Z" w16du:dateUtc="2026-10-05T06:29:00Z">
        <w:r w:rsidRPr="00E46647">
          <w:rPr>
            <w:rFonts w:asciiTheme="minorHAnsi" w:hAnsiTheme="minorHAnsi"/>
            <w:color w:val="0432FF"/>
          </w:rPr>
          <w:t xml:space="preserve">Conceptually, </w:t>
        </w:r>
      </w:ins>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ins w:id="538" w:author="Levine, Charles Roger CTR USARMY USMA (USA)" w:date="2026-10-05T02:29:00Z" w16du:dateUtc="2026-10-05T06:29:00Z">
        <w:r w:rsidRPr="00E46647">
          <w:rPr>
            <w:rFonts w:asciiTheme="minorHAnsi" w:hAnsiTheme="minorHAnsi"/>
            <w:color w:val="0432FF"/>
          </w:rPr>
          <w:t xml:space="preserve"> </w:t>
        </w:r>
      </w:ins>
      <w:ins w:id="539" w:author="Levine, Charles Roger CTR USARMY USMA (USA)" w:date="2026-10-05T02:39:00Z" w16du:dateUtc="2026-10-05T06:39:00Z">
        <w:r w:rsidR="00751847">
          <w:rPr>
            <w:rFonts w:asciiTheme="minorHAnsi" w:hAnsiTheme="minorHAnsi"/>
            <w:color w:val="0432FF"/>
          </w:rPr>
          <w:t xml:space="preserve">is an ANOVA-style measure of the proportion </w:t>
        </w:r>
      </w:ins>
      <w:ins w:id="540" w:author="Levine, Charles Roger CTR USARMY USMA (USA)" w:date="2026-10-05T02:29:00Z" w16du:dateUtc="2026-10-05T06:29:00Z">
        <w:r w:rsidRPr="00E46647">
          <w:rPr>
            <w:rFonts w:asciiTheme="minorHAnsi" w:hAnsiTheme="minorHAnsi"/>
            <w:color w:val="0432FF"/>
          </w:rPr>
          <w:t xml:space="preserve">of </w:t>
        </w:r>
      </w:ins>
      <w:ins w:id="541" w:author="Levine, Charles Roger CTR USARMY USMA (USA)" w:date="2026-10-05T02:39:00Z" w16du:dateUtc="2026-10-05T06:39:00Z">
        <w:r w:rsidR="00751847">
          <w:rPr>
            <w:rFonts w:asciiTheme="minorHAnsi" w:hAnsiTheme="minorHAnsi"/>
            <w:color w:val="0432FF"/>
          </w:rPr>
          <w:t xml:space="preserve">total </w:t>
        </w:r>
      </w:ins>
      <w:ins w:id="542" w:author="Levine, Charles Roger CTR USARMY USMA (USA)" w:date="2026-10-05T02:29:00Z" w16du:dateUtc="2026-10-05T06:29:00Z">
        <w:r w:rsidRPr="00E46647">
          <w:rPr>
            <w:rFonts w:asciiTheme="minorHAnsi" w:hAnsiTheme="minorHAnsi"/>
            <w:color w:val="0432FF"/>
          </w:rPr>
          <w:t xml:space="preserve">variation in individual </w:t>
        </w:r>
      </w:ins>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ins w:id="543" w:author="Levine, Charles Roger CTR USARMY USMA (USA)" w:date="2026-10-05T02:41:00Z" w16du:dateUtc="2026-10-05T06:41:00Z">
        <w:r w:rsidR="005A1528">
          <w:rPr>
            <w:rFonts w:asciiTheme="minorHAnsi" w:hAnsiTheme="minorHAnsi"/>
            <w:color w:val="0432FF"/>
          </w:rPr>
          <w:t xml:space="preserve"> </w:t>
        </w:r>
      </w:ins>
      <w:del w:id="544" w:author="Levine, Charles Roger CTR USARMY USMA (USA)" w:date="2026-10-05T02:41:00Z" w16du:dateUtc="2026-10-05T06:41:00Z">
        <w:r w:rsidR="00751847" w:rsidRPr="00751847" w:rsidDel="00751847">
          <w:rPr>
            <w:rFonts w:asciiTheme="minorHAnsi" w:hAnsiTheme="minorHAnsi"/>
            <w:color w:val="0432FF"/>
            <w:rPrChange w:id="545" w:author="Levine, Charles Roger CTR USARMY USMA (USA)" w:date="2026-10-05T02:41:00Z" w16du:dateUtc="2026-10-05T06:41:00Z">
              <w:rPr>
                <w:rFonts w:ascii="Cambria Math" w:hAnsi="Cambria Math"/>
                <w:i/>
                <w:color w:val="0432FF"/>
              </w:rPr>
            </w:rPrChange>
          </w:rPr>
          <w:delText>A_{i}</w:delText>
        </w:r>
      </w:del>
      <w:ins w:id="546" w:author="Levine, Charles Roger CTR USARMY USMA (USA)" w:date="2026-10-05T02:29:00Z" w16du:dateUtc="2026-10-05T06:29:00Z">
        <w:r w:rsidRPr="00E46647">
          <w:rPr>
            <w:rFonts w:asciiTheme="minorHAnsi" w:hAnsiTheme="minorHAnsi"/>
            <w:color w:val="0432FF"/>
          </w:rPr>
          <w:t xml:space="preserve">that is </w:t>
        </w:r>
      </w:ins>
      <w:ins w:id="547" w:author="Levine, Charles Roger CTR USARMY USMA (USA)" w:date="2026-10-05T02:38:00Z" w16du:dateUtc="2026-10-05T06:38:00Z">
        <w:r w:rsidR="00751847">
          <w:rPr>
            <w:rFonts w:asciiTheme="minorHAnsi" w:hAnsiTheme="minorHAnsi"/>
            <w:color w:val="0432FF"/>
          </w:rPr>
          <w:t>explained by</w:t>
        </w:r>
      </w:ins>
      <w:ins w:id="548" w:author="Levine, Charles Roger CTR USARMY USMA (USA)" w:date="2026-10-05T02:29:00Z" w16du:dateUtc="2026-10-05T06:29:00Z">
        <w:r w:rsidRPr="00E46647">
          <w:rPr>
            <w:rFonts w:asciiTheme="minorHAnsi" w:hAnsiTheme="minorHAnsi"/>
            <w:color w:val="0432FF"/>
          </w:rPr>
          <w:t xml:space="preserve"> group membership. </w:t>
        </w:r>
      </w:ins>
      <w:ins w:id="549" w:author="Levine, Charles Roger CTR USARMY USMA (USA)" w:date="2026-10-05T02:42:00Z" w16du:dateUtc="2026-10-05T06:42:00Z">
        <w:r w:rsidR="005A1528">
          <w:rPr>
            <w:rFonts w:asciiTheme="minorHAnsi" w:hAnsiTheme="minorHAnsi"/>
            <w:color w:val="0432FF"/>
          </w:rPr>
          <w:t xml:space="preserve">If individuals within </w:t>
        </w:r>
      </w:ins>
      <w:ins w:id="550" w:author="Levine, Charles Roger CTR USARMY USMA (USA)" w:date="2026-10-05T02:29:00Z" w16du:dateUtc="2026-10-05T06:29:00Z">
        <w:r w:rsidRPr="00E46647">
          <w:rPr>
            <w:rFonts w:asciiTheme="minorHAnsi" w:hAnsiTheme="minorHAnsi"/>
            <w:color w:val="0432FF"/>
          </w:rPr>
          <w:t xml:space="preserve">the same group have similar </w:t>
        </w:r>
      </w:ins>
      <w:ins w:id="551" w:author="Levine, Charles Roger CTR USARMY USMA (USA)" w:date="2026-10-05T02:42:00Z" w16du:dateUtc="2026-10-05T06:42:00Z">
        <w:r w:rsidR="005A1528">
          <w:rPr>
            <w:rFonts w:asciiTheme="minorHAnsi" w:hAnsiTheme="minorHAnsi"/>
            <w:color w:val="0432FF"/>
          </w:rPr>
          <w:t xml:space="preserve">values of </w:t>
        </w:r>
      </w:ins>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ins w:id="552" w:author="Levine, Charles Roger CTR USARMY USMA (USA)" w:date="2026-10-05T02:42:00Z" w16du:dateUtc="2026-10-05T06:42:00Z">
        <w:r w:rsidR="005A1528">
          <w:rPr>
            <w:rFonts w:asciiTheme="minorHAnsi" w:hAnsiTheme="minorHAnsi"/>
            <w:color w:val="0432FF"/>
          </w:rPr>
          <w:t>,</w:t>
        </w:r>
      </w:ins>
      <w:ins w:id="553" w:author="Levine, Charles Roger CTR USARMY USMA (USA)" w:date="2026-10-05T02:29:00Z" w16du:dateUtc="2026-10-05T06:29:00Z">
        <w:r w:rsidRPr="00E46647">
          <w:rPr>
            <w:rFonts w:asciiTheme="minorHAnsi" w:hAnsiTheme="minorHAnsi"/>
            <w:color w:val="0432FF"/>
          </w:rPr>
          <w:t xml:space="preserve"> </w:t>
        </w:r>
      </w:ins>
      <w:ins w:id="554" w:author="Levine, Charles Roger CTR USARMY USMA (USA)" w:date="2026-10-05T02:43:00Z" w16du:dateUtc="2026-10-05T06:43:00Z">
        <w:r w:rsidR="005A1528">
          <w:rPr>
            <w:rFonts w:asciiTheme="minorHAnsi" w:hAnsiTheme="minorHAnsi"/>
            <w:color w:val="0432FF"/>
          </w:rPr>
          <w:t>within</w:t>
        </w:r>
      </w:ins>
      <w:ins w:id="555" w:author="Levine, Charles Roger CTR USARMY USMA (USA)" w:date="2026-10-05T02:29:00Z" w16du:dateUtc="2026-10-05T06:29:00Z">
        <w:r w:rsidRPr="00E46647">
          <w:rPr>
            <w:rFonts w:asciiTheme="minorHAnsi" w:hAnsiTheme="minorHAnsi"/>
            <w:color w:val="0432FF"/>
          </w:rPr>
          <w:t xml:space="preserve">-group </w:t>
        </w:r>
      </w:ins>
      <w:ins w:id="556" w:author="Levine, Charles Roger CTR USARMY USMA (USA)" w:date="2026-10-05T02:43:00Z" w16du:dateUtc="2026-10-05T06:43:00Z">
        <w:r w:rsidR="005A1528">
          <w:rPr>
            <w:rFonts w:asciiTheme="minorHAnsi" w:hAnsiTheme="minorHAnsi"/>
            <w:color w:val="0432FF"/>
          </w:rPr>
          <w:t xml:space="preserve">variation is </w:t>
        </w:r>
      </w:ins>
      <w:ins w:id="557" w:author="Levine, Charles Roger CTR USARMY USMA (USA)" w:date="2026-10-05T02:44:00Z" w16du:dateUtc="2026-10-05T06:44:00Z">
        <w:r w:rsidR="005A1528">
          <w:rPr>
            <w:rFonts w:asciiTheme="minorHAnsi" w:hAnsiTheme="minorHAnsi"/>
            <w:color w:val="0432FF"/>
          </w:rPr>
          <w:t>sm</w:t>
        </w:r>
      </w:ins>
      <w:ins w:id="558" w:author="Levine, Charles Roger CTR USARMY USMA (USA)" w:date="2026-10-05T02:43:00Z" w16du:dateUtc="2026-10-05T06:43:00Z">
        <w:r w:rsidR="005A1528">
          <w:rPr>
            <w:rFonts w:asciiTheme="minorHAnsi" w:hAnsiTheme="minorHAnsi"/>
            <w:color w:val="0432FF"/>
          </w:rPr>
          <w:t>all relative to variation in the population as a who</w:t>
        </w:r>
      </w:ins>
      <w:ins w:id="559" w:author="Levine, Charles Roger CTR USARMY USMA (USA)" w:date="2026-10-05T02:44:00Z" w16du:dateUtc="2026-10-05T06:44:00Z">
        <w:r w:rsidR="005A1528">
          <w:rPr>
            <w:rFonts w:asciiTheme="minorHAnsi" w:hAnsiTheme="minorHAnsi"/>
            <w:color w:val="0432FF"/>
          </w:rPr>
          <w:t xml:space="preserve">le and </w:t>
        </w:r>
      </w:ins>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ins w:id="560" w:author="Levine, Charles Roger CTR USARMY USMA (USA)" w:date="2026-10-05T02:29:00Z" w16du:dateUtc="2026-10-05T06:29:00Z">
        <w:r w:rsidRPr="00E46647">
          <w:rPr>
            <w:rFonts w:asciiTheme="minorHAnsi" w:hAnsiTheme="minorHAnsi"/>
            <w:color w:val="0432FF"/>
          </w:rPr>
          <w:t xml:space="preserve"> is high. </w:t>
        </w:r>
      </w:ins>
      <w:ins w:id="561" w:author="Levine, Charles Roger CTR USARMY USMA (USA)" w:date="2026-10-05T02:44:00Z" w16du:dateUtc="2026-10-05T06:44:00Z">
        <w:r w:rsidR="005A1528">
          <w:rPr>
            <w:rFonts w:asciiTheme="minorHAnsi" w:hAnsiTheme="minorHAnsi"/>
            <w:color w:val="0432FF"/>
          </w:rPr>
          <w:t xml:space="preserve">If </w:t>
        </w:r>
      </w:ins>
      <w:ins w:id="562" w:author="Levine, Charles Roger CTR USARMY USMA (USA)" w:date="2026-10-05T02:29:00Z" w16du:dateUtc="2026-10-05T06:29:00Z">
        <w:r w:rsidRPr="00E46647">
          <w:rPr>
            <w:rFonts w:asciiTheme="minorHAnsi" w:hAnsiTheme="minorHAnsi"/>
            <w:color w:val="0432FF"/>
          </w:rPr>
          <w:t xml:space="preserve"> individuals with different </w:t>
        </w:r>
      </w:ins>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ins w:id="563" w:author="Levine, Charles Roger CTR USARMY USMA (USA)" w:date="2026-10-05T02:29:00Z" w16du:dateUtc="2026-10-05T06:29:00Z">
        <w:r w:rsidRPr="00E46647">
          <w:rPr>
            <w:rFonts w:asciiTheme="minorHAnsi" w:hAnsiTheme="minorHAnsi"/>
            <w:color w:val="0432FF"/>
          </w:rPr>
          <w:t xml:space="preserve"> values are </w:t>
        </w:r>
      </w:ins>
      <w:ins w:id="564" w:author="Levine, Charles Roger CTR USARMY USMA (USA)" w:date="2026-10-05T02:45:00Z" w16du:dateUtc="2026-10-05T06:45:00Z">
        <w:r w:rsidR="005A1528">
          <w:rPr>
            <w:rFonts w:asciiTheme="minorHAnsi" w:hAnsiTheme="minorHAnsi"/>
            <w:color w:val="0432FF"/>
          </w:rPr>
          <w:t>distributed</w:t>
        </w:r>
      </w:ins>
      <w:ins w:id="565" w:author="Levine, Charles Roger CTR USARMY USMA (USA)" w:date="2026-10-05T02:29:00Z" w16du:dateUtc="2026-10-05T06:29:00Z">
        <w:r w:rsidRPr="00E46647">
          <w:rPr>
            <w:rFonts w:asciiTheme="minorHAnsi" w:hAnsiTheme="minorHAnsi"/>
            <w:color w:val="0432FF"/>
          </w:rPr>
          <w:t xml:space="preserve"> more uniformly across groups, group membership explains less of the total variation and </w:t>
        </w:r>
      </w:ins>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ins w:id="566" w:author="Levine, Charles Roger CTR USARMY USMA (USA)" w:date="2026-10-05T02:29:00Z" w16du:dateUtc="2026-10-05T06:29:00Z">
        <w:r w:rsidRPr="00E46647">
          <w:rPr>
            <w:rFonts w:asciiTheme="minorHAnsi" w:hAnsiTheme="minorHAnsi"/>
            <w:color w:val="0432FF"/>
          </w:rPr>
          <w:t xml:space="preserve"> is lower</w:t>
        </w:r>
      </w:ins>
      <w:ins w:id="567" w:author="Levine, Charles Roger CTR USARMY USMA (USA)" w:date="2026-10-05T02:32:00Z" w16du:dateUtc="2026-10-05T06:32:00Z">
        <w:r w:rsidR="00751847">
          <w:rPr>
            <w:rFonts w:asciiTheme="minorHAnsi" w:hAnsiTheme="minorHAnsi"/>
            <w:color w:val="0432FF"/>
          </w:rPr>
          <w:t xml:space="preserve">.  </w:t>
        </w:r>
      </w:ins>
    </w:p>
    <w:p w14:paraId="656766A1" w14:textId="45902E58" w:rsidR="005A1528" w:rsidRPr="005A1528" w:rsidRDefault="005A1528" w:rsidP="00E46647">
      <w:pPr>
        <w:pStyle w:val="ListBullet"/>
        <w:numPr>
          <w:ilvl w:val="0"/>
          <w:numId w:val="0"/>
        </w:numPr>
        <w:ind w:left="1224"/>
        <w:rPr>
          <w:ins w:id="568" w:author="Levine, Charles Roger CTR USARMY USMA (USA)" w:date="2026-10-05T02:47:00Z" w16du:dateUtc="2026-10-05T06:47:00Z"/>
          <w:rFonts w:asciiTheme="minorHAnsi" w:hAnsiTheme="minorHAnsi"/>
          <w:color w:val="0432FF"/>
        </w:rPr>
      </w:pPr>
      <m:oMathPara>
        <m:oMath>
          <m:sSub>
            <m:sSubPr>
              <m:ctrlPr>
                <w:ins w:id="569" w:author="Levine, Charles Roger CTR USARMY USMA (USA)" w:date="2026-10-05T02:46:00Z" w16du:dateUtc="2026-10-05T06:46:00Z">
                  <w:rPr>
                    <w:rFonts w:ascii="Cambria Math" w:hAnsi="Cambria Math"/>
                    <w:color w:val="0432FF"/>
                  </w:rPr>
                </w:ins>
              </m:ctrlPr>
            </m:sSubPr>
            <m:e>
              <m:r>
                <w:ins w:id="570" w:author="Levine, Charles Roger CTR USARMY USMA (USA)" w:date="2026-10-05T02:46:00Z" w16du:dateUtc="2026-10-05T06:46:00Z">
                  <w:rPr>
                    <w:rFonts w:ascii="Cambria Math" w:hAnsi="Cambria Math"/>
                    <w:color w:val="0432FF"/>
                  </w:rPr>
                  <m:t>H</m:t>
                </w:ins>
              </m:r>
            </m:e>
            <m:sub>
              <m:r>
                <w:ins w:id="571" w:author="Levine, Charles Roger CTR USARMY USMA (USA)" w:date="2026-10-05T02:46:00Z" w16du:dateUtc="2026-10-05T06:46:00Z">
                  <m:rPr>
                    <m:nor/>
                  </m:rPr>
                  <w:rPr>
                    <w:rFonts w:asciiTheme="minorHAnsi" w:hAnsiTheme="minorHAnsi"/>
                    <w:color w:val="0432FF"/>
                  </w:rPr>
                  <m:t>sort</m:t>
                </w:ins>
              </m:r>
            </m:sub>
          </m:sSub>
          <m:r>
            <w:ins w:id="572" w:author="Levine, Charles Roger CTR USARMY USMA (USA)" w:date="2026-10-05T02:46:00Z" w16du:dateUtc="2026-10-05T06:46:00Z">
              <w:rPr>
                <w:rFonts w:ascii="Cambria Math" w:hAnsi="Cambria Math"/>
                <w:color w:val="0432FF"/>
              </w:rPr>
              <m:t>=1-</m:t>
            </w:ins>
          </m:r>
          <m:f>
            <m:fPr>
              <m:ctrlPr>
                <w:ins w:id="573" w:author="Levine, Charles Roger CTR USARMY USMA (USA)" w:date="2026-10-05T02:46:00Z" w16du:dateUtc="2026-10-05T06:46:00Z">
                  <w:rPr>
                    <w:rFonts w:ascii="Cambria Math" w:hAnsi="Cambria Math"/>
                    <w:color w:val="0432FF"/>
                  </w:rPr>
                </w:ins>
              </m:ctrlPr>
            </m:fPr>
            <m:num>
              <m:nary>
                <m:naryPr>
                  <m:chr m:val="∑"/>
                  <m:limLoc m:val="undOvr"/>
                  <m:supHide m:val="1"/>
                  <m:ctrlPr>
                    <w:ins w:id="574" w:author="Levine, Charles Roger CTR USARMY USMA (USA)" w:date="2026-10-05T02:46:00Z" w16du:dateUtc="2026-10-05T06:46:00Z">
                      <w:rPr>
                        <w:rFonts w:ascii="Cambria Math" w:hAnsi="Cambria Math"/>
                        <w:color w:val="0432FF"/>
                      </w:rPr>
                    </w:ins>
                  </m:ctrlPr>
                </m:naryPr>
                <m:sub>
                  <m:r>
                    <w:ins w:id="575" w:author="Levine, Charles Roger CTR USARMY USMA (USA)" w:date="2026-10-05T02:46:00Z" w16du:dateUtc="2026-10-05T06:46:00Z">
                      <w:rPr>
                        <w:rFonts w:ascii="Cambria Math" w:hAnsi="Cambria Math"/>
                        <w:color w:val="0432FF"/>
                      </w:rPr>
                      <m:t>i</m:t>
                    </w:ins>
                  </m:r>
                </m:sub>
                <m:sup/>
                <m:e>
                  <m:sSup>
                    <m:sSupPr>
                      <m:ctrlPr>
                        <w:ins w:id="576" w:author="Levine, Charles Roger CTR USARMY USMA (USA)" w:date="2026-10-05T02:46:00Z" w16du:dateUtc="2026-10-05T06:46:00Z">
                          <w:rPr>
                            <w:rFonts w:ascii="Cambria Math" w:hAnsi="Cambria Math"/>
                            <w:color w:val="0432FF"/>
                          </w:rPr>
                        </w:ins>
                      </m:ctrlPr>
                    </m:sSupPr>
                    <m:e>
                      <m:d>
                        <m:dPr>
                          <m:ctrlPr>
                            <w:ins w:id="577" w:author="Levine, Charles Roger CTR USARMY USMA (USA)" w:date="2026-10-05T02:46:00Z" w16du:dateUtc="2026-10-05T06:46:00Z">
                              <w:rPr>
                                <w:rFonts w:ascii="Cambria Math" w:hAnsi="Cambria Math"/>
                                <w:color w:val="0432FF"/>
                              </w:rPr>
                            </w:ins>
                          </m:ctrlPr>
                        </m:dPr>
                        <m:e>
                          <m:sSub>
                            <m:sSubPr>
                              <m:ctrlPr>
                                <w:ins w:id="578" w:author="Levine, Charles Roger CTR USARMY USMA (USA)" w:date="2026-10-05T02:46:00Z" w16du:dateUtc="2026-10-05T06:46:00Z">
                                  <w:rPr>
                                    <w:rFonts w:ascii="Cambria Math" w:hAnsi="Cambria Math"/>
                                    <w:color w:val="0432FF"/>
                                  </w:rPr>
                                </w:ins>
                              </m:ctrlPr>
                            </m:sSubPr>
                            <m:e>
                              <m:r>
                                <w:ins w:id="579" w:author="Levine, Charles Roger CTR USARMY USMA (USA)" w:date="2026-10-05T02:46:00Z" w16du:dateUtc="2026-10-05T06:46:00Z">
                                  <w:rPr>
                                    <w:rFonts w:ascii="Cambria Math" w:hAnsi="Cambria Math"/>
                                    <w:color w:val="0432FF"/>
                                  </w:rPr>
                                  <m:t>A</m:t>
                                </w:ins>
                              </m:r>
                            </m:e>
                            <m:sub>
                              <m:r>
                                <w:ins w:id="580" w:author="Levine, Charles Roger CTR USARMY USMA (USA)" w:date="2026-10-05T02:46:00Z" w16du:dateUtc="2026-10-05T06:46:00Z">
                                  <w:rPr>
                                    <w:rFonts w:ascii="Cambria Math" w:hAnsi="Cambria Math"/>
                                    <w:color w:val="0432FF"/>
                                  </w:rPr>
                                  <m:t>i</m:t>
                                </w:ins>
                              </m:r>
                            </m:sub>
                          </m:sSub>
                          <m:r>
                            <w:ins w:id="581" w:author="Levine, Charles Roger CTR USARMY USMA (USA)" w:date="2026-10-05T02:46:00Z" w16du:dateUtc="2026-10-05T06:46:00Z">
                              <w:rPr>
                                <w:rFonts w:ascii="Cambria Math" w:hAnsi="Cambria Math"/>
                                <w:color w:val="0432FF"/>
                              </w:rPr>
                              <m:t>-</m:t>
                            </w:ins>
                          </m:r>
                          <m:sSub>
                            <m:sSubPr>
                              <m:ctrlPr>
                                <w:ins w:id="582" w:author="Levine, Charles Roger CTR USARMY USMA (USA)" w:date="2026-10-05T02:46:00Z" w16du:dateUtc="2026-10-05T06:46:00Z">
                                  <w:rPr>
                                    <w:rFonts w:ascii="Cambria Math" w:hAnsi="Cambria Math"/>
                                    <w:color w:val="0432FF"/>
                                  </w:rPr>
                                </w:ins>
                              </m:ctrlPr>
                            </m:sSubPr>
                            <m:e>
                              <m:r>
                                <w:ins w:id="583" w:author="Levine, Charles Roger CTR USARMY USMA (USA)" w:date="2026-10-05T02:46:00Z" w16du:dateUtc="2026-10-05T06:46:00Z">
                                  <w:rPr>
                                    <w:rFonts w:ascii="Cambria Math" w:hAnsi="Cambria Math"/>
                                    <w:color w:val="0432FF"/>
                                  </w:rPr>
                                  <m:t>μ</m:t>
                                </w:ins>
                              </m:r>
                            </m:e>
                            <m:sub>
                              <m:r>
                                <w:ins w:id="584" w:author="Levine, Charles Roger CTR USARMY USMA (USA)" w:date="2026-10-05T02:46:00Z" w16du:dateUtc="2026-10-05T06:46:00Z">
                                  <w:rPr>
                                    <w:rFonts w:ascii="Cambria Math" w:hAnsi="Cambria Math"/>
                                    <w:color w:val="0432FF"/>
                                  </w:rPr>
                                  <m:t>g</m:t>
                                </w:ins>
                              </m:r>
                              <m:d>
                                <m:dPr>
                                  <m:ctrlPr>
                                    <w:ins w:id="585" w:author="Levine, Charles Roger CTR USARMY USMA (USA)" w:date="2026-10-05T02:46:00Z" w16du:dateUtc="2026-10-05T06:46:00Z">
                                      <w:rPr>
                                        <w:rFonts w:ascii="Cambria Math" w:hAnsi="Cambria Math"/>
                                        <w:color w:val="0432FF"/>
                                      </w:rPr>
                                    </w:ins>
                                  </m:ctrlPr>
                                </m:dPr>
                                <m:e>
                                  <m:r>
                                    <w:ins w:id="586" w:author="Levine, Charles Roger CTR USARMY USMA (USA)" w:date="2026-10-05T02:46:00Z" w16du:dateUtc="2026-10-05T06:46:00Z">
                                      <w:rPr>
                                        <w:rFonts w:ascii="Cambria Math" w:hAnsi="Cambria Math"/>
                                        <w:color w:val="0432FF"/>
                                      </w:rPr>
                                      <m:t>i</m:t>
                                    </w:ins>
                                  </m:r>
                                </m:e>
                              </m:d>
                            </m:sub>
                          </m:sSub>
                        </m:e>
                      </m:d>
                    </m:e>
                    <m:sup>
                      <m:r>
                        <w:ins w:id="587" w:author="Levine, Charles Roger CTR USARMY USMA (USA)" w:date="2026-10-05T02:46:00Z" w16du:dateUtc="2026-10-05T06:46:00Z">
                          <w:rPr>
                            <w:rFonts w:ascii="Cambria Math" w:hAnsi="Cambria Math"/>
                            <w:color w:val="0432FF"/>
                          </w:rPr>
                          <m:t>2</m:t>
                        </w:ins>
                      </m:r>
                    </m:sup>
                  </m:sSup>
                </m:e>
              </m:nary>
            </m:num>
            <m:den>
              <m:nary>
                <m:naryPr>
                  <m:chr m:val="∑"/>
                  <m:limLoc m:val="undOvr"/>
                  <m:supHide m:val="1"/>
                  <m:ctrlPr>
                    <w:ins w:id="588" w:author="Levine, Charles Roger CTR USARMY USMA (USA)" w:date="2026-10-05T02:46:00Z" w16du:dateUtc="2026-10-05T06:46:00Z">
                      <w:rPr>
                        <w:rFonts w:ascii="Cambria Math" w:hAnsi="Cambria Math"/>
                        <w:color w:val="0432FF"/>
                      </w:rPr>
                    </w:ins>
                  </m:ctrlPr>
                </m:naryPr>
                <m:sub>
                  <m:r>
                    <w:ins w:id="589" w:author="Levine, Charles Roger CTR USARMY USMA (USA)" w:date="2026-10-05T02:46:00Z" w16du:dateUtc="2026-10-05T06:46:00Z">
                      <w:rPr>
                        <w:rFonts w:ascii="Cambria Math" w:hAnsi="Cambria Math"/>
                        <w:color w:val="0432FF"/>
                      </w:rPr>
                      <m:t>i</m:t>
                    </w:ins>
                  </m:r>
                </m:sub>
                <m:sup/>
                <m:e>
                  <m:sSup>
                    <m:sSupPr>
                      <m:ctrlPr>
                        <w:ins w:id="590" w:author="Levine, Charles Roger CTR USARMY USMA (USA)" w:date="2026-10-05T02:46:00Z" w16du:dateUtc="2026-10-05T06:46:00Z">
                          <w:rPr>
                            <w:rFonts w:ascii="Cambria Math" w:hAnsi="Cambria Math"/>
                            <w:color w:val="0432FF"/>
                          </w:rPr>
                        </w:ins>
                      </m:ctrlPr>
                    </m:sSupPr>
                    <m:e>
                      <m:d>
                        <m:dPr>
                          <m:ctrlPr>
                            <w:ins w:id="591" w:author="Levine, Charles Roger CTR USARMY USMA (USA)" w:date="2026-10-05T02:46:00Z" w16du:dateUtc="2026-10-05T06:46:00Z">
                              <w:rPr>
                                <w:rFonts w:ascii="Cambria Math" w:hAnsi="Cambria Math"/>
                                <w:color w:val="0432FF"/>
                              </w:rPr>
                            </w:ins>
                          </m:ctrlPr>
                        </m:dPr>
                        <m:e>
                          <m:sSub>
                            <m:sSubPr>
                              <m:ctrlPr>
                                <w:ins w:id="592" w:author="Levine, Charles Roger CTR USARMY USMA (USA)" w:date="2026-10-05T02:46:00Z" w16du:dateUtc="2026-10-05T06:46:00Z">
                                  <w:rPr>
                                    <w:rFonts w:ascii="Cambria Math" w:hAnsi="Cambria Math"/>
                                    <w:color w:val="0432FF"/>
                                  </w:rPr>
                                </w:ins>
                              </m:ctrlPr>
                            </m:sSubPr>
                            <m:e>
                              <m:r>
                                <w:ins w:id="593" w:author="Levine, Charles Roger CTR USARMY USMA (USA)" w:date="2026-10-05T02:46:00Z" w16du:dateUtc="2026-10-05T06:46:00Z">
                                  <w:rPr>
                                    <w:rFonts w:ascii="Cambria Math" w:hAnsi="Cambria Math"/>
                                    <w:color w:val="0432FF"/>
                                  </w:rPr>
                                  <m:t>A</m:t>
                                </w:ins>
                              </m:r>
                            </m:e>
                            <m:sub>
                              <m:r>
                                <w:ins w:id="594" w:author="Levine, Charles Roger CTR USARMY USMA (USA)" w:date="2026-10-05T02:46:00Z" w16du:dateUtc="2026-10-05T06:46:00Z">
                                  <w:rPr>
                                    <w:rFonts w:ascii="Cambria Math" w:hAnsi="Cambria Math"/>
                                    <w:color w:val="0432FF"/>
                                  </w:rPr>
                                  <m:t>i</m:t>
                                </w:ins>
                              </m:r>
                            </m:sub>
                          </m:sSub>
                          <m:r>
                            <w:ins w:id="595" w:author="Levine, Charles Roger CTR USARMY USMA (USA)" w:date="2026-10-05T02:46:00Z" w16du:dateUtc="2026-10-05T06:46:00Z">
                              <w:rPr>
                                <w:rFonts w:ascii="Cambria Math" w:hAnsi="Cambria Math"/>
                                <w:color w:val="0432FF"/>
                              </w:rPr>
                              <m:t>-</m:t>
                            </w:ins>
                          </m:r>
                          <m:acc>
                            <m:accPr>
                              <m:chr m:val="̅"/>
                              <m:ctrlPr>
                                <w:ins w:id="596" w:author="Levine, Charles Roger CTR USARMY USMA (USA)" w:date="2026-10-05T02:46:00Z" w16du:dateUtc="2026-10-05T06:46:00Z">
                                  <w:rPr>
                                    <w:rFonts w:ascii="Cambria Math" w:hAnsi="Cambria Math"/>
                                    <w:color w:val="0432FF"/>
                                  </w:rPr>
                                </w:ins>
                              </m:ctrlPr>
                            </m:accPr>
                            <m:e>
                              <m:r>
                                <w:ins w:id="597" w:author="Levine, Charles Roger CTR USARMY USMA (USA)" w:date="2026-10-05T02:46:00Z" w16du:dateUtc="2026-10-05T06:46:00Z">
                                  <w:rPr>
                                    <w:rFonts w:ascii="Cambria Math" w:hAnsi="Cambria Math"/>
                                    <w:color w:val="0432FF"/>
                                  </w:rPr>
                                  <m:t>A</m:t>
                                </w:ins>
                              </m:r>
                            </m:e>
                          </m:acc>
                        </m:e>
                      </m:d>
                    </m:e>
                    <m:sup>
                      <m:r>
                        <w:ins w:id="598" w:author="Levine, Charles Roger CTR USARMY USMA (USA)" w:date="2026-10-05T02:46:00Z" w16du:dateUtc="2026-10-05T06:46:00Z">
                          <w:rPr>
                            <w:rFonts w:ascii="Cambria Math" w:hAnsi="Cambria Math"/>
                            <w:color w:val="0432FF"/>
                          </w:rPr>
                          <m:t>2</m:t>
                        </w:ins>
                      </m:r>
                    </m:sup>
                  </m:sSup>
                </m:e>
              </m:nary>
            </m:den>
          </m:f>
          <m:r>
            <w:ins w:id="599" w:author="Levine, Charles Roger CTR USARMY USMA (USA)" w:date="2026-10-05T02:46:00Z" w16du:dateUtc="2026-10-05T06:46:00Z">
              <w:rPr>
                <w:rFonts w:ascii="Cambria Math" w:hAnsi="Cambria Math"/>
                <w:color w:val="0432FF"/>
              </w:rPr>
              <m:t>,</m:t>
            </w:ins>
          </m:r>
        </m:oMath>
      </m:oMathPara>
    </w:p>
    <w:p w14:paraId="21F04B33" w14:textId="1C36D047" w:rsidR="005A1528" w:rsidRDefault="005A1528" w:rsidP="00E46647">
      <w:pPr>
        <w:pStyle w:val="ListBullet"/>
        <w:numPr>
          <w:ilvl w:val="0"/>
          <w:numId w:val="0"/>
        </w:numPr>
        <w:ind w:left="1224"/>
        <w:rPr>
          <w:ins w:id="600" w:author="Levine, Charles Roger CTR USARMY USMA (USA)" w:date="2026-10-05T02:47:00Z" w16du:dateUtc="2026-10-05T06:47:00Z"/>
          <w:rFonts w:asciiTheme="minorHAnsi" w:hAnsiTheme="minorHAnsi"/>
          <w:color w:val="0432FF"/>
        </w:rPr>
      </w:pPr>
      <w:ins w:id="601" w:author="Levine, Charles Roger CTR USARMY USMA (USA)" w:date="2026-10-05T02:47:00Z" w16du:dateUtc="2026-10-05T06:47:00Z">
        <w:r>
          <w:rPr>
            <w:rFonts w:asciiTheme="minorHAnsi" w:hAnsiTheme="minorHAnsi"/>
            <w:color w:val="0432FF"/>
          </w:rPr>
          <w:t>with:</w:t>
        </w:r>
      </w:ins>
    </w:p>
    <w:p w14:paraId="20CE2952" w14:textId="6DF4CDF5" w:rsidR="005A1528" w:rsidRDefault="005A1528" w:rsidP="005A1528">
      <w:pPr>
        <w:pStyle w:val="ListBullet"/>
        <w:numPr>
          <w:ilvl w:val="0"/>
          <w:numId w:val="14"/>
        </w:numPr>
        <w:rPr>
          <w:ins w:id="602" w:author="Levine, Charles Roger CTR USARMY USMA (USA)" w:date="2026-10-05T02:47:00Z" w16du:dateUtc="2026-10-05T06:47:00Z"/>
          <w:rFonts w:asciiTheme="minorHAnsi" w:hAnsiTheme="minorHAnsi"/>
          <w:color w:val="0432FF"/>
        </w:rPr>
      </w:pP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ins w:id="603" w:author="Levine, Charles Roger CTR USARMY USMA (USA)" w:date="2026-10-05T02:47:00Z" w16du:dateUtc="2026-10-05T06:47:00Z">
        <w:r>
          <w:rPr>
            <w:rFonts w:asciiTheme="minorHAnsi" w:hAnsiTheme="minorHAnsi"/>
            <w:color w:val="0432FF"/>
          </w:rPr>
          <w:t>: individual performance characteristic;</w:t>
        </w:r>
      </w:ins>
    </w:p>
    <w:p w14:paraId="3050E2FF" w14:textId="1B8205F8" w:rsidR="005A1528" w:rsidRDefault="005A1528" w:rsidP="005A1528">
      <w:pPr>
        <w:pStyle w:val="ListBullet"/>
        <w:numPr>
          <w:ilvl w:val="0"/>
          <w:numId w:val="14"/>
        </w:numPr>
        <w:rPr>
          <w:ins w:id="604" w:author="Levine, Charles Roger CTR USARMY USMA (USA)" w:date="2026-10-05T02:47:00Z" w16du:dateUtc="2026-10-05T06:47:00Z"/>
          <w:rFonts w:asciiTheme="minorHAnsi" w:hAnsiTheme="minorHAnsi"/>
          <w:color w:val="0432FF"/>
        </w:rPr>
      </w:pPr>
      <m:oMath>
        <m:r>
          <w:rPr>
            <w:rFonts w:ascii="Cambria Math" w:hAnsi="Cambria Math"/>
            <w:color w:val="0432FF"/>
          </w:rPr>
          <m:t>g</m:t>
        </m:r>
        <m:d>
          <m:dPr>
            <m:ctrlPr>
              <w:rPr>
                <w:rFonts w:ascii="Cambria Math" w:hAnsi="Cambria Math"/>
                <w:color w:val="0432FF"/>
              </w:rPr>
            </m:ctrlPr>
          </m:dPr>
          <m:e>
            <m:r>
              <w:rPr>
                <w:rFonts w:ascii="Cambria Math" w:hAnsi="Cambria Math"/>
                <w:color w:val="0432FF"/>
              </w:rPr>
              <m:t>i</m:t>
            </m:r>
          </m:e>
        </m:d>
      </m:oMath>
      <w:ins w:id="605" w:author="Levine, Charles Roger CTR USARMY USMA (USA)" w:date="2026-10-05T02:47:00Z" w16du:dateUtc="2026-10-05T06:47:00Z">
        <w:r>
          <w:rPr>
            <w:rFonts w:asciiTheme="minorHAnsi" w:hAnsiTheme="minorHAnsi"/>
            <w:color w:val="0432FF"/>
          </w:rPr>
          <w:t xml:space="preserve">: group containing individual </w:t>
        </w:r>
      </w:ins>
      <m:oMath>
        <m:r>
          <w:rPr>
            <w:rFonts w:ascii="Cambria Math" w:hAnsi="Cambria Math"/>
            <w:color w:val="0432FF"/>
          </w:rPr>
          <m:t>i</m:t>
        </m:r>
      </m:oMath>
      <w:ins w:id="606" w:author="Levine, Charles Roger CTR USARMY USMA (USA)" w:date="2026-10-05T02:47:00Z" w16du:dateUtc="2026-10-05T06:47:00Z">
        <w:r>
          <w:rPr>
            <w:rFonts w:asciiTheme="minorHAnsi" w:hAnsiTheme="minorHAnsi"/>
            <w:color w:val="0432FF"/>
          </w:rPr>
          <w:t>;</w:t>
        </w:r>
      </w:ins>
    </w:p>
    <w:p w14:paraId="7491C476" w14:textId="4276F266" w:rsidR="005A1528" w:rsidRDefault="005A1528" w:rsidP="005A1528">
      <w:pPr>
        <w:pStyle w:val="ListBullet"/>
        <w:numPr>
          <w:ilvl w:val="0"/>
          <w:numId w:val="14"/>
        </w:numPr>
        <w:rPr>
          <w:ins w:id="607" w:author="Levine, Charles Roger CTR USARMY USMA (USA)" w:date="2026-10-05T02:48:00Z" w16du:dateUtc="2026-10-05T06:48:00Z"/>
          <w:rFonts w:asciiTheme="minorHAnsi" w:hAnsiTheme="minorHAnsi"/>
          <w:color w:val="0432FF"/>
        </w:rPr>
      </w:pPr>
      <m:oMath>
        <m:sSub>
          <m:sSubPr>
            <m:ctrlPr>
              <w:rPr>
                <w:rFonts w:ascii="Cambria Math" w:hAnsi="Cambria Math"/>
                <w:color w:val="0432FF"/>
              </w:rPr>
            </m:ctrlPr>
          </m:sSubPr>
          <m:e>
            <m:r>
              <w:rPr>
                <w:rFonts w:ascii="Cambria Math" w:hAnsi="Cambria Math"/>
                <w:color w:val="0432FF"/>
              </w:rPr>
              <m:t>μ</m:t>
            </m:r>
          </m:e>
          <m:sub>
            <m:r>
              <w:rPr>
                <w:rFonts w:ascii="Cambria Math" w:hAnsi="Cambria Math"/>
                <w:color w:val="0432FF"/>
              </w:rPr>
              <m:t>g</m:t>
            </m:r>
          </m:sub>
        </m:sSub>
        <m:d>
          <m:dPr>
            <m:ctrlPr>
              <w:rPr>
                <w:rFonts w:ascii="Cambria Math" w:hAnsi="Cambria Math"/>
                <w:color w:val="0432FF"/>
              </w:rPr>
            </m:ctrlPr>
          </m:dPr>
          <m:e>
            <m:r>
              <w:rPr>
                <w:rFonts w:ascii="Cambria Math" w:hAnsi="Cambria Math"/>
                <w:color w:val="0432FF"/>
              </w:rPr>
              <m:t>i</m:t>
            </m:r>
          </m:e>
        </m:d>
      </m:oMath>
      <w:ins w:id="608" w:author="Levine, Charles Roger CTR USARMY USMA (USA)" w:date="2026-10-05T02:48:00Z" w16du:dateUtc="2026-10-05T06:48:00Z">
        <w:r>
          <w:rPr>
            <w:rFonts w:asciiTheme="minorHAnsi" w:hAnsiTheme="minorHAnsi"/>
            <w:color w:val="0432FF"/>
          </w:rPr>
          <w:t xml:space="preserve">: Mean </w:t>
        </w:r>
      </w:ins>
      <m:oMath>
        <m:r>
          <w:rPr>
            <w:rFonts w:ascii="Cambria Math" w:hAnsi="Cambria Math"/>
            <w:color w:val="0432FF"/>
          </w:rPr>
          <m:t>A</m:t>
        </m:r>
      </m:oMath>
      <w:ins w:id="609" w:author="Levine, Charles Roger CTR USARMY USMA (USA)" w:date="2026-10-05T02:48:00Z" w16du:dateUtc="2026-10-05T06:48:00Z">
        <w:r>
          <w:rPr>
            <w:rFonts w:asciiTheme="minorHAnsi" w:hAnsiTheme="minorHAnsi"/>
            <w:color w:val="0432FF"/>
          </w:rPr>
          <w:t xml:space="preserve"> of that group;</w:t>
        </w:r>
      </w:ins>
    </w:p>
    <w:p w14:paraId="7C802D47" w14:textId="05CD7D46" w:rsidR="005A1528" w:rsidRDefault="005A1528" w:rsidP="005A1528">
      <w:pPr>
        <w:pStyle w:val="ListBullet"/>
        <w:numPr>
          <w:ilvl w:val="0"/>
          <w:numId w:val="14"/>
        </w:numPr>
        <w:rPr>
          <w:ins w:id="610" w:author="Levine, Charles Roger CTR USARMY USMA (USA)" w:date="2026-10-05T02:49:00Z" w16du:dateUtc="2026-10-05T06:49:00Z"/>
          <w:rFonts w:asciiTheme="minorHAnsi" w:hAnsiTheme="minorHAnsi"/>
          <w:color w:val="0432FF"/>
        </w:rPr>
      </w:pPr>
      <m:oMath>
        <m:acc>
          <m:accPr>
            <m:chr m:val="̅"/>
            <m:ctrlPr>
              <w:rPr>
                <w:rFonts w:ascii="Cambria Math" w:hAnsi="Cambria Math"/>
                <w:color w:val="0432FF"/>
              </w:rPr>
            </m:ctrlPr>
          </m:accPr>
          <m:e>
            <m:r>
              <w:rPr>
                <w:rFonts w:ascii="Cambria Math" w:hAnsi="Cambria Math"/>
                <w:color w:val="0432FF"/>
              </w:rPr>
              <m:t>A</m:t>
            </m:r>
          </m:e>
        </m:acc>
      </m:oMath>
      <w:ins w:id="611" w:author="Levine, Charles Roger CTR USARMY USMA (USA)" w:date="2026-10-05T02:49:00Z" w16du:dateUtc="2026-10-05T06:49:00Z">
        <w:r>
          <w:rPr>
            <w:rFonts w:asciiTheme="minorHAnsi" w:hAnsiTheme="minorHAnsi"/>
            <w:color w:val="0432FF"/>
          </w:rPr>
          <w:t>: population mean.</w:t>
        </w:r>
      </w:ins>
    </w:p>
    <w:p w14:paraId="70164510" w14:textId="77777777" w:rsidR="005A1528" w:rsidRDefault="005A1528" w:rsidP="005A1528">
      <w:pPr>
        <w:pStyle w:val="ListBullet"/>
        <w:numPr>
          <w:ilvl w:val="0"/>
          <w:numId w:val="0"/>
        </w:numPr>
        <w:ind w:left="360" w:hanging="360"/>
        <w:rPr>
          <w:ins w:id="612" w:author="Levine, Charles Roger CTR USARMY USMA (USA)" w:date="2026-10-05T02:45:00Z" w16du:dateUtc="2026-10-05T06:45:00Z"/>
          <w:rFonts w:asciiTheme="minorHAnsi" w:hAnsiTheme="minorHAnsi"/>
          <w:color w:val="0432FF"/>
        </w:rPr>
        <w:pPrChange w:id="613" w:author="Levine, Charles Roger CTR USARMY USMA (USA)" w:date="2026-10-05T02:49:00Z" w16du:dateUtc="2026-10-05T06:49:00Z">
          <w:pPr>
            <w:pStyle w:val="ListBullet"/>
            <w:numPr>
              <w:numId w:val="0"/>
            </w:numPr>
            <w:tabs>
              <w:tab w:val="clear" w:pos="360"/>
            </w:tabs>
            <w:ind w:left="1224" w:firstLine="0"/>
          </w:pPr>
        </w:pPrChange>
      </w:pPr>
    </w:p>
    <w:p w14:paraId="0A1689E4" w14:textId="77777777" w:rsidR="00757375" w:rsidRDefault="00751847" w:rsidP="00E46647">
      <w:pPr>
        <w:pStyle w:val="ListBullet"/>
        <w:numPr>
          <w:ilvl w:val="0"/>
          <w:numId w:val="0"/>
        </w:numPr>
        <w:ind w:left="1224"/>
        <w:rPr>
          <w:ins w:id="614" w:author="Levine, Charles Roger CTR USARMY USMA (USA)" w:date="2026-10-05T02:52:00Z" w16du:dateUtc="2026-10-05T06:52:00Z"/>
          <w:rFonts w:asciiTheme="minorHAnsi" w:hAnsiTheme="minorHAnsi"/>
          <w:color w:val="0432FF"/>
        </w:rPr>
      </w:pPr>
      <w:ins w:id="615" w:author="Levine, Charles Roger CTR USARMY USMA (USA)" w:date="2026-10-05T02:32:00Z" w16du:dateUtc="2026-10-05T06:32:00Z">
        <w:r>
          <w:rPr>
            <w:rFonts w:asciiTheme="minorHAnsi" w:hAnsiTheme="minorHAnsi"/>
            <w:color w:val="0432FF"/>
          </w:rPr>
          <w:t>Thus, w</w:t>
        </w:r>
      </w:ins>
      <w:ins w:id="616" w:author="Levine, Charles Roger CTR USARMY USMA (USA)" w:date="2026-10-05T02:22:00Z" w16du:dateUtc="2026-10-05T06:22:00Z">
        <w:r w:rsidR="00E46647" w:rsidRPr="00E46647">
          <w:rPr>
            <w:rFonts w:asciiTheme="minorHAnsi" w:hAnsiTheme="minorHAnsi"/>
            <w:color w:val="0432FF"/>
          </w:rPr>
          <w:t xml:space="preserve">hereas </w:t>
        </w:r>
      </w:ins>
      <m:oMath>
        <m:r>
          <w:rPr>
            <w:rFonts w:ascii="Cambria Math" w:hAnsi="Cambria Math"/>
            <w:color w:val="0432FF"/>
          </w:rPr>
          <m:t>ρ</m:t>
        </m:r>
      </m:oMath>
      <w:ins w:id="617" w:author="Levine, Charles Roger CTR USARMY USMA (USA)" w:date="2026-10-05T02:22:00Z" w16du:dateUtc="2026-10-05T06:22:00Z">
        <w:r w:rsidR="00E46647" w:rsidRPr="00E46647">
          <w:rPr>
            <w:rFonts w:asciiTheme="minorHAnsi" w:hAnsiTheme="minorHAnsi"/>
            <w:color w:val="0432FF"/>
          </w:rPr>
          <w:t xml:space="preserve"> is an input to the generative process, </w:t>
        </w:r>
      </w:ins>
      <m:oMath>
        <m:sSub>
          <m:sSubPr>
            <m:ctrlPr>
              <w:ins w:id="618" w:author="Levine, Charles Roger CTR USARMY USMA (USA)" w:date="2026-10-05T02:24:00Z" w16du:dateUtc="2026-10-05T06:24:00Z">
                <w:rPr>
                  <w:rFonts w:ascii="Cambria Math" w:hAnsi="Cambria Math"/>
                  <w:color w:val="0432FF"/>
                </w:rPr>
              </w:ins>
            </m:ctrlPr>
          </m:sSubPr>
          <m:e>
            <m:r>
              <w:ins w:id="619" w:author="Levine, Charles Roger CTR USARMY USMA (USA)" w:date="2026-10-05T02:24:00Z" w16du:dateUtc="2026-10-05T06:24:00Z">
                <w:rPr>
                  <w:rFonts w:ascii="Cambria Math" w:hAnsi="Cambria Math"/>
                  <w:color w:val="0432FF"/>
                </w:rPr>
                <m:t>H</m:t>
              </w:ins>
            </m:r>
          </m:e>
          <m:sub>
            <m:r>
              <w:ins w:id="620" w:author="Levine, Charles Roger CTR USARMY USMA (USA)" w:date="2026-10-05T02:24:00Z" w16du:dateUtc="2026-10-05T06:24:00Z">
                <m:rPr>
                  <m:nor/>
                </m:rPr>
                <w:rPr>
                  <w:rFonts w:asciiTheme="minorHAnsi" w:hAnsiTheme="minorHAnsi"/>
                  <w:color w:val="0432FF"/>
                </w:rPr>
                <m:t>sort</m:t>
              </w:ins>
            </m:r>
          </m:sub>
        </m:sSub>
      </m:oMath>
      <w:ins w:id="621" w:author="Levine, Charles Roger CTR USARMY USMA (USA)" w:date="2026-10-05T02:22:00Z" w16du:dateUtc="2026-10-05T06:22:00Z">
        <w:r w:rsidR="00E46647" w:rsidRPr="00E46647">
          <w:rPr>
            <w:rFonts w:asciiTheme="minorHAnsi" w:hAnsiTheme="minorHAnsi"/>
            <w:color w:val="0432FF"/>
          </w:rPr>
          <w:t xml:space="preserve"> is an observed property of the network that process produces.</w:t>
        </w:r>
      </w:ins>
      <w:ins w:id="622" w:author="Levine, Charles Roger CTR USARMY USMA (USA)" w:date="2026-10-05T02:25:00Z" w16du:dateUtc="2026-10-05T06:25:00Z">
        <w:r w:rsidR="00E46647">
          <w:rPr>
            <w:rFonts w:asciiTheme="minorHAnsi" w:hAnsiTheme="minorHAnsi"/>
            <w:color w:val="0432FF"/>
          </w:rPr>
          <w:t xml:space="preserve"> R</w:t>
        </w:r>
      </w:ins>
      <w:ins w:id="623" w:author="Levine, Charles Roger CTR USARMY USMA (USA)" w:date="2026-10-05T02:22:00Z" w16du:dateUtc="2026-10-05T06:22:00Z">
        <w:r w:rsidR="00E46647" w:rsidRPr="00E46647">
          <w:rPr>
            <w:rFonts w:asciiTheme="minorHAnsi" w:hAnsiTheme="minorHAnsi"/>
            <w:color w:val="0432FF"/>
          </w:rPr>
          <w:t xml:space="preserve">ealized sorting depends not only on </w:t>
        </w:r>
      </w:ins>
      <m:oMath>
        <m:r>
          <w:rPr>
            <w:rFonts w:ascii="Cambria Math" w:hAnsi="Cambria Math"/>
            <w:color w:val="0432FF"/>
          </w:rPr>
          <m:t>ρ</m:t>
        </m:r>
      </m:oMath>
      <w:ins w:id="624" w:author="Levine, Charles Roger CTR USARMY USMA (USA)" w:date="2026-10-05T02:22:00Z" w16du:dateUtc="2026-10-05T06:22:00Z">
        <w:r w:rsidR="00E46647" w:rsidRPr="00E46647">
          <w:rPr>
            <w:rFonts w:asciiTheme="minorHAnsi" w:hAnsiTheme="minorHAnsi"/>
            <w:color w:val="0432FF"/>
          </w:rPr>
          <w:t xml:space="preserve">, but also on the distribution of </w:t>
        </w:r>
      </w:ins>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ins w:id="625" w:author="Levine, Charles Roger CTR USARMY USMA (USA)" w:date="2026-10-05T02:22:00Z" w16du:dateUtc="2026-10-05T06:22:00Z">
        <w:r w:rsidR="00E46647" w:rsidRPr="00E46647">
          <w:rPr>
            <w:rFonts w:asciiTheme="minorHAnsi" w:hAnsiTheme="minorHAnsi"/>
            <w:color w:val="0432FF"/>
          </w:rPr>
          <w:t xml:space="preserve">, the degree sequence, group capacities, randomized arrival order, and the stochastic history of previous assignments. Two networks generated with the same value of </w:t>
        </w:r>
      </w:ins>
      <m:oMath>
        <m:r>
          <w:rPr>
            <w:rFonts w:ascii="Cambria Math" w:hAnsi="Cambria Math"/>
            <w:color w:val="0432FF"/>
          </w:rPr>
          <m:t>ρ</m:t>
        </m:r>
      </m:oMath>
      <w:ins w:id="626" w:author="Levine, Charles Roger CTR USARMY USMA (USA)" w:date="2026-10-05T02:22:00Z" w16du:dateUtc="2026-10-05T06:22:00Z">
        <w:r w:rsidR="00E46647" w:rsidRPr="00E46647">
          <w:rPr>
            <w:rFonts w:asciiTheme="minorHAnsi" w:hAnsiTheme="minorHAnsi"/>
            <w:color w:val="0432FF"/>
          </w:rPr>
          <w:t xml:space="preserve"> may therefore produce different values of </w:t>
        </w:r>
      </w:ins>
      <m:oMath>
        <m:sSub>
          <m:sSubPr>
            <m:ctrlPr>
              <w:ins w:id="627" w:author="Levine, Charles Roger CTR USARMY USMA (USA)" w:date="2026-10-05T02:23:00Z" w16du:dateUtc="2026-10-05T06:23:00Z">
                <w:rPr>
                  <w:rFonts w:ascii="Cambria Math" w:hAnsi="Cambria Math"/>
                  <w:color w:val="0432FF"/>
                </w:rPr>
              </w:ins>
            </m:ctrlPr>
          </m:sSubPr>
          <m:e>
            <m:r>
              <w:ins w:id="628" w:author="Levine, Charles Roger CTR USARMY USMA (USA)" w:date="2026-10-05T02:23:00Z" w16du:dateUtc="2026-10-05T06:23:00Z">
                <w:rPr>
                  <w:rFonts w:ascii="Cambria Math" w:hAnsi="Cambria Math"/>
                  <w:color w:val="0432FF"/>
                </w:rPr>
                <m:t>H</m:t>
              </w:ins>
            </m:r>
          </m:e>
          <m:sub>
            <m:r>
              <w:ins w:id="629" w:author="Levine, Charles Roger CTR USARMY USMA (USA)" w:date="2026-10-05T02:23:00Z" w16du:dateUtc="2026-10-05T06:23:00Z">
                <m:rPr>
                  <m:nor/>
                </m:rPr>
                <w:rPr>
                  <w:rFonts w:asciiTheme="minorHAnsi" w:hAnsiTheme="minorHAnsi"/>
                  <w:color w:val="0432FF"/>
                </w:rPr>
                <m:t>sort</m:t>
              </w:ins>
            </m:r>
          </m:sub>
        </m:sSub>
      </m:oMath>
      <w:ins w:id="630" w:author="Levine, Charles Roger CTR USARMY USMA (USA)" w:date="2026-10-05T02:22:00Z" w16du:dateUtc="2026-10-05T06:22:00Z">
        <w:r w:rsidR="00E46647" w:rsidRPr="00E46647">
          <w:rPr>
            <w:rFonts w:asciiTheme="minorHAnsi" w:hAnsiTheme="minorHAnsi"/>
            <w:color w:val="0432FF"/>
          </w:rPr>
          <w:t>.</w:t>
        </w:r>
      </w:ins>
      <w:ins w:id="631" w:author="Levine, Charles Roger CTR USARMY USMA (USA)" w:date="2026-10-05T02:25:00Z" w16du:dateUtc="2026-10-05T06:25:00Z">
        <w:r w:rsidR="00E46647">
          <w:rPr>
            <w:rFonts w:asciiTheme="minorHAnsi" w:hAnsiTheme="minorHAnsi"/>
            <w:color w:val="0432FF"/>
          </w:rPr>
          <w:t xml:space="preserve"> </w:t>
        </w:r>
      </w:ins>
    </w:p>
    <w:p w14:paraId="44342449" w14:textId="77777777" w:rsidR="00B654E4" w:rsidRDefault="00B654E4" w:rsidP="00E46647">
      <w:pPr>
        <w:pStyle w:val="ListBullet"/>
        <w:numPr>
          <w:ilvl w:val="0"/>
          <w:numId w:val="0"/>
        </w:numPr>
        <w:ind w:left="1224"/>
        <w:rPr>
          <w:ins w:id="632" w:author="Levine, Charles Roger CTR USARMY USMA (USA)" w:date="2026-10-05T05:34:00Z" w16du:dateUtc="2026-10-05T09:34:00Z"/>
          <w:rFonts w:asciiTheme="minorHAnsi" w:hAnsiTheme="minorHAnsi"/>
          <w:color w:val="0432FF"/>
        </w:rPr>
      </w:pPr>
    </w:p>
    <w:p w14:paraId="4A794B64" w14:textId="34AF4D45" w:rsidR="00E96D99" w:rsidRDefault="00757375" w:rsidP="00E46647">
      <w:pPr>
        <w:pStyle w:val="ListBullet"/>
        <w:numPr>
          <w:ilvl w:val="0"/>
          <w:numId w:val="0"/>
        </w:numPr>
        <w:ind w:left="1224"/>
        <w:rPr>
          <w:ins w:id="633" w:author="Levine, Charles Roger CTR USARMY USMA (USA)" w:date="2026-10-05T02:57:00Z" w16du:dateUtc="2026-10-05T06:57:00Z"/>
          <w:rFonts w:asciiTheme="minorHAnsi" w:hAnsiTheme="minorHAnsi"/>
          <w:color w:val="0432FF"/>
        </w:rPr>
      </w:pPr>
      <w:ins w:id="634" w:author="Levine, Charles Roger CTR USARMY USMA (USA)" w:date="2026-10-05T02:52:00Z" w16du:dateUtc="2026-10-05T06:52:00Z">
        <w:r>
          <w:rPr>
            <w:rFonts w:asciiTheme="minorHAnsi" w:hAnsiTheme="minorHAnsi"/>
            <w:color w:val="0432FF"/>
          </w:rPr>
          <w:t>F</w:t>
        </w:r>
      </w:ins>
      <w:ins w:id="635" w:author="Levine, Charles Roger CTR USARMY USMA (USA)" w:date="2026-10-05T02:22:00Z" w16du:dateUtc="2026-10-05T06:22:00Z">
        <w:r w:rsidR="00E46647" w:rsidRPr="00E46647">
          <w:rPr>
            <w:rFonts w:asciiTheme="minorHAnsi" w:hAnsiTheme="minorHAnsi"/>
            <w:color w:val="0432FF"/>
          </w:rPr>
          <w:t xml:space="preserve">inite groups can exhibit </w:t>
        </w:r>
      </w:ins>
      <w:ins w:id="636" w:author="Levine, Charles Roger CTR USARMY USMA (USA)" w:date="2026-10-05T02:53:00Z" w16du:dateUtc="2026-10-05T06:53:00Z">
        <w:r>
          <w:rPr>
            <w:rFonts w:asciiTheme="minorHAnsi" w:hAnsiTheme="minorHAnsi"/>
            <w:color w:val="0432FF"/>
          </w:rPr>
          <w:t>nonzero</w:t>
        </w:r>
      </w:ins>
      <w:ins w:id="637" w:author="Levine, Charles Roger CTR USARMY USMA (USA)" w:date="2026-10-05T02:22:00Z" w16du:dateUtc="2026-10-05T06:22:00Z">
        <w:r w:rsidR="00E46647" w:rsidRPr="00E46647">
          <w:rPr>
            <w:rFonts w:asciiTheme="minorHAnsi" w:hAnsiTheme="minorHAnsi"/>
            <w:color w:val="0432FF"/>
          </w:rPr>
          <w:t xml:space="preserve"> sorting even under random assignment. </w:t>
        </w:r>
      </w:ins>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ins w:id="638" w:author="Levine, Charles Roger CTR USARMY USMA (USA)" w:date="2026-10-05T02:22:00Z" w16du:dateUtc="2026-10-05T06:22:00Z">
        <w:r w:rsidR="00E46647" w:rsidRPr="00E46647">
          <w:rPr>
            <w:rFonts w:asciiTheme="minorHAnsi" w:hAnsiTheme="minorHAnsi"/>
            <w:color w:val="0432FF"/>
          </w:rPr>
          <w:t xml:space="preserve"> must therefore be interpreted relative to random reference ensemble generated under the same structural constraints. The relevant question is not simply whether </w:t>
        </w:r>
      </w:ins>
      <m:oMath>
        <m:sSub>
          <m:sSubPr>
            <m:ctrlPr>
              <w:ins w:id="639" w:author="Levine, Charles Roger CTR USARMY USMA (USA)" w:date="2026-10-05T02:23:00Z" w16du:dateUtc="2026-10-05T06:23:00Z">
                <w:rPr>
                  <w:rFonts w:ascii="Cambria Math" w:hAnsi="Cambria Math"/>
                  <w:color w:val="0432FF"/>
                </w:rPr>
              </w:ins>
            </m:ctrlPr>
          </m:sSubPr>
          <m:e>
            <m:r>
              <w:ins w:id="640" w:author="Levine, Charles Roger CTR USARMY USMA (USA)" w:date="2026-10-05T02:23:00Z" w16du:dateUtc="2026-10-05T06:23:00Z">
                <w:rPr>
                  <w:rFonts w:ascii="Cambria Math" w:hAnsi="Cambria Math"/>
                  <w:color w:val="0432FF"/>
                </w:rPr>
                <m:t>H</m:t>
              </w:ins>
            </m:r>
          </m:e>
          <m:sub>
            <m:r>
              <w:ins w:id="641" w:author="Levine, Charles Roger CTR USARMY USMA (USA)" w:date="2026-10-05T02:23:00Z" w16du:dateUtc="2026-10-05T06:23:00Z">
                <m:rPr>
                  <m:nor/>
                </m:rPr>
                <w:rPr>
                  <w:rFonts w:asciiTheme="minorHAnsi" w:hAnsiTheme="minorHAnsi"/>
                  <w:color w:val="0432FF"/>
                </w:rPr>
                <m:t>sort</m:t>
              </w:ins>
            </m:r>
          </m:sub>
        </m:sSub>
      </m:oMath>
      <w:ins w:id="642" w:author="Levine, Charles Roger CTR USARMY USMA (USA)" w:date="2026-10-05T02:23:00Z" w16du:dateUtc="2026-10-05T06:23:00Z">
        <w:r w:rsidR="00E46647">
          <w:rPr>
            <w:rFonts w:asciiTheme="minorHAnsi" w:hAnsiTheme="minorHAnsi"/>
            <w:color w:val="0432FF"/>
          </w:rPr>
          <w:t xml:space="preserve"> </w:t>
        </w:r>
      </w:ins>
      <w:ins w:id="643" w:author="Levine, Charles Roger CTR USARMY USMA (USA)" w:date="2026-10-05T02:22:00Z" w16du:dateUtc="2026-10-05T06:22:00Z">
        <w:r w:rsidR="00E46647" w:rsidRPr="00E46647">
          <w:rPr>
            <w:rFonts w:asciiTheme="minorHAnsi" w:hAnsiTheme="minorHAnsi"/>
            <w:color w:val="0432FF"/>
          </w:rPr>
          <w:t>differs from zero, but whether the realized level of sorting differs from what would be expected under capacity-constrained random assignment</w:t>
        </w:r>
      </w:ins>
      <w:ins w:id="644" w:author="Levine, Charles Roger CTR USARMY USMA (USA)" w:date="2026-10-05T02:57:00Z" w16du:dateUtc="2026-10-05T06:57:00Z">
        <w:r w:rsidR="00E96D99">
          <w:rPr>
            <w:rFonts w:asciiTheme="minorHAnsi" w:hAnsiTheme="minorHAnsi"/>
            <w:color w:val="0432FF"/>
          </w:rPr>
          <w:t xml:space="preserve">. </w:t>
        </w:r>
      </w:ins>
    </w:p>
    <w:p w14:paraId="2AC36FDB" w14:textId="77777777" w:rsidR="00B654E4" w:rsidRDefault="00B654E4" w:rsidP="00E46647">
      <w:pPr>
        <w:pStyle w:val="ListBullet"/>
        <w:numPr>
          <w:ilvl w:val="0"/>
          <w:numId w:val="0"/>
        </w:numPr>
        <w:ind w:left="1224"/>
        <w:rPr>
          <w:ins w:id="645" w:author="Levine, Charles Roger CTR USARMY USMA (USA)" w:date="2026-10-05T05:34:00Z" w16du:dateUtc="2026-10-05T09:34:00Z"/>
          <w:rFonts w:asciiTheme="minorHAnsi" w:hAnsiTheme="minorHAnsi"/>
          <w:color w:val="0432FF"/>
        </w:rPr>
      </w:pPr>
    </w:p>
    <w:p w14:paraId="1089877C" w14:textId="62607DB5" w:rsidR="002B31B8" w:rsidRPr="00284DBE" w:rsidRDefault="00E96D99" w:rsidP="00E46647">
      <w:pPr>
        <w:pStyle w:val="ListBullet"/>
        <w:numPr>
          <w:ilvl w:val="0"/>
          <w:numId w:val="0"/>
        </w:numPr>
        <w:ind w:left="1224"/>
        <w:rPr>
          <w:ins w:id="646" w:author="Levine, Charles Roger CTR USARMY USMA (USA)" w:date="2026-10-05T01:14:00Z" w16du:dateUtc="2026-10-05T05:14:00Z"/>
          <w:rFonts w:asciiTheme="minorHAnsi" w:hAnsiTheme="minorHAnsi"/>
          <w:color w:val="0432FF"/>
          <w:rPrChange w:id="647" w:author="Levine, Charles Roger CTR USARMY USMA (USA)" w:date="2026-10-05T01:24:00Z" w16du:dateUtc="2026-10-05T05:24:00Z">
            <w:rPr>
              <w:ins w:id="648" w:author="Levine, Charles Roger CTR USARMY USMA (USA)" w:date="2026-10-05T01:14:00Z" w16du:dateUtc="2026-10-05T05:14:00Z"/>
            </w:rPr>
          </w:rPrChange>
        </w:rPr>
        <w:pPrChange w:id="649" w:author="Levine, Charles Roger CTR USARMY USMA (USA)" w:date="2026-10-05T02:25:00Z" w16du:dateUtc="2026-10-05T06:25:00Z">
          <w:pPr>
            <w:pStyle w:val="ListBullet"/>
            <w:numPr>
              <w:ilvl w:val="2"/>
              <w:numId w:val="12"/>
            </w:numPr>
            <w:tabs>
              <w:tab w:val="clear" w:pos="360"/>
            </w:tabs>
            <w:ind w:left="1224" w:hanging="504"/>
          </w:pPr>
        </w:pPrChange>
      </w:pPr>
      <w:ins w:id="650" w:author="Levine, Charles Roger CTR USARMY USMA (USA)" w:date="2026-10-05T02:57:00Z" w16du:dateUtc="2026-10-05T06:57:00Z">
        <w:r w:rsidRPr="00E96D99">
          <w:rPr>
            <w:rFonts w:asciiTheme="minorHAnsi" w:hAnsiTheme="minorHAnsi"/>
            <w:color w:val="0432FF"/>
          </w:rPr>
          <w:t>The purpose of ASSIGN is therefore not to reproduce every topological property of the empirical network. It is to generate controlled peer environments that preserve the observed structural constraints while allowing the composition of those environments to vary systematically. With the peer environments established, the model next asks how membership in those environments changes an individual's competitive standing.</w:t>
        </w:r>
      </w:ins>
      <m:oMath>
        <m:r>
          <w:del w:id="651" w:author="Levine, Charles Roger CTR USARMY USMA (USA)" w:date="2026-10-05T02:22:00Z" w16du:dateUtc="2026-10-05T06:22:00Z">
            <w:rPr>
              <w:rFonts w:ascii="Cambria Math" w:hAnsi="Cambria Math"/>
              <w:color w:val="0432FF"/>
            </w:rPr>
            <m:t>ρ</m:t>
          </w:del>
        </m:r>
        <m:r>
          <w:del w:id="652" w:author="Levine, Charles Roger CTR USARMY USMA (USA)" w:date="2026-10-05T01:25:00Z" w16du:dateUtc="2026-10-05T05:25:00Z">
            <w:rPr>
              <w:rFonts w:ascii="Cambria Math" w:hAnsi="Cambria Math"/>
              <w:color w:val="0432FF"/>
            </w:rPr>
            <m:t>(</m:t>
          </w:del>
        </m:r>
        <m:sSub>
          <m:sSubPr>
            <m:ctrlPr>
              <w:del w:id="653" w:author="Levine, Charles Roger CTR USARMY USMA (USA)" w:date="2026-10-05T02:22:00Z" w16du:dateUtc="2026-10-05T06:22:00Z">
                <w:rPr>
                  <w:rFonts w:ascii="Cambria Math" w:hAnsi="Cambria Math"/>
                  <w:color w:val="0432FF"/>
                </w:rPr>
              </w:del>
            </m:ctrlPr>
          </m:sSubPr>
          <m:e>
            <m:r>
              <w:del w:id="654" w:author="Levine, Charles Roger CTR USARMY USMA (USA)" w:date="2026-10-05T02:22:00Z" w16du:dateUtc="2026-10-05T06:22:00Z">
                <w:rPr>
                  <w:rFonts w:ascii="Cambria Math" w:hAnsi="Cambria Math"/>
                  <w:color w:val="0432FF"/>
                </w:rPr>
                <m:t>H</m:t>
              </w:del>
            </m:r>
          </m:e>
          <m:sub>
            <m:r>
              <w:del w:id="655" w:author="Levine, Charles Roger CTR USARMY USMA (USA)" w:date="2026-10-05T02:22:00Z" w16du:dateUtc="2026-10-05T06:22:00Z">
                <m:rPr>
                  <m:nor/>
                </m:rPr>
                <w:rPr>
                  <w:rFonts w:asciiTheme="minorHAnsi" w:hAnsiTheme="minorHAnsi"/>
                  <w:color w:val="0432FF"/>
                </w:rPr>
                <m:t>sort</m:t>
              </w:del>
            </m:r>
          </m:sub>
        </m:sSub>
        <m:r>
          <w:del w:id="656" w:author="Levine, Charles Roger CTR USARMY USMA (USA)" w:date="2026-10-05T02:22:00Z" w16du:dateUtc="2026-10-05T06:22:00Z">
            <w:rPr>
              <w:rFonts w:ascii="Cambria Math" w:hAnsi="Cambria Math"/>
              <w:color w:val="0432FF"/>
            </w:rPr>
            <m:t>ρ</m:t>
          </w:del>
        </m:r>
        <m:sSub>
          <m:sSubPr>
            <m:ctrlPr>
              <w:del w:id="657" w:author="Levine, Charles Roger CTR USARMY USMA (USA)" w:date="2026-10-05T02:22:00Z" w16du:dateUtc="2026-10-05T06:22:00Z">
                <w:rPr>
                  <w:rFonts w:ascii="Cambria Math" w:hAnsi="Cambria Math"/>
                  <w:color w:val="0432FF"/>
                </w:rPr>
              </w:del>
            </m:ctrlPr>
          </m:sSubPr>
          <m:e>
            <m:r>
              <w:del w:id="658" w:author="Levine, Charles Roger CTR USARMY USMA (USA)" w:date="2026-10-05T02:22:00Z" w16du:dateUtc="2026-10-05T06:22:00Z">
                <w:rPr>
                  <w:rFonts w:ascii="Cambria Math" w:hAnsi="Cambria Math"/>
                  <w:color w:val="0432FF"/>
                </w:rPr>
                <m:t>A</m:t>
              </w:del>
            </m:r>
          </m:e>
          <m:sub>
            <m:r>
              <w:del w:id="659" w:author="Levine, Charles Roger CTR USARMY USMA (USA)" w:date="2026-10-05T02:22:00Z" w16du:dateUtc="2026-10-05T06:22:00Z">
                <w:rPr>
                  <w:rFonts w:ascii="Cambria Math" w:hAnsi="Cambria Math"/>
                  <w:color w:val="0432FF"/>
                </w:rPr>
                <m:t>i</m:t>
              </w:del>
            </m:r>
          </m:sub>
        </m:sSub>
      </m:oMath>
    </w:p>
    <w:p w14:paraId="5CE4B3C6" w14:textId="78D2D42A" w:rsidR="006B3BD3" w:rsidDel="002B31B8" w:rsidRDefault="00000000" w:rsidP="00EC7973">
      <w:pPr>
        <w:pStyle w:val="ListBullet"/>
        <w:numPr>
          <w:ilvl w:val="2"/>
          <w:numId w:val="12"/>
        </w:numPr>
        <w:rPr>
          <w:del w:id="660" w:author="Levine, Charles Roger CTR USARMY USMA (USA)" w:date="2026-10-05T01:14:00Z" w16du:dateUtc="2026-10-05T05:14:00Z"/>
        </w:rPr>
      </w:pPr>
      <w:del w:id="661" w:author="Levine, Charles Roger CTR USARMY USMA (USA)" w:date="2026-10-05T01:14:00Z" w16du:dateUtc="2026-10-05T05:14:00Z">
        <w:r w:rsidDel="002B31B8">
          <w:delText>Present the smooth contribution function, group congestion quantity, and score equation for the specified model version.</w:delText>
        </w:r>
      </w:del>
    </w:p>
    <w:p w14:paraId="5DF6A40A" w14:textId="77777777" w:rsidR="002B31B8" w:rsidRPr="00786DAA" w:rsidRDefault="002B31B8" w:rsidP="002B31B8">
      <w:pPr>
        <w:pStyle w:val="ListBullet"/>
        <w:numPr>
          <w:ilvl w:val="0"/>
          <w:numId w:val="0"/>
        </w:numPr>
        <w:rPr>
          <w:ins w:id="662" w:author="Levine, Charles Roger CTR USARMY USMA (USA)" w:date="2026-10-05T01:13:00Z" w16du:dateUtc="2026-10-05T05:13:00Z"/>
        </w:rPr>
      </w:pPr>
    </w:p>
    <w:p w14:paraId="5A0008BF" w14:textId="34D0EA50" w:rsidR="002B31B8" w:rsidRPr="002B31B8" w:rsidRDefault="002B31B8" w:rsidP="002B31B8">
      <w:pPr>
        <w:pStyle w:val="Heading1"/>
        <w:numPr>
          <w:ilvl w:val="1"/>
          <w:numId w:val="12"/>
        </w:numPr>
        <w:rPr>
          <w:ins w:id="663" w:author="Levine, Charles Roger CTR USARMY USMA (USA)" w:date="2026-10-05T01:13:00Z" w16du:dateUtc="2026-10-05T05:13:00Z"/>
        </w:rPr>
      </w:pPr>
      <w:ins w:id="664" w:author="Levine, Charles Roger CTR USARMY USMA (USA)" w:date="2026-10-05T01:13:00Z" w16du:dateUtc="2026-10-05T05:13:00Z">
        <w:r>
          <w:lastRenderedPageBreak/>
          <w:t xml:space="preserve"> SCORE: </w:t>
        </w:r>
      </w:ins>
      <w:ins w:id="665" w:author="Levine, Charles Roger CTR USARMY USMA (USA)" w:date="2026-10-05T03:00:00Z" w16du:dateUtc="2026-10-05T07:00:00Z">
        <w:r w:rsidR="00E96D99">
          <w:t>translating peer environment into competitive standing</w:t>
        </w:r>
      </w:ins>
    </w:p>
    <w:p w14:paraId="46377547" w14:textId="77777777" w:rsidR="0023452C" w:rsidRDefault="00E96D99" w:rsidP="0023452C">
      <w:pPr>
        <w:pStyle w:val="Heading1"/>
        <w:numPr>
          <w:ilvl w:val="2"/>
          <w:numId w:val="12"/>
        </w:numPr>
        <w:spacing w:before="0" w:after="0"/>
        <w:rPr>
          <w:ins w:id="666" w:author="Levine, Charles Roger CTR USARMY USMA (USA)" w:date="2026-10-05T03:02:00Z" w16du:dateUtc="2026-10-05T07:02:00Z"/>
          <w:rFonts w:ascii="Calibri" w:eastAsiaTheme="minorEastAsia" w:hAnsi="Calibri" w:cstheme="minorBidi"/>
          <w:b w:val="0"/>
          <w:bCs w:val="0"/>
          <w:sz w:val="24"/>
          <w:szCs w:val="22"/>
        </w:rPr>
        <w:pPrChange w:id="667" w:author="Levine, Charles Roger CTR USARMY USMA (USA)" w:date="2026-10-05T03:04:00Z" w16du:dateUtc="2026-10-05T07:04:00Z">
          <w:pPr>
            <w:pStyle w:val="Heading1"/>
            <w:numPr>
              <w:ilvl w:val="2"/>
              <w:numId w:val="12"/>
            </w:numPr>
            <w:ind w:left="1224" w:hanging="504"/>
          </w:pPr>
        </w:pPrChange>
      </w:pPr>
      <w:ins w:id="668" w:author="Levine, Charles Roger CTR USARMY USMA (USA)" w:date="2026-10-05T03:01:00Z" w16du:dateUtc="2026-10-05T07:01:00Z">
        <w:r w:rsidRPr="00E96D99">
          <w:rPr>
            <w:rFonts w:ascii="Calibri" w:eastAsiaTheme="minorEastAsia" w:hAnsi="Calibri" w:cstheme="minorBidi"/>
            <w:b w:val="0"/>
            <w:bCs w:val="0"/>
            <w:sz w:val="24"/>
            <w:szCs w:val="22"/>
          </w:rPr>
          <w:t>From peer environment to individual score</w:t>
        </w:r>
      </w:ins>
    </w:p>
    <w:p w14:paraId="4371B1FA" w14:textId="7B06511B" w:rsidR="00E96D99" w:rsidRPr="00BA6187" w:rsidRDefault="00BA6187" w:rsidP="0023452C">
      <w:pPr>
        <w:pStyle w:val="Heading1"/>
        <w:spacing w:before="0"/>
        <w:ind w:left="1224"/>
        <w:rPr>
          <w:ins w:id="669" w:author="Levine, Charles Roger CTR USARMY USMA (USA)" w:date="2026-10-05T03:01:00Z" w16du:dateUtc="2026-10-05T07:01:00Z"/>
          <w:rFonts w:asciiTheme="minorHAnsi" w:eastAsiaTheme="minorEastAsia" w:hAnsiTheme="minorHAnsi" w:cstheme="minorBidi"/>
          <w:b w:val="0"/>
          <w:bCs w:val="0"/>
          <w:color w:val="0432FF"/>
          <w:sz w:val="24"/>
          <w:szCs w:val="22"/>
          <w:rPrChange w:id="670" w:author="Levine, Charles Roger CTR USARMY USMA (USA)" w:date="2026-10-05T03:17:00Z" w16du:dateUtc="2026-10-05T07:17:00Z">
            <w:rPr>
              <w:ins w:id="671" w:author="Levine, Charles Roger CTR USARMY USMA (USA)" w:date="2026-10-05T03:01:00Z" w16du:dateUtc="2026-10-05T07:01:00Z"/>
              <w:rFonts w:ascii="Calibri" w:eastAsiaTheme="minorEastAsia" w:hAnsi="Calibri" w:cstheme="minorBidi"/>
              <w:b w:val="0"/>
              <w:bCs w:val="0"/>
              <w:sz w:val="24"/>
              <w:szCs w:val="22"/>
            </w:rPr>
          </w:rPrChange>
        </w:rPr>
        <w:pPrChange w:id="672" w:author="Levine, Charles Roger CTR USARMY USMA (USA)" w:date="2026-10-05T03:04:00Z" w16du:dateUtc="2026-10-05T07:04:00Z">
          <w:pPr>
            <w:pStyle w:val="Heading1"/>
            <w:numPr>
              <w:ilvl w:val="1"/>
              <w:numId w:val="12"/>
            </w:numPr>
            <w:ind w:left="792" w:hanging="432"/>
          </w:pPr>
        </w:pPrChange>
      </w:pPr>
      <w:ins w:id="673" w:author="Levine, Charles Roger CTR USARMY USMA (USA)" w:date="2026-10-05T03:17:00Z" w16du:dateUtc="2026-10-05T07:17:00Z">
        <w:r>
          <w:rPr>
            <w:rFonts w:asciiTheme="minorHAnsi" w:eastAsiaTheme="minorEastAsia" w:hAnsiTheme="minorHAnsi" w:cstheme="minorBidi"/>
            <w:b w:val="0"/>
            <w:bCs w:val="0"/>
            <w:color w:val="0432FF"/>
            <w:sz w:val="24"/>
            <w:szCs w:val="22"/>
          </w:rPr>
          <w:t xml:space="preserve">The ASSIGN phase </w:t>
        </w:r>
      </w:ins>
      <w:ins w:id="674" w:author="Levine, Charles Roger CTR USARMY USMA (USA)" w:date="2026-10-05T03:18:00Z" w16du:dateUtc="2026-10-05T07:18:00Z">
        <w:r>
          <w:rPr>
            <w:rFonts w:asciiTheme="minorHAnsi" w:eastAsiaTheme="minorEastAsia" w:hAnsiTheme="minorHAnsi" w:cstheme="minorBidi"/>
            <w:b w:val="0"/>
            <w:bCs w:val="0"/>
            <w:color w:val="0432FF"/>
            <w:sz w:val="24"/>
            <w:szCs w:val="22"/>
          </w:rPr>
          <w:t>only orders individuals into he groups in which they will then develop and perform.  It plays no part in the subsequent dynamics that might</w:t>
        </w:r>
      </w:ins>
      <w:ins w:id="675" w:author="Levine, Charles Roger CTR USARMY USMA (USA)" w:date="2026-10-05T03:19:00Z" w16du:dateUtc="2026-10-05T07:19:00Z">
        <w:r>
          <w:rPr>
            <w:rFonts w:asciiTheme="minorHAnsi" w:eastAsiaTheme="minorEastAsia" w:hAnsiTheme="minorHAnsi" w:cstheme="minorBidi"/>
            <w:b w:val="0"/>
            <w:bCs w:val="0"/>
            <w:color w:val="0432FF"/>
            <w:sz w:val="24"/>
            <w:szCs w:val="22"/>
          </w:rPr>
          <w:t xml:space="preserve"> affect the individual’s performance positively or negatively in any direct way.</w:t>
        </w:r>
      </w:ins>
    </w:p>
    <w:p w14:paraId="7BC5895A" w14:textId="2A0DED89" w:rsidR="00E96D99" w:rsidRPr="00E96D99" w:rsidRDefault="00E96D99" w:rsidP="0023452C">
      <w:pPr>
        <w:pStyle w:val="Heading1"/>
        <w:numPr>
          <w:ilvl w:val="2"/>
          <w:numId w:val="12"/>
        </w:numPr>
        <w:spacing w:before="0" w:after="0"/>
        <w:rPr>
          <w:ins w:id="676" w:author="Levine, Charles Roger CTR USARMY USMA (USA)" w:date="2026-10-05T03:01:00Z" w16du:dateUtc="2026-10-05T07:01:00Z"/>
          <w:rFonts w:ascii="Calibri" w:eastAsiaTheme="minorEastAsia" w:hAnsi="Calibri" w:cstheme="minorBidi"/>
          <w:b w:val="0"/>
          <w:bCs w:val="0"/>
          <w:sz w:val="24"/>
          <w:szCs w:val="22"/>
        </w:rPr>
        <w:pPrChange w:id="677" w:author="Levine, Charles Roger CTR USARMY USMA (USA)" w:date="2026-10-05T03:05:00Z" w16du:dateUtc="2026-10-05T07:05:00Z">
          <w:pPr>
            <w:pStyle w:val="Heading1"/>
            <w:numPr>
              <w:ilvl w:val="1"/>
              <w:numId w:val="12"/>
            </w:numPr>
            <w:ind w:left="792" w:hanging="432"/>
          </w:pPr>
        </w:pPrChange>
      </w:pPr>
      <w:ins w:id="678" w:author="Levine, Charles Roger CTR USARMY USMA (USA)" w:date="2026-10-05T03:01:00Z" w16du:dateUtc="2026-10-05T07:01:00Z">
        <w:r w:rsidRPr="00E96D99">
          <w:rPr>
            <w:rFonts w:ascii="Calibri" w:eastAsiaTheme="minorEastAsia" w:hAnsi="Calibri" w:cstheme="minorBidi"/>
            <w:b w:val="0"/>
            <w:bCs w:val="0"/>
            <w:sz w:val="24"/>
            <w:szCs w:val="22"/>
          </w:rPr>
          <w:t>Environmental benefits, drawbacks, and the modeling simplification</w:t>
        </w:r>
      </w:ins>
    </w:p>
    <w:p w14:paraId="14EDD18B" w14:textId="63491039" w:rsidR="00BA6187" w:rsidRPr="00B654E4" w:rsidRDefault="0023452C" w:rsidP="005A5775">
      <w:pPr>
        <w:pStyle w:val="Heading1"/>
        <w:spacing w:before="0"/>
        <w:ind w:left="1224"/>
        <w:rPr>
          <w:ins w:id="679" w:author="Levine, Charles Roger CTR USARMY USMA (USA)" w:date="2026-10-05T03:21:00Z" w16du:dateUtc="2026-10-05T07:21:00Z"/>
          <w:rFonts w:asciiTheme="minorHAnsi" w:eastAsiaTheme="minorEastAsia" w:hAnsiTheme="minorHAnsi" w:cstheme="minorBidi"/>
          <w:b w:val="0"/>
          <w:bCs w:val="0"/>
          <w:color w:val="0432FF"/>
          <w:sz w:val="24"/>
          <w:szCs w:val="22"/>
          <w:rPrChange w:id="680" w:author="Levine, Charles Roger CTR USARMY USMA (USA)" w:date="2026-10-05T05:39:00Z" w16du:dateUtc="2026-10-05T09:39:00Z">
            <w:rPr>
              <w:ins w:id="681" w:author="Levine, Charles Roger CTR USARMY USMA (USA)" w:date="2026-10-05T03:21:00Z" w16du:dateUtc="2026-10-05T07:21:00Z"/>
            </w:rPr>
          </w:rPrChange>
        </w:rPr>
        <w:pPrChange w:id="682" w:author="Levine, Charles Roger CTR USARMY USMA (USA)" w:date="2026-10-05T03:49:00Z" w16du:dateUtc="2026-10-05T07:49:00Z">
          <w:pPr/>
        </w:pPrChange>
      </w:pPr>
      <m:oMath>
        <m:r>
          <w:del w:id="683" w:author="Levine, Charles Roger CTR USARMY USMA (USA)" w:date="2026-10-05T05:28:00Z" w16du:dateUtc="2026-10-05T09:28:00Z">
            <m:rPr>
              <m:sty m:val="bi"/>
            </m:rPr>
            <w:rPr>
              <w:rFonts w:ascii="Cambria Math" w:eastAsiaTheme="minorEastAsia" w:hAnsi="Cambria Math" w:cstheme="minorBidi"/>
              <w:sz w:val="24"/>
              <w:szCs w:val="22"/>
              <w:rPrChange w:id="684" w:author="Levine, Charles Roger CTR USARMY USMA (USA)" w:date="2026-10-05T05:39:00Z" w16du:dateUtc="2026-10-05T09:39:00Z">
                <w:rPr>
                  <w:rFonts w:ascii="Cambria Math" w:hAnsi="Cambria Math"/>
                </w:rPr>
              </w:rPrChange>
            </w:rPr>
            <m:t>L=B-D</m:t>
          </w:del>
        </m:r>
      </m:oMath>
      <w:ins w:id="685" w:author="Levine, Charles Roger CTR USARMY USMA (USA)" w:date="2026-10-05T03:45:00Z" w16du:dateUtc="2026-10-05T07:45:00Z">
        <w:r w:rsidR="00F96243" w:rsidRPr="00B654E4">
          <w:rPr>
            <w:rFonts w:asciiTheme="minorHAnsi" w:eastAsiaTheme="minorEastAsia" w:hAnsiTheme="minorHAnsi" w:cstheme="minorBidi"/>
            <w:b w:val="0"/>
            <w:bCs w:val="0"/>
            <w:color w:val="0432FF"/>
            <w:sz w:val="24"/>
            <w:szCs w:val="22"/>
            <w:rPrChange w:id="686" w:author="Levine, Charles Roger CTR USARMY USMA (USA)" w:date="2026-10-05T05:39:00Z" w16du:dateUtc="2026-10-05T09:39:00Z">
              <w:rPr>
                <w:b/>
                <w:bCs/>
              </w:rPr>
            </w:rPrChange>
          </w:rPr>
          <w:t>Conceptually, we denote the net effect of the peer e</w:t>
        </w:r>
      </w:ins>
      <w:ins w:id="687" w:author="Levine, Charles Roger CTR USARMY USMA (USA)" w:date="2026-10-05T03:46:00Z" w16du:dateUtc="2026-10-05T07:46:00Z">
        <w:r w:rsidR="00F96243" w:rsidRPr="00B654E4">
          <w:rPr>
            <w:rFonts w:asciiTheme="minorHAnsi" w:eastAsiaTheme="minorEastAsia" w:hAnsiTheme="minorHAnsi" w:cstheme="minorBidi"/>
            <w:b w:val="0"/>
            <w:bCs w:val="0"/>
            <w:color w:val="0432FF"/>
            <w:sz w:val="24"/>
            <w:szCs w:val="22"/>
            <w:rPrChange w:id="688" w:author="Levine, Charles Roger CTR USARMY USMA (USA)" w:date="2026-10-05T05:39:00Z" w16du:dateUtc="2026-10-05T09:39:00Z">
              <w:rPr>
                <w:b/>
                <w:bCs/>
              </w:rPr>
            </w:rPrChange>
          </w:rPr>
          <w:t>nvironment on the individual as</w:t>
        </w:r>
      </w:ins>
      <m:oMath>
        <m:r>
          <w:del w:id="689" w:author="Levine, Charles Roger CTR USARMY USMA (USA)" w:date="2026-10-05T03:45:00Z" w16du:dateUtc="2026-10-05T07:45:00Z">
            <m:rPr>
              <m:sty m:val="bi"/>
            </m:rPr>
            <w:rPr>
              <w:rFonts w:ascii="Cambria Math" w:eastAsiaTheme="minorEastAsia" w:hAnsi="Cambria Math" w:cstheme="minorBidi"/>
              <w:color w:val="0432FF"/>
              <w:sz w:val="24"/>
              <w:szCs w:val="22"/>
              <w:rPrChange w:id="690" w:author="Levine, Charles Roger CTR USARMY USMA (USA)" w:date="2026-10-05T05:39:00Z" w16du:dateUtc="2026-10-05T09:39:00Z">
                <w:rPr>
                  <w:rFonts w:ascii="Cambria Math" w:hAnsi="Cambria Math"/>
                </w:rPr>
              </w:rPrChange>
            </w:rPr>
            <m:t>L</m:t>
          </w:del>
        </m:r>
      </m:oMath>
      <w:r w:rsidR="005A5775" w:rsidRPr="00B654E4">
        <w:rPr>
          <w:rFonts w:asciiTheme="minorHAnsi" w:eastAsiaTheme="minorEastAsia" w:hAnsiTheme="minorHAnsi" w:cstheme="minorBidi"/>
          <w:i/>
          <w:color w:val="0432FF"/>
          <w:sz w:val="24"/>
          <w:szCs w:val="22"/>
          <w:rPrChange w:id="691" w:author="Levine, Charles Roger CTR USARMY USMA (USA)" w:date="2026-10-05T05:39:00Z" w16du:dateUtc="2026-10-05T09:39:00Z">
            <w:rPr>
              <w:rFonts w:ascii="Cambria Math" w:hAnsi="Cambria Math"/>
              <w:i/>
              <w:color w:val="0432FF"/>
            </w:rPr>
          </w:rPrChange>
        </w:rPr>
        <w:br/>
      </w:r>
      <m:oMathPara>
        <m:oMath>
          <m:r>
            <m:rPr>
              <m:sty m:val="bi"/>
            </m:rPr>
            <w:rPr>
              <w:rFonts w:ascii="Cambria Math" w:eastAsiaTheme="minorEastAsia" w:hAnsi="Cambria Math" w:cstheme="minorBidi"/>
              <w:color w:val="0432FF"/>
              <w:sz w:val="24"/>
              <w:szCs w:val="22"/>
              <w:rPrChange w:id="692" w:author="Levine, Charles Roger CTR USARMY USMA (USA)" w:date="2026-10-05T05:39:00Z" w16du:dateUtc="2026-10-05T09:39:00Z">
                <w:rPr>
                  <w:rFonts w:ascii="Cambria Math" w:hAnsi="Cambria Math"/>
                  <w:color w:val="0432FF"/>
                </w:rPr>
              </w:rPrChange>
            </w:rPr>
            <m:t>L=B-D</m:t>
          </m:r>
          <m:r>
            <w:rPr>
              <w:rFonts w:asciiTheme="minorHAnsi" w:eastAsiaTheme="minorEastAsia" w:hAnsiTheme="minorHAnsi" w:cstheme="minorBidi"/>
              <w:b w:val="0"/>
              <w:bCs w:val="0"/>
              <w:color w:val="0432FF"/>
              <w:sz w:val="24"/>
              <w:szCs w:val="22"/>
              <w:rPrChange w:id="693" w:author="Levine, Charles Roger CTR USARMY USMA (USA)" w:date="2026-10-05T05:39:00Z" w16du:dateUtc="2026-10-05T09:39:00Z">
                <w:rPr>
                  <w:rFonts w:asciiTheme="minorHAnsi" w:hAnsiTheme="minorHAnsi"/>
                  <w:b/>
                  <w:bCs/>
                  <w:color w:val="0432FF"/>
                </w:rPr>
              </w:rPrChange>
            </w:rPr>
            <w:br/>
          </m:r>
        </m:oMath>
      </m:oMathPara>
      <w:ins w:id="694" w:author="Levine, Charles Roger CTR USARMY USMA (USA)" w:date="2026-10-05T03:47:00Z" w16du:dateUtc="2026-10-05T07:47:00Z">
        <w:r w:rsidR="00F96243" w:rsidRPr="00B654E4">
          <w:rPr>
            <w:rFonts w:asciiTheme="minorHAnsi" w:eastAsiaTheme="minorEastAsia" w:hAnsiTheme="minorHAnsi" w:cstheme="minorBidi"/>
            <w:b w:val="0"/>
            <w:bCs w:val="0"/>
            <w:color w:val="0432FF"/>
            <w:sz w:val="24"/>
            <w:szCs w:val="22"/>
            <w:rPrChange w:id="695" w:author="Levine, Charles Roger CTR USARMY USMA (USA)" w:date="2026-10-05T05:39:00Z" w16du:dateUtc="2026-10-05T09:39:00Z">
              <w:rPr>
                <w:rFonts w:asciiTheme="minorHAnsi" w:hAnsiTheme="minorHAnsi"/>
                <w:b/>
                <w:bCs/>
                <w:color w:val="0432FF"/>
              </w:rPr>
            </w:rPrChange>
          </w:rPr>
          <w:t xml:space="preserve">where </w:t>
        </w:r>
      </w:ins>
      <m:oMath>
        <m:r>
          <m:rPr>
            <m:sty m:val="bi"/>
          </m:rPr>
          <w:rPr>
            <w:rFonts w:ascii="Cambria Math" w:eastAsiaTheme="minorEastAsia" w:hAnsi="Cambria Math" w:cstheme="minorBidi"/>
            <w:color w:val="0432FF"/>
            <w:sz w:val="24"/>
            <w:szCs w:val="22"/>
            <w:rPrChange w:id="696" w:author="Levine, Charles Roger CTR USARMY USMA (USA)" w:date="2026-10-05T05:39:00Z" w16du:dateUtc="2026-10-05T09:39:00Z">
              <w:rPr>
                <w:rFonts w:ascii="Cambria Math" w:hAnsi="Cambria Math"/>
                <w:color w:val="0432FF"/>
              </w:rPr>
            </w:rPrChange>
          </w:rPr>
          <m:t>B</m:t>
        </m:r>
      </m:oMath>
      <w:ins w:id="697" w:author="Levine, Charles Roger CTR USARMY USMA (USA)" w:date="2026-10-05T03:47:00Z" w16du:dateUtc="2026-10-05T07:47:00Z">
        <w:r w:rsidR="00F96243" w:rsidRPr="00B654E4">
          <w:rPr>
            <w:rFonts w:asciiTheme="minorHAnsi" w:eastAsiaTheme="minorEastAsia" w:hAnsiTheme="minorHAnsi" w:cstheme="minorBidi"/>
            <w:b w:val="0"/>
            <w:bCs w:val="0"/>
            <w:color w:val="0432FF"/>
            <w:sz w:val="24"/>
            <w:szCs w:val="22"/>
            <w:rPrChange w:id="698" w:author="Levine, Charles Roger CTR USARMY USMA (USA)" w:date="2026-10-05T05:39:00Z" w16du:dateUtc="2026-10-05T09:39:00Z">
              <w:rPr>
                <w:rFonts w:asciiTheme="minorHAnsi" w:hAnsiTheme="minorHAnsi"/>
                <w:b/>
                <w:bCs/>
                <w:color w:val="0432FF"/>
              </w:rPr>
            </w:rPrChange>
          </w:rPr>
          <w:t xml:space="preserve"> represents the aggregate benefits associated with the environment  and </w:t>
        </w:r>
      </w:ins>
      <m:oMath>
        <m:r>
          <m:rPr>
            <m:sty m:val="bi"/>
          </m:rPr>
          <w:rPr>
            <w:rFonts w:ascii="Cambria Math" w:eastAsiaTheme="minorEastAsia" w:hAnsi="Cambria Math" w:cstheme="minorBidi"/>
            <w:color w:val="0432FF"/>
            <w:sz w:val="24"/>
            <w:szCs w:val="22"/>
            <w:rPrChange w:id="699" w:author="Levine, Charles Roger CTR USARMY USMA (USA)" w:date="2026-10-05T05:39:00Z" w16du:dateUtc="2026-10-05T09:39:00Z">
              <w:rPr>
                <w:rFonts w:ascii="Cambria Math" w:hAnsi="Cambria Math"/>
                <w:color w:val="0432FF"/>
              </w:rPr>
            </w:rPrChange>
          </w:rPr>
          <m:t>D</m:t>
        </m:r>
      </m:oMath>
      <w:ins w:id="700" w:author="Levine, Charles Roger CTR USARMY USMA (USA)" w:date="2026-10-05T03:47:00Z" w16du:dateUtc="2026-10-05T07:47:00Z">
        <w:r w:rsidR="00F96243" w:rsidRPr="00B654E4">
          <w:rPr>
            <w:rFonts w:asciiTheme="minorHAnsi" w:eastAsiaTheme="minorEastAsia" w:hAnsiTheme="minorHAnsi" w:cstheme="minorBidi"/>
            <w:b w:val="0"/>
            <w:bCs w:val="0"/>
            <w:color w:val="0432FF"/>
            <w:sz w:val="24"/>
            <w:szCs w:val="22"/>
            <w:rPrChange w:id="701" w:author="Levine, Charles Roger CTR USARMY USMA (USA)" w:date="2026-10-05T05:39:00Z" w16du:dateUtc="2026-10-05T09:39:00Z">
              <w:rPr>
                <w:rFonts w:asciiTheme="minorHAnsi" w:hAnsiTheme="minorHAnsi"/>
                <w:b/>
                <w:bCs/>
                <w:color w:val="0432FF"/>
              </w:rPr>
            </w:rPrChange>
          </w:rPr>
          <w:t xml:space="preserve"> represents its aggregate drawbacks.  This expression provides a general conceptual account of environmental influence; </w:t>
        </w:r>
      </w:ins>
      <w:ins w:id="702" w:author="Levine, Charles Roger CTR USARMY USMA (USA)" w:date="2026-10-05T03:48:00Z" w16du:dateUtc="2026-10-05T07:48:00Z">
        <w:r w:rsidR="00F96243" w:rsidRPr="00B654E4">
          <w:rPr>
            <w:rFonts w:asciiTheme="minorHAnsi" w:eastAsiaTheme="minorEastAsia" w:hAnsiTheme="minorHAnsi" w:cstheme="minorBidi"/>
            <w:b w:val="0"/>
            <w:bCs w:val="0"/>
            <w:color w:val="0432FF"/>
            <w:sz w:val="24"/>
            <w:szCs w:val="22"/>
            <w:rPrChange w:id="703" w:author="Levine, Charles Roger CTR USARMY USMA (USA)" w:date="2026-10-05T05:39:00Z" w16du:dateUtc="2026-10-05T09:39:00Z">
              <w:rPr>
                <w:rFonts w:asciiTheme="minorHAnsi" w:hAnsiTheme="minorHAnsi"/>
                <w:b/>
                <w:bCs/>
                <w:color w:val="0432FF"/>
              </w:rPr>
            </w:rPrChange>
          </w:rPr>
          <w:t xml:space="preserve">the present model does not attempt to model both components separately.  Instead, it isolates one hypothesized drawback mechanism, </w:t>
        </w:r>
      </w:ins>
      <w:ins w:id="704" w:author="Levine, Charles Roger CTR USARMY USMA (USA)" w:date="2026-10-05T03:49:00Z" w16du:dateUtc="2026-10-05T07:49:00Z">
        <w:r w:rsidR="005A5775" w:rsidRPr="00B654E4">
          <w:rPr>
            <w:rFonts w:asciiTheme="minorHAnsi" w:eastAsiaTheme="minorEastAsia" w:hAnsiTheme="minorHAnsi" w:cstheme="minorBidi"/>
            <w:b w:val="0"/>
            <w:bCs w:val="0"/>
            <w:color w:val="0432FF"/>
            <w:sz w:val="24"/>
            <w:szCs w:val="22"/>
            <w:rPrChange w:id="705" w:author="Levine, Charles Roger CTR USARMY USMA (USA)" w:date="2026-10-05T05:39:00Z" w16du:dateUtc="2026-10-05T09:39:00Z">
              <w:rPr>
                <w:rFonts w:asciiTheme="minorHAnsi" w:hAnsiTheme="minorHAnsi"/>
                <w:b/>
                <w:bCs/>
                <w:color w:val="0432FF"/>
              </w:rPr>
            </w:rPrChange>
          </w:rPr>
          <w:t>competitive</w:t>
        </w:r>
      </w:ins>
      <w:ins w:id="706" w:author="Levine, Charles Roger CTR USARMY USMA (USA)" w:date="2026-10-05T03:48:00Z" w16du:dateUtc="2026-10-05T07:48:00Z">
        <w:r w:rsidR="00F96243" w:rsidRPr="00B654E4">
          <w:rPr>
            <w:rFonts w:asciiTheme="minorHAnsi" w:eastAsiaTheme="minorEastAsia" w:hAnsiTheme="minorHAnsi" w:cstheme="minorBidi"/>
            <w:b w:val="0"/>
            <w:bCs w:val="0"/>
            <w:color w:val="0432FF"/>
            <w:sz w:val="24"/>
            <w:szCs w:val="22"/>
            <w:rPrChange w:id="707" w:author="Levine, Charles Roger CTR USARMY USMA (USA)" w:date="2026-10-05T05:39:00Z" w16du:dateUtc="2026-10-05T09:39:00Z">
              <w:rPr>
                <w:rFonts w:asciiTheme="minorHAnsi" w:hAnsiTheme="minorHAnsi"/>
                <w:b/>
                <w:bCs/>
                <w:color w:val="0432FF"/>
              </w:rPr>
            </w:rPrChange>
          </w:rPr>
          <w:t xml:space="preserve"> congestion, in </w:t>
        </w:r>
      </w:ins>
      <w:ins w:id="708" w:author="Levine, Charles Roger CTR USARMY USMA (USA)" w:date="2026-10-05T03:49:00Z" w16du:dateUtc="2026-10-05T07:49:00Z">
        <w:r w:rsidR="005A5775" w:rsidRPr="00B654E4">
          <w:rPr>
            <w:rFonts w:asciiTheme="minorHAnsi" w:eastAsiaTheme="minorEastAsia" w:hAnsiTheme="minorHAnsi" w:cstheme="minorBidi"/>
            <w:b w:val="0"/>
            <w:bCs w:val="0"/>
            <w:color w:val="0432FF"/>
            <w:sz w:val="24"/>
            <w:szCs w:val="22"/>
            <w:rPrChange w:id="709" w:author="Levine, Charles Roger CTR USARMY USMA (USA)" w:date="2026-10-05T05:39:00Z" w16du:dateUtc="2026-10-05T09:39:00Z">
              <w:rPr>
                <w:rFonts w:asciiTheme="minorHAnsi" w:hAnsiTheme="minorHAnsi"/>
                <w:b/>
                <w:bCs/>
                <w:color w:val="0432FF"/>
              </w:rPr>
            </w:rPrChange>
          </w:rPr>
          <w:t>order</w:t>
        </w:r>
      </w:ins>
      <w:ins w:id="710" w:author="Levine, Charles Roger CTR USARMY USMA (USA)" w:date="2026-10-05T03:48:00Z" w16du:dateUtc="2026-10-05T07:48:00Z">
        <w:r w:rsidR="00F96243" w:rsidRPr="00B654E4">
          <w:rPr>
            <w:rFonts w:asciiTheme="minorHAnsi" w:eastAsiaTheme="minorEastAsia" w:hAnsiTheme="minorHAnsi" w:cstheme="minorBidi"/>
            <w:b w:val="0"/>
            <w:bCs w:val="0"/>
            <w:color w:val="0432FF"/>
            <w:sz w:val="24"/>
            <w:szCs w:val="22"/>
            <w:rPrChange w:id="711" w:author="Levine, Charles Roger CTR USARMY USMA (USA)" w:date="2026-10-05T05:39:00Z" w16du:dateUtc="2026-10-05T09:39:00Z">
              <w:rPr>
                <w:rFonts w:asciiTheme="minorHAnsi" w:hAnsiTheme="minorHAnsi"/>
                <w:b/>
                <w:bCs/>
                <w:color w:val="0432FF"/>
              </w:rPr>
            </w:rPrChange>
          </w:rPr>
          <w:t xml:space="preserve"> to examine </w:t>
        </w:r>
      </w:ins>
      <w:ins w:id="712" w:author="Levine, Charles Roger CTR USARMY USMA (USA)" w:date="2026-10-05T03:49:00Z" w16du:dateUtc="2026-10-05T07:49:00Z">
        <w:r w:rsidR="005A5775" w:rsidRPr="00B654E4">
          <w:rPr>
            <w:rFonts w:asciiTheme="minorHAnsi" w:eastAsiaTheme="minorEastAsia" w:hAnsiTheme="minorHAnsi" w:cstheme="minorBidi"/>
            <w:b w:val="0"/>
            <w:bCs w:val="0"/>
            <w:color w:val="0432FF"/>
            <w:sz w:val="24"/>
            <w:szCs w:val="22"/>
            <w:rPrChange w:id="713" w:author="Levine, Charles Roger CTR USARMY USMA (USA)" w:date="2026-10-05T05:39:00Z" w16du:dateUtc="2026-10-05T09:39:00Z">
              <w:rPr>
                <w:rFonts w:asciiTheme="minorHAnsi" w:hAnsiTheme="minorHAnsi"/>
                <w:b/>
                <w:bCs/>
                <w:color w:val="0432FF"/>
              </w:rPr>
            </w:rPrChange>
          </w:rPr>
          <w:t>whether</w:t>
        </w:r>
      </w:ins>
      <w:ins w:id="714" w:author="Levine, Charles Roger CTR USARMY USMA (USA)" w:date="2026-10-05T03:48:00Z" w16du:dateUtc="2026-10-05T07:48:00Z">
        <w:r w:rsidR="00F96243" w:rsidRPr="00B654E4">
          <w:rPr>
            <w:rFonts w:asciiTheme="minorHAnsi" w:eastAsiaTheme="minorEastAsia" w:hAnsiTheme="minorHAnsi" w:cstheme="minorBidi"/>
            <w:b w:val="0"/>
            <w:bCs w:val="0"/>
            <w:color w:val="0432FF"/>
            <w:sz w:val="24"/>
            <w:szCs w:val="22"/>
            <w:rPrChange w:id="715" w:author="Levine, Charles Roger CTR USARMY USMA (USA)" w:date="2026-10-05T05:39:00Z" w16du:dateUtc="2026-10-05T09:39:00Z">
              <w:rPr>
                <w:rFonts w:asciiTheme="minorHAnsi" w:hAnsiTheme="minorHAnsi"/>
                <w:b/>
                <w:bCs/>
                <w:color w:val="0432FF"/>
              </w:rPr>
            </w:rPrChange>
          </w:rPr>
          <w:t xml:space="preserve"> tha</w:t>
        </w:r>
      </w:ins>
      <w:ins w:id="716" w:author="Levine, Charles Roger CTR USARMY USMA (USA)" w:date="2026-10-05T03:49:00Z" w16du:dateUtc="2026-10-05T07:49:00Z">
        <w:r w:rsidR="00F96243" w:rsidRPr="00B654E4">
          <w:rPr>
            <w:rFonts w:asciiTheme="minorHAnsi" w:eastAsiaTheme="minorEastAsia" w:hAnsiTheme="minorHAnsi" w:cstheme="minorBidi"/>
            <w:b w:val="0"/>
            <w:bCs w:val="0"/>
            <w:color w:val="0432FF"/>
            <w:sz w:val="24"/>
            <w:szCs w:val="22"/>
            <w:rPrChange w:id="717" w:author="Levine, Charles Roger CTR USARMY USMA (USA)" w:date="2026-10-05T05:39:00Z" w16du:dateUtc="2026-10-05T09:39:00Z">
              <w:rPr>
                <w:rFonts w:asciiTheme="minorHAnsi" w:hAnsiTheme="minorHAnsi"/>
                <w:b/>
                <w:bCs/>
                <w:color w:val="0432FF"/>
              </w:rPr>
            </w:rPrChange>
          </w:rPr>
          <w:t xml:space="preserve">t mechanism is sufficient </w:t>
        </w:r>
        <w:r w:rsidR="005A5775" w:rsidRPr="00B654E4">
          <w:rPr>
            <w:rFonts w:asciiTheme="minorHAnsi" w:eastAsiaTheme="minorEastAsia" w:hAnsiTheme="minorHAnsi" w:cstheme="minorBidi"/>
            <w:b w:val="0"/>
            <w:bCs w:val="0"/>
            <w:color w:val="0432FF"/>
            <w:sz w:val="24"/>
            <w:szCs w:val="22"/>
            <w:rPrChange w:id="718" w:author="Levine, Charles Roger CTR USARMY USMA (USA)" w:date="2026-10-05T05:39:00Z" w16du:dateUtc="2026-10-05T09:39:00Z">
              <w:rPr>
                <w:rFonts w:asciiTheme="minorHAnsi" w:hAnsiTheme="minorHAnsi"/>
                <w:b/>
                <w:bCs/>
                <w:color w:val="0432FF"/>
              </w:rPr>
            </w:rPrChange>
          </w:rPr>
          <w:t>to alter later outcomes.</w:t>
        </w:r>
      </w:ins>
      <m:oMath>
        <m:r>
          <w:del w:id="719" w:author="Levine, Charles Roger CTR USARMY USMA (USA)" w:date="2026-10-05T03:49:00Z" w16du:dateUtc="2026-10-05T07:49:00Z">
            <m:rPr>
              <m:sty m:val="bi"/>
            </m:rPr>
            <w:rPr>
              <w:rFonts w:ascii="Cambria Math" w:eastAsiaTheme="minorEastAsia" w:hAnsi="Cambria Math" w:cstheme="minorBidi"/>
              <w:color w:val="0432FF"/>
              <w:sz w:val="24"/>
              <w:szCs w:val="22"/>
              <w:rPrChange w:id="720" w:author="Levine, Charles Roger CTR USARMY USMA (USA)" w:date="2026-10-05T05:39:00Z" w16du:dateUtc="2026-10-05T09:39:00Z">
                <w:rPr>
                  <w:rFonts w:ascii="Cambria Math" w:hAnsi="Cambria Math"/>
                </w:rPr>
              </w:rPrChange>
            </w:rPr>
            <m:t>L=B-D</m:t>
          </w:del>
        </m:r>
      </m:oMath>
    </w:p>
    <w:p w14:paraId="63D20935" w14:textId="77777777" w:rsidR="00B654E4" w:rsidRPr="00B654E4" w:rsidRDefault="00BA6187" w:rsidP="005A5775">
      <w:pPr>
        <w:pStyle w:val="Heading1"/>
        <w:numPr>
          <w:ilvl w:val="2"/>
          <w:numId w:val="12"/>
        </w:numPr>
        <w:spacing w:before="0" w:after="0"/>
        <w:rPr>
          <w:ins w:id="721" w:author="Levine, Charles Roger CTR USARMY USMA (USA)" w:date="2026-10-05T05:35:00Z" w16du:dateUtc="2026-10-05T09:35:00Z"/>
          <w:rFonts w:ascii="Calibri" w:eastAsiaTheme="minorEastAsia" w:hAnsi="Calibri" w:cstheme="minorBidi"/>
          <w:b w:val="0"/>
          <w:bCs w:val="0"/>
          <w:color w:val="0432FF"/>
          <w:sz w:val="24"/>
          <w:szCs w:val="22"/>
          <w:rPrChange w:id="722" w:author="Levine, Charles Roger CTR USARMY USMA (USA)" w:date="2026-10-05T05:35:00Z" w16du:dateUtc="2026-10-05T09:35:00Z">
            <w:rPr>
              <w:ins w:id="723" w:author="Levine, Charles Roger CTR USARMY USMA (USA)" w:date="2026-10-05T05:35:00Z" w16du:dateUtc="2026-10-05T09:35:00Z"/>
              <w:rFonts w:ascii="Calibri" w:eastAsiaTheme="minorEastAsia" w:hAnsi="Calibri" w:cstheme="minorBidi"/>
              <w:b w:val="0"/>
              <w:bCs w:val="0"/>
              <w:sz w:val="24"/>
              <w:szCs w:val="22"/>
            </w:rPr>
          </w:rPrChange>
        </w:rPr>
      </w:pPr>
      <m:oMath>
        <m:r>
          <w:del w:id="724" w:author="Levine, Charles Roger CTR USARMY USMA (USA)" w:date="2026-10-05T03:46:00Z" w16du:dateUtc="2026-10-05T07:46:00Z">
            <m:rPr>
              <m:sty m:val="bi"/>
            </m:rPr>
            <w:rPr>
              <w:rFonts w:ascii="Cambria Math" w:eastAsiaTheme="minorEastAsia" w:hAnsi="Cambria Math" w:cstheme="minorBidi"/>
              <w:color w:val="0432FF"/>
              <w:sz w:val="24"/>
              <w:szCs w:val="22"/>
              <w:rPrChange w:id="725" w:author="Levine, Charles Roger CTR USARMY USMA (USA)" w:date="2026-10-05T05:35:00Z" w16du:dateUtc="2026-10-05T09:35:00Z">
                <w:rPr>
                  <w:rFonts w:ascii="Cambria Math" w:eastAsiaTheme="minorEastAsia" w:hAnsi="Cambria Math" w:cstheme="minorBidi"/>
                  <w:sz w:val="24"/>
                  <w:szCs w:val="22"/>
                </w:rPr>
              </w:rPrChange>
            </w:rPr>
            <m:t>BD</m:t>
          </w:del>
        </m:r>
      </m:oMath>
      <w:ins w:id="726" w:author="Levine, Charles Roger CTR USARMY USMA (USA)" w:date="2026-10-05T03:01:00Z" w16du:dateUtc="2026-10-05T07:01:00Z">
        <w:r w:rsidR="00E96D99" w:rsidRPr="00B654E4">
          <w:rPr>
            <w:rFonts w:ascii="Calibri" w:eastAsiaTheme="minorEastAsia" w:hAnsi="Calibri" w:cstheme="minorBidi"/>
            <w:b w:val="0"/>
            <w:bCs w:val="0"/>
            <w:sz w:val="24"/>
            <w:szCs w:val="22"/>
          </w:rPr>
          <w:t>Defining congestion</w:t>
        </w:r>
      </w:ins>
    </w:p>
    <w:p w14:paraId="01FEC72C" w14:textId="5DECE31F" w:rsidR="005A5775" w:rsidRPr="00B654E4" w:rsidRDefault="005A5775" w:rsidP="00B654E4">
      <w:pPr>
        <w:pStyle w:val="Heading1"/>
        <w:spacing w:before="0" w:after="0"/>
        <w:ind w:left="1224"/>
        <w:rPr>
          <w:ins w:id="727" w:author="Levine, Charles Roger CTR USARMY USMA (USA)" w:date="2026-10-05T03:51:00Z" w16du:dateUtc="2026-10-05T07:51:00Z"/>
          <w:rFonts w:asciiTheme="minorHAnsi" w:eastAsiaTheme="minorEastAsia" w:hAnsiTheme="minorHAnsi" w:cstheme="minorBidi"/>
          <w:b w:val="0"/>
          <w:bCs w:val="0"/>
          <w:color w:val="0432FF"/>
          <w:sz w:val="24"/>
          <w:szCs w:val="22"/>
          <w:rPrChange w:id="728" w:author="Levine, Charles Roger CTR USARMY USMA (USA)" w:date="2026-10-05T05:38:00Z" w16du:dateUtc="2026-10-05T09:38:00Z">
            <w:rPr>
              <w:ins w:id="729" w:author="Levine, Charles Roger CTR USARMY USMA (USA)" w:date="2026-10-05T03:51:00Z" w16du:dateUtc="2026-10-05T07:51:00Z"/>
              <w:rFonts w:ascii="Calibri" w:eastAsiaTheme="minorEastAsia" w:hAnsi="Calibri" w:cstheme="minorBidi"/>
              <w:b w:val="0"/>
              <w:bCs w:val="0"/>
              <w:color w:val="0432FF"/>
              <w:sz w:val="24"/>
              <w:szCs w:val="22"/>
            </w:rPr>
          </w:rPrChange>
        </w:rPr>
        <w:pPrChange w:id="730" w:author="Levine, Charles Roger CTR USARMY USMA (USA)" w:date="2026-10-05T05:35:00Z" w16du:dateUtc="2026-10-05T09:35:00Z">
          <w:pPr>
            <w:pStyle w:val="Heading1"/>
            <w:ind w:left="1224"/>
          </w:pPr>
        </w:pPrChange>
      </w:pPr>
      <w:ins w:id="731" w:author="Levine, Charles Roger CTR USARMY USMA (USA)" w:date="2026-10-05T03:51:00Z" w16du:dateUtc="2026-10-05T07:51:00Z">
        <w:r w:rsidRPr="00B654E4">
          <w:rPr>
            <w:rFonts w:asciiTheme="minorHAnsi" w:eastAsiaTheme="minorEastAsia" w:hAnsiTheme="minorHAnsi" w:cstheme="minorBidi"/>
            <w:b w:val="0"/>
            <w:bCs w:val="0"/>
            <w:color w:val="0432FF"/>
            <w:sz w:val="24"/>
            <w:szCs w:val="22"/>
            <w:rPrChange w:id="732" w:author="Levine, Charles Roger CTR USARMY USMA (USA)" w:date="2026-10-05T05:38:00Z" w16du:dateUtc="2026-10-05T09:38:00Z">
              <w:rPr>
                <w:rFonts w:ascii="Calibri" w:eastAsiaTheme="minorEastAsia" w:hAnsi="Calibri" w:cstheme="minorBidi"/>
                <w:b w:val="0"/>
                <w:bCs w:val="0"/>
                <w:color w:val="0432FF"/>
                <w:sz w:val="24"/>
                <w:szCs w:val="22"/>
              </w:rPr>
            </w:rPrChange>
          </w:rPr>
          <w:t>P</w:t>
        </w:r>
        <w:r w:rsidRPr="00B654E4">
          <w:rPr>
            <w:rFonts w:asciiTheme="minorHAnsi" w:eastAsiaTheme="minorEastAsia" w:hAnsiTheme="minorHAnsi" w:cstheme="minorBidi"/>
            <w:b w:val="0"/>
            <w:bCs w:val="0"/>
            <w:color w:val="0432FF"/>
            <w:sz w:val="24"/>
            <w:szCs w:val="22"/>
            <w:rPrChange w:id="733"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eer quality alone does not specify the competitive drawback imposed by a group. Consider the average performance of the peers surrounding individual </w:t>
        </w:r>
      </w:ins>
      <m:oMath>
        <m:r>
          <m:rPr>
            <m:sty m:val="bi"/>
          </m:rPr>
          <w:rPr>
            <w:rFonts w:ascii="Cambria Math" w:eastAsiaTheme="minorEastAsia" w:hAnsi="Cambria Math" w:cstheme="minorBidi"/>
            <w:color w:val="0432FF"/>
            <w:sz w:val="24"/>
            <w:szCs w:val="22"/>
          </w:rPr>
          <m:t>i</m:t>
        </m:r>
      </m:oMath>
      <w:ins w:id="734" w:author="Levine, Charles Roger CTR USARMY USMA (USA)" w:date="2026-10-05T03:51:00Z" w16du:dateUtc="2026-10-05T07:51:00Z">
        <w:r w:rsidRPr="00B654E4">
          <w:rPr>
            <w:rFonts w:asciiTheme="minorHAnsi" w:eastAsiaTheme="minorEastAsia" w:hAnsiTheme="minorHAnsi" w:cstheme="minorBidi"/>
            <w:b w:val="0"/>
            <w:bCs w:val="0"/>
            <w:color w:val="0432FF"/>
            <w:sz w:val="24"/>
            <w:szCs w:val="22"/>
            <w:rPrChange w:id="735"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 We denote this descriptive quantity </w:t>
        </w:r>
      </w:ins>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L</m:t>
            </m:r>
          </m:e>
          <m:sub>
            <m:r>
              <m:rPr>
                <m:sty m:val="bi"/>
              </m:rPr>
              <w:rPr>
                <w:rFonts w:ascii="Cambria Math" w:eastAsiaTheme="minorEastAsia" w:hAnsi="Cambria Math" w:cstheme="minorBidi"/>
                <w:color w:val="0432FF"/>
                <w:sz w:val="24"/>
                <w:szCs w:val="22"/>
              </w:rPr>
              <m:t>Q,i</m:t>
            </m:r>
          </m:sub>
        </m:sSub>
      </m:oMath>
      <w:ins w:id="736" w:author="Levine, Charles Roger CTR USARMY USMA (USA)" w:date="2026-10-05T03:51:00Z" w16du:dateUtc="2026-10-05T07:51:00Z">
        <w:r w:rsidRPr="00B654E4">
          <w:rPr>
            <w:rFonts w:asciiTheme="minorHAnsi" w:eastAsiaTheme="minorEastAsia" w:hAnsiTheme="minorHAnsi" w:cstheme="minorBidi"/>
            <w:b w:val="0"/>
            <w:bCs w:val="0"/>
            <w:color w:val="0432FF"/>
            <w:sz w:val="24"/>
            <w:szCs w:val="22"/>
            <w:rPrChange w:id="737"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 the leave-one-out mean of </w:t>
        </w:r>
      </w:ins>
      <m:oMath>
        <m:r>
          <m:rPr>
            <m:sty m:val="bi"/>
          </m:rPr>
          <w:rPr>
            <w:rFonts w:ascii="Cambria Math" w:eastAsiaTheme="minorEastAsia" w:hAnsi="Cambria Math" w:cstheme="minorBidi"/>
            <w:color w:val="0432FF"/>
            <w:sz w:val="24"/>
            <w:szCs w:val="22"/>
          </w:rPr>
          <m:t>A</m:t>
        </m:r>
      </m:oMath>
      <w:ins w:id="738" w:author="Levine, Charles Roger CTR USARMY USMA (USA)" w:date="2026-10-05T03:51:00Z" w16du:dateUtc="2026-10-05T07:51:00Z">
        <w:r w:rsidRPr="00B654E4">
          <w:rPr>
            <w:rFonts w:asciiTheme="minorHAnsi" w:eastAsiaTheme="minorEastAsia" w:hAnsiTheme="minorHAnsi" w:cstheme="minorBidi"/>
            <w:b w:val="0"/>
            <w:bCs w:val="0"/>
            <w:color w:val="0432FF"/>
            <w:sz w:val="24"/>
            <w:szCs w:val="22"/>
            <w:rPrChange w:id="739"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 among the </w:t>
        </w:r>
        <w:r w:rsidRPr="006425A8">
          <w:rPr>
            <w:rFonts w:asciiTheme="minorHAnsi" w:eastAsiaTheme="minorEastAsia" w:hAnsiTheme="minorHAnsi" w:cstheme="minorBidi"/>
            <w:b w:val="0"/>
            <w:bCs w:val="0"/>
            <w:i/>
            <w:iCs/>
            <w:color w:val="0432FF"/>
            <w:sz w:val="24"/>
            <w:szCs w:val="22"/>
            <w:rPrChange w:id="740" w:author="Levine, Charles Roger CTR USARMY USMA (USA)" w:date="2026-10-05T06:32:00Z" w16du:dateUtc="2026-10-05T10:32:00Z">
              <w:rPr>
                <w:rFonts w:ascii="Calibri" w:eastAsiaTheme="minorEastAsia" w:hAnsi="Calibri" w:cstheme="minorBidi"/>
                <w:b w:val="0"/>
                <w:bCs w:val="0"/>
                <w:color w:val="0432FF"/>
                <w:sz w:val="24"/>
                <w:szCs w:val="22"/>
              </w:rPr>
            </w:rPrChange>
          </w:rPr>
          <w:t>other</w:t>
        </w:r>
        <w:r w:rsidRPr="00B654E4">
          <w:rPr>
            <w:rFonts w:asciiTheme="minorHAnsi" w:eastAsiaTheme="minorEastAsia" w:hAnsiTheme="minorHAnsi" w:cstheme="minorBidi"/>
            <w:b w:val="0"/>
            <w:bCs w:val="0"/>
            <w:color w:val="0432FF"/>
            <w:sz w:val="24"/>
            <w:szCs w:val="22"/>
            <w:rPrChange w:id="741"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 members of the group </w:t>
        </w:r>
      </w:ins>
      <m:oMath>
        <m:r>
          <m:rPr>
            <m:sty m:val="bi"/>
          </m:rPr>
          <w:rPr>
            <w:rFonts w:ascii="Cambria Math" w:eastAsiaTheme="minorEastAsia" w:hAnsi="Cambria Math" w:cstheme="minorBidi"/>
            <w:color w:val="0432FF"/>
            <w:sz w:val="24"/>
            <w:szCs w:val="22"/>
          </w:rPr>
          <m:t>g</m:t>
        </m:r>
        <m:d>
          <m:dPr>
            <m:ctrlPr>
              <w:rPr>
                <w:rFonts w:ascii="Cambria Math" w:eastAsiaTheme="minorEastAsia" w:hAnsi="Cambria Math" w:cstheme="minorBidi"/>
                <w:color w:val="0432FF"/>
                <w:sz w:val="24"/>
                <w:szCs w:val="22"/>
              </w:rPr>
            </m:ctrlPr>
          </m:dPr>
          <m:e>
            <m:r>
              <m:rPr>
                <m:sty m:val="bi"/>
              </m:rPr>
              <w:rPr>
                <w:rFonts w:ascii="Cambria Math" w:eastAsiaTheme="minorEastAsia" w:hAnsi="Cambria Math" w:cstheme="minorBidi"/>
                <w:color w:val="0432FF"/>
                <w:sz w:val="24"/>
                <w:szCs w:val="22"/>
              </w:rPr>
              <m:t>i</m:t>
            </m:r>
          </m:e>
        </m:d>
      </m:oMath>
      <w:ins w:id="742" w:author="Levine, Charles Roger CTR USARMY USMA (USA)" w:date="2026-10-05T03:51:00Z" w16du:dateUtc="2026-10-05T07:51:00Z">
        <w:r w:rsidRPr="00B654E4">
          <w:rPr>
            <w:rFonts w:asciiTheme="minorHAnsi" w:eastAsiaTheme="minorEastAsia" w:hAnsiTheme="minorHAnsi" w:cstheme="minorBidi"/>
            <w:b w:val="0"/>
            <w:bCs w:val="0"/>
            <w:color w:val="0432FF"/>
            <w:sz w:val="24"/>
            <w:szCs w:val="22"/>
            <w:rPrChange w:id="743"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 </w:t>
        </w:r>
      </w:ins>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L</m:t>
            </m:r>
          </m:e>
          <m:sub>
            <m:r>
              <m:rPr>
                <m:sty m:val="bi"/>
              </m:rPr>
              <w:rPr>
                <w:rFonts w:ascii="Cambria Math" w:eastAsiaTheme="minorEastAsia" w:hAnsi="Cambria Math" w:cstheme="minorBidi"/>
                <w:color w:val="0432FF"/>
                <w:sz w:val="24"/>
                <w:szCs w:val="22"/>
              </w:rPr>
              <m:t>Q,i</m:t>
            </m:r>
          </m:sub>
        </m:sSub>
      </m:oMath>
      <w:ins w:id="744" w:author="Levine, Charles Roger CTR USARMY USMA (USA)" w:date="2026-10-05T03:51:00Z" w16du:dateUtc="2026-10-05T07:51:00Z">
        <w:r w:rsidRPr="00B654E4">
          <w:rPr>
            <w:rFonts w:asciiTheme="minorHAnsi" w:eastAsiaTheme="minorEastAsia" w:hAnsiTheme="minorHAnsi" w:cstheme="minorBidi"/>
            <w:b w:val="0"/>
            <w:bCs w:val="0"/>
            <w:color w:val="0432FF"/>
            <w:sz w:val="24"/>
            <w:szCs w:val="22"/>
            <w:rPrChange w:id="745"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 answers a straightforward question: how strong, on average, are the peers surrounding the focal individual?</w:t>
        </w:r>
      </w:ins>
    </w:p>
    <w:p w14:paraId="73B6EDF0" w14:textId="46041D71" w:rsidR="00921496" w:rsidRPr="00B654E4" w:rsidRDefault="00921496" w:rsidP="00783EE9">
      <w:pPr>
        <w:pStyle w:val="Heading1"/>
        <w:ind w:left="1224"/>
        <w:rPr>
          <w:ins w:id="746" w:author="Levine, Charles Roger CTR USARMY USMA (USA)" w:date="2026-10-05T05:17:00Z" w16du:dateUtc="2026-10-05T09:17:00Z"/>
          <w:rFonts w:asciiTheme="minorHAnsi" w:eastAsiaTheme="minorEastAsia" w:hAnsiTheme="minorHAnsi" w:cstheme="minorBidi"/>
          <w:b w:val="0"/>
          <w:bCs w:val="0"/>
          <w:color w:val="0432FF"/>
          <w:sz w:val="24"/>
          <w:szCs w:val="22"/>
          <w:rPrChange w:id="747" w:author="Levine, Charles Roger CTR USARMY USMA (USA)" w:date="2026-10-05T05:38:00Z" w16du:dateUtc="2026-10-05T09:38:00Z">
            <w:rPr>
              <w:ins w:id="748" w:author="Levine, Charles Roger CTR USARMY USMA (USA)" w:date="2026-10-05T05:17:00Z" w16du:dateUtc="2026-10-05T09:17:00Z"/>
              <w:rFonts w:ascii="Calibri" w:eastAsiaTheme="minorEastAsia" w:hAnsi="Calibri" w:cstheme="minorBidi"/>
              <w:b w:val="0"/>
              <w:bCs w:val="0"/>
              <w:color w:val="0432FF"/>
              <w:sz w:val="24"/>
              <w:szCs w:val="22"/>
            </w:rPr>
          </w:rPrChange>
        </w:rPr>
      </w:pPr>
      <w:ins w:id="749" w:author="Levine, Charles Roger CTR USARMY USMA (USA)" w:date="2026-10-05T05:10:00Z" w16du:dateUtc="2026-10-05T09:10:00Z">
        <w:r w:rsidRPr="00B654E4">
          <w:rPr>
            <w:rFonts w:asciiTheme="minorHAnsi" w:eastAsiaTheme="minorEastAsia" w:hAnsiTheme="minorHAnsi" w:cstheme="minorBidi"/>
            <w:b w:val="0"/>
            <w:bCs w:val="0"/>
            <w:color w:val="0432FF"/>
            <w:sz w:val="24"/>
            <w:szCs w:val="22"/>
            <w:rPrChange w:id="750"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Congestion asks a different question. The competitive difficulty created by a group may depend less on the average performance of all peers than on the concentration of peers who are sufficiently strong to compete for the same distinction. We use </w:t>
        </w:r>
      </w:ins>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L</m:t>
            </m:r>
          </m:e>
          <m:sub>
            <m:r>
              <m:rPr>
                <m:sty m:val="bi"/>
              </m:rPr>
              <w:rPr>
                <w:rFonts w:ascii="Cambria Math" w:eastAsiaTheme="minorEastAsia" w:hAnsi="Cambria Math" w:cstheme="minorBidi"/>
                <w:color w:val="0432FF"/>
                <w:sz w:val="24"/>
                <w:szCs w:val="22"/>
              </w:rPr>
              <m:t>C</m:t>
            </m:r>
          </m:sub>
        </m:sSub>
      </m:oMath>
      <w:ins w:id="751" w:author="Levine, Charles Roger CTR USARMY USMA (USA)" w:date="2026-10-05T05:10:00Z" w16du:dateUtc="2026-10-05T09:10:00Z">
        <w:r w:rsidRPr="00B654E4">
          <w:rPr>
            <w:rFonts w:asciiTheme="minorHAnsi" w:eastAsiaTheme="minorEastAsia" w:hAnsiTheme="minorHAnsi" w:cstheme="minorBidi"/>
            <w:b w:val="0"/>
            <w:bCs w:val="0"/>
            <w:color w:val="0432FF"/>
            <w:sz w:val="24"/>
            <w:szCs w:val="22"/>
            <w:rPrChange w:id="752"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 to refer generally to this congestion mechanism. In the implemented model, congestion is operationalized as a group-level quantity </w:t>
        </w:r>
      </w:ins>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ins w:id="753" w:author="Levine, Charles Roger CTR USARMY USMA (USA)" w:date="2026-10-05T05:10:00Z" w16du:dateUtc="2026-10-05T09:10:00Z">
        <w:r w:rsidRPr="00B654E4">
          <w:rPr>
            <w:rFonts w:asciiTheme="minorHAnsi" w:eastAsiaTheme="minorEastAsia" w:hAnsiTheme="minorHAnsi" w:cstheme="minorBidi"/>
            <w:b w:val="0"/>
            <w:bCs w:val="0"/>
            <w:color w:val="0432FF"/>
            <w:sz w:val="24"/>
            <w:szCs w:val="22"/>
            <w:rPrChange w:id="754"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 which summarizes the competitive pressure generated by the members of group </w:t>
        </w:r>
      </w:ins>
      <m:oMath>
        <m:r>
          <m:rPr>
            <m:sty m:val="bi"/>
          </m:rPr>
          <w:rPr>
            <w:rFonts w:ascii="Cambria Math" w:eastAsiaTheme="minorEastAsia" w:hAnsi="Cambria Math" w:cstheme="minorBidi"/>
            <w:color w:val="0432FF"/>
            <w:sz w:val="24"/>
            <w:szCs w:val="22"/>
          </w:rPr>
          <m:t>j</m:t>
        </m:r>
      </m:oMath>
      <w:ins w:id="755" w:author="Levine, Charles Roger CTR USARMY USMA (USA)" w:date="2026-10-05T05:10:00Z" w16du:dateUtc="2026-10-05T09:10:00Z">
        <w:r w:rsidRPr="00B654E4">
          <w:rPr>
            <w:rFonts w:asciiTheme="minorHAnsi" w:eastAsiaTheme="minorEastAsia" w:hAnsiTheme="minorHAnsi" w:cstheme="minorBidi"/>
            <w:b w:val="0"/>
            <w:bCs w:val="0"/>
            <w:color w:val="0432FF"/>
            <w:sz w:val="24"/>
            <w:szCs w:val="22"/>
            <w:rPrChange w:id="756"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 Whereas </w:t>
        </w:r>
      </w:ins>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L</m:t>
            </m:r>
          </m:e>
          <m:sub>
            <m:r>
              <m:rPr>
                <m:sty m:val="bi"/>
              </m:rPr>
              <w:rPr>
                <w:rFonts w:ascii="Cambria Math" w:eastAsiaTheme="minorEastAsia" w:hAnsi="Cambria Math" w:cstheme="minorBidi"/>
                <w:color w:val="0432FF"/>
                <w:sz w:val="24"/>
                <w:szCs w:val="22"/>
              </w:rPr>
              <m:t>Q,i</m:t>
            </m:r>
          </m:sub>
        </m:sSub>
      </m:oMath>
      <w:ins w:id="757" w:author="Levine, Charles Roger CTR USARMY USMA (USA)" w:date="2026-10-05T05:10:00Z" w16du:dateUtc="2026-10-05T09:10:00Z">
        <w:r w:rsidRPr="00B654E4">
          <w:rPr>
            <w:rFonts w:asciiTheme="minorHAnsi" w:eastAsiaTheme="minorEastAsia" w:hAnsiTheme="minorHAnsi" w:cstheme="minorBidi"/>
            <w:b w:val="0"/>
            <w:bCs w:val="0"/>
            <w:color w:val="0432FF"/>
            <w:sz w:val="24"/>
            <w:szCs w:val="22"/>
            <w:rPrChange w:id="758"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 describes the quality of the peer environment surrounding individual </w:t>
        </w:r>
      </w:ins>
      <m:oMath>
        <m:r>
          <m:rPr>
            <m:sty m:val="bi"/>
          </m:rPr>
          <w:rPr>
            <w:rFonts w:ascii="Cambria Math" w:eastAsiaTheme="minorEastAsia" w:hAnsi="Cambria Math" w:cstheme="minorBidi"/>
            <w:color w:val="0432FF"/>
            <w:sz w:val="24"/>
            <w:szCs w:val="22"/>
          </w:rPr>
          <m:t>i</m:t>
        </m:r>
      </m:oMath>
      <w:ins w:id="759" w:author="Levine, Charles Roger CTR USARMY USMA (USA)" w:date="2026-10-05T05:10:00Z" w16du:dateUtc="2026-10-05T09:10:00Z">
        <w:r w:rsidRPr="00B654E4">
          <w:rPr>
            <w:rFonts w:asciiTheme="minorHAnsi" w:eastAsiaTheme="minorEastAsia" w:hAnsiTheme="minorHAnsi" w:cstheme="minorBidi"/>
            <w:b w:val="0"/>
            <w:bCs w:val="0"/>
            <w:color w:val="0432FF"/>
            <w:sz w:val="24"/>
            <w:szCs w:val="22"/>
            <w:rPrChange w:id="760"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 </w:t>
        </w:r>
      </w:ins>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ins w:id="761" w:author="Levine, Charles Roger CTR USARMY USMA (USA)" w:date="2026-10-05T05:10:00Z" w16du:dateUtc="2026-10-05T09:10:00Z">
        <w:r w:rsidRPr="00B654E4">
          <w:rPr>
            <w:rFonts w:asciiTheme="minorHAnsi" w:eastAsiaTheme="minorEastAsia" w:hAnsiTheme="minorHAnsi" w:cstheme="minorBidi"/>
            <w:b w:val="0"/>
            <w:bCs w:val="0"/>
            <w:color w:val="0432FF"/>
            <w:sz w:val="24"/>
            <w:szCs w:val="22"/>
            <w:rPrChange w:id="762"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 represents the modeled competitive drawback associated with membership in group </w:t>
        </w:r>
      </w:ins>
      <m:oMath>
        <m:r>
          <m:rPr>
            <m:sty m:val="bi"/>
          </m:rPr>
          <w:rPr>
            <w:rFonts w:ascii="Cambria Math" w:eastAsiaTheme="minorEastAsia" w:hAnsi="Cambria Math" w:cstheme="minorBidi"/>
            <w:color w:val="0432FF"/>
            <w:sz w:val="24"/>
            <w:szCs w:val="22"/>
          </w:rPr>
          <m:t>j</m:t>
        </m:r>
        <m:sSub>
          <m:sSubPr>
            <m:ctrlPr>
              <w:del w:id="763" w:author="Levine, Charles Roger CTR USARMY USMA (USA)" w:date="2026-10-05T05:10:00Z" w16du:dateUtc="2026-10-05T09:10:00Z">
                <w:rPr>
                  <w:rFonts w:ascii="Cambria Math" w:eastAsiaTheme="minorEastAsia" w:hAnsi="Cambria Math" w:cstheme="minorBidi"/>
                  <w:color w:val="0432FF"/>
                  <w:sz w:val="24"/>
                  <w:szCs w:val="22"/>
                </w:rPr>
              </w:del>
            </m:ctrlPr>
          </m:sSubPr>
          <m:e>
            <m:r>
              <w:del w:id="764" w:author="Levine, Charles Roger CTR USARMY USMA (USA)" w:date="2026-10-05T05:10:00Z" w16du:dateUtc="2026-10-05T09:10:00Z">
                <m:rPr>
                  <m:sty m:val="bi"/>
                </m:rPr>
                <w:rPr>
                  <w:rFonts w:ascii="Cambria Math" w:eastAsiaTheme="minorEastAsia" w:hAnsi="Cambria Math" w:cstheme="minorBidi"/>
                  <w:color w:val="0432FF"/>
                  <w:sz w:val="24"/>
                  <w:szCs w:val="22"/>
                </w:rPr>
                <m:t>L</m:t>
              </w:del>
            </m:r>
          </m:e>
          <m:sub>
            <m:r>
              <w:del w:id="765" w:author="Levine, Charles Roger CTR USARMY USMA (USA)" w:date="2026-10-05T05:10:00Z" w16du:dateUtc="2026-10-05T09:10:00Z">
                <m:rPr>
                  <m:sty m:val="bi"/>
                </m:rPr>
                <w:rPr>
                  <w:rFonts w:ascii="Cambria Math" w:eastAsiaTheme="minorEastAsia" w:hAnsi="Cambria Math" w:cstheme="minorBidi"/>
                  <w:color w:val="0432FF"/>
                  <w:sz w:val="24"/>
                  <w:szCs w:val="22"/>
                </w:rPr>
                <m:t>C</m:t>
              </w:del>
            </m:r>
          </m:sub>
        </m:sSub>
        <m:sSub>
          <m:sSubPr>
            <m:ctrlPr>
              <w:del w:id="766" w:author="Levine, Charles Roger CTR USARMY USMA (USA)" w:date="2026-10-05T05:10:00Z" w16du:dateUtc="2026-10-05T09:10:00Z">
                <w:rPr>
                  <w:rFonts w:ascii="Cambria Math" w:eastAsiaTheme="minorEastAsia" w:hAnsi="Cambria Math" w:cstheme="minorBidi"/>
                  <w:color w:val="0432FF"/>
                  <w:sz w:val="24"/>
                  <w:szCs w:val="22"/>
                </w:rPr>
              </w:del>
            </m:ctrlPr>
          </m:sSubPr>
          <m:e>
            <m:r>
              <w:del w:id="767" w:author="Levine, Charles Roger CTR USARMY USMA (USA)" w:date="2026-10-05T05:10:00Z" w16du:dateUtc="2026-10-05T09:10:00Z">
                <m:rPr>
                  <m:sty m:val="bi"/>
                </m:rPr>
                <w:rPr>
                  <w:rFonts w:ascii="Cambria Math" w:eastAsiaTheme="minorEastAsia" w:hAnsi="Cambria Math" w:cstheme="minorBidi"/>
                  <w:color w:val="0432FF"/>
                  <w:sz w:val="24"/>
                  <w:szCs w:val="22"/>
                </w:rPr>
                <m:t>L</m:t>
              </w:del>
            </m:r>
          </m:e>
          <m:sub>
            <m:r>
              <w:del w:id="768" w:author="Levine, Charles Roger CTR USARMY USMA (USA)" w:date="2026-10-05T05:10:00Z" w16du:dateUtc="2026-10-05T09:10:00Z">
                <m:rPr>
                  <m:sty m:val="bi"/>
                </m:rPr>
                <w:rPr>
                  <w:rFonts w:ascii="Cambria Math" w:eastAsiaTheme="minorEastAsia" w:hAnsi="Cambria Math" w:cstheme="minorBidi"/>
                  <w:color w:val="0432FF"/>
                  <w:sz w:val="24"/>
                  <w:szCs w:val="22"/>
                </w:rPr>
                <m:t>Q</m:t>
              </w:del>
            </m:r>
          </m:sub>
        </m:sSub>
        <m:sSub>
          <m:sSubPr>
            <m:ctrlPr>
              <w:del w:id="769" w:author="Levine, Charles Roger CTR USARMY USMA (USA)" w:date="2026-10-05T05:10:00Z" w16du:dateUtc="2026-10-05T09:10:00Z">
                <w:rPr>
                  <w:rFonts w:ascii="Cambria Math" w:eastAsiaTheme="minorEastAsia" w:hAnsi="Cambria Math" w:cstheme="minorBidi"/>
                  <w:color w:val="0432FF"/>
                  <w:sz w:val="24"/>
                  <w:szCs w:val="22"/>
                </w:rPr>
              </w:del>
            </m:ctrlPr>
          </m:sSubPr>
          <m:e>
            <m:r>
              <w:del w:id="770" w:author="Levine, Charles Roger CTR USARMY USMA (USA)" w:date="2026-10-05T05:10:00Z" w16du:dateUtc="2026-10-05T09:10:00Z">
                <m:rPr>
                  <m:sty m:val="bi"/>
                </m:rPr>
                <w:rPr>
                  <w:rFonts w:ascii="Cambria Math" w:eastAsiaTheme="minorEastAsia" w:hAnsi="Cambria Math" w:cstheme="minorBidi"/>
                  <w:color w:val="0432FF"/>
                  <w:sz w:val="24"/>
                  <w:szCs w:val="22"/>
                </w:rPr>
                <m:t>L</m:t>
              </w:del>
            </m:r>
          </m:e>
          <m:sub>
            <m:r>
              <w:del w:id="771" w:author="Levine, Charles Roger CTR USARMY USMA (USA)" w:date="2026-10-05T05:10:00Z" w16du:dateUtc="2026-10-05T09:10:00Z">
                <m:rPr>
                  <m:sty m:val="bi"/>
                </m:rPr>
                <w:rPr>
                  <w:rFonts w:ascii="Cambria Math" w:eastAsiaTheme="minorEastAsia" w:hAnsi="Cambria Math" w:cstheme="minorBidi"/>
                  <w:color w:val="0432FF"/>
                  <w:sz w:val="24"/>
                  <w:szCs w:val="22"/>
                </w:rPr>
                <m:t>C</m:t>
              </w:del>
            </m:r>
          </m:sub>
        </m:sSub>
      </m:oMath>
      <w:ins w:id="772" w:author="Levine, Charles Roger CTR USARMY USMA (USA)" w:date="2026-10-05T03:51:00Z" w16du:dateUtc="2026-10-05T07:51:00Z">
        <w:r w:rsidR="005A5775" w:rsidRPr="00B654E4">
          <w:rPr>
            <w:rFonts w:asciiTheme="minorHAnsi" w:eastAsiaTheme="minorEastAsia" w:hAnsiTheme="minorHAnsi" w:cstheme="minorBidi"/>
            <w:b w:val="0"/>
            <w:bCs w:val="0"/>
            <w:color w:val="0432FF"/>
            <w:sz w:val="24"/>
            <w:szCs w:val="22"/>
            <w:rPrChange w:id="773" w:author="Levine, Charles Roger CTR USARMY USMA (USA)" w:date="2026-10-05T05:38:00Z" w16du:dateUtc="2026-10-05T09:38:00Z">
              <w:rPr>
                <w:rFonts w:ascii="Calibri" w:eastAsiaTheme="minorEastAsia" w:hAnsi="Calibri" w:cstheme="minorBidi"/>
                <w:b w:val="0"/>
                <w:bCs w:val="0"/>
                <w:color w:val="0432FF"/>
                <w:sz w:val="24"/>
                <w:szCs w:val="22"/>
              </w:rPr>
            </w:rPrChange>
          </w:rPr>
          <w:t>.</w:t>
        </w:r>
      </w:ins>
    </w:p>
    <w:p w14:paraId="51217139" w14:textId="18DE6A5C" w:rsidR="00921496" w:rsidRPr="00B654E4" w:rsidRDefault="00921496" w:rsidP="00921496">
      <w:pPr>
        <w:pStyle w:val="Heading1"/>
        <w:ind w:left="1224"/>
        <w:rPr>
          <w:ins w:id="774" w:author="Levine, Charles Roger CTR USARMY USMA (USA)" w:date="2026-10-05T05:17:00Z" w16du:dateUtc="2026-10-05T09:17:00Z"/>
          <w:rFonts w:asciiTheme="minorHAnsi" w:eastAsiaTheme="minorEastAsia" w:hAnsiTheme="minorHAnsi" w:cstheme="minorBidi"/>
          <w:b w:val="0"/>
          <w:bCs w:val="0"/>
          <w:color w:val="0432FF"/>
          <w:sz w:val="24"/>
          <w:szCs w:val="22"/>
          <w:rPrChange w:id="775" w:author="Levine, Charles Roger CTR USARMY USMA (USA)" w:date="2026-10-05T05:38:00Z" w16du:dateUtc="2026-10-05T09:38:00Z">
            <w:rPr>
              <w:ins w:id="776" w:author="Levine, Charles Roger CTR USARMY USMA (USA)" w:date="2026-10-05T05:17:00Z" w16du:dateUtc="2026-10-05T09:17:00Z"/>
              <w:rFonts w:ascii="Calibri" w:eastAsiaTheme="minorEastAsia" w:hAnsi="Calibri" w:cstheme="minorBidi"/>
              <w:b w:val="0"/>
              <w:bCs w:val="0"/>
              <w:color w:val="0432FF"/>
              <w:sz w:val="24"/>
              <w:szCs w:val="22"/>
            </w:rPr>
          </w:rPrChange>
        </w:rPr>
      </w:pPr>
      <w:ins w:id="777" w:author="Levine, Charles Roger CTR USARMY USMA (USA)" w:date="2026-10-05T05:17:00Z" w16du:dateUtc="2026-10-05T09:17:00Z">
        <w:r w:rsidRPr="00B654E4">
          <w:rPr>
            <w:rFonts w:asciiTheme="minorHAnsi" w:eastAsiaTheme="minorEastAsia" w:hAnsiTheme="minorHAnsi" w:cstheme="minorBidi"/>
            <w:b w:val="0"/>
            <w:bCs w:val="0"/>
            <w:color w:val="0432FF"/>
            <w:sz w:val="24"/>
            <w:szCs w:val="22"/>
            <w:rPrChange w:id="778"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That distinction is necessary because groups with similar average peer quality need not generate the same competitive pressure. The competitive consequences of the peer environment are likely to be most important near the </w:t>
        </w:r>
        <w:r w:rsidRPr="00B654E4">
          <w:rPr>
            <w:rFonts w:asciiTheme="minorHAnsi" w:eastAsiaTheme="minorEastAsia" w:hAnsiTheme="minorHAnsi" w:cstheme="minorBidi"/>
            <w:color w:val="0432FF"/>
            <w:sz w:val="24"/>
            <w:szCs w:val="22"/>
            <w:rPrChange w:id="779" w:author="Levine, Charles Roger CTR USARMY USMA (USA)" w:date="2026-10-05T05:38:00Z" w16du:dateUtc="2026-10-05T09:38:00Z">
              <w:rPr>
                <w:rFonts w:ascii="Calibri" w:eastAsiaTheme="minorEastAsia" w:hAnsi="Calibri" w:cstheme="minorBidi"/>
                <w:b w:val="0"/>
                <w:bCs w:val="0"/>
                <w:color w:val="0432FF"/>
                <w:sz w:val="24"/>
                <w:szCs w:val="22"/>
              </w:rPr>
            </w:rPrChange>
          </w:rPr>
          <w:t>selection margin</w:t>
        </w:r>
        <w:r w:rsidRPr="00B654E4">
          <w:rPr>
            <w:rFonts w:asciiTheme="minorHAnsi" w:eastAsiaTheme="minorEastAsia" w:hAnsiTheme="minorHAnsi" w:cstheme="minorBidi"/>
            <w:b w:val="0"/>
            <w:bCs w:val="0"/>
            <w:color w:val="0432FF"/>
            <w:sz w:val="24"/>
            <w:szCs w:val="22"/>
            <w:rPrChange w:id="780"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 the </w:t>
        </w:r>
      </w:ins>
      <w:ins w:id="781" w:author="Levine, Charles Roger CTR USARMY USMA (USA)" w:date="2026-10-05T05:24:00Z" w16du:dateUtc="2026-10-05T09:24:00Z">
        <w:r w:rsidR="00783EE9" w:rsidRPr="00B654E4">
          <w:rPr>
            <w:rFonts w:asciiTheme="minorHAnsi" w:eastAsiaTheme="minorEastAsia" w:hAnsiTheme="minorHAnsi" w:cstheme="minorBidi"/>
            <w:b w:val="0"/>
            <w:bCs w:val="0"/>
            <w:color w:val="0432FF"/>
            <w:sz w:val="24"/>
            <w:szCs w:val="22"/>
            <w:rPrChange w:id="782" w:author="Levine, Charles Roger CTR USARMY USMA (USA)" w:date="2026-10-05T05:38:00Z" w16du:dateUtc="2026-10-05T09:38:00Z">
              <w:rPr>
                <w:rFonts w:ascii="Calibri" w:eastAsiaTheme="minorEastAsia" w:hAnsi="Calibri" w:cstheme="minorBidi"/>
                <w:b w:val="0"/>
                <w:bCs w:val="0"/>
                <w:color w:val="0432FF"/>
                <w:sz w:val="24"/>
                <w:szCs w:val="22"/>
              </w:rPr>
            </w:rPrChange>
          </w:rPr>
          <w:t>region</w:t>
        </w:r>
      </w:ins>
      <w:ins w:id="783" w:author="Levine, Charles Roger CTR USARMY USMA (USA)" w:date="2026-10-05T05:17:00Z" w16du:dateUtc="2026-10-05T09:17:00Z">
        <w:r w:rsidRPr="00B654E4">
          <w:rPr>
            <w:rFonts w:asciiTheme="minorHAnsi" w:eastAsiaTheme="minorEastAsia" w:hAnsiTheme="minorHAnsi" w:cstheme="minorBidi"/>
            <w:b w:val="0"/>
            <w:bCs w:val="0"/>
            <w:color w:val="0432FF"/>
            <w:sz w:val="24"/>
            <w:szCs w:val="22"/>
            <w:rPrChange w:id="784"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 of the </w:t>
        </w:r>
      </w:ins>
      <w:ins w:id="785" w:author="Levine, Charles Roger CTR USARMY USMA (USA)" w:date="2026-10-05T05:23:00Z" w16du:dateUtc="2026-10-05T09:23:00Z">
        <w:r w:rsidR="00783EE9" w:rsidRPr="00B654E4">
          <w:rPr>
            <w:rFonts w:asciiTheme="minorHAnsi" w:eastAsiaTheme="minorEastAsia" w:hAnsiTheme="minorHAnsi" w:cstheme="minorBidi"/>
            <w:b w:val="0"/>
            <w:bCs w:val="0"/>
            <w:color w:val="0432FF"/>
            <w:sz w:val="24"/>
            <w:szCs w:val="22"/>
            <w:rPrChange w:id="786" w:author="Levine, Charles Roger CTR USARMY USMA (USA)" w:date="2026-10-05T05:38:00Z" w16du:dateUtc="2026-10-05T09:38:00Z">
              <w:rPr>
                <w:rFonts w:ascii="Calibri" w:eastAsiaTheme="minorEastAsia" w:hAnsi="Calibri" w:cstheme="minorBidi"/>
                <w:b w:val="0"/>
                <w:bCs w:val="0"/>
                <w:color w:val="0432FF"/>
                <w:sz w:val="24"/>
                <w:szCs w:val="22"/>
              </w:rPr>
            </w:rPrChange>
          </w:rPr>
          <w:t>performance</w:t>
        </w:r>
      </w:ins>
      <w:ins w:id="787" w:author="Levine, Charles Roger CTR USARMY USMA (USA)" w:date="2026-10-05T05:17:00Z" w16du:dateUtc="2026-10-05T09:17:00Z">
        <w:r w:rsidRPr="00B654E4">
          <w:rPr>
            <w:rFonts w:asciiTheme="minorHAnsi" w:eastAsiaTheme="minorEastAsia" w:hAnsiTheme="minorHAnsi" w:cstheme="minorBidi"/>
            <w:b w:val="0"/>
            <w:bCs w:val="0"/>
            <w:color w:val="0432FF"/>
            <w:sz w:val="24"/>
            <w:szCs w:val="22"/>
            <w:rPrChange w:id="788"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 distribution in </w:t>
        </w:r>
      </w:ins>
      <w:ins w:id="789" w:author="Levine, Charles Roger CTR USARMY USMA (USA)" w:date="2026-10-05T05:21:00Z" w16du:dateUtc="2026-10-05T09:21:00Z">
        <w:r w:rsidR="00783EE9" w:rsidRPr="00B654E4">
          <w:rPr>
            <w:rFonts w:asciiTheme="minorHAnsi" w:eastAsiaTheme="minorEastAsia" w:hAnsiTheme="minorHAnsi" w:cstheme="minorBidi"/>
            <w:b w:val="0"/>
            <w:bCs w:val="0"/>
            <w:color w:val="0432FF"/>
            <w:sz w:val="24"/>
            <w:szCs w:val="22"/>
            <w:rPrChange w:id="790" w:author="Levine, Charles Roger CTR USARMY USMA (USA)" w:date="2026-10-05T05:38:00Z" w16du:dateUtc="2026-10-05T09:38:00Z">
              <w:rPr>
                <w:rFonts w:ascii="Calibri" w:eastAsiaTheme="minorEastAsia" w:hAnsi="Calibri" w:cstheme="minorBidi"/>
                <w:b w:val="0"/>
                <w:bCs w:val="0"/>
                <w:color w:val="0432FF"/>
                <w:sz w:val="24"/>
                <w:szCs w:val="22"/>
              </w:rPr>
            </w:rPrChange>
          </w:rPr>
          <w:t>wh</w:t>
        </w:r>
      </w:ins>
      <w:ins w:id="791" w:author="Levine, Charles Roger CTR USARMY USMA (USA)" w:date="2026-10-05T05:24:00Z" w16du:dateUtc="2026-10-05T09:24:00Z">
        <w:r w:rsidR="00783EE9" w:rsidRPr="00B654E4">
          <w:rPr>
            <w:rFonts w:asciiTheme="minorHAnsi" w:eastAsiaTheme="minorEastAsia" w:hAnsiTheme="minorHAnsi" w:cstheme="minorBidi"/>
            <w:b w:val="0"/>
            <w:bCs w:val="0"/>
            <w:color w:val="0432FF"/>
            <w:sz w:val="24"/>
            <w:szCs w:val="22"/>
            <w:rPrChange w:id="792" w:author="Levine, Charles Roger CTR USARMY USMA (USA)" w:date="2026-10-05T05:38:00Z" w16du:dateUtc="2026-10-05T09:38:00Z">
              <w:rPr>
                <w:rFonts w:ascii="Calibri" w:eastAsiaTheme="minorEastAsia" w:hAnsi="Calibri" w:cstheme="minorBidi"/>
                <w:b w:val="0"/>
                <w:bCs w:val="0"/>
                <w:color w:val="0432FF"/>
                <w:sz w:val="24"/>
                <w:szCs w:val="22"/>
              </w:rPr>
            </w:rPrChange>
          </w:rPr>
          <w:t>ich</w:t>
        </w:r>
      </w:ins>
      <w:ins w:id="793" w:author="Levine, Charles Roger CTR USARMY USMA (USA)" w:date="2026-10-05T05:17:00Z" w16du:dateUtc="2026-10-05T09:17:00Z">
        <w:r w:rsidRPr="00B654E4">
          <w:rPr>
            <w:rFonts w:asciiTheme="minorHAnsi" w:eastAsiaTheme="minorEastAsia" w:hAnsiTheme="minorHAnsi" w:cstheme="minorBidi"/>
            <w:b w:val="0"/>
            <w:bCs w:val="0"/>
            <w:color w:val="0432FF"/>
            <w:sz w:val="24"/>
            <w:szCs w:val="22"/>
            <w:rPrChange w:id="794"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 relatively small changes in competitive standing </w:t>
        </w:r>
      </w:ins>
      <w:ins w:id="795" w:author="Levine, Charles Roger CTR USARMY USMA (USA)" w:date="2026-10-05T05:24:00Z" w16du:dateUtc="2026-10-05T09:24:00Z">
        <w:r w:rsidR="00783EE9" w:rsidRPr="00B654E4">
          <w:rPr>
            <w:rFonts w:asciiTheme="minorHAnsi" w:eastAsiaTheme="minorEastAsia" w:hAnsiTheme="minorHAnsi" w:cstheme="minorBidi"/>
            <w:b w:val="0"/>
            <w:bCs w:val="0"/>
            <w:color w:val="0432FF"/>
            <w:sz w:val="24"/>
            <w:szCs w:val="22"/>
            <w:rPrChange w:id="796" w:author="Levine, Charles Roger CTR USARMY USMA (USA)" w:date="2026-10-05T05:38:00Z" w16du:dateUtc="2026-10-05T09:38:00Z">
              <w:rPr>
                <w:rFonts w:ascii="Calibri" w:eastAsiaTheme="minorEastAsia" w:hAnsi="Calibri" w:cstheme="minorBidi"/>
                <w:b w:val="0"/>
                <w:bCs w:val="0"/>
                <w:color w:val="0432FF"/>
                <w:sz w:val="24"/>
                <w:szCs w:val="22"/>
              </w:rPr>
            </w:rPrChange>
          </w:rPr>
          <w:t>could</w:t>
        </w:r>
      </w:ins>
      <w:ins w:id="797" w:author="Levine, Charles Roger CTR USARMY USMA (USA)" w:date="2026-10-05T05:17:00Z" w16du:dateUtc="2026-10-05T09:17:00Z">
        <w:r w:rsidRPr="00B654E4">
          <w:rPr>
            <w:rFonts w:asciiTheme="minorHAnsi" w:eastAsiaTheme="minorEastAsia" w:hAnsiTheme="minorHAnsi" w:cstheme="minorBidi"/>
            <w:b w:val="0"/>
            <w:bCs w:val="0"/>
            <w:color w:val="0432FF"/>
            <w:sz w:val="24"/>
            <w:szCs w:val="22"/>
            <w:rPrChange w:id="798"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 alter </w:t>
        </w:r>
      </w:ins>
      <w:ins w:id="799" w:author="Levine, Charles Roger CTR USARMY USMA (USA)" w:date="2026-10-05T05:20:00Z" w16du:dateUtc="2026-10-05T09:20:00Z">
        <w:r w:rsidR="00783EE9" w:rsidRPr="00B654E4">
          <w:rPr>
            <w:rFonts w:asciiTheme="minorHAnsi" w:eastAsiaTheme="minorEastAsia" w:hAnsiTheme="minorHAnsi" w:cstheme="minorBidi"/>
            <w:b w:val="0"/>
            <w:bCs w:val="0"/>
            <w:color w:val="0432FF"/>
            <w:sz w:val="24"/>
            <w:szCs w:val="22"/>
            <w:rPrChange w:id="800" w:author="Levine, Charles Roger CTR USARMY USMA (USA)" w:date="2026-10-05T05:38:00Z" w16du:dateUtc="2026-10-05T09:38:00Z">
              <w:rPr>
                <w:rFonts w:ascii="Calibri" w:eastAsiaTheme="minorEastAsia" w:hAnsi="Calibri" w:cstheme="minorBidi"/>
                <w:b w:val="0"/>
                <w:bCs w:val="0"/>
                <w:color w:val="0432FF"/>
                <w:sz w:val="24"/>
                <w:szCs w:val="22"/>
              </w:rPr>
            </w:rPrChange>
          </w:rPr>
          <w:t>eventual selection</w:t>
        </w:r>
      </w:ins>
      <w:ins w:id="801" w:author="Levine, Charles Roger CTR USARMY USMA (USA)" w:date="2026-10-05T05:17:00Z" w16du:dateUtc="2026-10-05T09:17:00Z">
        <w:r w:rsidRPr="00B654E4">
          <w:rPr>
            <w:rFonts w:asciiTheme="minorHAnsi" w:eastAsiaTheme="minorEastAsia" w:hAnsiTheme="minorHAnsi" w:cstheme="minorBidi"/>
            <w:b w:val="0"/>
            <w:bCs w:val="0"/>
            <w:color w:val="0432FF"/>
            <w:sz w:val="24"/>
            <w:szCs w:val="22"/>
            <w:rPrChange w:id="802" w:author="Levine, Charles Roger CTR USARMY USMA (USA)" w:date="2026-10-05T05:38:00Z" w16du:dateUtc="2026-10-05T09:38:00Z">
              <w:rPr>
                <w:rFonts w:ascii="Calibri" w:eastAsiaTheme="minorEastAsia" w:hAnsi="Calibri" w:cstheme="minorBidi"/>
                <w:b w:val="0"/>
                <w:bCs w:val="0"/>
                <w:color w:val="0432FF"/>
                <w:sz w:val="24"/>
                <w:szCs w:val="22"/>
              </w:rPr>
            </w:rPrChange>
          </w:rPr>
          <w:t>. Individuals far above or far below that boundary may be less sensitive to modest changes in the surrounding competitive environment, while those near the margin can be disproportionately affected.</w:t>
        </w:r>
      </w:ins>
    </w:p>
    <w:p w14:paraId="0B016B2E" w14:textId="3481183C" w:rsidR="00921496" w:rsidRPr="00B654E4" w:rsidRDefault="00921496" w:rsidP="00921496">
      <w:pPr>
        <w:pStyle w:val="Heading1"/>
        <w:ind w:left="1224"/>
        <w:rPr>
          <w:ins w:id="803" w:author="Levine, Charles Roger CTR USARMY USMA (USA)" w:date="2026-10-05T05:17:00Z" w16du:dateUtc="2026-10-05T09:17:00Z"/>
          <w:rFonts w:asciiTheme="minorHAnsi" w:eastAsiaTheme="minorEastAsia" w:hAnsiTheme="minorHAnsi" w:cstheme="minorBidi"/>
          <w:b w:val="0"/>
          <w:bCs w:val="0"/>
          <w:color w:val="0432FF"/>
          <w:sz w:val="24"/>
          <w:szCs w:val="22"/>
          <w:rPrChange w:id="804" w:author="Levine, Charles Roger CTR USARMY USMA (USA)" w:date="2026-10-05T05:38:00Z" w16du:dateUtc="2026-10-05T09:38:00Z">
            <w:rPr>
              <w:ins w:id="805" w:author="Levine, Charles Roger CTR USARMY USMA (USA)" w:date="2026-10-05T05:17:00Z" w16du:dateUtc="2026-10-05T09:17:00Z"/>
              <w:rFonts w:ascii="Calibri" w:eastAsiaTheme="minorEastAsia" w:hAnsi="Calibri" w:cstheme="minorBidi"/>
              <w:b w:val="0"/>
              <w:bCs w:val="0"/>
              <w:color w:val="0432FF"/>
              <w:sz w:val="24"/>
              <w:szCs w:val="22"/>
            </w:rPr>
          </w:rPrChange>
        </w:rPr>
      </w:pPr>
      <w:ins w:id="806" w:author="Levine, Charles Roger CTR USARMY USMA (USA)" w:date="2026-10-05T05:17:00Z" w16du:dateUtc="2026-10-05T09:17:00Z">
        <w:r w:rsidRPr="00B654E4">
          <w:rPr>
            <w:rFonts w:asciiTheme="minorHAnsi" w:eastAsiaTheme="minorEastAsia" w:hAnsiTheme="minorHAnsi" w:cstheme="minorBidi"/>
            <w:b w:val="0"/>
            <w:bCs w:val="0"/>
            <w:color w:val="0432FF"/>
            <w:sz w:val="24"/>
            <w:szCs w:val="22"/>
            <w:rPrChange w:id="807"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A group containing several very strong individuals and several weaker individuals may therefore have the same average peer quality as a more homogeneous group while creating a substantially different competitive environment. Congestion is intended to capture this difference. Rather than depending only on the mean value of </w:t>
        </w:r>
      </w:ins>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ins w:id="808" w:author="Levine, Charles Roger CTR USARMY USMA (USA)" w:date="2026-10-05T05:17:00Z" w16du:dateUtc="2026-10-05T09:17:00Z">
        <w:r w:rsidRPr="00B654E4">
          <w:rPr>
            <w:rFonts w:asciiTheme="minorHAnsi" w:eastAsiaTheme="minorEastAsia" w:hAnsiTheme="minorHAnsi" w:cstheme="minorBidi"/>
            <w:b w:val="0"/>
            <w:bCs w:val="0"/>
            <w:color w:val="0432FF"/>
            <w:sz w:val="24"/>
            <w:szCs w:val="22"/>
            <w:rPrChange w:id="809"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 within the group, the implemented congestion quantity </w:t>
        </w:r>
      </w:ins>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ins w:id="810" w:author="Levine, Charles Roger CTR USARMY USMA (USA)" w:date="2026-10-05T05:17:00Z" w16du:dateUtc="2026-10-05T09:17:00Z">
        <w:r w:rsidRPr="00B654E4">
          <w:rPr>
            <w:rFonts w:asciiTheme="minorHAnsi" w:eastAsiaTheme="minorEastAsia" w:hAnsiTheme="minorHAnsi" w:cstheme="minorBidi"/>
            <w:b w:val="0"/>
            <w:bCs w:val="0"/>
            <w:color w:val="0432FF"/>
            <w:sz w:val="24"/>
            <w:szCs w:val="22"/>
            <w:rPrChange w:id="811"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 depends on how the performance of group members is distributed relative to a relevant performance threshold.</w:t>
        </w:r>
      </w:ins>
    </w:p>
    <w:p w14:paraId="50798486" w14:textId="6C5EDFD2" w:rsidR="00921496" w:rsidRPr="00B654E4" w:rsidRDefault="00921496" w:rsidP="00921496">
      <w:pPr>
        <w:pStyle w:val="Heading1"/>
        <w:ind w:left="1224"/>
        <w:rPr>
          <w:ins w:id="812" w:author="Levine, Charles Roger CTR USARMY USMA (USA)" w:date="2026-10-05T05:17:00Z" w16du:dateUtc="2026-10-05T09:17:00Z"/>
          <w:rFonts w:asciiTheme="minorHAnsi" w:eastAsiaTheme="minorEastAsia" w:hAnsiTheme="minorHAnsi" w:cstheme="minorBidi"/>
          <w:b w:val="0"/>
          <w:bCs w:val="0"/>
          <w:color w:val="0432FF"/>
          <w:sz w:val="24"/>
          <w:szCs w:val="22"/>
          <w:rPrChange w:id="813" w:author="Levine, Charles Roger CTR USARMY USMA (USA)" w:date="2026-10-05T05:38:00Z" w16du:dateUtc="2026-10-05T09:38:00Z">
            <w:rPr>
              <w:ins w:id="814" w:author="Levine, Charles Roger CTR USARMY USMA (USA)" w:date="2026-10-05T05:17:00Z" w16du:dateUtc="2026-10-05T09:17:00Z"/>
              <w:rFonts w:ascii="Calibri" w:eastAsiaTheme="minorEastAsia" w:hAnsi="Calibri" w:cstheme="minorBidi"/>
              <w:b w:val="0"/>
              <w:bCs w:val="0"/>
              <w:color w:val="0432FF"/>
              <w:sz w:val="24"/>
              <w:szCs w:val="22"/>
            </w:rPr>
          </w:rPrChange>
        </w:rPr>
      </w:pPr>
      <w:ins w:id="815" w:author="Levine, Charles Roger CTR USARMY USMA (USA)" w:date="2026-10-05T05:17:00Z" w16du:dateUtc="2026-10-05T09:17:00Z">
        <w:r w:rsidRPr="00B654E4">
          <w:rPr>
            <w:rFonts w:asciiTheme="minorHAnsi" w:eastAsiaTheme="minorEastAsia" w:hAnsiTheme="minorHAnsi" w:cstheme="minorBidi"/>
            <w:b w:val="0"/>
            <w:bCs w:val="0"/>
            <w:color w:val="0432FF"/>
            <w:sz w:val="24"/>
            <w:szCs w:val="22"/>
            <w:rPrChange w:id="816" w:author="Levine, Charles Roger CTR USARMY USMA (USA)" w:date="2026-10-05T05:38:00Z" w16du:dateUtc="2026-10-05T09:38:00Z">
              <w:rPr>
                <w:rFonts w:ascii="Calibri" w:eastAsiaTheme="minorEastAsia" w:hAnsi="Calibri" w:cstheme="minorBidi"/>
                <w:b w:val="0"/>
                <w:bCs w:val="0"/>
                <w:color w:val="0432FF"/>
                <w:sz w:val="24"/>
                <w:szCs w:val="22"/>
              </w:rPr>
            </w:rPrChange>
          </w:rPr>
          <w:lastRenderedPageBreak/>
          <w:t xml:space="preserve">The model represents this idea by allowing each member of group </w:t>
        </w:r>
      </w:ins>
      <m:oMath>
        <m:r>
          <m:rPr>
            <m:sty m:val="bi"/>
          </m:rPr>
          <w:rPr>
            <w:rFonts w:ascii="Cambria Math" w:eastAsiaTheme="minorEastAsia" w:hAnsi="Cambria Math" w:cstheme="minorBidi"/>
            <w:color w:val="0432FF"/>
            <w:sz w:val="24"/>
            <w:szCs w:val="22"/>
          </w:rPr>
          <m:t>j</m:t>
        </m:r>
      </m:oMath>
      <w:ins w:id="817" w:author="Levine, Charles Roger CTR USARMY USMA (USA)" w:date="2026-10-05T05:17:00Z" w16du:dateUtc="2026-10-05T09:17:00Z">
        <w:r w:rsidRPr="00B654E4">
          <w:rPr>
            <w:rFonts w:asciiTheme="minorHAnsi" w:eastAsiaTheme="minorEastAsia" w:hAnsiTheme="minorHAnsi" w:cstheme="minorBidi"/>
            <w:b w:val="0"/>
            <w:bCs w:val="0"/>
            <w:color w:val="0432FF"/>
            <w:sz w:val="24"/>
            <w:szCs w:val="22"/>
            <w:rPrChange w:id="818"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 to contribute to </w:t>
        </w:r>
      </w:ins>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ins w:id="819" w:author="Levine, Charles Roger CTR USARMY USMA (USA)" w:date="2026-10-05T05:17:00Z" w16du:dateUtc="2026-10-05T09:17:00Z">
        <w:r w:rsidRPr="00B654E4">
          <w:rPr>
            <w:rFonts w:asciiTheme="minorHAnsi" w:eastAsiaTheme="minorEastAsia" w:hAnsiTheme="minorHAnsi" w:cstheme="minorBidi"/>
            <w:b w:val="0"/>
            <w:bCs w:val="0"/>
            <w:color w:val="0432FF"/>
            <w:sz w:val="24"/>
            <w:szCs w:val="22"/>
            <w:rPrChange w:id="820"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 according to that individual's value of </w:t>
        </w:r>
      </w:ins>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ins w:id="821" w:author="Levine, Charles Roger CTR USARMY USMA (USA)" w:date="2026-10-05T05:17:00Z" w16du:dateUtc="2026-10-05T09:17:00Z">
        <w:r w:rsidRPr="00B654E4">
          <w:rPr>
            <w:rFonts w:asciiTheme="minorHAnsi" w:eastAsiaTheme="minorEastAsia" w:hAnsiTheme="minorHAnsi" w:cstheme="minorBidi"/>
            <w:b w:val="0"/>
            <w:bCs w:val="0"/>
            <w:color w:val="0432FF"/>
            <w:sz w:val="24"/>
            <w:szCs w:val="22"/>
            <w:rPrChange w:id="822"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 Individuals well below the relevant threshold contribute little to congestion, while individuals near or above the threshold contribute more. These individual contributions are aggregated to form the group-level congestion quantity </w:t>
        </w:r>
      </w:ins>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ins w:id="823" w:author="Levine, Charles Roger CTR USARMY USMA (USA)" w:date="2026-10-05T05:17:00Z" w16du:dateUtc="2026-10-05T09:17:00Z">
        <w:r w:rsidRPr="00B654E4">
          <w:rPr>
            <w:rFonts w:asciiTheme="minorHAnsi" w:eastAsiaTheme="minorEastAsia" w:hAnsiTheme="minorHAnsi" w:cstheme="minorBidi"/>
            <w:b w:val="0"/>
            <w:bCs w:val="0"/>
            <w:color w:val="0432FF"/>
            <w:sz w:val="24"/>
            <w:szCs w:val="22"/>
            <w:rPrChange w:id="824" w:author="Levine, Charles Roger CTR USARMY USMA (USA)" w:date="2026-10-05T05:38:00Z" w16du:dateUtc="2026-10-05T09:38:00Z">
              <w:rPr>
                <w:rFonts w:ascii="Calibri" w:eastAsiaTheme="minorEastAsia" w:hAnsi="Calibri" w:cstheme="minorBidi"/>
                <w:b w:val="0"/>
                <w:bCs w:val="0"/>
                <w:color w:val="0432FF"/>
                <w:sz w:val="24"/>
                <w:szCs w:val="22"/>
              </w:rPr>
            </w:rPrChange>
          </w:rPr>
          <w:t xml:space="preserve">, which is then carried into SCORE as the modeled competitive penalty associated with membership in group </w:t>
        </w:r>
      </w:ins>
      <m:oMath>
        <m:r>
          <m:rPr>
            <m:sty m:val="bi"/>
          </m:rPr>
          <w:rPr>
            <w:rFonts w:ascii="Cambria Math" w:eastAsiaTheme="minorEastAsia" w:hAnsi="Cambria Math" w:cstheme="minorBidi"/>
            <w:color w:val="0432FF"/>
            <w:sz w:val="24"/>
            <w:szCs w:val="22"/>
          </w:rPr>
          <m:t>j</m:t>
        </m:r>
      </m:oMath>
      <w:ins w:id="825" w:author="Levine, Charles Roger CTR USARMY USMA (USA)" w:date="2026-10-05T05:17:00Z" w16du:dateUtc="2026-10-05T09:17:00Z">
        <w:r w:rsidRPr="00B654E4">
          <w:rPr>
            <w:rFonts w:asciiTheme="minorHAnsi" w:eastAsiaTheme="minorEastAsia" w:hAnsiTheme="minorHAnsi" w:cstheme="minorBidi"/>
            <w:b w:val="0"/>
            <w:bCs w:val="0"/>
            <w:color w:val="0432FF"/>
            <w:sz w:val="24"/>
            <w:szCs w:val="22"/>
            <w:rPrChange w:id="826" w:author="Levine, Charles Roger CTR USARMY USMA (USA)" w:date="2026-10-05T05:38:00Z" w16du:dateUtc="2026-10-05T09:38:00Z">
              <w:rPr>
                <w:rFonts w:ascii="Calibri" w:eastAsiaTheme="minorEastAsia" w:hAnsi="Calibri" w:cstheme="minorBidi"/>
                <w:b w:val="0"/>
                <w:bCs w:val="0"/>
                <w:color w:val="0432FF"/>
                <w:sz w:val="24"/>
                <w:szCs w:val="22"/>
              </w:rPr>
            </w:rPrChange>
          </w:rPr>
          <w:t>.</w:t>
        </w:r>
      </w:ins>
    </w:p>
    <w:p w14:paraId="72101CA5" w14:textId="77777777" w:rsidR="00783EE9" w:rsidRPr="00B654E4" w:rsidRDefault="00921496" w:rsidP="00921496">
      <w:pPr>
        <w:pStyle w:val="Heading1"/>
        <w:ind w:left="1224"/>
        <w:rPr>
          <w:ins w:id="827" w:author="Levine, Charles Roger CTR USARMY USMA (USA)" w:date="2026-10-05T05:25:00Z" w16du:dateUtc="2026-10-05T09:25:00Z"/>
          <w:rFonts w:asciiTheme="minorHAnsi" w:eastAsiaTheme="minorEastAsia" w:hAnsiTheme="minorHAnsi" w:cstheme="minorBidi"/>
          <w:b w:val="0"/>
          <w:bCs w:val="0"/>
          <w:color w:val="0432FF"/>
          <w:sz w:val="24"/>
          <w:szCs w:val="22"/>
          <w:rPrChange w:id="828" w:author="Levine, Charles Roger CTR USARMY USMA (USA)" w:date="2026-10-05T05:38:00Z" w16du:dateUtc="2026-10-05T09:38:00Z">
            <w:rPr>
              <w:ins w:id="829" w:author="Levine, Charles Roger CTR USARMY USMA (USA)" w:date="2026-10-05T05:25:00Z" w16du:dateUtc="2026-10-05T09:25:00Z"/>
              <w:rFonts w:ascii="Calibri" w:eastAsiaTheme="minorEastAsia" w:hAnsi="Calibri" w:cstheme="minorBidi"/>
              <w:b w:val="0"/>
              <w:bCs w:val="0"/>
              <w:color w:val="0432FF"/>
              <w:sz w:val="24"/>
              <w:szCs w:val="22"/>
            </w:rPr>
          </w:rPrChange>
        </w:rPr>
      </w:pPr>
      <w:ins w:id="830" w:author="Levine, Charles Roger CTR USARMY USMA (USA)" w:date="2026-10-05T05:17:00Z" w16du:dateUtc="2026-10-05T09:17:00Z">
        <w:r w:rsidRPr="00B654E4">
          <w:rPr>
            <w:rFonts w:asciiTheme="minorHAnsi" w:eastAsiaTheme="minorEastAsia" w:hAnsiTheme="minorHAnsi" w:cstheme="minorBidi"/>
            <w:b w:val="0"/>
            <w:bCs w:val="0"/>
            <w:color w:val="0432FF"/>
            <w:sz w:val="24"/>
            <w:szCs w:val="22"/>
            <w:rPrChange w:id="831" w:author="Levine, Charles Roger CTR USARMY USMA (USA)" w:date="2026-10-05T05:38:00Z" w16du:dateUtc="2026-10-05T09:38:00Z">
              <w:rPr>
                <w:rFonts w:ascii="Calibri" w:eastAsiaTheme="minorEastAsia" w:hAnsi="Calibri" w:cstheme="minorBidi"/>
                <w:b w:val="0"/>
                <w:bCs w:val="0"/>
                <w:color w:val="0432FF"/>
                <w:sz w:val="24"/>
                <w:szCs w:val="22"/>
              </w:rPr>
            </w:rPrChange>
          </w:rPr>
          <w:t>We return to the selection margin explicitly in SELECT, where the number of available opportunities determines whether differences in competitive score ultimately change who is selected.</w:t>
        </w:r>
      </w:ins>
    </w:p>
    <w:p w14:paraId="39C8DCAB" w14:textId="77777777" w:rsidR="00B654E4" w:rsidRDefault="005A5775" w:rsidP="00B654E4">
      <w:pPr>
        <w:pStyle w:val="Heading1"/>
        <w:numPr>
          <w:ilvl w:val="2"/>
          <w:numId w:val="12"/>
        </w:numPr>
        <w:spacing w:before="0" w:after="0"/>
        <w:rPr>
          <w:ins w:id="832" w:author="Levine, Charles Roger CTR USARMY USMA (USA)" w:date="2026-10-05T05:37:00Z" w16du:dateUtc="2026-10-05T09:37:00Z"/>
          <w:rFonts w:ascii="Calibri" w:eastAsiaTheme="minorEastAsia" w:hAnsi="Calibri" w:cstheme="minorBidi"/>
          <w:b w:val="0"/>
          <w:bCs w:val="0"/>
          <w:sz w:val="24"/>
          <w:szCs w:val="22"/>
        </w:rPr>
      </w:pPr>
      <m:oMath>
        <m:r>
          <w:del w:id="833" w:author="Levine, Charles Roger CTR USARMY USMA (USA)" w:date="2026-10-05T05:17:00Z" w16du:dateUtc="2026-10-05T09:17:00Z">
            <m:rPr>
              <m:sty m:val="bi"/>
            </m:rPr>
            <w:rPr>
              <w:rFonts w:ascii="Cambria Math" w:eastAsiaTheme="minorEastAsia" w:hAnsi="Cambria Math" w:cstheme="minorBidi"/>
              <w:color w:val="0432FF"/>
              <w:sz w:val="24"/>
              <w:szCs w:val="22"/>
            </w:rPr>
            <m:t>AA</m:t>
          </w:del>
        </m:r>
      </m:oMath>
      <w:ins w:id="834" w:author="Levine, Charles Roger CTR USARMY USMA (USA)" w:date="2026-10-05T03:01:00Z" w16du:dateUtc="2026-10-05T07:01:00Z">
        <w:r w:rsidR="00E96D99" w:rsidRPr="00783EE9">
          <w:rPr>
            <w:rFonts w:ascii="Calibri" w:eastAsiaTheme="minorEastAsia" w:hAnsi="Calibri" w:cstheme="minorBidi"/>
            <w:b w:val="0"/>
            <w:bCs w:val="0"/>
            <w:sz w:val="24"/>
            <w:szCs w:val="22"/>
          </w:rPr>
          <w:t>The smooth contribution function</w:t>
        </w:r>
      </w:ins>
    </w:p>
    <w:p w14:paraId="6E30E43E" w14:textId="6463E479" w:rsidR="009B78C1" w:rsidRDefault="009B78C1" w:rsidP="00B654E4">
      <w:pPr>
        <w:pStyle w:val="Heading1"/>
        <w:spacing w:before="0" w:after="0"/>
        <w:ind w:left="1224"/>
        <w:rPr>
          <w:ins w:id="835" w:author="Levine, Charles Roger CTR USARMY USMA (USA)" w:date="2026-10-05T06:45:00Z" w16du:dateUtc="2026-10-05T10:45:00Z"/>
          <w:rFonts w:asciiTheme="minorHAnsi" w:eastAsiaTheme="minorEastAsia" w:hAnsiTheme="minorHAnsi" w:cstheme="minorBidi"/>
          <w:b w:val="0"/>
          <w:bCs w:val="0"/>
          <w:color w:val="0432FF"/>
          <w:sz w:val="24"/>
          <w:szCs w:val="22"/>
        </w:rPr>
      </w:pPr>
      <w:ins w:id="836" w:author="Levine, Charles Roger CTR USARMY USMA (USA)" w:date="2026-10-05T06:45:00Z" w16du:dateUtc="2026-10-05T10:45:00Z">
        <w:r>
          <w:rPr>
            <w:rFonts w:asciiTheme="minorHAnsi" w:eastAsiaTheme="minorEastAsia" w:hAnsiTheme="minorHAnsi" w:cstheme="minorBidi"/>
            <w:b w:val="0"/>
            <w:bCs w:val="0"/>
            <w:color w:val="0432FF"/>
            <w:sz w:val="24"/>
            <w:szCs w:val="22"/>
          </w:rPr>
          <w:t>T</w:t>
        </w:r>
        <w:r w:rsidRPr="009B78C1">
          <w:rPr>
            <w:rFonts w:asciiTheme="minorHAnsi" w:eastAsiaTheme="minorEastAsia" w:hAnsiTheme="minorHAnsi" w:cstheme="minorBidi"/>
            <w:b w:val="0"/>
            <w:bCs w:val="0"/>
            <w:color w:val="0432FF"/>
            <w:sz w:val="24"/>
            <w:szCs w:val="22"/>
          </w:rPr>
          <w:t xml:space="preserve">he conceptual congestion mechanism </w:t>
        </w:r>
      </w:ins>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L</m:t>
            </m:r>
          </m:e>
          <m:sub>
            <m:r>
              <m:rPr>
                <m:sty m:val="bi"/>
              </m:rPr>
              <w:rPr>
                <w:rFonts w:ascii="Cambria Math" w:eastAsiaTheme="minorEastAsia" w:hAnsi="Cambria Math" w:cstheme="minorBidi"/>
                <w:color w:val="0432FF"/>
                <w:sz w:val="24"/>
                <w:szCs w:val="22"/>
              </w:rPr>
              <m:t>C</m:t>
            </m:r>
          </m:sub>
        </m:sSub>
      </m:oMath>
      <w:ins w:id="837" w:author="Levine, Charles Roger CTR USARMY USMA (USA)" w:date="2026-10-05T06:45:00Z" w16du:dateUtc="2026-10-05T10:45:00Z">
        <w:r w:rsidRPr="009B78C1">
          <w:rPr>
            <w:rFonts w:asciiTheme="minorHAnsi" w:eastAsiaTheme="minorEastAsia" w:hAnsiTheme="minorHAnsi" w:cstheme="minorBidi"/>
            <w:b w:val="0"/>
            <w:bCs w:val="0"/>
            <w:color w:val="0432FF"/>
            <w:sz w:val="24"/>
            <w:szCs w:val="22"/>
          </w:rPr>
          <w:t xml:space="preserve"> represents the competitive pressure created by sufficiently strong peers within a group. To operationalize that idea, the model must determine how much each group member contributes to the group’s overall congestion. Not every peer should contribute equally: an individual far below the relevant competitive threshold should add little to the modeled pressure, while a stronger individual should contribute more.</w:t>
        </w:r>
      </w:ins>
    </w:p>
    <w:p w14:paraId="1609E803" w14:textId="77777777" w:rsidR="009B78C1" w:rsidRDefault="009B78C1" w:rsidP="00B654E4">
      <w:pPr>
        <w:pStyle w:val="Heading1"/>
        <w:spacing w:before="0" w:after="0"/>
        <w:ind w:left="1224"/>
        <w:rPr>
          <w:ins w:id="838" w:author="Levine, Charles Roger CTR USARMY USMA (USA)" w:date="2026-10-05T06:45:00Z" w16du:dateUtc="2026-10-05T10:45:00Z"/>
          <w:rFonts w:asciiTheme="minorHAnsi" w:eastAsiaTheme="minorEastAsia" w:hAnsiTheme="minorHAnsi" w:cstheme="minorBidi"/>
          <w:b w:val="0"/>
          <w:bCs w:val="0"/>
          <w:color w:val="0432FF"/>
          <w:sz w:val="24"/>
          <w:szCs w:val="22"/>
        </w:rPr>
      </w:pPr>
    </w:p>
    <w:p w14:paraId="1C5818C7" w14:textId="63E652F8" w:rsidR="00B654E4" w:rsidRPr="00B654E4" w:rsidRDefault="009B78C1" w:rsidP="00B654E4">
      <w:pPr>
        <w:pStyle w:val="Heading1"/>
        <w:spacing w:before="0" w:after="0"/>
        <w:ind w:left="1224"/>
        <w:rPr>
          <w:ins w:id="839" w:author="Levine, Charles Roger CTR USARMY USMA (USA)" w:date="2026-10-05T05:36:00Z" w16du:dateUtc="2026-10-05T09:36:00Z"/>
          <w:rFonts w:asciiTheme="minorHAnsi" w:eastAsiaTheme="minorEastAsia" w:hAnsiTheme="minorHAnsi" w:cstheme="minorBidi"/>
          <w:b w:val="0"/>
          <w:bCs w:val="0"/>
          <w:color w:val="0432FF"/>
          <w:sz w:val="24"/>
          <w:szCs w:val="22"/>
          <w:rPrChange w:id="840" w:author="Levine, Charles Roger CTR USARMY USMA (USA)" w:date="2026-10-05T05:38:00Z" w16du:dateUtc="2026-10-05T09:38:00Z">
            <w:rPr>
              <w:ins w:id="841" w:author="Levine, Charles Roger CTR USARMY USMA (USA)" w:date="2026-10-05T05:36:00Z" w16du:dateUtc="2026-10-05T09:36:00Z"/>
              <w:rFonts w:ascii="Calibri" w:eastAsiaTheme="minorEastAsia" w:hAnsi="Calibri" w:cstheme="minorBidi"/>
              <w:b w:val="0"/>
              <w:bCs w:val="0"/>
              <w:sz w:val="24"/>
              <w:szCs w:val="22"/>
            </w:rPr>
          </w:rPrChange>
        </w:rPr>
        <w:pPrChange w:id="842" w:author="Levine, Charles Roger CTR USARMY USMA (USA)" w:date="2026-10-05T05:37:00Z" w16du:dateUtc="2026-10-05T09:37:00Z">
          <w:pPr>
            <w:pStyle w:val="Heading1"/>
            <w:numPr>
              <w:ilvl w:val="2"/>
              <w:numId w:val="12"/>
            </w:numPr>
            <w:spacing w:after="0"/>
            <w:ind w:left="1224" w:hanging="504"/>
          </w:pPr>
        </w:pPrChange>
      </w:pPr>
      <w:ins w:id="843" w:author="Levine, Charles Roger CTR USARMY USMA (USA)" w:date="2026-10-05T06:44:00Z" w16du:dateUtc="2026-10-05T10:44:00Z">
        <w:r>
          <w:rPr>
            <w:rFonts w:asciiTheme="minorHAnsi" w:eastAsiaTheme="minorEastAsia" w:hAnsiTheme="minorHAnsi" w:cstheme="minorBidi"/>
            <w:b w:val="0"/>
            <w:bCs w:val="0"/>
            <w:color w:val="0432FF"/>
            <w:sz w:val="24"/>
            <w:szCs w:val="22"/>
          </w:rPr>
          <w:t xml:space="preserve">We </w:t>
        </w:r>
      </w:ins>
      <w:ins w:id="844" w:author="Levine, Charles Roger CTR USARMY USMA (USA)" w:date="2026-10-05T05:36:00Z" w16du:dateUtc="2026-10-05T09:36:00Z">
        <w:r w:rsidR="00B654E4" w:rsidRPr="00B654E4">
          <w:rPr>
            <w:rFonts w:asciiTheme="minorHAnsi" w:eastAsiaTheme="minorEastAsia" w:hAnsiTheme="minorHAnsi" w:cstheme="minorBidi"/>
            <w:b w:val="0"/>
            <w:bCs w:val="0"/>
            <w:color w:val="0432FF"/>
            <w:sz w:val="24"/>
            <w:szCs w:val="22"/>
            <w:rPrChange w:id="845" w:author="Levine, Charles Roger CTR USARMY USMA (USA)" w:date="2026-10-05T05:38:00Z" w16du:dateUtc="2026-10-05T09:38:00Z">
              <w:rPr>
                <w:rFonts w:ascii="Calibri" w:eastAsiaTheme="minorEastAsia" w:hAnsi="Calibri" w:cstheme="minorBidi"/>
                <w:b w:val="0"/>
                <w:bCs w:val="0"/>
                <w:sz w:val="24"/>
                <w:szCs w:val="22"/>
              </w:rPr>
            </w:rPrChange>
          </w:rPr>
          <w:t xml:space="preserve">therefore </w:t>
        </w:r>
      </w:ins>
      <w:ins w:id="846" w:author="Levine, Charles Roger CTR USARMY USMA (USA)" w:date="2026-10-05T06:44:00Z" w16du:dateUtc="2026-10-05T10:44:00Z">
        <w:r>
          <w:rPr>
            <w:rFonts w:asciiTheme="minorHAnsi" w:eastAsiaTheme="minorEastAsia" w:hAnsiTheme="minorHAnsi" w:cstheme="minorBidi"/>
            <w:b w:val="0"/>
            <w:bCs w:val="0"/>
            <w:color w:val="0432FF"/>
            <w:sz w:val="24"/>
            <w:szCs w:val="22"/>
          </w:rPr>
          <w:t>map each individual characteristic</w:t>
        </w:r>
      </w:ins>
      <w:ins w:id="847" w:author="Levine, Charles Roger CTR USARMY USMA (USA)" w:date="2026-10-05T05:36:00Z" w16du:dateUtc="2026-10-05T09:36:00Z">
        <w:r w:rsidR="00B654E4" w:rsidRPr="00B654E4">
          <w:rPr>
            <w:rFonts w:asciiTheme="minorHAnsi" w:eastAsiaTheme="minorEastAsia" w:hAnsiTheme="minorHAnsi" w:cstheme="minorBidi"/>
            <w:b w:val="0"/>
            <w:bCs w:val="0"/>
            <w:color w:val="0432FF"/>
            <w:sz w:val="24"/>
            <w:szCs w:val="22"/>
            <w:rPrChange w:id="848" w:author="Levine, Charles Roger CTR USARMY USMA (USA)" w:date="2026-10-05T05:38:00Z" w16du:dateUtc="2026-10-05T09:38:00Z">
              <w:rPr>
                <w:rFonts w:ascii="Calibri" w:eastAsiaTheme="minorEastAsia" w:hAnsi="Calibri" w:cstheme="minorBidi"/>
                <w:b w:val="0"/>
                <w:bCs w:val="0"/>
                <w:sz w:val="24"/>
                <w:szCs w:val="22"/>
              </w:rPr>
            </w:rPrChange>
          </w:rPr>
          <w:t xml:space="preserve"> </w:t>
        </w:r>
      </w:ins>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ins w:id="849" w:author="Levine, Charles Roger CTR USARMY USMA (USA)" w:date="2026-10-05T05:36:00Z" w16du:dateUtc="2026-10-05T09:36:00Z">
        <w:r w:rsidR="00B654E4" w:rsidRPr="00B654E4">
          <w:rPr>
            <w:rFonts w:asciiTheme="minorHAnsi" w:eastAsiaTheme="minorEastAsia" w:hAnsiTheme="minorHAnsi" w:cstheme="minorBidi"/>
            <w:b w:val="0"/>
            <w:bCs w:val="0"/>
            <w:color w:val="0432FF"/>
            <w:sz w:val="24"/>
            <w:szCs w:val="22"/>
            <w:rPrChange w:id="850" w:author="Levine, Charles Roger CTR USARMY USMA (USA)" w:date="2026-10-05T05:38:00Z" w16du:dateUtc="2026-10-05T09:38:00Z">
              <w:rPr>
                <w:rFonts w:ascii="Calibri" w:eastAsiaTheme="minorEastAsia" w:hAnsi="Calibri" w:cstheme="minorBidi"/>
                <w:b w:val="0"/>
                <w:bCs w:val="0"/>
                <w:sz w:val="24"/>
                <w:szCs w:val="22"/>
              </w:rPr>
            </w:rPrChange>
          </w:rPr>
          <w:t xml:space="preserve"> into a </w:t>
        </w:r>
      </w:ins>
      <w:ins w:id="851" w:author="Levine, Charles Roger CTR USARMY USMA (USA)" w:date="2026-10-05T06:44:00Z" w16du:dateUtc="2026-10-05T10:44:00Z">
        <w:r>
          <w:rPr>
            <w:rFonts w:asciiTheme="minorHAnsi" w:eastAsiaTheme="minorEastAsia" w:hAnsiTheme="minorHAnsi" w:cstheme="minorBidi"/>
            <w:b w:val="0"/>
            <w:bCs w:val="0"/>
            <w:color w:val="0432FF"/>
            <w:sz w:val="24"/>
            <w:szCs w:val="22"/>
          </w:rPr>
          <w:t>smooth congestion</w:t>
        </w:r>
      </w:ins>
      <w:ins w:id="852" w:author="Levine, Charles Roger CTR USARMY USMA (USA)" w:date="2026-10-05T05:36:00Z" w16du:dateUtc="2026-10-05T09:36:00Z">
        <w:r w:rsidR="00B654E4" w:rsidRPr="00B654E4">
          <w:rPr>
            <w:rFonts w:asciiTheme="minorHAnsi" w:eastAsiaTheme="minorEastAsia" w:hAnsiTheme="minorHAnsi" w:cstheme="minorBidi"/>
            <w:b w:val="0"/>
            <w:bCs w:val="0"/>
            <w:color w:val="0432FF"/>
            <w:sz w:val="24"/>
            <w:szCs w:val="22"/>
            <w:rPrChange w:id="853" w:author="Levine, Charles Roger CTR USARMY USMA (USA)" w:date="2026-10-05T05:38:00Z" w16du:dateUtc="2026-10-05T09:38:00Z">
              <w:rPr>
                <w:rFonts w:ascii="Calibri" w:eastAsiaTheme="minorEastAsia" w:hAnsi="Calibri" w:cstheme="minorBidi"/>
                <w:b w:val="0"/>
                <w:bCs w:val="0"/>
                <w:sz w:val="24"/>
                <w:szCs w:val="22"/>
              </w:rPr>
            </w:rPrChange>
          </w:rPr>
          <w:t xml:space="preserve"> contribution using </w:t>
        </w:r>
      </w:ins>
      <w:ins w:id="854" w:author="Levine, Charles Roger CTR USARMY USMA (USA)" w:date="2026-10-05T06:45:00Z" w16du:dateUtc="2026-10-05T10:45:00Z">
        <w:r>
          <w:rPr>
            <w:rFonts w:asciiTheme="minorHAnsi" w:eastAsiaTheme="minorEastAsia" w:hAnsiTheme="minorHAnsi" w:cstheme="minorBidi"/>
            <w:b w:val="0"/>
            <w:bCs w:val="0"/>
            <w:color w:val="0432FF"/>
            <w:sz w:val="24"/>
            <w:szCs w:val="22"/>
          </w:rPr>
          <w:t>the</w:t>
        </w:r>
      </w:ins>
      <w:ins w:id="855" w:author="Levine, Charles Roger CTR USARMY USMA (USA)" w:date="2026-10-05T05:36:00Z" w16du:dateUtc="2026-10-05T09:36:00Z">
        <w:r w:rsidR="00B654E4" w:rsidRPr="00B654E4">
          <w:rPr>
            <w:rFonts w:asciiTheme="minorHAnsi" w:eastAsiaTheme="minorEastAsia" w:hAnsiTheme="minorHAnsi" w:cstheme="minorBidi"/>
            <w:b w:val="0"/>
            <w:bCs w:val="0"/>
            <w:color w:val="0432FF"/>
            <w:sz w:val="24"/>
            <w:szCs w:val="22"/>
            <w:rPrChange w:id="856" w:author="Levine, Charles Roger CTR USARMY USMA (USA)" w:date="2026-10-05T05:38:00Z" w16du:dateUtc="2026-10-05T09:38:00Z">
              <w:rPr>
                <w:rFonts w:ascii="Calibri" w:eastAsiaTheme="minorEastAsia" w:hAnsi="Calibri" w:cstheme="minorBidi"/>
                <w:b w:val="0"/>
                <w:bCs w:val="0"/>
                <w:sz w:val="24"/>
                <w:szCs w:val="22"/>
              </w:rPr>
            </w:rPrChange>
          </w:rPr>
          <w:t xml:space="preserve"> logistic function:</w:t>
        </w:r>
      </w:ins>
    </w:p>
    <w:p w14:paraId="2B3DF416" w14:textId="69995E02" w:rsidR="00B654E4" w:rsidRPr="00B654E4" w:rsidRDefault="00B654E4" w:rsidP="00B654E4">
      <w:pPr>
        <w:pStyle w:val="Heading1"/>
        <w:spacing w:after="0"/>
        <w:ind w:left="1224"/>
        <w:jc w:val="center"/>
        <w:rPr>
          <w:ins w:id="857" w:author="Levine, Charles Roger CTR USARMY USMA (USA)" w:date="2026-10-05T05:36:00Z" w16du:dateUtc="2026-10-05T09:36:00Z"/>
          <w:rFonts w:asciiTheme="minorHAnsi" w:eastAsiaTheme="minorEastAsia" w:hAnsiTheme="minorHAnsi" w:cstheme="minorBidi"/>
          <w:b w:val="0"/>
          <w:bCs w:val="0"/>
          <w:color w:val="0432FF"/>
          <w:sz w:val="24"/>
          <w:szCs w:val="22"/>
          <w:rPrChange w:id="858" w:author="Levine, Charles Roger CTR USARMY USMA (USA)" w:date="2026-10-05T05:38:00Z" w16du:dateUtc="2026-10-05T09:38:00Z">
            <w:rPr>
              <w:ins w:id="859" w:author="Levine, Charles Roger CTR USARMY USMA (USA)" w:date="2026-10-05T05:36:00Z" w16du:dateUtc="2026-10-05T09:36:00Z"/>
              <w:rFonts w:ascii="Calibri" w:eastAsiaTheme="minorEastAsia" w:hAnsi="Calibri" w:cstheme="minorBidi"/>
              <w:b w:val="0"/>
              <w:bCs w:val="0"/>
              <w:sz w:val="24"/>
              <w:szCs w:val="22"/>
            </w:rPr>
          </w:rPrChange>
        </w:rPr>
        <w:pPrChange w:id="860" w:author="Levine, Charles Roger CTR USARMY USMA (USA)" w:date="2026-10-05T05:37:00Z" w16du:dateUtc="2026-10-05T09:37:00Z">
          <w:pPr>
            <w:pStyle w:val="Heading1"/>
            <w:numPr>
              <w:ilvl w:val="2"/>
              <w:numId w:val="12"/>
            </w:numPr>
            <w:spacing w:after="0"/>
            <w:ind w:left="1224" w:hanging="504"/>
          </w:pPr>
        </w:pPrChange>
      </w:pPr>
      <m:oMathPara>
        <m:oMath>
          <m:r>
            <m:rPr>
              <m:sty m:val="bi"/>
            </m:rPr>
            <w:rPr>
              <w:rFonts w:ascii="Cambria Math" w:eastAsiaTheme="minorEastAsia" w:hAnsi="Cambria Math" w:cstheme="minorBidi"/>
              <w:color w:val="0432FF"/>
              <w:sz w:val="24"/>
              <w:szCs w:val="22"/>
              <w:rPrChange w:id="861" w:author="Levine, Charles Roger CTR USARMY USMA (USA)" w:date="2026-10-05T05:38:00Z" w16du:dateUtc="2026-10-05T09:38:00Z">
                <w:rPr>
                  <w:rFonts w:ascii="Cambria Math" w:eastAsiaTheme="minorEastAsia" w:hAnsi="Cambria Math" w:cstheme="minorBidi"/>
                  <w:sz w:val="24"/>
                  <w:szCs w:val="22"/>
                </w:rPr>
              </w:rPrChange>
            </w:rPr>
            <m:t>σ​</m:t>
          </m:r>
          <m:d>
            <m:dPr>
              <m:begChr m:val="["/>
              <m:endChr m:val="]"/>
              <m:ctrlPr>
                <w:rPr>
                  <w:rFonts w:ascii="Cambria Math" w:eastAsiaTheme="minorEastAsia" w:hAnsi="Cambria Math" w:cstheme="minorBidi"/>
                  <w:color w:val="0432FF"/>
                  <w:sz w:val="24"/>
                  <w:szCs w:val="22"/>
                  <w:rPrChange w:id="862" w:author="Levine, Charles Roger CTR USARMY USMA (USA)" w:date="2026-10-05T05:38:00Z" w16du:dateUtc="2026-10-05T09:38:00Z">
                    <w:rPr>
                      <w:rFonts w:ascii="Cambria Math" w:eastAsiaTheme="minorEastAsia" w:hAnsi="Cambria Math" w:cstheme="minorBidi"/>
                      <w:sz w:val="24"/>
                      <w:szCs w:val="22"/>
                    </w:rPr>
                  </w:rPrChange>
                </w:rPr>
              </m:ctrlPr>
            </m:dPr>
            <m:e>
              <m:r>
                <m:rPr>
                  <m:sty m:val="bi"/>
                </m:rPr>
                <w:rPr>
                  <w:rFonts w:ascii="Cambria Math" w:eastAsiaTheme="minorEastAsia" w:hAnsi="Cambria Math" w:cstheme="minorBidi"/>
                  <w:color w:val="0432FF"/>
                  <w:sz w:val="24"/>
                  <w:szCs w:val="22"/>
                  <w:rPrChange w:id="863" w:author="Levine, Charles Roger CTR USARMY USMA (USA)" w:date="2026-10-05T05:38:00Z" w16du:dateUtc="2026-10-05T09:38:00Z">
                    <w:rPr>
                      <w:rFonts w:ascii="Cambria Math" w:eastAsiaTheme="minorEastAsia" w:hAnsi="Cambria Math" w:cstheme="minorBidi"/>
                      <w:sz w:val="24"/>
                      <w:szCs w:val="22"/>
                    </w:rPr>
                  </w:rPrChange>
                </w:rPr>
                <m:t>γ</m:t>
              </m:r>
              <m:d>
                <m:dPr>
                  <m:ctrlPr>
                    <w:rPr>
                      <w:rFonts w:ascii="Cambria Math" w:eastAsiaTheme="minorEastAsia" w:hAnsi="Cambria Math" w:cstheme="minorBidi"/>
                      <w:color w:val="0432FF"/>
                      <w:sz w:val="24"/>
                      <w:szCs w:val="22"/>
                      <w:rPrChange w:id="864" w:author="Levine, Charles Roger CTR USARMY USMA (USA)" w:date="2026-10-05T05:38:00Z" w16du:dateUtc="2026-10-05T09:38:00Z">
                        <w:rPr>
                          <w:rFonts w:ascii="Cambria Math" w:eastAsiaTheme="minorEastAsia" w:hAnsi="Cambria Math" w:cstheme="minorBidi"/>
                          <w:sz w:val="24"/>
                          <w:szCs w:val="22"/>
                        </w:rPr>
                      </w:rPrChange>
                    </w:rPr>
                  </m:ctrlPr>
                </m:dPr>
                <m:e>
                  <m:sSub>
                    <m:sSubPr>
                      <m:ctrlPr>
                        <w:rPr>
                          <w:rFonts w:ascii="Cambria Math" w:eastAsiaTheme="minorEastAsia" w:hAnsi="Cambria Math" w:cstheme="minorBidi"/>
                          <w:color w:val="0432FF"/>
                          <w:sz w:val="24"/>
                          <w:szCs w:val="22"/>
                          <w:rPrChange w:id="865" w:author="Levine, Charles Roger CTR USARMY USMA (USA)" w:date="2026-10-05T05:38:00Z" w16du:dateUtc="2026-10-05T09:38:00Z">
                            <w:rPr>
                              <w:rFonts w:ascii="Cambria Math" w:eastAsiaTheme="minorEastAsia" w:hAnsi="Cambria Math" w:cstheme="minorBidi"/>
                              <w:sz w:val="24"/>
                              <w:szCs w:val="22"/>
                            </w:rPr>
                          </w:rPrChange>
                        </w:rPr>
                      </m:ctrlPr>
                    </m:sSubPr>
                    <m:e>
                      <m:r>
                        <m:rPr>
                          <m:sty m:val="bi"/>
                        </m:rPr>
                        <w:rPr>
                          <w:rFonts w:ascii="Cambria Math" w:eastAsiaTheme="minorEastAsia" w:hAnsi="Cambria Math" w:cstheme="minorBidi"/>
                          <w:color w:val="0432FF"/>
                          <w:sz w:val="24"/>
                          <w:szCs w:val="22"/>
                          <w:rPrChange w:id="866" w:author="Levine, Charles Roger CTR USARMY USMA (USA)" w:date="2026-10-05T05:38:00Z" w16du:dateUtc="2026-10-05T09:38:00Z">
                            <w:rPr>
                              <w:rFonts w:ascii="Cambria Math" w:eastAsiaTheme="minorEastAsia" w:hAnsi="Cambria Math" w:cstheme="minorBidi"/>
                              <w:sz w:val="24"/>
                              <w:szCs w:val="22"/>
                            </w:rPr>
                          </w:rPrChange>
                        </w:rPr>
                        <m:t>A</m:t>
                      </m:r>
                    </m:e>
                    <m:sub>
                      <m:r>
                        <m:rPr>
                          <m:sty m:val="bi"/>
                        </m:rPr>
                        <w:rPr>
                          <w:rFonts w:ascii="Cambria Math" w:eastAsiaTheme="minorEastAsia" w:hAnsi="Cambria Math" w:cstheme="minorBidi"/>
                          <w:color w:val="0432FF"/>
                          <w:sz w:val="24"/>
                          <w:szCs w:val="22"/>
                          <w:rPrChange w:id="867" w:author="Levine, Charles Roger CTR USARMY USMA (USA)" w:date="2026-10-05T05:38:00Z" w16du:dateUtc="2026-10-05T09:38:00Z">
                            <w:rPr>
                              <w:rFonts w:ascii="Cambria Math" w:eastAsiaTheme="minorEastAsia" w:hAnsi="Cambria Math" w:cstheme="minorBidi"/>
                              <w:sz w:val="24"/>
                              <w:szCs w:val="22"/>
                            </w:rPr>
                          </w:rPrChange>
                        </w:rPr>
                        <m:t>i</m:t>
                      </m:r>
                    </m:sub>
                  </m:sSub>
                  <m:r>
                    <m:rPr>
                      <m:sty m:val="bi"/>
                    </m:rPr>
                    <w:rPr>
                      <w:rFonts w:ascii="Cambria Math" w:eastAsiaTheme="minorEastAsia" w:hAnsi="Cambria Math" w:cstheme="minorBidi"/>
                      <w:color w:val="0432FF"/>
                      <w:sz w:val="24"/>
                      <w:szCs w:val="22"/>
                      <w:rPrChange w:id="868" w:author="Levine, Charles Roger CTR USARMY USMA (USA)" w:date="2026-10-05T05:38:00Z" w16du:dateUtc="2026-10-05T09:38:00Z">
                        <w:rPr>
                          <w:rFonts w:ascii="Cambria Math" w:eastAsiaTheme="minorEastAsia" w:hAnsi="Cambria Math" w:cstheme="minorBidi"/>
                          <w:sz w:val="24"/>
                          <w:szCs w:val="22"/>
                        </w:rPr>
                      </w:rPrChange>
                    </w:rPr>
                    <m:t>-θ</m:t>
                  </m:r>
                </m:e>
              </m:d>
            </m:e>
          </m:d>
          <m:r>
            <m:rPr>
              <m:sty m:val="bi"/>
            </m:rPr>
            <w:rPr>
              <w:rFonts w:ascii="Cambria Math" w:eastAsiaTheme="minorEastAsia" w:hAnsi="Cambria Math" w:cstheme="minorBidi"/>
              <w:color w:val="0432FF"/>
              <w:sz w:val="24"/>
              <w:szCs w:val="22"/>
              <w:rPrChange w:id="869" w:author="Levine, Charles Roger CTR USARMY USMA (USA)" w:date="2026-10-05T05:38:00Z" w16du:dateUtc="2026-10-05T09:38:00Z">
                <w:rPr>
                  <w:rFonts w:ascii="Cambria Math" w:eastAsiaTheme="minorEastAsia" w:hAnsi="Cambria Math" w:cstheme="minorBidi"/>
                  <w:sz w:val="24"/>
                  <w:szCs w:val="22"/>
                </w:rPr>
              </w:rPrChange>
            </w:rPr>
            <m:t>=</m:t>
          </m:r>
          <m:f>
            <m:fPr>
              <m:ctrlPr>
                <w:rPr>
                  <w:rFonts w:ascii="Cambria Math" w:eastAsiaTheme="minorEastAsia" w:hAnsi="Cambria Math" w:cstheme="minorBidi"/>
                  <w:color w:val="0432FF"/>
                  <w:sz w:val="24"/>
                  <w:szCs w:val="22"/>
                  <w:rPrChange w:id="870" w:author="Levine, Charles Roger CTR USARMY USMA (USA)" w:date="2026-10-05T05:38:00Z" w16du:dateUtc="2026-10-05T09:38:00Z">
                    <w:rPr>
                      <w:rFonts w:ascii="Cambria Math" w:eastAsiaTheme="minorEastAsia" w:hAnsi="Cambria Math" w:cstheme="minorBidi"/>
                      <w:sz w:val="24"/>
                      <w:szCs w:val="22"/>
                    </w:rPr>
                  </w:rPrChange>
                </w:rPr>
              </m:ctrlPr>
            </m:fPr>
            <m:num>
              <m:r>
                <m:rPr>
                  <m:sty m:val="bi"/>
                </m:rPr>
                <w:rPr>
                  <w:rFonts w:ascii="Cambria Math" w:eastAsiaTheme="minorEastAsia" w:hAnsi="Cambria Math" w:cstheme="minorBidi"/>
                  <w:color w:val="0432FF"/>
                  <w:sz w:val="24"/>
                  <w:szCs w:val="22"/>
                  <w:rPrChange w:id="871" w:author="Levine, Charles Roger CTR USARMY USMA (USA)" w:date="2026-10-05T05:38:00Z" w16du:dateUtc="2026-10-05T09:38:00Z">
                    <w:rPr>
                      <w:rFonts w:ascii="Cambria Math" w:eastAsiaTheme="minorEastAsia" w:hAnsi="Cambria Math" w:cstheme="minorBidi"/>
                      <w:sz w:val="24"/>
                      <w:szCs w:val="22"/>
                    </w:rPr>
                  </w:rPrChange>
                </w:rPr>
                <m:t>1</m:t>
              </m:r>
            </m:num>
            <m:den>
              <m:r>
                <m:rPr>
                  <m:sty m:val="bi"/>
                </m:rPr>
                <w:rPr>
                  <w:rFonts w:ascii="Cambria Math" w:eastAsiaTheme="minorEastAsia" w:hAnsi="Cambria Math" w:cstheme="minorBidi"/>
                  <w:color w:val="0432FF"/>
                  <w:sz w:val="24"/>
                  <w:szCs w:val="22"/>
                  <w:rPrChange w:id="872" w:author="Levine, Charles Roger CTR USARMY USMA (USA)" w:date="2026-10-05T05:38:00Z" w16du:dateUtc="2026-10-05T09:38:00Z">
                    <w:rPr>
                      <w:rFonts w:ascii="Cambria Math" w:eastAsiaTheme="minorEastAsia" w:hAnsi="Cambria Math" w:cstheme="minorBidi"/>
                      <w:sz w:val="24"/>
                      <w:szCs w:val="22"/>
                    </w:rPr>
                  </w:rPrChange>
                </w:rPr>
                <m:t>1+</m:t>
              </m:r>
              <m:func>
                <m:funcPr>
                  <m:ctrlPr>
                    <w:rPr>
                      <w:rFonts w:ascii="Cambria Math" w:eastAsiaTheme="minorEastAsia" w:hAnsi="Cambria Math" w:cstheme="minorBidi"/>
                      <w:color w:val="0432FF"/>
                      <w:sz w:val="24"/>
                      <w:szCs w:val="22"/>
                      <w:rPrChange w:id="873" w:author="Levine, Charles Roger CTR USARMY USMA (USA)" w:date="2026-10-05T05:38:00Z" w16du:dateUtc="2026-10-05T09:38:00Z">
                        <w:rPr>
                          <w:rFonts w:ascii="Cambria Math" w:eastAsiaTheme="minorEastAsia" w:hAnsi="Cambria Math" w:cstheme="minorBidi"/>
                          <w:sz w:val="24"/>
                          <w:szCs w:val="22"/>
                        </w:rPr>
                      </w:rPrChange>
                    </w:rPr>
                  </m:ctrlPr>
                </m:funcPr>
                <m:fName>
                  <m:r>
                    <m:rPr>
                      <m:sty m:val="b"/>
                    </m:rPr>
                    <w:rPr>
                      <w:rFonts w:ascii="Cambria Math" w:eastAsiaTheme="minorEastAsia" w:hAnsi="Cambria Math" w:cstheme="minorBidi"/>
                      <w:color w:val="0432FF"/>
                      <w:sz w:val="24"/>
                      <w:szCs w:val="22"/>
                      <w:rPrChange w:id="874" w:author="Levine, Charles Roger CTR USARMY USMA (USA)" w:date="2026-10-05T05:38:00Z" w16du:dateUtc="2026-10-05T09:38:00Z">
                        <w:rPr>
                          <w:rFonts w:ascii="Cambria Math" w:eastAsiaTheme="minorEastAsia" w:hAnsi="Cambria Math" w:cstheme="minorBidi"/>
                          <w:sz w:val="24"/>
                          <w:szCs w:val="22"/>
                        </w:rPr>
                      </w:rPrChange>
                    </w:rPr>
                    <m:t>exp</m:t>
                  </m:r>
                </m:fName>
                <m:e>
                  <m:d>
                    <m:dPr>
                      <m:begChr m:val="["/>
                      <m:endChr m:val="]"/>
                      <m:ctrlPr>
                        <w:rPr>
                          <w:rFonts w:ascii="Cambria Math" w:eastAsiaTheme="minorEastAsia" w:hAnsi="Cambria Math" w:cstheme="minorBidi"/>
                          <w:color w:val="0432FF"/>
                          <w:sz w:val="24"/>
                          <w:szCs w:val="22"/>
                          <w:rPrChange w:id="875" w:author="Levine, Charles Roger CTR USARMY USMA (USA)" w:date="2026-10-05T05:38:00Z" w16du:dateUtc="2026-10-05T09:38:00Z">
                            <w:rPr>
                              <w:rFonts w:ascii="Cambria Math" w:eastAsiaTheme="minorEastAsia" w:hAnsi="Cambria Math" w:cstheme="minorBidi"/>
                              <w:sz w:val="24"/>
                              <w:szCs w:val="22"/>
                            </w:rPr>
                          </w:rPrChange>
                        </w:rPr>
                      </m:ctrlPr>
                    </m:dPr>
                    <m:e>
                      <m:r>
                        <m:rPr>
                          <m:sty m:val="bi"/>
                        </m:rPr>
                        <w:rPr>
                          <w:rFonts w:ascii="Cambria Math" w:eastAsiaTheme="minorEastAsia" w:hAnsi="Cambria Math" w:cstheme="minorBidi"/>
                          <w:color w:val="0432FF"/>
                          <w:sz w:val="24"/>
                          <w:szCs w:val="22"/>
                          <w:rPrChange w:id="876" w:author="Levine, Charles Roger CTR USARMY USMA (USA)" w:date="2026-10-05T05:38:00Z" w16du:dateUtc="2026-10-05T09:38:00Z">
                            <w:rPr>
                              <w:rFonts w:ascii="Cambria Math" w:eastAsiaTheme="minorEastAsia" w:hAnsi="Cambria Math" w:cstheme="minorBidi"/>
                              <w:sz w:val="24"/>
                              <w:szCs w:val="22"/>
                            </w:rPr>
                          </w:rPrChange>
                        </w:rPr>
                        <m:t>-γ</m:t>
                      </m:r>
                      <m:d>
                        <m:dPr>
                          <m:ctrlPr>
                            <w:rPr>
                              <w:rFonts w:ascii="Cambria Math" w:eastAsiaTheme="minorEastAsia" w:hAnsi="Cambria Math" w:cstheme="minorBidi"/>
                              <w:color w:val="0432FF"/>
                              <w:sz w:val="24"/>
                              <w:szCs w:val="22"/>
                              <w:rPrChange w:id="877" w:author="Levine, Charles Roger CTR USARMY USMA (USA)" w:date="2026-10-05T05:38:00Z" w16du:dateUtc="2026-10-05T09:38:00Z">
                                <w:rPr>
                                  <w:rFonts w:ascii="Cambria Math" w:eastAsiaTheme="minorEastAsia" w:hAnsi="Cambria Math" w:cstheme="minorBidi"/>
                                  <w:sz w:val="24"/>
                                  <w:szCs w:val="22"/>
                                </w:rPr>
                              </w:rPrChange>
                            </w:rPr>
                          </m:ctrlPr>
                        </m:dPr>
                        <m:e>
                          <m:sSub>
                            <m:sSubPr>
                              <m:ctrlPr>
                                <w:rPr>
                                  <w:rFonts w:ascii="Cambria Math" w:eastAsiaTheme="minorEastAsia" w:hAnsi="Cambria Math" w:cstheme="minorBidi"/>
                                  <w:color w:val="0432FF"/>
                                  <w:sz w:val="24"/>
                                  <w:szCs w:val="22"/>
                                  <w:rPrChange w:id="878" w:author="Levine, Charles Roger CTR USARMY USMA (USA)" w:date="2026-10-05T05:38:00Z" w16du:dateUtc="2026-10-05T09:38:00Z">
                                    <w:rPr>
                                      <w:rFonts w:ascii="Cambria Math" w:eastAsiaTheme="minorEastAsia" w:hAnsi="Cambria Math" w:cstheme="minorBidi"/>
                                      <w:sz w:val="24"/>
                                      <w:szCs w:val="22"/>
                                    </w:rPr>
                                  </w:rPrChange>
                                </w:rPr>
                              </m:ctrlPr>
                            </m:sSubPr>
                            <m:e>
                              <m:r>
                                <m:rPr>
                                  <m:sty m:val="bi"/>
                                </m:rPr>
                                <w:rPr>
                                  <w:rFonts w:ascii="Cambria Math" w:eastAsiaTheme="minorEastAsia" w:hAnsi="Cambria Math" w:cstheme="minorBidi"/>
                                  <w:color w:val="0432FF"/>
                                  <w:sz w:val="24"/>
                                  <w:szCs w:val="22"/>
                                  <w:rPrChange w:id="879" w:author="Levine, Charles Roger CTR USARMY USMA (USA)" w:date="2026-10-05T05:38:00Z" w16du:dateUtc="2026-10-05T09:38:00Z">
                                    <w:rPr>
                                      <w:rFonts w:ascii="Cambria Math" w:eastAsiaTheme="minorEastAsia" w:hAnsi="Cambria Math" w:cstheme="minorBidi"/>
                                      <w:sz w:val="24"/>
                                      <w:szCs w:val="22"/>
                                    </w:rPr>
                                  </w:rPrChange>
                                </w:rPr>
                                <m:t>A</m:t>
                              </m:r>
                            </m:e>
                            <m:sub>
                              <m:r>
                                <m:rPr>
                                  <m:sty m:val="bi"/>
                                </m:rPr>
                                <w:rPr>
                                  <w:rFonts w:ascii="Cambria Math" w:eastAsiaTheme="minorEastAsia" w:hAnsi="Cambria Math" w:cstheme="minorBidi"/>
                                  <w:color w:val="0432FF"/>
                                  <w:sz w:val="24"/>
                                  <w:szCs w:val="22"/>
                                  <w:rPrChange w:id="880" w:author="Levine, Charles Roger CTR USARMY USMA (USA)" w:date="2026-10-05T05:38:00Z" w16du:dateUtc="2026-10-05T09:38:00Z">
                                    <w:rPr>
                                      <w:rFonts w:ascii="Cambria Math" w:eastAsiaTheme="minorEastAsia" w:hAnsi="Cambria Math" w:cstheme="minorBidi"/>
                                      <w:sz w:val="24"/>
                                      <w:szCs w:val="22"/>
                                    </w:rPr>
                                  </w:rPrChange>
                                </w:rPr>
                                <m:t>i</m:t>
                              </m:r>
                            </m:sub>
                          </m:sSub>
                          <m:r>
                            <m:rPr>
                              <m:sty m:val="bi"/>
                            </m:rPr>
                            <w:rPr>
                              <w:rFonts w:ascii="Cambria Math" w:eastAsiaTheme="minorEastAsia" w:hAnsi="Cambria Math" w:cstheme="minorBidi"/>
                              <w:color w:val="0432FF"/>
                              <w:sz w:val="24"/>
                              <w:szCs w:val="22"/>
                              <w:rPrChange w:id="881" w:author="Levine, Charles Roger CTR USARMY USMA (USA)" w:date="2026-10-05T05:38:00Z" w16du:dateUtc="2026-10-05T09:38:00Z">
                                <w:rPr>
                                  <w:rFonts w:ascii="Cambria Math" w:eastAsiaTheme="minorEastAsia" w:hAnsi="Cambria Math" w:cstheme="minorBidi"/>
                                  <w:sz w:val="24"/>
                                  <w:szCs w:val="22"/>
                                </w:rPr>
                              </w:rPrChange>
                            </w:rPr>
                            <m:t>-θ</m:t>
                          </m:r>
                        </m:e>
                      </m:d>
                    </m:e>
                  </m:d>
                </m:e>
              </m:func>
            </m:den>
          </m:f>
        </m:oMath>
      </m:oMathPara>
    </w:p>
    <w:p w14:paraId="2F50C050" w14:textId="1ACFF255" w:rsidR="002623E3" w:rsidRDefault="002623E3" w:rsidP="00B654E4">
      <w:pPr>
        <w:pStyle w:val="Heading1"/>
        <w:spacing w:after="0"/>
        <w:ind w:left="1224"/>
        <w:rPr>
          <w:ins w:id="882" w:author="Levine, Charles Roger CTR USARMY USMA (USA)" w:date="2026-10-05T06:47:00Z" w16du:dateUtc="2026-10-05T10:47:00Z"/>
          <w:rFonts w:asciiTheme="minorHAnsi" w:eastAsiaTheme="minorEastAsia" w:hAnsiTheme="minorHAnsi" w:cstheme="minorBidi"/>
          <w:b w:val="0"/>
          <w:bCs w:val="0"/>
          <w:color w:val="0432FF"/>
          <w:sz w:val="24"/>
          <w:szCs w:val="22"/>
        </w:rPr>
      </w:pPr>
      <w:ins w:id="883" w:author="Levine, Charles Roger CTR USARMY USMA (USA)" w:date="2026-10-05T06:47:00Z" w16du:dateUtc="2026-10-05T10:47:00Z">
        <w:r w:rsidRPr="002623E3">
          <w:rPr>
            <w:rFonts w:asciiTheme="minorHAnsi" w:eastAsiaTheme="minorEastAsia" w:hAnsiTheme="minorHAnsi" w:cstheme="minorBidi"/>
            <w:b w:val="0"/>
            <w:bCs w:val="0"/>
            <w:color w:val="0432FF"/>
            <w:sz w:val="24"/>
            <w:szCs w:val="22"/>
          </w:rPr>
          <w:t xml:space="preserve">This quantity is not itself the full group-level congestion term. Rather, it is the contribution of individual </w:t>
        </w:r>
      </w:ins>
      <m:oMath>
        <m:r>
          <m:rPr>
            <m:sty m:val="bi"/>
          </m:rPr>
          <w:rPr>
            <w:rFonts w:ascii="Cambria Math" w:eastAsiaTheme="minorEastAsia" w:hAnsi="Cambria Math" w:cstheme="minorBidi"/>
            <w:color w:val="0432FF"/>
            <w:sz w:val="24"/>
            <w:szCs w:val="22"/>
          </w:rPr>
          <m:t>i</m:t>
        </m:r>
      </m:oMath>
      <w:ins w:id="884" w:author="Levine, Charles Roger CTR USARMY USMA (USA)" w:date="2026-10-05T06:47:00Z" w16du:dateUtc="2026-10-05T10:47:00Z">
        <w:r w:rsidRPr="002623E3">
          <w:rPr>
            <w:rFonts w:asciiTheme="minorHAnsi" w:eastAsiaTheme="minorEastAsia" w:hAnsiTheme="minorHAnsi" w:cstheme="minorBidi"/>
            <w:b w:val="0"/>
            <w:bCs w:val="0"/>
            <w:color w:val="0432FF"/>
            <w:sz w:val="24"/>
            <w:szCs w:val="22"/>
          </w:rPr>
          <w:t xml:space="preserve"> to the congestion mechanism. These individual contributions are aggregated across the members of a group in the next step to produce the operational group-level congestion quantity </w:t>
        </w:r>
      </w:ins>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ins w:id="885" w:author="Levine, Charles Roger CTR USARMY USMA (USA)" w:date="2026-10-05T06:47:00Z" w16du:dateUtc="2026-10-05T10:47:00Z">
        <w:r w:rsidRPr="002623E3">
          <w:rPr>
            <w:rFonts w:asciiTheme="minorHAnsi" w:eastAsiaTheme="minorEastAsia" w:hAnsiTheme="minorHAnsi" w:cstheme="minorBidi"/>
            <w:b w:val="0"/>
            <w:bCs w:val="0"/>
            <w:color w:val="0432FF"/>
            <w:sz w:val="24"/>
            <w:szCs w:val="22"/>
          </w:rPr>
          <w:t>.</w:t>
        </w:r>
      </w:ins>
    </w:p>
    <w:p w14:paraId="02C9CB7C" w14:textId="353F6367" w:rsidR="00B654E4" w:rsidRPr="00B654E4" w:rsidRDefault="002623E3" w:rsidP="00B654E4">
      <w:pPr>
        <w:pStyle w:val="Heading1"/>
        <w:spacing w:after="0"/>
        <w:ind w:left="1224"/>
        <w:rPr>
          <w:ins w:id="886" w:author="Levine, Charles Roger CTR USARMY USMA (USA)" w:date="2026-10-05T05:36:00Z" w16du:dateUtc="2026-10-05T09:36:00Z"/>
          <w:rFonts w:asciiTheme="minorHAnsi" w:eastAsiaTheme="minorEastAsia" w:hAnsiTheme="minorHAnsi" w:cstheme="minorBidi"/>
          <w:b w:val="0"/>
          <w:bCs w:val="0"/>
          <w:color w:val="0432FF"/>
          <w:sz w:val="24"/>
          <w:szCs w:val="22"/>
          <w:rPrChange w:id="887" w:author="Levine, Charles Roger CTR USARMY USMA (USA)" w:date="2026-10-05T05:38:00Z" w16du:dateUtc="2026-10-05T09:38:00Z">
            <w:rPr>
              <w:ins w:id="888" w:author="Levine, Charles Roger CTR USARMY USMA (USA)" w:date="2026-10-05T05:36:00Z" w16du:dateUtc="2026-10-05T09:36:00Z"/>
              <w:rFonts w:ascii="Calibri" w:eastAsiaTheme="minorEastAsia" w:hAnsi="Calibri" w:cstheme="minorBidi"/>
              <w:b w:val="0"/>
              <w:bCs w:val="0"/>
              <w:sz w:val="24"/>
              <w:szCs w:val="22"/>
            </w:rPr>
          </w:rPrChange>
        </w:rPr>
        <w:pPrChange w:id="889" w:author="Levine, Charles Roger CTR USARMY USMA (USA)" w:date="2026-10-05T05:37:00Z" w16du:dateUtc="2026-10-05T09:37:00Z">
          <w:pPr>
            <w:pStyle w:val="Heading1"/>
            <w:numPr>
              <w:ilvl w:val="2"/>
              <w:numId w:val="12"/>
            </w:numPr>
            <w:spacing w:after="0"/>
            <w:ind w:left="1224" w:hanging="504"/>
          </w:pPr>
        </w:pPrChange>
      </w:pPr>
      <w:ins w:id="890" w:author="Levine, Charles Roger CTR USARMY USMA (USA)" w:date="2026-10-05T06:53:00Z" w16du:dateUtc="2026-10-05T10:53:00Z">
        <w:r>
          <w:rPr>
            <w:rFonts w:asciiTheme="minorHAnsi" w:eastAsiaTheme="minorEastAsia" w:hAnsiTheme="minorHAnsi" w:cstheme="minorBidi"/>
            <w:b w:val="0"/>
            <w:bCs w:val="0"/>
            <w:color w:val="0432FF"/>
            <w:sz w:val="24"/>
            <w:szCs w:val="22"/>
          </w:rPr>
          <w:t>We introduce t</w:t>
        </w:r>
      </w:ins>
      <w:ins w:id="891" w:author="Levine, Charles Roger CTR USARMY USMA (USA)" w:date="2026-10-05T05:36:00Z" w16du:dateUtc="2026-10-05T09:36:00Z">
        <w:r w:rsidR="00B654E4" w:rsidRPr="00B654E4">
          <w:rPr>
            <w:rFonts w:asciiTheme="minorHAnsi" w:eastAsiaTheme="minorEastAsia" w:hAnsiTheme="minorHAnsi" w:cstheme="minorBidi"/>
            <w:b w:val="0"/>
            <w:bCs w:val="0"/>
            <w:color w:val="0432FF"/>
            <w:sz w:val="24"/>
            <w:szCs w:val="22"/>
            <w:rPrChange w:id="892" w:author="Levine, Charles Roger CTR USARMY USMA (USA)" w:date="2026-10-05T05:38:00Z" w16du:dateUtc="2026-10-05T09:38:00Z">
              <w:rPr>
                <w:rFonts w:ascii="Calibri" w:eastAsiaTheme="minorEastAsia" w:hAnsi="Calibri" w:cstheme="minorBidi"/>
                <w:b w:val="0"/>
                <w:bCs w:val="0"/>
                <w:sz w:val="24"/>
                <w:szCs w:val="22"/>
              </w:rPr>
            </w:rPrChange>
          </w:rPr>
          <w:t xml:space="preserve">he parameter </w:t>
        </w:r>
      </w:ins>
      <m:oMath>
        <m:r>
          <m:rPr>
            <m:sty m:val="bi"/>
          </m:rPr>
          <w:rPr>
            <w:rFonts w:ascii="Cambria Math" w:eastAsiaTheme="minorEastAsia" w:hAnsi="Cambria Math" w:cstheme="minorBidi"/>
            <w:color w:val="0432FF"/>
            <w:sz w:val="24"/>
            <w:szCs w:val="22"/>
          </w:rPr>
          <m:t>θ</m:t>
        </m:r>
      </m:oMath>
      <w:ins w:id="893" w:author="Levine, Charles Roger CTR USARMY USMA (USA)" w:date="2026-10-05T05:36:00Z" w16du:dateUtc="2026-10-05T09:36:00Z">
        <w:r w:rsidR="00B654E4" w:rsidRPr="00B654E4">
          <w:rPr>
            <w:rFonts w:asciiTheme="minorHAnsi" w:eastAsiaTheme="minorEastAsia" w:hAnsiTheme="minorHAnsi" w:cstheme="minorBidi"/>
            <w:b w:val="0"/>
            <w:bCs w:val="0"/>
            <w:color w:val="0432FF"/>
            <w:sz w:val="24"/>
            <w:szCs w:val="22"/>
            <w:rPrChange w:id="894" w:author="Levine, Charles Roger CTR USARMY USMA (USA)" w:date="2026-10-05T05:38:00Z" w16du:dateUtc="2026-10-05T09:38:00Z">
              <w:rPr>
                <w:rFonts w:ascii="Calibri" w:eastAsiaTheme="minorEastAsia" w:hAnsi="Calibri" w:cstheme="minorBidi"/>
                <w:b w:val="0"/>
                <w:bCs w:val="0"/>
                <w:sz w:val="24"/>
                <w:szCs w:val="22"/>
              </w:rPr>
            </w:rPrChange>
          </w:rPr>
          <w:t xml:space="preserve"> </w:t>
        </w:r>
      </w:ins>
      <w:ins w:id="895" w:author="Levine, Charles Roger CTR USARMY USMA (USA)" w:date="2026-10-05T06:53:00Z" w16du:dateUtc="2026-10-05T10:53:00Z">
        <w:r>
          <w:rPr>
            <w:rFonts w:asciiTheme="minorHAnsi" w:eastAsiaTheme="minorEastAsia" w:hAnsiTheme="minorHAnsi" w:cstheme="minorBidi"/>
            <w:b w:val="0"/>
            <w:bCs w:val="0"/>
            <w:color w:val="0432FF"/>
            <w:sz w:val="24"/>
            <w:szCs w:val="22"/>
          </w:rPr>
          <w:t xml:space="preserve">to </w:t>
        </w:r>
      </w:ins>
      <w:ins w:id="896" w:author="Levine, Charles Roger CTR USARMY USMA (USA)" w:date="2026-10-05T05:36:00Z" w16du:dateUtc="2026-10-05T09:36:00Z">
        <w:r w:rsidR="00B654E4" w:rsidRPr="00B654E4">
          <w:rPr>
            <w:rFonts w:asciiTheme="minorHAnsi" w:eastAsiaTheme="minorEastAsia" w:hAnsiTheme="minorHAnsi" w:cstheme="minorBidi"/>
            <w:b w:val="0"/>
            <w:bCs w:val="0"/>
            <w:color w:val="0432FF"/>
            <w:sz w:val="24"/>
            <w:szCs w:val="22"/>
            <w:rPrChange w:id="897" w:author="Levine, Charles Roger CTR USARMY USMA (USA)" w:date="2026-10-05T05:38:00Z" w16du:dateUtc="2026-10-05T09:38:00Z">
              <w:rPr>
                <w:rFonts w:ascii="Calibri" w:eastAsiaTheme="minorEastAsia" w:hAnsi="Calibri" w:cstheme="minorBidi"/>
                <w:b w:val="0"/>
                <w:bCs w:val="0"/>
                <w:sz w:val="24"/>
                <w:szCs w:val="22"/>
              </w:rPr>
            </w:rPrChange>
          </w:rPr>
          <w:t>identif</w:t>
        </w:r>
      </w:ins>
      <w:ins w:id="898" w:author="Levine, Charles Roger CTR USARMY USMA (USA)" w:date="2026-10-05T06:53:00Z" w16du:dateUtc="2026-10-05T10:53:00Z">
        <w:r>
          <w:rPr>
            <w:rFonts w:asciiTheme="minorHAnsi" w:eastAsiaTheme="minorEastAsia" w:hAnsiTheme="minorHAnsi" w:cstheme="minorBidi"/>
            <w:b w:val="0"/>
            <w:bCs w:val="0"/>
            <w:color w:val="0432FF"/>
            <w:sz w:val="24"/>
            <w:szCs w:val="22"/>
          </w:rPr>
          <w:t>y</w:t>
        </w:r>
      </w:ins>
      <w:ins w:id="899" w:author="Levine, Charles Roger CTR USARMY USMA (USA)" w:date="2026-10-05T05:36:00Z" w16du:dateUtc="2026-10-05T09:36:00Z">
        <w:r w:rsidR="00B654E4" w:rsidRPr="00B654E4">
          <w:rPr>
            <w:rFonts w:asciiTheme="minorHAnsi" w:eastAsiaTheme="minorEastAsia" w:hAnsiTheme="minorHAnsi" w:cstheme="minorBidi"/>
            <w:b w:val="0"/>
            <w:bCs w:val="0"/>
            <w:color w:val="0432FF"/>
            <w:sz w:val="24"/>
            <w:szCs w:val="22"/>
            <w:rPrChange w:id="900" w:author="Levine, Charles Roger CTR USARMY USMA (USA)" w:date="2026-10-05T05:38:00Z" w16du:dateUtc="2026-10-05T09:38:00Z">
              <w:rPr>
                <w:rFonts w:ascii="Calibri" w:eastAsiaTheme="minorEastAsia" w:hAnsi="Calibri" w:cstheme="minorBidi"/>
                <w:b w:val="0"/>
                <w:bCs w:val="0"/>
                <w:sz w:val="24"/>
                <w:szCs w:val="22"/>
              </w:rPr>
            </w:rPrChange>
          </w:rPr>
          <w:t xml:space="preserve"> the performance level around which an individual becomes competitively relevant to the congestion mechanism. Individuals with </w:t>
        </w:r>
      </w:ins>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ins w:id="901" w:author="Levine, Charles Roger CTR USARMY USMA (USA)" w:date="2026-10-05T05:36:00Z" w16du:dateUtc="2026-10-05T09:36:00Z">
        <w:r w:rsidR="00B654E4" w:rsidRPr="00B654E4">
          <w:rPr>
            <w:rFonts w:asciiTheme="minorHAnsi" w:eastAsiaTheme="minorEastAsia" w:hAnsiTheme="minorHAnsi" w:cstheme="minorBidi"/>
            <w:b w:val="0"/>
            <w:bCs w:val="0"/>
            <w:color w:val="0432FF"/>
            <w:sz w:val="24"/>
            <w:szCs w:val="22"/>
            <w:rPrChange w:id="902" w:author="Levine, Charles Roger CTR USARMY USMA (USA)" w:date="2026-10-05T05:38:00Z" w16du:dateUtc="2026-10-05T09:38:00Z">
              <w:rPr>
                <w:rFonts w:ascii="Calibri" w:eastAsiaTheme="minorEastAsia" w:hAnsi="Calibri" w:cstheme="minorBidi"/>
                <w:b w:val="0"/>
                <w:bCs w:val="0"/>
                <w:sz w:val="24"/>
                <w:szCs w:val="22"/>
              </w:rPr>
            </w:rPrChange>
          </w:rPr>
          <w:t xml:space="preserve"> well below </w:t>
        </w:r>
      </w:ins>
      <m:oMath>
        <m:r>
          <m:rPr>
            <m:sty m:val="bi"/>
          </m:rPr>
          <w:rPr>
            <w:rFonts w:ascii="Cambria Math" w:eastAsiaTheme="minorEastAsia" w:hAnsi="Cambria Math" w:cstheme="minorBidi"/>
            <w:color w:val="0432FF"/>
            <w:sz w:val="24"/>
            <w:szCs w:val="22"/>
          </w:rPr>
          <m:t>θ</m:t>
        </m:r>
      </m:oMath>
      <w:ins w:id="903" w:author="Levine, Charles Roger CTR USARMY USMA (USA)" w:date="2026-10-05T05:36:00Z" w16du:dateUtc="2026-10-05T09:36:00Z">
        <w:r w:rsidR="00B654E4" w:rsidRPr="00B654E4">
          <w:rPr>
            <w:rFonts w:asciiTheme="minorHAnsi" w:eastAsiaTheme="minorEastAsia" w:hAnsiTheme="minorHAnsi" w:cstheme="minorBidi"/>
            <w:b w:val="0"/>
            <w:bCs w:val="0"/>
            <w:color w:val="0432FF"/>
            <w:sz w:val="24"/>
            <w:szCs w:val="22"/>
            <w:rPrChange w:id="904" w:author="Levine, Charles Roger CTR USARMY USMA (USA)" w:date="2026-10-05T05:38:00Z" w16du:dateUtc="2026-10-05T09:38:00Z">
              <w:rPr>
                <w:rFonts w:ascii="Calibri" w:eastAsiaTheme="minorEastAsia" w:hAnsi="Calibri" w:cstheme="minorBidi"/>
                <w:b w:val="0"/>
                <w:bCs w:val="0"/>
                <w:sz w:val="24"/>
                <w:szCs w:val="22"/>
              </w:rPr>
            </w:rPrChange>
          </w:rPr>
          <w:t xml:space="preserve"> contribute little, while those well above </w:t>
        </w:r>
      </w:ins>
      <m:oMath>
        <m:r>
          <m:rPr>
            <m:sty m:val="bi"/>
          </m:rPr>
          <w:rPr>
            <w:rFonts w:ascii="Cambria Math" w:eastAsiaTheme="minorEastAsia" w:hAnsi="Cambria Math" w:cstheme="minorBidi"/>
            <w:color w:val="0432FF"/>
            <w:sz w:val="24"/>
            <w:szCs w:val="22"/>
          </w:rPr>
          <m:t>θ</m:t>
        </m:r>
      </m:oMath>
      <w:ins w:id="905" w:author="Levine, Charles Roger CTR USARMY USMA (USA)" w:date="2026-10-05T05:36:00Z" w16du:dateUtc="2026-10-05T09:36:00Z">
        <w:r w:rsidR="00B654E4" w:rsidRPr="00B654E4">
          <w:rPr>
            <w:rFonts w:asciiTheme="minorHAnsi" w:eastAsiaTheme="minorEastAsia" w:hAnsiTheme="minorHAnsi" w:cstheme="minorBidi"/>
            <w:b w:val="0"/>
            <w:bCs w:val="0"/>
            <w:color w:val="0432FF"/>
            <w:sz w:val="24"/>
            <w:szCs w:val="22"/>
            <w:rPrChange w:id="906" w:author="Levine, Charles Roger CTR USARMY USMA (USA)" w:date="2026-10-05T05:38:00Z" w16du:dateUtc="2026-10-05T09:38:00Z">
              <w:rPr>
                <w:rFonts w:ascii="Calibri" w:eastAsiaTheme="minorEastAsia" w:hAnsi="Calibri" w:cstheme="minorBidi"/>
                <w:b w:val="0"/>
                <w:bCs w:val="0"/>
                <w:sz w:val="24"/>
                <w:szCs w:val="22"/>
              </w:rPr>
            </w:rPrChange>
          </w:rPr>
          <w:t xml:space="preserve"> contribute substantially more. The parameter </w:t>
        </w:r>
      </w:ins>
      <m:oMath>
        <m:r>
          <m:rPr>
            <m:sty m:val="bi"/>
          </m:rPr>
          <w:rPr>
            <w:rFonts w:ascii="Cambria Math" w:eastAsiaTheme="minorEastAsia" w:hAnsi="Cambria Math" w:cstheme="minorBidi"/>
            <w:color w:val="0432FF"/>
            <w:sz w:val="24"/>
            <w:szCs w:val="22"/>
          </w:rPr>
          <m:t>γ</m:t>
        </m:r>
      </m:oMath>
      <w:ins w:id="907" w:author="Levine, Charles Roger CTR USARMY USMA (USA)" w:date="2026-10-05T05:36:00Z" w16du:dateUtc="2026-10-05T09:36:00Z">
        <w:r w:rsidR="00B654E4" w:rsidRPr="00B654E4">
          <w:rPr>
            <w:rFonts w:asciiTheme="minorHAnsi" w:eastAsiaTheme="minorEastAsia" w:hAnsiTheme="minorHAnsi" w:cstheme="minorBidi"/>
            <w:b w:val="0"/>
            <w:bCs w:val="0"/>
            <w:color w:val="0432FF"/>
            <w:sz w:val="24"/>
            <w:szCs w:val="22"/>
            <w:rPrChange w:id="908" w:author="Levine, Charles Roger CTR USARMY USMA (USA)" w:date="2026-10-05T05:38:00Z" w16du:dateUtc="2026-10-05T09:38:00Z">
              <w:rPr>
                <w:rFonts w:ascii="Calibri" w:eastAsiaTheme="minorEastAsia" w:hAnsi="Calibri" w:cstheme="minorBidi"/>
                <w:b w:val="0"/>
                <w:bCs w:val="0"/>
                <w:sz w:val="24"/>
                <w:szCs w:val="22"/>
              </w:rPr>
            </w:rPrChange>
          </w:rPr>
          <w:t xml:space="preserve"> controls how sharply this transition occurs. Small values of </w:t>
        </w:r>
      </w:ins>
      <m:oMath>
        <m:r>
          <m:rPr>
            <m:sty m:val="bi"/>
          </m:rPr>
          <w:rPr>
            <w:rFonts w:ascii="Cambria Math" w:eastAsiaTheme="minorEastAsia" w:hAnsi="Cambria Math" w:cstheme="minorBidi"/>
            <w:color w:val="0432FF"/>
            <w:sz w:val="24"/>
            <w:szCs w:val="22"/>
          </w:rPr>
          <m:t>γ</m:t>
        </m:r>
      </m:oMath>
      <w:ins w:id="909" w:author="Levine, Charles Roger CTR USARMY USMA (USA)" w:date="2026-10-05T05:36:00Z" w16du:dateUtc="2026-10-05T09:36:00Z">
        <w:r w:rsidR="00B654E4" w:rsidRPr="00B654E4">
          <w:rPr>
            <w:rFonts w:asciiTheme="minorHAnsi" w:eastAsiaTheme="minorEastAsia" w:hAnsiTheme="minorHAnsi" w:cstheme="minorBidi"/>
            <w:b w:val="0"/>
            <w:bCs w:val="0"/>
            <w:color w:val="0432FF"/>
            <w:sz w:val="24"/>
            <w:szCs w:val="22"/>
            <w:rPrChange w:id="910" w:author="Levine, Charles Roger CTR USARMY USMA (USA)" w:date="2026-10-05T05:38:00Z" w16du:dateUtc="2026-10-05T09:38:00Z">
              <w:rPr>
                <w:rFonts w:ascii="Calibri" w:eastAsiaTheme="minorEastAsia" w:hAnsi="Calibri" w:cstheme="minorBidi"/>
                <w:b w:val="0"/>
                <w:bCs w:val="0"/>
                <w:sz w:val="24"/>
                <w:szCs w:val="22"/>
              </w:rPr>
            </w:rPrChange>
          </w:rPr>
          <w:t xml:space="preserve"> produce a gradual transition, whereas larger values increasingly approximate a hard threshold separating low-contributing from high-contributing peers.</w:t>
        </w:r>
      </w:ins>
    </w:p>
    <w:p w14:paraId="516C70D4" w14:textId="77777777" w:rsidR="005E6903" w:rsidRDefault="005E6903" w:rsidP="005E6903">
      <w:pPr>
        <w:pStyle w:val="Heading1"/>
        <w:spacing w:before="0" w:after="0"/>
        <w:ind w:left="1224"/>
        <w:rPr>
          <w:ins w:id="911" w:author="Levine, Charles Roger CTR USARMY USMA (USA)" w:date="2026-10-05T05:44:00Z" w16du:dateUtc="2026-10-05T09:44:00Z"/>
          <w:rFonts w:asciiTheme="minorHAnsi" w:eastAsiaTheme="minorEastAsia" w:hAnsiTheme="minorHAnsi" w:cstheme="minorBidi"/>
          <w:b w:val="0"/>
          <w:bCs w:val="0"/>
          <w:color w:val="0432FF"/>
          <w:sz w:val="24"/>
          <w:szCs w:val="22"/>
        </w:rPr>
      </w:pPr>
    </w:p>
    <w:p w14:paraId="6F19ADCB" w14:textId="2075E57D" w:rsidR="00B654E4" w:rsidRDefault="00B654E4" w:rsidP="005E6903">
      <w:pPr>
        <w:pStyle w:val="Heading1"/>
        <w:spacing w:before="0" w:after="0"/>
        <w:ind w:left="1224"/>
        <w:rPr>
          <w:ins w:id="912" w:author="Levine, Charles Roger CTR USARMY USMA (USA)" w:date="2026-10-05T05:44:00Z" w16du:dateUtc="2026-10-05T09:44:00Z"/>
          <w:rFonts w:asciiTheme="minorHAnsi" w:eastAsiaTheme="minorEastAsia" w:hAnsiTheme="minorHAnsi" w:cstheme="minorBidi"/>
          <w:b w:val="0"/>
          <w:bCs w:val="0"/>
          <w:color w:val="0432FF"/>
          <w:sz w:val="24"/>
          <w:szCs w:val="22"/>
        </w:rPr>
      </w:pPr>
      <w:ins w:id="913" w:author="Levine, Charles Roger CTR USARMY USMA (USA)" w:date="2026-10-05T05:36:00Z" w16du:dateUtc="2026-10-05T09:36:00Z">
        <w:r w:rsidRPr="00B654E4">
          <w:rPr>
            <w:rFonts w:asciiTheme="minorHAnsi" w:eastAsiaTheme="minorEastAsia" w:hAnsiTheme="minorHAnsi" w:cstheme="minorBidi"/>
            <w:b w:val="0"/>
            <w:bCs w:val="0"/>
            <w:color w:val="0432FF"/>
            <w:sz w:val="24"/>
            <w:szCs w:val="22"/>
            <w:rPrChange w:id="914" w:author="Levine, Charles Roger CTR USARMY USMA (USA)" w:date="2026-10-05T05:38:00Z" w16du:dateUtc="2026-10-05T09:38:00Z">
              <w:rPr>
                <w:rFonts w:ascii="Calibri" w:eastAsiaTheme="minorEastAsia" w:hAnsi="Calibri" w:cstheme="minorBidi"/>
                <w:b w:val="0"/>
                <w:bCs w:val="0"/>
                <w:sz w:val="24"/>
                <w:szCs w:val="22"/>
              </w:rPr>
            </w:rPrChange>
          </w:rPr>
          <w:t xml:space="preserve">The smooth </w:t>
        </w:r>
      </w:ins>
      <w:ins w:id="915" w:author="Levine, Charles Roger CTR USARMY USMA (USA)" w:date="2026-10-05T06:48:00Z" w16du:dateUtc="2026-10-05T10:48:00Z">
        <w:r w:rsidR="002623E3">
          <w:rPr>
            <w:rFonts w:asciiTheme="minorHAnsi" w:eastAsiaTheme="minorEastAsia" w:hAnsiTheme="minorHAnsi" w:cstheme="minorBidi"/>
            <w:b w:val="0"/>
            <w:bCs w:val="0"/>
            <w:color w:val="0432FF"/>
            <w:sz w:val="24"/>
            <w:szCs w:val="22"/>
          </w:rPr>
          <w:t>form</w:t>
        </w:r>
      </w:ins>
      <w:ins w:id="916" w:author="Levine, Charles Roger CTR USARMY USMA (USA)" w:date="2026-10-05T05:36:00Z" w16du:dateUtc="2026-10-05T09:36:00Z">
        <w:r w:rsidRPr="00B654E4">
          <w:rPr>
            <w:rFonts w:asciiTheme="minorHAnsi" w:eastAsiaTheme="minorEastAsia" w:hAnsiTheme="minorHAnsi" w:cstheme="minorBidi"/>
            <w:b w:val="0"/>
            <w:bCs w:val="0"/>
            <w:color w:val="0432FF"/>
            <w:sz w:val="24"/>
            <w:szCs w:val="22"/>
            <w:rPrChange w:id="917" w:author="Levine, Charles Roger CTR USARMY USMA (USA)" w:date="2026-10-05T05:38:00Z" w16du:dateUtc="2026-10-05T09:38:00Z">
              <w:rPr>
                <w:rFonts w:ascii="Calibri" w:eastAsiaTheme="minorEastAsia" w:hAnsi="Calibri" w:cstheme="minorBidi"/>
                <w:b w:val="0"/>
                <w:bCs w:val="0"/>
                <w:sz w:val="24"/>
                <w:szCs w:val="22"/>
              </w:rPr>
            </w:rPrChange>
          </w:rPr>
          <w:t xml:space="preserve"> avoids treating two individuals </w:t>
        </w:r>
      </w:ins>
      <w:ins w:id="918" w:author="Levine, Charles Roger CTR USARMY USMA (USA)" w:date="2026-10-05T06:48:00Z" w16du:dateUtc="2026-10-05T10:48:00Z">
        <w:r w:rsidR="002623E3">
          <w:rPr>
            <w:rFonts w:asciiTheme="minorHAnsi" w:eastAsiaTheme="minorEastAsia" w:hAnsiTheme="minorHAnsi" w:cstheme="minorBidi"/>
            <w:b w:val="0"/>
            <w:bCs w:val="0"/>
            <w:color w:val="0432FF"/>
            <w:sz w:val="24"/>
            <w:szCs w:val="22"/>
          </w:rPr>
          <w:t xml:space="preserve">with nearly identical performance as </w:t>
        </w:r>
      </w:ins>
      <w:ins w:id="919" w:author="Levine, Charles Roger CTR USARMY USMA (USA)" w:date="2026-10-05T06:49:00Z" w16du:dateUtc="2026-10-05T10:49:00Z">
        <w:r w:rsidR="002623E3">
          <w:rPr>
            <w:rFonts w:asciiTheme="minorHAnsi" w:eastAsiaTheme="minorEastAsia" w:hAnsiTheme="minorHAnsi" w:cstheme="minorBidi"/>
            <w:b w:val="0"/>
            <w:bCs w:val="0"/>
            <w:color w:val="0432FF"/>
            <w:sz w:val="24"/>
            <w:szCs w:val="22"/>
          </w:rPr>
          <w:t xml:space="preserve"> c</w:t>
        </w:r>
      </w:ins>
      <w:ins w:id="920" w:author="Levine, Charles Roger CTR USARMY USMA (USA)" w:date="2026-10-05T05:36:00Z" w16du:dateUtc="2026-10-05T09:36:00Z">
        <w:r w:rsidRPr="00B654E4">
          <w:rPr>
            <w:rFonts w:asciiTheme="minorHAnsi" w:eastAsiaTheme="minorEastAsia" w:hAnsiTheme="minorHAnsi" w:cstheme="minorBidi"/>
            <w:b w:val="0"/>
            <w:bCs w:val="0"/>
            <w:color w:val="0432FF"/>
            <w:sz w:val="24"/>
            <w:szCs w:val="22"/>
            <w:rPrChange w:id="921" w:author="Levine, Charles Roger CTR USARMY USMA (USA)" w:date="2026-10-05T05:38:00Z" w16du:dateUtc="2026-10-05T09:38:00Z">
              <w:rPr>
                <w:rFonts w:ascii="Calibri" w:eastAsiaTheme="minorEastAsia" w:hAnsi="Calibri" w:cstheme="minorBidi"/>
                <w:b w:val="0"/>
                <w:bCs w:val="0"/>
                <w:sz w:val="24"/>
                <w:szCs w:val="22"/>
              </w:rPr>
            </w:rPrChange>
          </w:rPr>
          <w:t xml:space="preserve">ategorically different </w:t>
        </w:r>
      </w:ins>
      <w:ins w:id="922" w:author="Levine, Charles Roger CTR USARMY USMA (USA)" w:date="2026-10-05T06:49:00Z" w16du:dateUtc="2026-10-05T10:49:00Z">
        <w:r w:rsidR="002623E3">
          <w:rPr>
            <w:rFonts w:asciiTheme="minorHAnsi" w:eastAsiaTheme="minorEastAsia" w:hAnsiTheme="minorHAnsi" w:cstheme="minorBidi"/>
            <w:b w:val="0"/>
            <w:bCs w:val="0"/>
            <w:color w:val="0432FF"/>
            <w:sz w:val="24"/>
            <w:szCs w:val="22"/>
          </w:rPr>
          <w:t xml:space="preserve">merely because they fall on opposite sides of a cutoff.  </w:t>
        </w:r>
      </w:ins>
      <w:ins w:id="923" w:author="Levine, Charles Roger CTR USARMY USMA (USA)" w:date="2026-10-05T05:36:00Z" w16du:dateUtc="2026-10-05T09:36:00Z">
        <w:r w:rsidRPr="00B654E4">
          <w:rPr>
            <w:rFonts w:asciiTheme="minorHAnsi" w:eastAsiaTheme="minorEastAsia" w:hAnsiTheme="minorHAnsi" w:cstheme="minorBidi"/>
            <w:b w:val="0"/>
            <w:bCs w:val="0"/>
            <w:color w:val="0432FF"/>
            <w:sz w:val="24"/>
            <w:szCs w:val="22"/>
            <w:rPrChange w:id="924" w:author="Levine, Charles Roger CTR USARMY USMA (USA)" w:date="2026-10-05T05:38:00Z" w16du:dateUtc="2026-10-05T09:38:00Z">
              <w:rPr>
                <w:rFonts w:ascii="Calibri" w:eastAsiaTheme="minorEastAsia" w:hAnsi="Calibri" w:cstheme="minorBidi"/>
                <w:b w:val="0"/>
                <w:bCs w:val="0"/>
                <w:sz w:val="24"/>
                <w:szCs w:val="22"/>
              </w:rPr>
            </w:rPrChange>
          </w:rPr>
          <w:t>At the same time, it preserves the substantive i</w:t>
        </w:r>
      </w:ins>
      <w:ins w:id="925" w:author="Levine, Charles Roger CTR USARMY USMA (USA)" w:date="2026-10-05T06:50:00Z" w16du:dateUtc="2026-10-05T10:50:00Z">
        <w:r w:rsidR="002623E3">
          <w:rPr>
            <w:rFonts w:asciiTheme="minorHAnsi" w:eastAsiaTheme="minorEastAsia" w:hAnsiTheme="minorHAnsi" w:cstheme="minorBidi"/>
            <w:b w:val="0"/>
            <w:bCs w:val="0"/>
            <w:color w:val="0432FF"/>
            <w:sz w:val="24"/>
            <w:szCs w:val="22"/>
          </w:rPr>
          <w:t>ntuition</w:t>
        </w:r>
      </w:ins>
      <w:ins w:id="926" w:author="Levine, Charles Roger CTR USARMY USMA (USA)" w:date="2026-10-05T05:36:00Z" w16du:dateUtc="2026-10-05T09:36:00Z">
        <w:r w:rsidRPr="00B654E4">
          <w:rPr>
            <w:rFonts w:asciiTheme="minorHAnsi" w:eastAsiaTheme="minorEastAsia" w:hAnsiTheme="minorHAnsi" w:cstheme="minorBidi"/>
            <w:b w:val="0"/>
            <w:bCs w:val="0"/>
            <w:color w:val="0432FF"/>
            <w:sz w:val="24"/>
            <w:szCs w:val="22"/>
            <w:rPrChange w:id="927" w:author="Levine, Charles Roger CTR USARMY USMA (USA)" w:date="2026-10-05T05:38:00Z" w16du:dateUtc="2026-10-05T09:38:00Z">
              <w:rPr>
                <w:rFonts w:ascii="Calibri" w:eastAsiaTheme="minorEastAsia" w:hAnsi="Calibri" w:cstheme="minorBidi"/>
                <w:b w:val="0"/>
                <w:bCs w:val="0"/>
                <w:sz w:val="24"/>
                <w:szCs w:val="22"/>
              </w:rPr>
            </w:rPrChange>
          </w:rPr>
          <w:t xml:space="preserve"> underlying congestion: stronger peers, particularly those near or above the relevant competitive threshold, contribute more to the group’s competitive pressure.</w:t>
        </w:r>
      </w:ins>
    </w:p>
    <w:p w14:paraId="5E525B79" w14:textId="77777777" w:rsidR="005E6903" w:rsidRPr="005E6903" w:rsidRDefault="005E6903" w:rsidP="005E6903">
      <w:pPr>
        <w:rPr>
          <w:ins w:id="928" w:author="Levine, Charles Roger CTR USARMY USMA (USA)" w:date="2026-10-05T05:38:00Z" w16du:dateUtc="2026-10-05T09:38:00Z"/>
        </w:rPr>
        <w:pPrChange w:id="929" w:author="Levine, Charles Roger CTR USARMY USMA (USA)" w:date="2026-10-05T05:44:00Z" w16du:dateUtc="2026-10-05T09:44:00Z">
          <w:pPr>
            <w:pStyle w:val="Heading1"/>
            <w:numPr>
              <w:ilvl w:val="2"/>
              <w:numId w:val="12"/>
            </w:numPr>
            <w:spacing w:before="0" w:after="0"/>
            <w:ind w:left="1224" w:hanging="504"/>
          </w:pPr>
        </w:pPrChange>
      </w:pPr>
    </w:p>
    <w:p w14:paraId="22AF2B43" w14:textId="532FE2B9" w:rsidR="00E96D99" w:rsidRPr="00E96D99" w:rsidRDefault="0023452C" w:rsidP="00B654E4">
      <w:pPr>
        <w:pStyle w:val="Heading1"/>
        <w:numPr>
          <w:ilvl w:val="2"/>
          <w:numId w:val="12"/>
        </w:numPr>
        <w:spacing w:before="0" w:after="0"/>
        <w:rPr>
          <w:ins w:id="930" w:author="Levine, Charles Roger CTR USARMY USMA (USA)" w:date="2026-10-05T03:01:00Z" w16du:dateUtc="2026-10-05T07:01:00Z"/>
          <w:rFonts w:ascii="Calibri" w:eastAsiaTheme="minorEastAsia" w:hAnsi="Calibri" w:cstheme="minorBidi"/>
          <w:b w:val="0"/>
          <w:bCs w:val="0"/>
          <w:sz w:val="24"/>
          <w:szCs w:val="22"/>
        </w:rPr>
        <w:pPrChange w:id="931" w:author="Levine, Charles Roger CTR USARMY USMA (USA)" w:date="2026-10-05T03:06:00Z" w16du:dateUtc="2026-10-05T07:06:00Z">
          <w:pPr>
            <w:pStyle w:val="Heading1"/>
            <w:numPr>
              <w:ilvl w:val="1"/>
              <w:numId w:val="12"/>
            </w:numPr>
            <w:ind w:left="792" w:hanging="432"/>
          </w:pPr>
        </w:pPrChange>
      </w:pPr>
      <m:oMath>
        <m:r>
          <w:del w:id="932" w:author="Levine, Charles Roger CTR USARMY USMA (USA)" w:date="2026-10-05T05:36:00Z" w16du:dateUtc="2026-10-05T09:36:00Z">
            <m:rPr>
              <m:sty m:val="bi"/>
            </m:rPr>
            <w:rPr>
              <w:rFonts w:ascii="Cambria Math" w:eastAsiaTheme="minorEastAsia" w:hAnsi="Cambria Math" w:cstheme="minorBidi"/>
              <w:sz w:val="24"/>
              <w:szCs w:val="22"/>
            </w:rPr>
            <w:lastRenderedPageBreak/>
            <m:t>θγ</m:t>
          </w:del>
        </m:r>
      </m:oMath>
      <w:ins w:id="933" w:author="Levine, Charles Roger CTR USARMY USMA (USA)" w:date="2026-10-05T03:01:00Z" w16du:dateUtc="2026-10-05T07:01:00Z">
        <w:r w:rsidR="00E96D99" w:rsidRPr="00E96D99">
          <w:rPr>
            <w:rFonts w:ascii="Calibri" w:eastAsiaTheme="minorEastAsia" w:hAnsi="Calibri" w:cstheme="minorBidi"/>
            <w:b w:val="0"/>
            <w:bCs w:val="0"/>
            <w:sz w:val="24"/>
            <w:szCs w:val="22"/>
          </w:rPr>
          <w:t>From group congestion to individual score</w:t>
        </w:r>
      </w:ins>
    </w:p>
    <w:p w14:paraId="04266766" w14:textId="76A18F1F" w:rsidR="005E6903" w:rsidRPr="005E6903" w:rsidRDefault="005E6903" w:rsidP="00411AEA">
      <w:pPr>
        <w:pStyle w:val="Heading1"/>
        <w:spacing w:after="0"/>
        <w:ind w:left="1224"/>
        <w:rPr>
          <w:ins w:id="934" w:author="Levine, Charles Roger CTR USARMY USMA (USA)" w:date="2026-10-05T05:45:00Z" w16du:dateUtc="2026-10-05T09:45:00Z"/>
          <w:rFonts w:asciiTheme="minorHAnsi" w:eastAsiaTheme="minorEastAsia" w:hAnsiTheme="minorHAnsi" w:cstheme="minorBidi"/>
          <w:b w:val="0"/>
          <w:bCs w:val="0"/>
          <w:color w:val="0432FF"/>
          <w:sz w:val="24"/>
          <w:szCs w:val="22"/>
          <w:rPrChange w:id="935" w:author="Levine, Charles Roger CTR USARMY USMA (USA)" w:date="2026-10-05T05:45:00Z" w16du:dateUtc="2026-10-05T09:45:00Z">
            <w:rPr>
              <w:ins w:id="936" w:author="Levine, Charles Roger CTR USARMY USMA (USA)" w:date="2026-10-05T05:45:00Z" w16du:dateUtc="2026-10-05T09:45:00Z"/>
              <w:rFonts w:ascii="Calibri" w:eastAsiaTheme="minorEastAsia" w:hAnsi="Calibri" w:cstheme="minorBidi"/>
              <w:b w:val="0"/>
              <w:bCs w:val="0"/>
              <w:sz w:val="24"/>
              <w:szCs w:val="22"/>
            </w:rPr>
          </w:rPrChange>
        </w:rPr>
        <w:pPrChange w:id="937" w:author="Levine, Charles Roger CTR USARMY USMA (USA)" w:date="2026-10-05T05:55:00Z" w16du:dateUtc="2026-10-05T09:55:00Z">
          <w:pPr>
            <w:pStyle w:val="Heading1"/>
            <w:numPr>
              <w:ilvl w:val="2"/>
              <w:numId w:val="12"/>
            </w:numPr>
            <w:spacing w:after="0"/>
            <w:ind w:left="1224" w:hanging="504"/>
          </w:pPr>
        </w:pPrChange>
      </w:pPr>
      <w:ins w:id="938" w:author="Levine, Charles Roger CTR USARMY USMA (USA)" w:date="2026-10-05T05:45:00Z" w16du:dateUtc="2026-10-05T09:45:00Z">
        <w:r w:rsidRPr="005E6903">
          <w:rPr>
            <w:rFonts w:asciiTheme="minorHAnsi" w:eastAsiaTheme="minorEastAsia" w:hAnsiTheme="minorHAnsi" w:cstheme="minorBidi"/>
            <w:b w:val="0"/>
            <w:bCs w:val="0"/>
            <w:color w:val="0432FF"/>
            <w:sz w:val="24"/>
            <w:szCs w:val="22"/>
            <w:rPrChange w:id="939" w:author="Levine, Charles Roger CTR USARMY USMA (USA)" w:date="2026-10-05T05:45:00Z" w16du:dateUtc="2026-10-05T09:45:00Z">
              <w:rPr>
                <w:rFonts w:ascii="Calibri" w:eastAsiaTheme="minorEastAsia" w:hAnsi="Calibri" w:cstheme="minorBidi"/>
                <w:b w:val="0"/>
                <w:bCs w:val="0"/>
                <w:sz w:val="24"/>
                <w:szCs w:val="22"/>
              </w:rPr>
            </w:rPrChange>
          </w:rPr>
          <w:t xml:space="preserve">The individual contributions </w:t>
        </w:r>
      </w:ins>
      <w:ins w:id="940" w:author="Levine, Charles Roger CTR USARMY USMA (USA)" w:date="2026-10-05T06:50:00Z" w16du:dateUtc="2026-10-05T10:50:00Z">
        <w:r w:rsidR="002623E3">
          <w:rPr>
            <w:rFonts w:asciiTheme="minorHAnsi" w:eastAsiaTheme="minorEastAsia" w:hAnsiTheme="minorHAnsi" w:cstheme="minorBidi"/>
            <w:b w:val="0"/>
            <w:bCs w:val="0"/>
            <w:color w:val="0432FF"/>
            <w:sz w:val="24"/>
            <w:szCs w:val="22"/>
          </w:rPr>
          <w:t xml:space="preserve">defined above </w:t>
        </w:r>
      </w:ins>
      <w:ins w:id="941" w:author="Levine, Charles Roger CTR USARMY USMA (USA)" w:date="2026-10-05T05:45:00Z" w16du:dateUtc="2026-10-05T09:45:00Z">
        <w:r w:rsidRPr="005E6903">
          <w:rPr>
            <w:rFonts w:asciiTheme="minorHAnsi" w:eastAsiaTheme="minorEastAsia" w:hAnsiTheme="minorHAnsi" w:cstheme="minorBidi"/>
            <w:b w:val="0"/>
            <w:bCs w:val="0"/>
            <w:color w:val="0432FF"/>
            <w:sz w:val="24"/>
            <w:szCs w:val="22"/>
            <w:rPrChange w:id="942" w:author="Levine, Charles Roger CTR USARMY USMA (USA)" w:date="2026-10-05T05:45:00Z" w16du:dateUtc="2026-10-05T09:45:00Z">
              <w:rPr>
                <w:rFonts w:ascii="Calibri" w:eastAsiaTheme="minorEastAsia" w:hAnsi="Calibri" w:cstheme="minorBidi"/>
                <w:b w:val="0"/>
                <w:bCs w:val="0"/>
                <w:sz w:val="24"/>
                <w:szCs w:val="22"/>
              </w:rPr>
            </w:rPrChange>
          </w:rPr>
          <w:t>are next aggregated at the grou</w:t>
        </w:r>
        <w:r w:rsidRPr="002623E3">
          <w:rPr>
            <w:rFonts w:asciiTheme="minorHAnsi" w:eastAsiaTheme="minorEastAsia" w:hAnsiTheme="minorHAnsi" w:cstheme="minorBidi"/>
            <w:b w:val="0"/>
            <w:bCs w:val="0"/>
            <w:color w:val="0432FF"/>
            <w:sz w:val="24"/>
            <w:szCs w:val="22"/>
            <w:rPrChange w:id="943" w:author="Levine, Charles Roger CTR USARMY USMA (USA)" w:date="2026-10-05T06:51:00Z" w16du:dateUtc="2026-10-05T10:51:00Z">
              <w:rPr>
                <w:rFonts w:ascii="Calibri" w:eastAsiaTheme="minorEastAsia" w:hAnsi="Calibri" w:cstheme="minorBidi"/>
                <w:b w:val="0"/>
                <w:bCs w:val="0"/>
                <w:sz w:val="24"/>
                <w:szCs w:val="22"/>
              </w:rPr>
            </w:rPrChange>
          </w:rPr>
          <w:t>p level</w:t>
        </w:r>
      </w:ins>
      <w:ins w:id="944" w:author="Levine, Charles Roger CTR USARMY USMA (USA)" w:date="2026-10-05T06:51:00Z" w16du:dateUtc="2026-10-05T10:51:00Z">
        <w:r w:rsidR="002623E3" w:rsidRPr="002623E3">
          <w:rPr>
            <w:rFonts w:asciiTheme="minorHAnsi" w:eastAsiaTheme="minorEastAsia" w:hAnsiTheme="minorHAnsi" w:cstheme="minorBidi"/>
            <w:b w:val="0"/>
            <w:bCs w:val="0"/>
            <w:color w:val="0432FF"/>
            <w:sz w:val="24"/>
            <w:szCs w:val="22"/>
          </w:rPr>
          <w:t xml:space="preserve"> to form </w:t>
        </w:r>
      </w:ins>
      <m:oMath>
        <m:sSub>
          <m:sSubPr>
            <m:ctrlPr>
              <w:rPr>
                <w:rFonts w:ascii="Cambria Math" w:eastAsiaTheme="minorEastAsia" w:hAnsi="Cambria Math" w:cstheme="minorBidi"/>
                <w:b w:val="0"/>
                <w:bCs w:val="0"/>
                <w:color w:val="0432FF"/>
                <w:sz w:val="24"/>
                <w:szCs w:val="22"/>
                <w:rPrChange w:id="945" w:author="Levine, Charles Roger CTR USARMY USMA (USA)" w:date="2026-10-05T06:51:00Z" w16du:dateUtc="2026-10-05T10:51:00Z">
                  <w:rPr>
                    <w:rFonts w:ascii="Cambria Math" w:eastAsiaTheme="minorEastAsia" w:hAnsi="Cambria Math" w:cstheme="minorBidi"/>
                    <w:color w:val="0432FF"/>
                    <w:sz w:val="24"/>
                    <w:szCs w:val="22"/>
                  </w:rPr>
                </w:rPrChange>
              </w:rPr>
            </m:ctrlPr>
          </m:sSubPr>
          <m:e>
            <m:r>
              <w:rPr>
                <w:rFonts w:ascii="Cambria Math" w:eastAsiaTheme="minorEastAsia" w:hAnsi="Cambria Math" w:cstheme="minorBidi"/>
                <w:color w:val="0432FF"/>
                <w:sz w:val="24"/>
                <w:szCs w:val="22"/>
              </w:rPr>
              <m:t>C</m:t>
            </m:r>
          </m:e>
          <m:sub>
            <m:r>
              <w:rPr>
                <w:rFonts w:ascii="Cambria Math" w:eastAsiaTheme="minorEastAsia" w:hAnsi="Cambria Math" w:cstheme="minorBidi"/>
                <w:color w:val="0432FF"/>
                <w:sz w:val="24"/>
                <w:szCs w:val="22"/>
              </w:rPr>
              <m:t>J</m:t>
            </m:r>
          </m:sub>
        </m:sSub>
      </m:oMath>
      <w:ins w:id="946" w:author="Levine, Charles Roger CTR USARMY USMA (USA)" w:date="2026-10-05T06:51:00Z" w16du:dateUtc="2026-10-05T10:51:00Z">
        <w:r w:rsidR="002623E3" w:rsidRPr="002623E3">
          <w:rPr>
            <w:rFonts w:asciiTheme="minorHAnsi" w:eastAsiaTheme="minorEastAsia" w:hAnsiTheme="minorHAnsi" w:cstheme="minorBidi"/>
            <w:b w:val="0"/>
            <w:bCs w:val="0"/>
            <w:color w:val="0432FF"/>
            <w:sz w:val="24"/>
            <w:szCs w:val="22"/>
            <w:rPrChange w:id="947" w:author="Levine, Charles Roger CTR USARMY USMA (USA)" w:date="2026-10-05T06:51:00Z" w16du:dateUtc="2026-10-05T10:51:00Z">
              <w:rPr>
                <w:rFonts w:asciiTheme="minorHAnsi" w:eastAsiaTheme="minorEastAsia" w:hAnsiTheme="minorHAnsi" w:cstheme="minorBidi"/>
                <w:color w:val="0432FF"/>
                <w:sz w:val="24"/>
                <w:szCs w:val="22"/>
              </w:rPr>
            </w:rPrChange>
          </w:rPr>
          <w:t xml:space="preserve">, the operationl realization of the conceptual congestion mechanism </w:t>
        </w:r>
      </w:ins>
      <m:oMath>
        <m:sSub>
          <m:sSubPr>
            <m:ctrlPr>
              <w:rPr>
                <w:rFonts w:ascii="Cambria Math" w:eastAsiaTheme="minorEastAsia" w:hAnsi="Cambria Math" w:cstheme="minorBidi"/>
                <w:b w:val="0"/>
                <w:bCs w:val="0"/>
                <w:color w:val="0432FF"/>
                <w:sz w:val="24"/>
                <w:szCs w:val="22"/>
                <w:rPrChange w:id="948" w:author="Levine, Charles Roger CTR USARMY USMA (USA)" w:date="2026-10-05T06:51:00Z" w16du:dateUtc="2026-10-05T10:51:00Z">
                  <w:rPr>
                    <w:rFonts w:ascii="Cambria Math" w:eastAsiaTheme="minorEastAsia" w:hAnsi="Cambria Math" w:cstheme="minorBidi"/>
                    <w:color w:val="0432FF"/>
                    <w:sz w:val="24"/>
                    <w:szCs w:val="22"/>
                  </w:rPr>
                </w:rPrChange>
              </w:rPr>
            </m:ctrlPr>
          </m:sSubPr>
          <m:e>
            <m:r>
              <w:rPr>
                <w:rFonts w:ascii="Cambria Math" w:eastAsiaTheme="minorEastAsia" w:hAnsi="Cambria Math" w:cstheme="minorBidi"/>
                <w:color w:val="0432FF"/>
                <w:sz w:val="24"/>
                <w:szCs w:val="22"/>
              </w:rPr>
              <m:t>L</m:t>
            </m:r>
          </m:e>
          <m:sub>
            <m:r>
              <w:rPr>
                <w:rFonts w:ascii="Cambria Math" w:eastAsiaTheme="minorEastAsia" w:hAnsi="Cambria Math" w:cstheme="minorBidi"/>
                <w:color w:val="0432FF"/>
                <w:sz w:val="24"/>
                <w:szCs w:val="22"/>
              </w:rPr>
              <m:t>C</m:t>
            </m:r>
          </m:sub>
        </m:sSub>
      </m:oMath>
      <w:ins w:id="949" w:author="Levine, Charles Roger CTR USARMY USMA (USA)" w:date="2026-10-05T05:45:00Z" w16du:dateUtc="2026-10-05T09:45:00Z">
        <w:r w:rsidRPr="002623E3">
          <w:rPr>
            <w:rFonts w:asciiTheme="minorHAnsi" w:eastAsiaTheme="minorEastAsia" w:hAnsiTheme="minorHAnsi" w:cstheme="minorBidi"/>
            <w:b w:val="0"/>
            <w:bCs w:val="0"/>
            <w:color w:val="0432FF"/>
            <w:sz w:val="24"/>
            <w:szCs w:val="22"/>
            <w:rPrChange w:id="950" w:author="Levine, Charles Roger CTR USARMY USMA (USA)" w:date="2026-10-05T06:51:00Z" w16du:dateUtc="2026-10-05T10:51:00Z">
              <w:rPr>
                <w:rFonts w:ascii="Calibri" w:eastAsiaTheme="minorEastAsia" w:hAnsi="Calibri" w:cstheme="minorBidi"/>
                <w:b w:val="0"/>
                <w:bCs w:val="0"/>
                <w:sz w:val="24"/>
                <w:szCs w:val="22"/>
              </w:rPr>
            </w:rPrChange>
          </w:rPr>
          <w:t>.</w:t>
        </w:r>
        <w:r w:rsidRPr="005E6903">
          <w:rPr>
            <w:rFonts w:asciiTheme="minorHAnsi" w:eastAsiaTheme="minorEastAsia" w:hAnsiTheme="minorHAnsi" w:cstheme="minorBidi"/>
            <w:b w:val="0"/>
            <w:bCs w:val="0"/>
            <w:color w:val="0432FF"/>
            <w:sz w:val="24"/>
            <w:szCs w:val="22"/>
            <w:rPrChange w:id="951" w:author="Levine, Charles Roger CTR USARMY USMA (USA)" w:date="2026-10-05T05:45:00Z" w16du:dateUtc="2026-10-05T09:45:00Z">
              <w:rPr>
                <w:rFonts w:ascii="Calibri" w:eastAsiaTheme="minorEastAsia" w:hAnsi="Calibri" w:cstheme="minorBidi"/>
                <w:b w:val="0"/>
                <w:bCs w:val="0"/>
                <w:sz w:val="24"/>
                <w:szCs w:val="22"/>
              </w:rPr>
            </w:rPrChange>
          </w:rPr>
          <w:t xml:space="preserve"> For group </w:t>
        </w:r>
      </w:ins>
      <m:oMath>
        <m:r>
          <m:rPr>
            <m:sty m:val="bi"/>
          </m:rPr>
          <w:rPr>
            <w:rFonts w:ascii="Cambria Math" w:eastAsiaTheme="minorEastAsia" w:hAnsi="Cambria Math" w:cstheme="minorBidi"/>
            <w:color w:val="0432FF"/>
            <w:sz w:val="24"/>
            <w:szCs w:val="22"/>
          </w:rPr>
          <m:t>j</m:t>
        </m:r>
      </m:oMath>
      <w:ins w:id="952" w:author="Levine, Charles Roger CTR USARMY USMA (USA)" w:date="2026-10-05T05:45:00Z" w16du:dateUtc="2026-10-05T09:45:00Z">
        <w:r w:rsidRPr="005E6903">
          <w:rPr>
            <w:rFonts w:asciiTheme="minorHAnsi" w:eastAsiaTheme="minorEastAsia" w:hAnsiTheme="minorHAnsi" w:cstheme="minorBidi"/>
            <w:b w:val="0"/>
            <w:bCs w:val="0"/>
            <w:color w:val="0432FF"/>
            <w:sz w:val="24"/>
            <w:szCs w:val="22"/>
            <w:rPrChange w:id="953" w:author="Levine, Charles Roger CTR USARMY USMA (USA)" w:date="2026-10-05T05:45:00Z" w16du:dateUtc="2026-10-05T09:45:00Z">
              <w:rPr>
                <w:rFonts w:ascii="Calibri" w:eastAsiaTheme="minorEastAsia" w:hAnsi="Calibri" w:cstheme="minorBidi"/>
                <w:b w:val="0"/>
                <w:bCs w:val="0"/>
                <w:sz w:val="24"/>
                <w:szCs w:val="22"/>
              </w:rPr>
            </w:rPrChange>
          </w:rPr>
          <w:t xml:space="preserve"> containing </w:t>
        </w:r>
      </w:ins>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n</m:t>
            </m:r>
          </m:e>
          <m:sub>
            <m:r>
              <m:rPr>
                <m:sty m:val="bi"/>
              </m:rPr>
              <w:rPr>
                <w:rFonts w:ascii="Cambria Math" w:eastAsiaTheme="minorEastAsia" w:hAnsi="Cambria Math" w:cstheme="minorBidi"/>
                <w:color w:val="0432FF"/>
                <w:sz w:val="24"/>
                <w:szCs w:val="22"/>
              </w:rPr>
              <m:t>j</m:t>
            </m:r>
          </m:sub>
        </m:sSub>
      </m:oMath>
      <w:ins w:id="954" w:author="Levine, Charles Roger CTR USARMY USMA (USA)" w:date="2026-10-05T05:45:00Z" w16du:dateUtc="2026-10-05T09:45:00Z">
        <w:r w:rsidRPr="005E6903">
          <w:rPr>
            <w:rFonts w:asciiTheme="minorHAnsi" w:eastAsiaTheme="minorEastAsia" w:hAnsiTheme="minorHAnsi" w:cstheme="minorBidi"/>
            <w:b w:val="0"/>
            <w:bCs w:val="0"/>
            <w:color w:val="0432FF"/>
            <w:sz w:val="24"/>
            <w:szCs w:val="22"/>
            <w:rPrChange w:id="955" w:author="Levine, Charles Roger CTR USARMY USMA (USA)" w:date="2026-10-05T05:45:00Z" w16du:dateUtc="2026-10-05T09:45:00Z">
              <w:rPr>
                <w:rFonts w:ascii="Calibri" w:eastAsiaTheme="minorEastAsia" w:hAnsi="Calibri" w:cstheme="minorBidi"/>
                <w:b w:val="0"/>
                <w:bCs w:val="0"/>
                <w:sz w:val="24"/>
                <w:szCs w:val="22"/>
              </w:rPr>
            </w:rPrChange>
          </w:rPr>
          <w:t xml:space="preserve"> individuals, we define congestion as</w:t>
        </w:r>
      </w:ins>
    </w:p>
    <w:p w14:paraId="7E475716" w14:textId="768F02FA" w:rsidR="005E6903" w:rsidRPr="00411AEA" w:rsidRDefault="00411AEA" w:rsidP="00411AEA">
      <w:pPr>
        <w:pStyle w:val="Heading1"/>
        <w:spacing w:after="0"/>
        <w:ind w:left="1224"/>
        <w:rPr>
          <w:ins w:id="956" w:author="Levine, Charles Roger CTR USARMY USMA (USA)" w:date="2026-10-05T05:45:00Z" w16du:dateUtc="2026-10-05T09:45:00Z"/>
          <w:rFonts w:asciiTheme="minorHAnsi" w:eastAsiaTheme="minorEastAsia" w:hAnsiTheme="minorHAnsi" w:cstheme="minorBidi"/>
          <w:b w:val="0"/>
          <w:bCs w:val="0"/>
          <w:color w:val="0432FF"/>
          <w:sz w:val="24"/>
          <w:szCs w:val="22"/>
          <w:rPrChange w:id="957" w:author="Levine, Charles Roger CTR USARMY USMA (USA)" w:date="2026-10-05T05:51:00Z" w16du:dateUtc="2026-10-05T09:51:00Z">
            <w:rPr>
              <w:ins w:id="958" w:author="Levine, Charles Roger CTR USARMY USMA (USA)" w:date="2026-10-05T05:45:00Z" w16du:dateUtc="2026-10-05T09:45:00Z"/>
              <w:rFonts w:ascii="Calibri" w:eastAsiaTheme="minorEastAsia" w:hAnsi="Calibri" w:cstheme="minorBidi"/>
              <w:b w:val="0"/>
              <w:bCs w:val="0"/>
              <w:sz w:val="24"/>
              <w:szCs w:val="22"/>
            </w:rPr>
          </w:rPrChange>
        </w:rPr>
        <w:pPrChange w:id="959" w:author="Levine, Charles Roger CTR USARMY USMA (USA)" w:date="2026-10-05T05:51:00Z" w16du:dateUtc="2026-10-05T09:51:00Z">
          <w:pPr>
            <w:pStyle w:val="Heading1"/>
            <w:numPr>
              <w:ilvl w:val="2"/>
              <w:numId w:val="12"/>
            </w:numPr>
            <w:spacing w:after="0"/>
            <w:ind w:left="1224" w:hanging="504"/>
          </w:pPr>
        </w:pPrChange>
      </w:pPr>
      <m:oMathPara>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r>
            <m:rPr>
              <m:sty m:val="bi"/>
            </m:rPr>
            <w:rPr>
              <w:rFonts w:ascii="Cambria Math" w:eastAsiaTheme="minorEastAsia" w:hAnsi="Cambria Math" w:cstheme="minorBidi"/>
              <w:color w:val="0432FF"/>
              <w:sz w:val="24"/>
              <w:szCs w:val="22"/>
            </w:rPr>
            <m:t>=</m:t>
          </m:r>
          <m:f>
            <m:fPr>
              <m:ctrlPr>
                <w:rPr>
                  <w:rFonts w:ascii="Cambria Math" w:eastAsiaTheme="minorEastAsia" w:hAnsi="Cambria Math" w:cstheme="minorBidi"/>
                  <w:color w:val="0432FF"/>
                  <w:sz w:val="24"/>
                  <w:szCs w:val="22"/>
                </w:rPr>
              </m:ctrlPr>
            </m:fPr>
            <m:num>
              <m:r>
                <m:rPr>
                  <m:sty m:val="bi"/>
                </m:rPr>
                <w:rPr>
                  <w:rFonts w:ascii="Cambria Math" w:eastAsiaTheme="minorEastAsia" w:hAnsi="Cambria Math" w:cstheme="minorBidi"/>
                  <w:color w:val="0432FF"/>
                  <w:sz w:val="24"/>
                  <w:szCs w:val="22"/>
                </w:rPr>
                <m:t>1</m:t>
              </m:r>
            </m:num>
            <m:den>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n</m:t>
                  </m:r>
                </m:e>
                <m:sub>
                  <m:r>
                    <m:rPr>
                      <m:sty m:val="bi"/>
                    </m:rPr>
                    <w:rPr>
                      <w:rFonts w:ascii="Cambria Math" w:eastAsiaTheme="minorEastAsia" w:hAnsi="Cambria Math" w:cstheme="minorBidi"/>
                      <w:color w:val="0432FF"/>
                      <w:sz w:val="24"/>
                      <w:szCs w:val="22"/>
                    </w:rPr>
                    <m:t>j</m:t>
                  </m:r>
                </m:sub>
              </m:sSub>
            </m:den>
          </m:f>
          <m:nary>
            <m:naryPr>
              <m:chr m:val="∑"/>
              <m:limLoc m:val="undOvr"/>
              <m:supHide m:val="1"/>
              <m:ctrlPr>
                <w:rPr>
                  <w:rFonts w:ascii="Cambria Math" w:eastAsiaTheme="minorEastAsia" w:hAnsi="Cambria Math" w:cstheme="minorBidi"/>
                  <w:color w:val="0432FF"/>
                  <w:sz w:val="24"/>
                  <w:szCs w:val="22"/>
                </w:rPr>
              </m:ctrlPr>
            </m:naryPr>
            <m:sub>
              <m:r>
                <m:rPr>
                  <m:sty m:val="bi"/>
                </m:rPr>
                <w:rPr>
                  <w:rFonts w:ascii="Cambria Math" w:eastAsiaTheme="minorEastAsia" w:hAnsi="Cambria Math" w:cstheme="minorBidi"/>
                  <w:color w:val="0432FF"/>
                  <w:sz w:val="24"/>
                  <w:szCs w:val="22"/>
                </w:rPr>
                <m:t>h∈j</m:t>
              </m:r>
            </m:sub>
            <m:sup/>
            <m:e>
              <m:r>
                <m:rPr>
                  <m:sty m:val="bi"/>
                </m:rPr>
                <w:rPr>
                  <w:rFonts w:ascii="Cambria Math" w:eastAsiaTheme="minorEastAsia" w:hAnsi="Cambria Math" w:cstheme="minorBidi"/>
                  <w:color w:val="0432FF"/>
                  <w:sz w:val="24"/>
                  <w:szCs w:val="22"/>
                </w:rPr>
                <m:t>σ</m:t>
              </m:r>
            </m:e>
          </m:nary>
          <m:r>
            <m:rPr>
              <m:sty m:val="bi"/>
            </m:rPr>
            <w:rPr>
              <w:rFonts w:ascii="Cambria Math" w:eastAsiaTheme="minorEastAsia" w:hAnsi="Cambria Math" w:cstheme="minorBidi"/>
              <w:color w:val="0432FF"/>
              <w:sz w:val="24"/>
              <w:szCs w:val="22"/>
            </w:rPr>
            <m:t>​</m:t>
          </m:r>
          <m:d>
            <m:dPr>
              <m:begChr m:val="["/>
              <m:endChr m:val="]"/>
              <m:ctrlPr>
                <w:rPr>
                  <w:rFonts w:ascii="Cambria Math" w:eastAsiaTheme="minorEastAsia" w:hAnsi="Cambria Math" w:cstheme="minorBidi"/>
                  <w:color w:val="0432FF"/>
                  <w:sz w:val="24"/>
                  <w:szCs w:val="22"/>
                </w:rPr>
              </m:ctrlPr>
            </m:dPr>
            <m:e>
              <m:r>
                <m:rPr>
                  <m:sty m:val="bi"/>
                </m:rPr>
                <w:rPr>
                  <w:rFonts w:ascii="Cambria Math" w:eastAsiaTheme="minorEastAsia" w:hAnsi="Cambria Math" w:cstheme="minorBidi"/>
                  <w:color w:val="0432FF"/>
                  <w:sz w:val="24"/>
                  <w:szCs w:val="22"/>
                </w:rPr>
                <m:t>γ</m:t>
              </m:r>
              <m:d>
                <m:dPr>
                  <m:ctrlPr>
                    <w:rPr>
                      <w:rFonts w:ascii="Cambria Math" w:eastAsiaTheme="minorEastAsia" w:hAnsi="Cambria Math" w:cstheme="minorBidi"/>
                      <w:color w:val="0432FF"/>
                      <w:sz w:val="24"/>
                      <w:szCs w:val="22"/>
                    </w:rPr>
                  </m:ctrlPr>
                </m:dPr>
                <m:e>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h</m:t>
                      </m:r>
                    </m:sub>
                  </m:sSub>
                  <m:r>
                    <m:rPr>
                      <m:sty m:val="bi"/>
                    </m:rPr>
                    <w:rPr>
                      <w:rFonts w:ascii="Cambria Math" w:eastAsiaTheme="minorEastAsia" w:hAnsi="Cambria Math" w:cstheme="minorBidi"/>
                      <w:color w:val="0432FF"/>
                      <w:sz w:val="24"/>
                      <w:szCs w:val="22"/>
                    </w:rPr>
                    <m:t>-θ</m:t>
                  </m:r>
                </m:e>
              </m:d>
            </m:e>
          </m:d>
        </m:oMath>
      </m:oMathPara>
    </w:p>
    <w:p w14:paraId="11E4DF41" w14:textId="67D87486" w:rsidR="005E6903" w:rsidRPr="005E6903" w:rsidRDefault="005E6903" w:rsidP="00411AEA">
      <w:pPr>
        <w:pStyle w:val="Heading1"/>
        <w:spacing w:after="0"/>
        <w:ind w:left="1224"/>
        <w:rPr>
          <w:ins w:id="960" w:author="Levine, Charles Roger CTR USARMY USMA (USA)" w:date="2026-10-05T05:45:00Z" w16du:dateUtc="2026-10-05T09:45:00Z"/>
          <w:rFonts w:asciiTheme="minorHAnsi" w:eastAsiaTheme="minorEastAsia" w:hAnsiTheme="minorHAnsi" w:cstheme="minorBidi"/>
          <w:b w:val="0"/>
          <w:bCs w:val="0"/>
          <w:color w:val="0432FF"/>
          <w:sz w:val="24"/>
          <w:szCs w:val="22"/>
          <w:rPrChange w:id="961" w:author="Levine, Charles Roger CTR USARMY USMA (USA)" w:date="2026-10-05T05:45:00Z" w16du:dateUtc="2026-10-05T09:45:00Z">
            <w:rPr>
              <w:ins w:id="962" w:author="Levine, Charles Roger CTR USARMY USMA (USA)" w:date="2026-10-05T05:45:00Z" w16du:dateUtc="2026-10-05T09:45:00Z"/>
              <w:rFonts w:ascii="Calibri" w:eastAsiaTheme="minorEastAsia" w:hAnsi="Calibri" w:cstheme="minorBidi"/>
              <w:b w:val="0"/>
              <w:bCs w:val="0"/>
              <w:sz w:val="24"/>
              <w:szCs w:val="22"/>
            </w:rPr>
          </w:rPrChange>
        </w:rPr>
        <w:pPrChange w:id="963" w:author="Levine, Charles Roger CTR USARMY USMA (USA)" w:date="2026-10-05T05:51:00Z" w16du:dateUtc="2026-10-05T09:51:00Z">
          <w:pPr>
            <w:pStyle w:val="Heading1"/>
            <w:numPr>
              <w:ilvl w:val="2"/>
              <w:numId w:val="12"/>
            </w:numPr>
            <w:spacing w:after="0"/>
            <w:ind w:left="1224" w:hanging="504"/>
          </w:pPr>
        </w:pPrChange>
      </w:pPr>
      <w:ins w:id="964" w:author="Levine, Charles Roger CTR USARMY USMA (USA)" w:date="2026-10-05T05:45:00Z" w16du:dateUtc="2026-10-05T09:45:00Z">
        <w:r w:rsidRPr="005E6903">
          <w:rPr>
            <w:rFonts w:asciiTheme="minorHAnsi" w:eastAsiaTheme="minorEastAsia" w:hAnsiTheme="minorHAnsi" w:cstheme="minorBidi"/>
            <w:b w:val="0"/>
            <w:bCs w:val="0"/>
            <w:color w:val="0432FF"/>
            <w:sz w:val="24"/>
            <w:szCs w:val="22"/>
            <w:rPrChange w:id="965" w:author="Levine, Charles Roger CTR USARMY USMA (USA)" w:date="2026-10-05T05:45:00Z" w16du:dateUtc="2026-10-05T09:45:00Z">
              <w:rPr>
                <w:rFonts w:ascii="Calibri" w:eastAsiaTheme="minorEastAsia" w:hAnsi="Calibri" w:cstheme="minorBidi"/>
                <w:b w:val="0"/>
                <w:bCs w:val="0"/>
                <w:sz w:val="24"/>
                <w:szCs w:val="22"/>
              </w:rPr>
            </w:rPrChange>
          </w:rPr>
          <w:t xml:space="preserve">Thus, </w:t>
        </w:r>
      </w:ins>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ins w:id="966" w:author="Levine, Charles Roger CTR USARMY USMA (USA)" w:date="2026-10-05T05:45:00Z" w16du:dateUtc="2026-10-05T09:45:00Z">
        <w:r w:rsidRPr="005E6903">
          <w:rPr>
            <w:rFonts w:asciiTheme="minorHAnsi" w:eastAsiaTheme="minorEastAsia" w:hAnsiTheme="minorHAnsi" w:cstheme="minorBidi"/>
            <w:b w:val="0"/>
            <w:bCs w:val="0"/>
            <w:color w:val="0432FF"/>
            <w:sz w:val="24"/>
            <w:szCs w:val="22"/>
            <w:rPrChange w:id="967" w:author="Levine, Charles Roger CTR USARMY USMA (USA)" w:date="2026-10-05T05:45:00Z" w16du:dateUtc="2026-10-05T09:45:00Z">
              <w:rPr>
                <w:rFonts w:ascii="Calibri" w:eastAsiaTheme="minorEastAsia" w:hAnsi="Calibri" w:cstheme="minorBidi"/>
                <w:b w:val="0"/>
                <w:bCs w:val="0"/>
                <w:sz w:val="24"/>
                <w:szCs w:val="22"/>
              </w:rPr>
            </w:rPrChange>
          </w:rPr>
          <w:t xml:space="preserve"> measures the average concentration of competitively relevant individuals in group </w:t>
        </w:r>
      </w:ins>
      <m:oMath>
        <m:r>
          <m:rPr>
            <m:sty m:val="bi"/>
          </m:rPr>
          <w:rPr>
            <w:rFonts w:ascii="Cambria Math" w:eastAsiaTheme="minorEastAsia" w:hAnsi="Cambria Math" w:cstheme="minorBidi"/>
            <w:color w:val="0432FF"/>
            <w:sz w:val="24"/>
            <w:szCs w:val="22"/>
          </w:rPr>
          <m:t>j</m:t>
        </m:r>
      </m:oMath>
      <w:ins w:id="968" w:author="Levine, Charles Roger CTR USARMY USMA (USA)" w:date="2026-10-05T05:45:00Z" w16du:dateUtc="2026-10-05T09:45:00Z">
        <w:r w:rsidRPr="005E6903">
          <w:rPr>
            <w:rFonts w:asciiTheme="minorHAnsi" w:eastAsiaTheme="minorEastAsia" w:hAnsiTheme="minorHAnsi" w:cstheme="minorBidi"/>
            <w:b w:val="0"/>
            <w:bCs w:val="0"/>
            <w:color w:val="0432FF"/>
            <w:sz w:val="24"/>
            <w:szCs w:val="22"/>
            <w:rPrChange w:id="969" w:author="Levine, Charles Roger CTR USARMY USMA (USA)" w:date="2026-10-05T05:45:00Z" w16du:dateUtc="2026-10-05T09:45:00Z">
              <w:rPr>
                <w:rFonts w:ascii="Calibri" w:eastAsiaTheme="minorEastAsia" w:hAnsi="Calibri" w:cstheme="minorBidi"/>
                <w:b w:val="0"/>
                <w:bCs w:val="0"/>
                <w:sz w:val="24"/>
                <w:szCs w:val="22"/>
              </w:rPr>
            </w:rPrChange>
          </w:rPr>
          <w:t>. A group containing relatively few individuals near or above the threshold will have low congestion, while a group containing many such individuals will have high congestion.</w:t>
        </w:r>
      </w:ins>
    </w:p>
    <w:p w14:paraId="1455889F" w14:textId="0EDE5E78" w:rsidR="005E6903" w:rsidRPr="005E6903" w:rsidRDefault="005E6903" w:rsidP="00411AEA">
      <w:pPr>
        <w:pStyle w:val="Heading1"/>
        <w:spacing w:after="0"/>
        <w:ind w:left="1224"/>
        <w:rPr>
          <w:ins w:id="970" w:author="Levine, Charles Roger CTR USARMY USMA (USA)" w:date="2026-10-05T05:45:00Z" w16du:dateUtc="2026-10-05T09:45:00Z"/>
          <w:rFonts w:asciiTheme="minorHAnsi" w:eastAsiaTheme="minorEastAsia" w:hAnsiTheme="minorHAnsi" w:cstheme="minorBidi"/>
          <w:b w:val="0"/>
          <w:bCs w:val="0"/>
          <w:color w:val="0432FF"/>
          <w:sz w:val="24"/>
          <w:szCs w:val="22"/>
          <w:rPrChange w:id="971" w:author="Levine, Charles Roger CTR USARMY USMA (USA)" w:date="2026-10-05T05:45:00Z" w16du:dateUtc="2026-10-05T09:45:00Z">
            <w:rPr>
              <w:ins w:id="972" w:author="Levine, Charles Roger CTR USARMY USMA (USA)" w:date="2026-10-05T05:45:00Z" w16du:dateUtc="2026-10-05T09:45:00Z"/>
              <w:rFonts w:ascii="Calibri" w:eastAsiaTheme="minorEastAsia" w:hAnsi="Calibri" w:cstheme="minorBidi"/>
              <w:b w:val="0"/>
              <w:bCs w:val="0"/>
              <w:sz w:val="24"/>
              <w:szCs w:val="22"/>
            </w:rPr>
          </w:rPrChange>
        </w:rPr>
        <w:pPrChange w:id="973" w:author="Levine, Charles Roger CTR USARMY USMA (USA)" w:date="2026-10-05T05:52:00Z" w16du:dateUtc="2026-10-05T09:52:00Z">
          <w:pPr>
            <w:pStyle w:val="Heading1"/>
            <w:numPr>
              <w:ilvl w:val="2"/>
              <w:numId w:val="12"/>
            </w:numPr>
            <w:spacing w:after="0"/>
            <w:ind w:left="1224" w:hanging="504"/>
          </w:pPr>
        </w:pPrChange>
      </w:pPr>
      <w:ins w:id="974" w:author="Levine, Charles Roger CTR USARMY USMA (USA)" w:date="2026-10-05T05:45:00Z" w16du:dateUtc="2026-10-05T09:45:00Z">
        <w:r w:rsidRPr="005E6903">
          <w:rPr>
            <w:rFonts w:asciiTheme="minorHAnsi" w:eastAsiaTheme="minorEastAsia" w:hAnsiTheme="minorHAnsi" w:cstheme="minorBidi"/>
            <w:b w:val="0"/>
            <w:bCs w:val="0"/>
            <w:color w:val="0432FF"/>
            <w:sz w:val="24"/>
            <w:szCs w:val="22"/>
            <w:rPrChange w:id="975" w:author="Levine, Charles Roger CTR USARMY USMA (USA)" w:date="2026-10-05T05:45:00Z" w16du:dateUtc="2026-10-05T09:45:00Z">
              <w:rPr>
                <w:rFonts w:ascii="Calibri" w:eastAsiaTheme="minorEastAsia" w:hAnsi="Calibri" w:cstheme="minorBidi"/>
                <w:b w:val="0"/>
                <w:bCs w:val="0"/>
                <w:sz w:val="24"/>
                <w:szCs w:val="22"/>
              </w:rPr>
            </w:rPrChange>
          </w:rPr>
          <w:t xml:space="preserve">In the current specification, </w:t>
        </w:r>
      </w:ins>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ins w:id="976" w:author="Levine, Charles Roger CTR USARMY USMA (USA)" w:date="2026-10-05T05:45:00Z" w16du:dateUtc="2026-10-05T09:45:00Z">
        <w:r w:rsidRPr="005E6903">
          <w:rPr>
            <w:rFonts w:asciiTheme="minorHAnsi" w:eastAsiaTheme="minorEastAsia" w:hAnsiTheme="minorHAnsi" w:cstheme="minorBidi"/>
            <w:b w:val="0"/>
            <w:bCs w:val="0"/>
            <w:color w:val="0432FF"/>
            <w:sz w:val="24"/>
            <w:szCs w:val="22"/>
            <w:rPrChange w:id="977" w:author="Levine, Charles Roger CTR USARMY USMA (USA)" w:date="2026-10-05T05:45:00Z" w16du:dateUtc="2026-10-05T09:45:00Z">
              <w:rPr>
                <w:rFonts w:ascii="Calibri" w:eastAsiaTheme="minorEastAsia" w:hAnsi="Calibri" w:cstheme="minorBidi"/>
                <w:b w:val="0"/>
                <w:bCs w:val="0"/>
                <w:sz w:val="24"/>
                <w:szCs w:val="22"/>
              </w:rPr>
            </w:rPrChange>
          </w:rPr>
          <w:t xml:space="preserve"> is a group-level quantity. Every individual assigned to group </w:t>
        </w:r>
      </w:ins>
      <m:oMath>
        <m:r>
          <m:rPr>
            <m:sty m:val="bi"/>
          </m:rPr>
          <w:rPr>
            <w:rFonts w:ascii="Cambria Math" w:eastAsiaTheme="minorEastAsia" w:hAnsi="Cambria Math" w:cstheme="minorBidi"/>
            <w:color w:val="0432FF"/>
            <w:sz w:val="24"/>
            <w:szCs w:val="22"/>
          </w:rPr>
          <m:t>j</m:t>
        </m:r>
      </m:oMath>
      <w:ins w:id="978" w:author="Levine, Charles Roger CTR USARMY USMA (USA)" w:date="2026-10-05T05:45:00Z" w16du:dateUtc="2026-10-05T09:45:00Z">
        <w:r w:rsidRPr="005E6903">
          <w:rPr>
            <w:rFonts w:asciiTheme="minorHAnsi" w:eastAsiaTheme="minorEastAsia" w:hAnsiTheme="minorHAnsi" w:cstheme="minorBidi"/>
            <w:b w:val="0"/>
            <w:bCs w:val="0"/>
            <w:color w:val="0432FF"/>
            <w:sz w:val="24"/>
            <w:szCs w:val="22"/>
            <w:rPrChange w:id="979" w:author="Levine, Charles Roger CTR USARMY USMA (USA)" w:date="2026-10-05T05:45:00Z" w16du:dateUtc="2026-10-05T09:45:00Z">
              <w:rPr>
                <w:rFonts w:ascii="Calibri" w:eastAsiaTheme="minorEastAsia" w:hAnsi="Calibri" w:cstheme="minorBidi"/>
                <w:b w:val="0"/>
                <w:bCs w:val="0"/>
                <w:sz w:val="24"/>
                <w:szCs w:val="22"/>
              </w:rPr>
            </w:rPrChange>
          </w:rPr>
          <w:t xml:space="preserve"> therefore experiences the same modeled congestion, regardless of that individual’s own value of </w:t>
        </w:r>
      </w:ins>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ins w:id="980" w:author="Levine, Charles Roger CTR USARMY USMA (USA)" w:date="2026-10-05T05:45:00Z" w16du:dateUtc="2026-10-05T09:45:00Z">
        <w:r w:rsidRPr="005E6903">
          <w:rPr>
            <w:rFonts w:asciiTheme="minorHAnsi" w:eastAsiaTheme="minorEastAsia" w:hAnsiTheme="minorHAnsi" w:cstheme="minorBidi"/>
            <w:b w:val="0"/>
            <w:bCs w:val="0"/>
            <w:color w:val="0432FF"/>
            <w:sz w:val="24"/>
            <w:szCs w:val="22"/>
            <w:rPrChange w:id="981" w:author="Levine, Charles Roger CTR USARMY USMA (USA)" w:date="2026-10-05T05:45:00Z" w16du:dateUtc="2026-10-05T09:45:00Z">
              <w:rPr>
                <w:rFonts w:ascii="Calibri" w:eastAsiaTheme="minorEastAsia" w:hAnsi="Calibri" w:cstheme="minorBidi"/>
                <w:b w:val="0"/>
                <w:bCs w:val="0"/>
                <w:sz w:val="24"/>
                <w:szCs w:val="22"/>
              </w:rPr>
            </w:rPrChange>
          </w:rPr>
          <w:t xml:space="preserve">. If </w:t>
        </w:r>
      </w:ins>
      <m:oMath>
        <m:r>
          <m:rPr>
            <m:sty m:val="bi"/>
          </m:rPr>
          <w:rPr>
            <w:rFonts w:ascii="Cambria Math" w:eastAsiaTheme="minorEastAsia" w:hAnsi="Cambria Math" w:cstheme="minorBidi"/>
            <w:color w:val="0432FF"/>
            <w:sz w:val="24"/>
            <w:szCs w:val="22"/>
          </w:rPr>
          <m:t>g</m:t>
        </m:r>
        <m:d>
          <m:dPr>
            <m:ctrlPr>
              <w:rPr>
                <w:rFonts w:ascii="Cambria Math" w:eastAsiaTheme="minorEastAsia" w:hAnsi="Cambria Math" w:cstheme="minorBidi"/>
                <w:color w:val="0432FF"/>
                <w:sz w:val="24"/>
                <w:szCs w:val="22"/>
              </w:rPr>
            </m:ctrlPr>
          </m:dPr>
          <m:e>
            <m:r>
              <m:rPr>
                <m:sty m:val="bi"/>
              </m:rPr>
              <w:rPr>
                <w:rFonts w:ascii="Cambria Math" w:eastAsiaTheme="minorEastAsia" w:hAnsi="Cambria Math" w:cstheme="minorBidi"/>
                <w:color w:val="0432FF"/>
                <w:sz w:val="24"/>
                <w:szCs w:val="22"/>
              </w:rPr>
              <m:t>i</m:t>
            </m:r>
          </m:e>
        </m:d>
      </m:oMath>
      <w:ins w:id="982" w:author="Levine, Charles Roger CTR USARMY USMA (USA)" w:date="2026-10-05T05:45:00Z" w16du:dateUtc="2026-10-05T09:45:00Z">
        <w:r w:rsidRPr="005E6903">
          <w:rPr>
            <w:rFonts w:asciiTheme="minorHAnsi" w:eastAsiaTheme="minorEastAsia" w:hAnsiTheme="minorHAnsi" w:cstheme="minorBidi"/>
            <w:b w:val="0"/>
            <w:bCs w:val="0"/>
            <w:color w:val="0432FF"/>
            <w:sz w:val="24"/>
            <w:szCs w:val="22"/>
            <w:rPrChange w:id="983" w:author="Levine, Charles Roger CTR USARMY USMA (USA)" w:date="2026-10-05T05:45:00Z" w16du:dateUtc="2026-10-05T09:45:00Z">
              <w:rPr>
                <w:rFonts w:ascii="Calibri" w:eastAsiaTheme="minorEastAsia" w:hAnsi="Calibri" w:cstheme="minorBidi"/>
                <w:b w:val="0"/>
                <w:bCs w:val="0"/>
                <w:sz w:val="24"/>
                <w:szCs w:val="22"/>
              </w:rPr>
            </w:rPrChange>
          </w:rPr>
          <w:t xml:space="preserve"> denotes the group containing individual</w:t>
        </w:r>
      </w:ins>
      <w:ins w:id="984" w:author="Levine, Charles Roger CTR USARMY USMA (USA)" w:date="2026-10-05T05:52:00Z" w16du:dateUtc="2026-10-05T09:52:00Z">
        <w:r w:rsidR="00411AEA">
          <w:rPr>
            <w:rFonts w:asciiTheme="minorHAnsi" w:eastAsiaTheme="minorEastAsia" w:hAnsiTheme="minorHAnsi" w:cstheme="minorBidi"/>
            <w:b w:val="0"/>
            <w:bCs w:val="0"/>
            <w:color w:val="0432FF"/>
            <w:sz w:val="24"/>
            <w:szCs w:val="22"/>
          </w:rPr>
          <w:t xml:space="preserve"> </w:t>
        </w:r>
      </w:ins>
      <m:oMath>
        <m:r>
          <m:rPr>
            <m:sty m:val="bi"/>
          </m:rPr>
          <w:rPr>
            <w:rFonts w:ascii="Cambria Math" w:eastAsiaTheme="minorEastAsia" w:hAnsi="Cambria Math" w:cstheme="minorBidi"/>
            <w:color w:val="0432FF"/>
            <w:sz w:val="24"/>
            <w:szCs w:val="22"/>
          </w:rPr>
          <m:t>i</m:t>
        </m:r>
      </m:oMath>
      <w:ins w:id="985" w:author="Levine, Charles Roger CTR USARMY USMA (USA)" w:date="2026-10-05T05:45:00Z" w16du:dateUtc="2026-10-05T09:45:00Z">
        <w:r w:rsidRPr="005E6903">
          <w:rPr>
            <w:rFonts w:asciiTheme="minorHAnsi" w:eastAsiaTheme="minorEastAsia" w:hAnsiTheme="minorHAnsi" w:cstheme="minorBidi"/>
            <w:b w:val="0"/>
            <w:bCs w:val="0"/>
            <w:color w:val="0432FF"/>
            <w:sz w:val="24"/>
            <w:szCs w:val="22"/>
            <w:rPrChange w:id="986" w:author="Levine, Charles Roger CTR USARMY USMA (USA)" w:date="2026-10-05T05:45:00Z" w16du:dateUtc="2026-10-05T09:45:00Z">
              <w:rPr>
                <w:rFonts w:ascii="Calibri" w:eastAsiaTheme="minorEastAsia" w:hAnsi="Calibri" w:cstheme="minorBidi"/>
                <w:b w:val="0"/>
                <w:bCs w:val="0"/>
                <w:sz w:val="24"/>
                <w:szCs w:val="22"/>
              </w:rPr>
            </w:rPrChange>
          </w:rPr>
          <w:t>, the competitive score is</w:t>
        </w:r>
      </w:ins>
    </w:p>
    <w:p w14:paraId="2DCEEEAA" w14:textId="1D46F8FD" w:rsidR="005E6903" w:rsidRPr="005E6903" w:rsidRDefault="005E6903" w:rsidP="005E6903">
      <w:pPr>
        <w:pStyle w:val="Heading1"/>
        <w:spacing w:after="0"/>
        <w:ind w:left="1224"/>
        <w:rPr>
          <w:ins w:id="987" w:author="Levine, Charles Roger CTR USARMY USMA (USA)" w:date="2026-10-05T05:45:00Z" w16du:dateUtc="2026-10-05T09:45:00Z"/>
          <w:rFonts w:asciiTheme="minorHAnsi" w:eastAsiaTheme="minorEastAsia" w:hAnsiTheme="minorHAnsi" w:cstheme="minorBidi"/>
          <w:b w:val="0"/>
          <w:bCs w:val="0"/>
          <w:color w:val="0432FF"/>
          <w:sz w:val="24"/>
          <w:szCs w:val="22"/>
          <w:rPrChange w:id="988" w:author="Levine, Charles Roger CTR USARMY USMA (USA)" w:date="2026-10-05T05:48:00Z" w16du:dateUtc="2026-10-05T09:48:00Z">
            <w:rPr>
              <w:ins w:id="989" w:author="Levine, Charles Roger CTR USARMY USMA (USA)" w:date="2026-10-05T05:45:00Z" w16du:dateUtc="2026-10-05T09:45:00Z"/>
              <w:rFonts w:ascii="Calibri" w:eastAsiaTheme="minorEastAsia" w:hAnsi="Calibri" w:cstheme="minorBidi"/>
              <w:b w:val="0"/>
              <w:bCs w:val="0"/>
              <w:sz w:val="24"/>
              <w:szCs w:val="22"/>
            </w:rPr>
          </w:rPrChange>
        </w:rPr>
        <w:pPrChange w:id="990" w:author="Levine, Charles Roger CTR USARMY USMA (USA)" w:date="2026-10-05T05:48:00Z" w16du:dateUtc="2026-10-05T09:48:00Z">
          <w:pPr>
            <w:pStyle w:val="Heading1"/>
            <w:numPr>
              <w:ilvl w:val="2"/>
              <w:numId w:val="12"/>
            </w:numPr>
            <w:spacing w:after="0"/>
            <w:ind w:left="1224" w:hanging="504"/>
          </w:pPr>
        </w:pPrChange>
      </w:pPr>
      <m:oMathPara>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S</m:t>
              </m:r>
            </m:e>
            <m:sub>
              <m:r>
                <m:rPr>
                  <m:sty m:val="bi"/>
                </m:rPr>
                <w:rPr>
                  <w:rFonts w:ascii="Cambria Math" w:eastAsiaTheme="minorEastAsia" w:hAnsi="Cambria Math" w:cstheme="minorBidi"/>
                  <w:color w:val="0432FF"/>
                  <w:sz w:val="24"/>
                  <w:szCs w:val="22"/>
                </w:rPr>
                <m:t>i</m:t>
              </m:r>
            </m:sub>
          </m:sSub>
          <m:r>
            <m:rPr>
              <m:sty m:val="bi"/>
            </m:rPr>
            <w:rPr>
              <w:rFonts w:ascii="Cambria Math" w:eastAsiaTheme="minorEastAsia" w:hAnsi="Cambria Math" w:cstheme="minorBidi"/>
              <w:color w:val="0432FF"/>
              <w:sz w:val="24"/>
              <w:szCs w:val="22"/>
            </w:rPr>
            <m:t>=</m:t>
          </m:r>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r>
            <m:rPr>
              <m:sty m:val="bi"/>
            </m:rPr>
            <w:rPr>
              <w:rFonts w:ascii="Cambria Math" w:eastAsiaTheme="minorEastAsia" w:hAnsi="Cambria Math" w:cstheme="minorBidi"/>
              <w:color w:val="0432FF"/>
              <w:sz w:val="24"/>
              <w:szCs w:val="22"/>
            </w:rPr>
            <m:t>-λ</m:t>
          </m:r>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g</m:t>
              </m:r>
              <m:d>
                <m:dPr>
                  <m:ctrlPr>
                    <w:rPr>
                      <w:rFonts w:ascii="Cambria Math" w:eastAsiaTheme="minorEastAsia" w:hAnsi="Cambria Math" w:cstheme="minorBidi"/>
                      <w:color w:val="0432FF"/>
                      <w:sz w:val="24"/>
                      <w:szCs w:val="22"/>
                    </w:rPr>
                  </m:ctrlPr>
                </m:dPr>
                <m:e>
                  <m:r>
                    <m:rPr>
                      <m:sty m:val="bi"/>
                    </m:rPr>
                    <w:rPr>
                      <w:rFonts w:ascii="Cambria Math" w:eastAsiaTheme="minorEastAsia" w:hAnsi="Cambria Math" w:cstheme="minorBidi"/>
                      <w:color w:val="0432FF"/>
                      <w:sz w:val="24"/>
                      <w:szCs w:val="22"/>
                    </w:rPr>
                    <m:t>i</m:t>
                  </m:r>
                </m:e>
              </m:d>
            </m:sub>
          </m:sSub>
        </m:oMath>
      </m:oMathPara>
    </w:p>
    <w:p w14:paraId="76A6B8CF" w14:textId="2007902A" w:rsidR="005E6903" w:rsidRPr="005E6903" w:rsidRDefault="005E6903" w:rsidP="005E6903">
      <w:pPr>
        <w:pStyle w:val="Heading1"/>
        <w:spacing w:after="0"/>
        <w:ind w:left="1224"/>
        <w:rPr>
          <w:ins w:id="991" w:author="Levine, Charles Roger CTR USARMY USMA (USA)" w:date="2026-10-05T05:45:00Z" w16du:dateUtc="2026-10-05T09:45:00Z"/>
          <w:rFonts w:asciiTheme="minorHAnsi" w:eastAsiaTheme="minorEastAsia" w:hAnsiTheme="minorHAnsi" w:cstheme="minorBidi"/>
          <w:b w:val="0"/>
          <w:bCs w:val="0"/>
          <w:color w:val="0432FF"/>
          <w:sz w:val="24"/>
          <w:szCs w:val="22"/>
          <w:rPrChange w:id="992" w:author="Levine, Charles Roger CTR USARMY USMA (USA)" w:date="2026-10-05T05:45:00Z" w16du:dateUtc="2026-10-05T09:45:00Z">
            <w:rPr>
              <w:ins w:id="993" w:author="Levine, Charles Roger CTR USARMY USMA (USA)" w:date="2026-10-05T05:45:00Z" w16du:dateUtc="2026-10-05T09:45:00Z"/>
              <w:rFonts w:ascii="Calibri" w:eastAsiaTheme="minorEastAsia" w:hAnsi="Calibri" w:cstheme="minorBidi"/>
              <w:b w:val="0"/>
              <w:bCs w:val="0"/>
              <w:sz w:val="24"/>
              <w:szCs w:val="22"/>
            </w:rPr>
          </w:rPrChange>
        </w:rPr>
        <w:pPrChange w:id="994" w:author="Levine, Charles Roger CTR USARMY USMA (USA)" w:date="2026-10-05T05:49:00Z" w16du:dateUtc="2026-10-05T09:49:00Z">
          <w:pPr>
            <w:pStyle w:val="Heading1"/>
            <w:numPr>
              <w:ilvl w:val="2"/>
              <w:numId w:val="12"/>
            </w:numPr>
            <w:spacing w:after="0"/>
            <w:ind w:left="1224" w:hanging="504"/>
          </w:pPr>
        </w:pPrChange>
      </w:pPr>
      <w:ins w:id="995" w:author="Levine, Charles Roger CTR USARMY USMA (USA)" w:date="2026-10-05T05:45:00Z" w16du:dateUtc="2026-10-05T09:45:00Z">
        <w:r w:rsidRPr="005E6903">
          <w:rPr>
            <w:rFonts w:asciiTheme="minorHAnsi" w:eastAsiaTheme="minorEastAsia" w:hAnsiTheme="minorHAnsi" w:cstheme="minorBidi"/>
            <w:b w:val="0"/>
            <w:bCs w:val="0"/>
            <w:color w:val="0432FF"/>
            <w:sz w:val="24"/>
            <w:szCs w:val="22"/>
            <w:rPrChange w:id="996" w:author="Levine, Charles Roger CTR USARMY USMA (USA)" w:date="2026-10-05T05:45:00Z" w16du:dateUtc="2026-10-05T09:45:00Z">
              <w:rPr>
                <w:rFonts w:ascii="Calibri" w:eastAsiaTheme="minorEastAsia" w:hAnsi="Calibri" w:cstheme="minorBidi"/>
                <w:b w:val="0"/>
                <w:bCs w:val="0"/>
                <w:sz w:val="24"/>
                <w:szCs w:val="22"/>
              </w:rPr>
            </w:rPrChange>
          </w:rPr>
          <w:t xml:space="preserve">where </w:t>
        </w:r>
      </w:ins>
      <m:oMath>
        <m:r>
          <m:rPr>
            <m:sty m:val="bi"/>
          </m:rPr>
          <w:rPr>
            <w:rFonts w:ascii="Cambria Math" w:eastAsiaTheme="minorEastAsia" w:hAnsi="Cambria Math" w:cstheme="minorBidi"/>
            <w:color w:val="0432FF"/>
            <w:sz w:val="24"/>
            <w:szCs w:val="22"/>
          </w:rPr>
          <m:t>λ</m:t>
        </m:r>
      </m:oMath>
      <w:ins w:id="997" w:author="Levine, Charles Roger CTR USARMY USMA (USA)" w:date="2026-10-05T05:45:00Z" w16du:dateUtc="2026-10-05T09:45:00Z">
        <w:r w:rsidRPr="005E6903">
          <w:rPr>
            <w:rFonts w:asciiTheme="minorHAnsi" w:eastAsiaTheme="minorEastAsia" w:hAnsiTheme="minorHAnsi" w:cstheme="minorBidi"/>
            <w:b w:val="0"/>
            <w:bCs w:val="0"/>
            <w:color w:val="0432FF"/>
            <w:sz w:val="24"/>
            <w:szCs w:val="22"/>
            <w:rPrChange w:id="998" w:author="Levine, Charles Roger CTR USARMY USMA (USA)" w:date="2026-10-05T05:45:00Z" w16du:dateUtc="2026-10-05T09:45:00Z">
              <w:rPr>
                <w:rFonts w:ascii="Calibri" w:eastAsiaTheme="minorEastAsia" w:hAnsi="Calibri" w:cstheme="minorBidi"/>
                <w:b w:val="0"/>
                <w:bCs w:val="0"/>
                <w:sz w:val="24"/>
                <w:szCs w:val="22"/>
              </w:rPr>
            </w:rPrChange>
          </w:rPr>
          <w:t xml:space="preserve"> controls the strength with which group congestion reduces competitive standing.</w:t>
        </w:r>
      </w:ins>
    </w:p>
    <w:p w14:paraId="259308B0" w14:textId="77777777" w:rsidR="005E6903" w:rsidRDefault="005E6903" w:rsidP="005E6903">
      <w:pPr>
        <w:pStyle w:val="Heading1"/>
        <w:spacing w:before="0" w:after="0"/>
        <w:ind w:left="1224"/>
        <w:rPr>
          <w:ins w:id="999" w:author="Levine, Charles Roger CTR USARMY USMA (USA)" w:date="2026-10-05T05:49:00Z" w16du:dateUtc="2026-10-05T09:49:00Z"/>
          <w:rFonts w:asciiTheme="minorHAnsi" w:eastAsiaTheme="minorEastAsia" w:hAnsiTheme="minorHAnsi" w:cstheme="minorBidi"/>
          <w:b w:val="0"/>
          <w:bCs w:val="0"/>
          <w:color w:val="0432FF"/>
          <w:sz w:val="24"/>
          <w:szCs w:val="22"/>
        </w:rPr>
      </w:pPr>
    </w:p>
    <w:p w14:paraId="270FDE56" w14:textId="77777777" w:rsidR="00411AEA" w:rsidRDefault="005E6903" w:rsidP="005E6903">
      <w:pPr>
        <w:pStyle w:val="Heading1"/>
        <w:spacing w:before="0" w:after="0"/>
        <w:ind w:left="1224"/>
        <w:rPr>
          <w:ins w:id="1000" w:author="Levine, Charles Roger CTR USARMY USMA (USA)" w:date="2026-10-05T05:54:00Z" w16du:dateUtc="2026-10-05T09:54:00Z"/>
          <w:rFonts w:asciiTheme="minorHAnsi" w:eastAsiaTheme="minorEastAsia" w:hAnsiTheme="minorHAnsi" w:cstheme="minorBidi"/>
          <w:b w:val="0"/>
          <w:bCs w:val="0"/>
          <w:color w:val="0432FF"/>
          <w:sz w:val="24"/>
          <w:szCs w:val="22"/>
        </w:rPr>
      </w:pPr>
      <w:ins w:id="1001" w:author="Levine, Charles Roger CTR USARMY USMA (USA)" w:date="2026-10-05T05:45:00Z" w16du:dateUtc="2026-10-05T09:45:00Z">
        <w:r w:rsidRPr="005E6903">
          <w:rPr>
            <w:rFonts w:asciiTheme="minorHAnsi" w:eastAsiaTheme="minorEastAsia" w:hAnsiTheme="minorHAnsi" w:cstheme="minorBidi"/>
            <w:b w:val="0"/>
            <w:bCs w:val="0"/>
            <w:color w:val="0432FF"/>
            <w:sz w:val="24"/>
            <w:szCs w:val="22"/>
            <w:rPrChange w:id="1002" w:author="Levine, Charles Roger CTR USARMY USMA (USA)" w:date="2026-10-05T05:45:00Z" w16du:dateUtc="2026-10-05T09:45:00Z">
              <w:rPr>
                <w:rFonts w:ascii="Calibri" w:eastAsiaTheme="minorEastAsia" w:hAnsi="Calibri" w:cstheme="minorBidi"/>
                <w:b w:val="0"/>
                <w:bCs w:val="0"/>
                <w:sz w:val="24"/>
                <w:szCs w:val="22"/>
              </w:rPr>
            </w:rPrChange>
          </w:rPr>
          <w:t xml:space="preserve">This equation completes the SCORE mechanism. </w:t>
        </w:r>
      </w:ins>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ins w:id="1003" w:author="Levine, Charles Roger CTR USARMY USMA (USA)" w:date="2026-10-05T05:45:00Z" w16du:dateUtc="2026-10-05T09:45:00Z">
        <w:r w:rsidRPr="005E6903">
          <w:rPr>
            <w:rFonts w:asciiTheme="minorHAnsi" w:eastAsiaTheme="minorEastAsia" w:hAnsiTheme="minorHAnsi" w:cstheme="minorBidi"/>
            <w:b w:val="0"/>
            <w:bCs w:val="0"/>
            <w:color w:val="0432FF"/>
            <w:sz w:val="24"/>
            <w:szCs w:val="22"/>
            <w:rPrChange w:id="1004" w:author="Levine, Charles Roger CTR USARMY USMA (USA)" w:date="2026-10-05T05:45:00Z" w16du:dateUtc="2026-10-05T09:45:00Z">
              <w:rPr>
                <w:rFonts w:ascii="Calibri" w:eastAsiaTheme="minorEastAsia" w:hAnsi="Calibri" w:cstheme="minorBidi"/>
                <w:b w:val="0"/>
                <w:bCs w:val="0"/>
                <w:sz w:val="24"/>
                <w:szCs w:val="22"/>
              </w:rPr>
            </w:rPrChange>
          </w:rPr>
          <w:t xml:space="preserve"> represents the individual performance quantity entering the stage, while </w:t>
        </w:r>
      </w:ins>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g</m:t>
            </m:r>
            <m:d>
              <m:dPr>
                <m:ctrlPr>
                  <w:rPr>
                    <w:rFonts w:ascii="Cambria Math" w:eastAsiaTheme="minorEastAsia" w:hAnsi="Cambria Math" w:cstheme="minorBidi"/>
                    <w:color w:val="0432FF"/>
                    <w:sz w:val="24"/>
                    <w:szCs w:val="22"/>
                  </w:rPr>
                </m:ctrlPr>
              </m:dPr>
              <m:e>
                <m:r>
                  <m:rPr>
                    <m:sty m:val="bi"/>
                  </m:rPr>
                  <w:rPr>
                    <w:rFonts w:ascii="Cambria Math" w:eastAsiaTheme="minorEastAsia" w:hAnsi="Cambria Math" w:cstheme="minorBidi"/>
                    <w:color w:val="0432FF"/>
                    <w:sz w:val="24"/>
                    <w:szCs w:val="22"/>
                  </w:rPr>
                  <m:t>i</m:t>
                </m:r>
              </m:e>
            </m:d>
          </m:sub>
        </m:sSub>
      </m:oMath>
      <w:ins w:id="1005" w:author="Levine, Charles Roger CTR USARMY USMA (USA)" w:date="2026-10-05T05:45:00Z" w16du:dateUtc="2026-10-05T09:45:00Z">
        <w:r w:rsidRPr="005E6903">
          <w:rPr>
            <w:rFonts w:asciiTheme="minorHAnsi" w:eastAsiaTheme="minorEastAsia" w:hAnsiTheme="minorHAnsi" w:cstheme="minorBidi"/>
            <w:b w:val="0"/>
            <w:bCs w:val="0"/>
            <w:color w:val="0432FF"/>
            <w:sz w:val="24"/>
            <w:szCs w:val="22"/>
            <w:rPrChange w:id="1006" w:author="Levine, Charles Roger CTR USARMY USMA (USA)" w:date="2026-10-05T05:45:00Z" w16du:dateUtc="2026-10-05T09:45:00Z">
              <w:rPr>
                <w:rFonts w:ascii="Calibri" w:eastAsiaTheme="minorEastAsia" w:hAnsi="Calibri" w:cstheme="minorBidi"/>
                <w:b w:val="0"/>
                <w:bCs w:val="0"/>
                <w:sz w:val="24"/>
                <w:szCs w:val="22"/>
              </w:rPr>
            </w:rPrChange>
          </w:rPr>
          <w:t xml:space="preserve"> represents the modeled competitive drawback associated with the individual’s group environment. When </w:t>
        </w:r>
      </w:ins>
      <m:oMath>
        <m:r>
          <m:rPr>
            <m:sty m:val="bi"/>
          </m:rPr>
          <w:rPr>
            <w:rFonts w:ascii="Cambria Math" w:eastAsiaTheme="minorEastAsia" w:hAnsi="Cambria Math" w:cstheme="minorBidi"/>
            <w:color w:val="0432FF"/>
            <w:sz w:val="24"/>
            <w:szCs w:val="22"/>
          </w:rPr>
          <m:t>λ=0</m:t>
        </m:r>
      </m:oMath>
      <w:ins w:id="1007" w:author="Levine, Charles Roger CTR USARMY USMA (USA)" w:date="2026-10-05T05:45:00Z" w16du:dateUtc="2026-10-05T09:45:00Z">
        <w:r w:rsidRPr="005E6903">
          <w:rPr>
            <w:rFonts w:asciiTheme="minorHAnsi" w:eastAsiaTheme="minorEastAsia" w:hAnsiTheme="minorHAnsi" w:cstheme="minorBidi"/>
            <w:b w:val="0"/>
            <w:bCs w:val="0"/>
            <w:color w:val="0432FF"/>
            <w:sz w:val="24"/>
            <w:szCs w:val="22"/>
            <w:rPrChange w:id="1008" w:author="Levine, Charles Roger CTR USARMY USMA (USA)" w:date="2026-10-05T05:45:00Z" w16du:dateUtc="2026-10-05T09:45:00Z">
              <w:rPr>
                <w:rFonts w:ascii="Calibri" w:eastAsiaTheme="minorEastAsia" w:hAnsi="Calibri" w:cstheme="minorBidi"/>
                <w:b w:val="0"/>
                <w:bCs w:val="0"/>
                <w:sz w:val="24"/>
                <w:szCs w:val="22"/>
              </w:rPr>
            </w:rPrChange>
          </w:rPr>
          <w:t xml:space="preserve">, the environment has no effect on competitive score and </w:t>
        </w:r>
      </w:ins>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S</m:t>
            </m:r>
          </m:e>
          <m:sub>
            <m:r>
              <m:rPr>
                <m:sty m:val="bi"/>
              </m:rPr>
              <w:rPr>
                <w:rFonts w:ascii="Cambria Math" w:eastAsiaTheme="minorEastAsia" w:hAnsi="Cambria Math" w:cstheme="minorBidi"/>
                <w:color w:val="0432FF"/>
                <w:sz w:val="24"/>
                <w:szCs w:val="22"/>
              </w:rPr>
              <m:t>i</m:t>
            </m:r>
          </m:sub>
        </m:sSub>
        <m:r>
          <m:rPr>
            <m:sty m:val="bi"/>
          </m:rPr>
          <w:rPr>
            <w:rFonts w:ascii="Cambria Math" w:eastAsiaTheme="minorEastAsia" w:hAnsi="Cambria Math" w:cstheme="minorBidi"/>
            <w:color w:val="0432FF"/>
            <w:sz w:val="24"/>
            <w:szCs w:val="22"/>
          </w:rPr>
          <m:t>=</m:t>
        </m:r>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ins w:id="1009" w:author="Levine, Charles Roger CTR USARMY USMA (USA)" w:date="2026-10-05T05:45:00Z" w16du:dateUtc="2026-10-05T09:45:00Z">
        <w:r w:rsidRPr="005E6903">
          <w:rPr>
            <w:rFonts w:asciiTheme="minorHAnsi" w:eastAsiaTheme="minorEastAsia" w:hAnsiTheme="minorHAnsi" w:cstheme="minorBidi"/>
            <w:b w:val="0"/>
            <w:bCs w:val="0"/>
            <w:color w:val="0432FF"/>
            <w:sz w:val="24"/>
            <w:szCs w:val="22"/>
            <w:rPrChange w:id="1010" w:author="Levine, Charles Roger CTR USARMY USMA (USA)" w:date="2026-10-05T05:45:00Z" w16du:dateUtc="2026-10-05T09:45:00Z">
              <w:rPr>
                <w:rFonts w:ascii="Calibri" w:eastAsiaTheme="minorEastAsia" w:hAnsi="Calibri" w:cstheme="minorBidi"/>
                <w:b w:val="0"/>
                <w:bCs w:val="0"/>
                <w:sz w:val="24"/>
                <w:szCs w:val="22"/>
              </w:rPr>
            </w:rPrChange>
          </w:rPr>
          <w:t xml:space="preserve">. As </w:t>
        </w:r>
      </w:ins>
      <m:oMath>
        <m:r>
          <m:rPr>
            <m:sty m:val="bi"/>
          </m:rPr>
          <w:rPr>
            <w:rFonts w:ascii="Cambria Math" w:eastAsiaTheme="minorEastAsia" w:hAnsi="Cambria Math" w:cstheme="minorBidi"/>
            <w:color w:val="0432FF"/>
            <w:sz w:val="24"/>
            <w:szCs w:val="22"/>
          </w:rPr>
          <m:t>λ</m:t>
        </m:r>
      </m:oMath>
      <w:ins w:id="1011" w:author="Levine, Charles Roger CTR USARMY USMA (USA)" w:date="2026-10-05T05:45:00Z" w16du:dateUtc="2026-10-05T09:45:00Z">
        <w:r w:rsidRPr="005E6903">
          <w:rPr>
            <w:rFonts w:asciiTheme="minorHAnsi" w:eastAsiaTheme="minorEastAsia" w:hAnsiTheme="minorHAnsi" w:cstheme="minorBidi"/>
            <w:b w:val="0"/>
            <w:bCs w:val="0"/>
            <w:color w:val="0432FF"/>
            <w:sz w:val="24"/>
            <w:szCs w:val="22"/>
            <w:rPrChange w:id="1012" w:author="Levine, Charles Roger CTR USARMY USMA (USA)" w:date="2026-10-05T05:45:00Z" w16du:dateUtc="2026-10-05T09:45:00Z">
              <w:rPr>
                <w:rFonts w:ascii="Calibri" w:eastAsiaTheme="minorEastAsia" w:hAnsi="Calibri" w:cstheme="minorBidi"/>
                <w:b w:val="0"/>
                <w:bCs w:val="0"/>
                <w:sz w:val="24"/>
                <w:szCs w:val="22"/>
              </w:rPr>
            </w:rPrChange>
          </w:rPr>
          <w:t xml:space="preserve"> increases, differences in group congestion have greater influence on the ordering of individuals across groups.</w:t>
        </w:r>
      </w:ins>
      <w:ins w:id="1013" w:author="Levine, Charles Roger CTR USARMY USMA (USA)" w:date="2026-10-05T05:54:00Z" w16du:dateUtc="2026-10-05T09:54:00Z">
        <w:r w:rsidR="00411AEA">
          <w:rPr>
            <w:rFonts w:asciiTheme="minorHAnsi" w:eastAsiaTheme="minorEastAsia" w:hAnsiTheme="minorHAnsi" w:cstheme="minorBidi"/>
            <w:b w:val="0"/>
            <w:bCs w:val="0"/>
            <w:color w:val="0432FF"/>
            <w:sz w:val="24"/>
            <w:szCs w:val="22"/>
          </w:rPr>
          <w:t xml:space="preserve"> </w:t>
        </w:r>
      </w:ins>
    </w:p>
    <w:p w14:paraId="212777B7" w14:textId="77777777" w:rsidR="00411AEA" w:rsidRDefault="00411AEA" w:rsidP="005E6903">
      <w:pPr>
        <w:pStyle w:val="Heading1"/>
        <w:spacing w:before="0" w:after="0"/>
        <w:ind w:left="1224"/>
        <w:rPr>
          <w:ins w:id="1014" w:author="Levine, Charles Roger CTR USARMY USMA (USA)" w:date="2026-10-05T05:54:00Z" w16du:dateUtc="2026-10-05T09:54:00Z"/>
          <w:rFonts w:asciiTheme="minorHAnsi" w:eastAsiaTheme="minorEastAsia" w:hAnsiTheme="minorHAnsi" w:cstheme="minorBidi"/>
          <w:b w:val="0"/>
          <w:bCs w:val="0"/>
          <w:color w:val="0432FF"/>
          <w:sz w:val="24"/>
          <w:szCs w:val="22"/>
        </w:rPr>
      </w:pPr>
    </w:p>
    <w:p w14:paraId="67CEB9DF" w14:textId="6E093AD7" w:rsidR="005E6903" w:rsidRDefault="00411AEA" w:rsidP="005E6903">
      <w:pPr>
        <w:pStyle w:val="Heading1"/>
        <w:spacing w:before="0" w:after="0"/>
        <w:ind w:left="1224"/>
        <w:rPr>
          <w:ins w:id="1015" w:author="Levine, Charles Roger CTR USARMY USMA (USA)" w:date="2026-10-05T05:47:00Z" w16du:dateUtc="2026-10-05T09:47:00Z"/>
          <w:rFonts w:asciiTheme="minorHAnsi" w:eastAsiaTheme="minorEastAsia" w:hAnsiTheme="minorHAnsi" w:cstheme="minorBidi"/>
          <w:b w:val="0"/>
          <w:bCs w:val="0"/>
          <w:color w:val="0432FF"/>
          <w:sz w:val="24"/>
          <w:szCs w:val="22"/>
        </w:rPr>
        <w:pPrChange w:id="1016" w:author="Levine, Charles Roger CTR USARMY USMA (USA)" w:date="2026-10-05T05:49:00Z" w16du:dateUtc="2026-10-05T09:49:00Z">
          <w:pPr>
            <w:pStyle w:val="Heading1"/>
            <w:numPr>
              <w:ilvl w:val="2"/>
              <w:numId w:val="12"/>
            </w:numPr>
            <w:spacing w:before="0" w:after="0"/>
            <w:ind w:left="1224" w:hanging="504"/>
          </w:pPr>
        </w:pPrChange>
      </w:pPr>
      <w:ins w:id="1017" w:author="Levine, Charles Roger CTR USARMY USMA (USA)" w:date="2026-10-05T05:54:00Z" w16du:dateUtc="2026-10-05T09:54:00Z">
        <w:r w:rsidRPr="00411AEA">
          <w:rPr>
            <w:rFonts w:asciiTheme="minorHAnsi" w:eastAsiaTheme="minorEastAsia" w:hAnsiTheme="minorHAnsi" w:cstheme="minorBidi"/>
            <w:b w:val="0"/>
            <w:bCs w:val="0"/>
            <w:color w:val="0432FF"/>
            <w:sz w:val="24"/>
            <w:szCs w:val="22"/>
          </w:rPr>
          <w:t xml:space="preserve">Because </w:t>
        </w:r>
      </w:ins>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ins w:id="1018" w:author="Levine, Charles Roger CTR USARMY USMA (USA)" w:date="2026-10-05T05:54:00Z" w16du:dateUtc="2026-10-05T09:54:00Z">
        <w:r w:rsidRPr="00411AEA">
          <w:rPr>
            <w:rFonts w:asciiTheme="minorHAnsi" w:eastAsiaTheme="minorEastAsia" w:hAnsiTheme="minorHAnsi" w:cstheme="minorBidi"/>
            <w:b w:val="0"/>
            <w:bCs w:val="0"/>
            <w:color w:val="0432FF"/>
            <w:sz w:val="24"/>
            <w:szCs w:val="22"/>
          </w:rPr>
          <w:t xml:space="preserve"> is common to every member of group </w:t>
        </w:r>
      </w:ins>
      <m:oMath>
        <m:r>
          <m:rPr>
            <m:sty m:val="bi"/>
          </m:rPr>
          <w:rPr>
            <w:rFonts w:ascii="Cambria Math" w:eastAsiaTheme="minorEastAsia" w:hAnsi="Cambria Math" w:cstheme="minorBidi"/>
            <w:color w:val="0432FF"/>
            <w:sz w:val="24"/>
            <w:szCs w:val="22"/>
          </w:rPr>
          <m:t>j</m:t>
        </m:r>
      </m:oMath>
      <w:ins w:id="1019" w:author="Levine, Charles Roger CTR USARMY USMA (USA)" w:date="2026-10-05T05:54:00Z" w16du:dateUtc="2026-10-05T09:54:00Z">
        <w:r w:rsidRPr="00411AEA">
          <w:rPr>
            <w:rFonts w:asciiTheme="minorHAnsi" w:eastAsiaTheme="minorEastAsia" w:hAnsiTheme="minorHAnsi" w:cstheme="minorBidi"/>
            <w:b w:val="0"/>
            <w:bCs w:val="0"/>
            <w:color w:val="0432FF"/>
            <w:sz w:val="24"/>
            <w:szCs w:val="22"/>
          </w:rPr>
          <w:t>, this specification has an important consequence for ranking: it can alter comparisons between individuals in different groups without changing their ordering within the same group. We examine that property directly in the next subsection.</w:t>
        </w:r>
      </w:ins>
    </w:p>
    <w:p w14:paraId="3CC7DFA7" w14:textId="77777777" w:rsidR="00411AEA" w:rsidRPr="00411AEA" w:rsidRDefault="00411AEA" w:rsidP="00411AEA">
      <w:pPr>
        <w:pStyle w:val="Heading1"/>
        <w:spacing w:before="0" w:after="0"/>
        <w:ind w:left="1224"/>
        <w:rPr>
          <w:ins w:id="1020" w:author="Levine, Charles Roger CTR USARMY USMA (USA)" w:date="2026-10-05T05:49:00Z" w16du:dateUtc="2026-10-05T09:49:00Z"/>
          <w:rFonts w:eastAsiaTheme="minorEastAsia" w:cstheme="majorHAnsi"/>
          <w:b w:val="0"/>
          <w:bCs w:val="0"/>
          <w:color w:val="auto"/>
          <w:sz w:val="24"/>
          <w:szCs w:val="22"/>
          <w:rPrChange w:id="1021" w:author="Levine, Charles Roger CTR USARMY USMA (USA)" w:date="2026-10-05T06:04:00Z" w16du:dateUtc="2026-10-05T10:04:00Z">
            <w:rPr>
              <w:ins w:id="1022" w:author="Levine, Charles Roger CTR USARMY USMA (USA)" w:date="2026-10-05T05:49:00Z" w16du:dateUtc="2026-10-05T09:49:00Z"/>
              <w:rFonts w:asciiTheme="minorHAnsi" w:eastAsiaTheme="minorEastAsia" w:hAnsiTheme="minorHAnsi" w:cstheme="minorBidi"/>
              <w:color w:val="0432FF"/>
              <w:sz w:val="24"/>
              <w:szCs w:val="22"/>
            </w:rPr>
          </w:rPrChange>
        </w:rPr>
        <w:pPrChange w:id="1023" w:author="Levine, Charles Roger CTR USARMY USMA (USA)" w:date="2026-10-05T05:49:00Z" w16du:dateUtc="2026-10-05T09:49:00Z">
          <w:pPr>
            <w:pStyle w:val="Heading1"/>
            <w:numPr>
              <w:ilvl w:val="2"/>
              <w:numId w:val="12"/>
            </w:numPr>
            <w:spacing w:before="0" w:after="0"/>
            <w:ind w:left="1224" w:hanging="504"/>
          </w:pPr>
        </w:pPrChange>
      </w:pPr>
    </w:p>
    <w:p w14:paraId="79D800A6" w14:textId="28A0D2E8" w:rsidR="00E96D99" w:rsidRPr="00411AEA" w:rsidRDefault="0023452C" w:rsidP="005E6903">
      <w:pPr>
        <w:pStyle w:val="Heading1"/>
        <w:numPr>
          <w:ilvl w:val="2"/>
          <w:numId w:val="12"/>
        </w:numPr>
        <w:spacing w:before="0" w:after="0"/>
        <w:rPr>
          <w:ins w:id="1024" w:author="Levine, Charles Roger CTR USARMY USMA (USA)" w:date="2026-10-05T03:01:00Z" w16du:dateUtc="2026-10-05T07:01:00Z"/>
          <w:rFonts w:eastAsiaTheme="minorEastAsia" w:cstheme="majorHAnsi"/>
          <w:b w:val="0"/>
          <w:bCs w:val="0"/>
          <w:color w:val="auto"/>
          <w:sz w:val="24"/>
          <w:szCs w:val="22"/>
          <w:rPrChange w:id="1025" w:author="Levine, Charles Roger CTR USARMY USMA (USA)" w:date="2026-10-05T06:04:00Z" w16du:dateUtc="2026-10-05T10:04:00Z">
            <w:rPr>
              <w:ins w:id="1026" w:author="Levine, Charles Roger CTR USARMY USMA (USA)" w:date="2026-10-05T03:01:00Z" w16du:dateUtc="2026-10-05T07:01:00Z"/>
              <w:rFonts w:ascii="Calibri" w:eastAsiaTheme="minorEastAsia" w:hAnsi="Calibri" w:cstheme="minorBidi"/>
              <w:b w:val="0"/>
              <w:bCs w:val="0"/>
              <w:sz w:val="24"/>
              <w:szCs w:val="22"/>
            </w:rPr>
          </w:rPrChange>
        </w:rPr>
        <w:pPrChange w:id="1027" w:author="Levine, Charles Roger CTR USARMY USMA (USA)" w:date="2026-10-05T03:06:00Z" w16du:dateUtc="2026-10-05T07:06:00Z">
          <w:pPr>
            <w:pStyle w:val="Heading1"/>
            <w:numPr>
              <w:ilvl w:val="1"/>
              <w:numId w:val="12"/>
            </w:numPr>
            <w:ind w:left="792" w:hanging="432"/>
          </w:pPr>
        </w:pPrChange>
      </w:pPr>
      <m:oMath>
        <m:r>
          <w:del w:id="1028" w:author="Levine, Charles Roger CTR USARMY USMA (USA)" w:date="2026-10-05T05:45:00Z" w16du:dateUtc="2026-10-05T09:45:00Z">
            <m:rPr>
              <m:sty m:val="bi"/>
            </m:rPr>
            <w:rPr>
              <w:rFonts w:ascii="Cambria Math" w:eastAsiaTheme="minorEastAsia" w:hAnsi="Cambria Math" w:cstheme="majorHAnsi"/>
              <w:color w:val="auto"/>
              <w:sz w:val="24"/>
              <w:szCs w:val="22"/>
              <w:rPrChange w:id="1029" w:author="Levine, Charles Roger CTR USARMY USMA (USA)" w:date="2026-10-05T06:04:00Z" w16du:dateUtc="2026-10-05T10:04:00Z">
                <w:rPr>
                  <w:rFonts w:ascii="Cambria Math" w:eastAsiaTheme="minorEastAsia" w:hAnsi="Cambria Math" w:cstheme="minorBidi"/>
                  <w:sz w:val="24"/>
                  <w:szCs w:val="22"/>
                </w:rPr>
              </w:rPrChange>
            </w:rPr>
            <m:t>λλ</m:t>
          </w:del>
        </m:r>
      </m:oMath>
      <w:ins w:id="1030" w:author="Levine, Charles Roger CTR USARMY USMA (USA)" w:date="2026-10-05T03:01:00Z" w16du:dateUtc="2026-10-05T07:01:00Z">
        <w:r w:rsidR="00E96D99" w:rsidRPr="00411AEA">
          <w:rPr>
            <w:rFonts w:eastAsiaTheme="minorEastAsia" w:cstheme="majorHAnsi"/>
            <w:b w:val="0"/>
            <w:bCs w:val="0"/>
            <w:color w:val="auto"/>
            <w:sz w:val="24"/>
            <w:szCs w:val="22"/>
            <w:rPrChange w:id="1031" w:author="Levine, Charles Roger CTR USARMY USMA (USA)" w:date="2026-10-05T06:04:00Z" w16du:dateUtc="2026-10-05T10:04:00Z">
              <w:rPr>
                <w:rFonts w:ascii="Calibri" w:eastAsiaTheme="minorEastAsia" w:hAnsi="Calibri" w:cstheme="minorBidi"/>
                <w:b w:val="0"/>
                <w:bCs w:val="0"/>
                <w:sz w:val="24"/>
                <w:szCs w:val="22"/>
              </w:rPr>
            </w:rPrChange>
          </w:rPr>
          <w:t>What the SCORE mechanism changes, and what it does not</w:t>
        </w:r>
      </w:ins>
    </w:p>
    <w:p w14:paraId="2F190453" w14:textId="3F34D153" w:rsidR="00CE1103" w:rsidRPr="00CE1103" w:rsidRDefault="00CE1103" w:rsidP="00CE1103">
      <w:pPr>
        <w:pStyle w:val="Heading1"/>
        <w:spacing w:after="0"/>
        <w:ind w:left="1224"/>
        <w:rPr>
          <w:ins w:id="1032" w:author="Levine, Charles Roger CTR USARMY USMA (USA)" w:date="2026-10-05T06:07:00Z" w16du:dateUtc="2026-10-05T10:07:00Z"/>
          <w:rFonts w:asciiTheme="minorHAnsi" w:eastAsiaTheme="minorEastAsia" w:hAnsiTheme="minorHAnsi" w:cstheme="majorHAnsi"/>
          <w:b w:val="0"/>
          <w:bCs w:val="0"/>
          <w:color w:val="0432FF"/>
          <w:sz w:val="24"/>
          <w:szCs w:val="22"/>
          <w:rPrChange w:id="1033" w:author="Levine, Charles Roger CTR USARMY USMA (USA)" w:date="2026-10-05T06:08:00Z" w16du:dateUtc="2026-10-05T10:08:00Z">
            <w:rPr>
              <w:ins w:id="1034" w:author="Levine, Charles Roger CTR USARMY USMA (USA)" w:date="2026-10-05T06:07:00Z" w16du:dateUtc="2026-10-05T10:07:00Z"/>
              <w:rFonts w:eastAsiaTheme="minorEastAsia" w:cstheme="majorHAnsi"/>
              <w:b w:val="0"/>
              <w:bCs w:val="0"/>
              <w:color w:val="auto"/>
              <w:sz w:val="24"/>
              <w:szCs w:val="22"/>
            </w:rPr>
          </w:rPrChange>
        </w:rPr>
        <w:pPrChange w:id="1035" w:author="Levine, Charles Roger CTR USARMY USMA (USA)" w:date="2026-10-05T06:08:00Z" w16du:dateUtc="2026-10-05T10:08:00Z">
          <w:pPr>
            <w:pStyle w:val="Heading1"/>
            <w:numPr>
              <w:ilvl w:val="2"/>
              <w:numId w:val="12"/>
            </w:numPr>
            <w:spacing w:after="0"/>
            <w:ind w:left="1224" w:hanging="504"/>
          </w:pPr>
        </w:pPrChange>
      </w:pPr>
      <w:ins w:id="1036" w:author="Levine, Charles Roger CTR USARMY USMA (USA)" w:date="2026-10-05T06:07:00Z" w16du:dateUtc="2026-10-05T10:07:00Z">
        <w:r w:rsidRPr="00CE1103">
          <w:rPr>
            <w:rFonts w:asciiTheme="minorHAnsi" w:eastAsiaTheme="minorEastAsia" w:hAnsiTheme="minorHAnsi" w:cstheme="majorHAnsi"/>
            <w:b w:val="0"/>
            <w:bCs w:val="0"/>
            <w:color w:val="0432FF"/>
            <w:sz w:val="24"/>
            <w:szCs w:val="22"/>
            <w:rPrChange w:id="1037" w:author="Levine, Charles Roger CTR USARMY USMA (USA)" w:date="2026-10-05T06:08:00Z" w16du:dateUtc="2026-10-05T10:08:00Z">
              <w:rPr>
                <w:rFonts w:eastAsiaTheme="minorEastAsia" w:cstheme="majorHAnsi"/>
                <w:b w:val="0"/>
                <w:bCs w:val="0"/>
                <w:color w:val="auto"/>
                <w:sz w:val="24"/>
                <w:szCs w:val="22"/>
              </w:rPr>
            </w:rPrChange>
          </w:rPr>
          <w:t xml:space="preserve">Because congestion is defined at the group level, every individual assigned to group j receives the same congestion value </w:t>
        </w:r>
      </w:ins>
      <m:oMath>
        <m:sSub>
          <m:sSubPr>
            <m:ctrlPr>
              <w:rPr>
                <w:rFonts w:ascii="Cambria Math" w:eastAsiaTheme="minorEastAsia" w:hAnsi="Cambria Math" w:cstheme="majorHAnsi"/>
                <w:color w:val="0432FF"/>
                <w:sz w:val="24"/>
                <w:szCs w:val="22"/>
              </w:rPr>
            </m:ctrlPr>
          </m:sSubPr>
          <m:e>
            <m:r>
              <m:rPr>
                <m:sty m:val="bi"/>
              </m:rPr>
              <w:rPr>
                <w:rFonts w:ascii="Cambria Math" w:eastAsiaTheme="minorEastAsia" w:hAnsi="Cambria Math" w:cstheme="majorHAnsi"/>
                <w:color w:val="0432FF"/>
                <w:sz w:val="24"/>
                <w:szCs w:val="22"/>
              </w:rPr>
              <m:t>C</m:t>
            </m:r>
          </m:e>
          <m:sub>
            <m:r>
              <m:rPr>
                <m:sty m:val="bi"/>
              </m:rPr>
              <w:rPr>
                <w:rFonts w:ascii="Cambria Math" w:eastAsiaTheme="minorEastAsia" w:hAnsi="Cambria Math" w:cstheme="majorHAnsi"/>
                <w:color w:val="0432FF"/>
                <w:sz w:val="24"/>
                <w:szCs w:val="22"/>
              </w:rPr>
              <m:t>j</m:t>
            </m:r>
          </m:sub>
        </m:sSub>
      </m:oMath>
      <w:ins w:id="1038" w:author="Levine, Charles Roger CTR USARMY USMA (USA)" w:date="2026-10-05T06:07:00Z" w16du:dateUtc="2026-10-05T10:07:00Z">
        <w:r w:rsidRPr="00CE1103">
          <w:rPr>
            <w:rFonts w:asciiTheme="minorHAnsi" w:eastAsiaTheme="minorEastAsia" w:hAnsiTheme="minorHAnsi" w:cstheme="majorHAnsi"/>
            <w:b w:val="0"/>
            <w:bCs w:val="0"/>
            <w:color w:val="0432FF"/>
            <w:sz w:val="24"/>
            <w:szCs w:val="22"/>
            <w:rPrChange w:id="1039" w:author="Levine, Charles Roger CTR USARMY USMA (USA)" w:date="2026-10-05T06:08:00Z" w16du:dateUtc="2026-10-05T10:08:00Z">
              <w:rPr>
                <w:rFonts w:eastAsiaTheme="minorEastAsia" w:cstheme="majorHAnsi"/>
                <w:b w:val="0"/>
                <w:bCs w:val="0"/>
                <w:color w:val="auto"/>
                <w:sz w:val="24"/>
                <w:szCs w:val="22"/>
              </w:rPr>
            </w:rPrChange>
          </w:rPr>
          <w:t xml:space="preserve">. The SCORE mechanism therefore does not change the relative ordering of individuals within the same group. If two individuals </w:t>
        </w:r>
      </w:ins>
      <m:oMath>
        <m:r>
          <m:rPr>
            <m:sty m:val="bi"/>
          </m:rPr>
          <w:rPr>
            <w:rFonts w:ascii="Cambria Math" w:eastAsiaTheme="minorEastAsia" w:hAnsi="Cambria Math" w:cstheme="majorHAnsi"/>
            <w:color w:val="0432FF"/>
            <w:sz w:val="24"/>
            <w:szCs w:val="22"/>
          </w:rPr>
          <m:t>i</m:t>
        </m:r>
      </m:oMath>
      <w:ins w:id="1040" w:author="Levine, Charles Roger CTR USARMY USMA (USA)" w:date="2026-10-05T06:07:00Z" w16du:dateUtc="2026-10-05T10:07:00Z">
        <w:r w:rsidRPr="00CE1103">
          <w:rPr>
            <w:rFonts w:asciiTheme="minorHAnsi" w:eastAsiaTheme="minorEastAsia" w:hAnsiTheme="minorHAnsi" w:cstheme="majorHAnsi"/>
            <w:b w:val="0"/>
            <w:bCs w:val="0"/>
            <w:color w:val="0432FF"/>
            <w:sz w:val="24"/>
            <w:szCs w:val="22"/>
            <w:rPrChange w:id="1041" w:author="Levine, Charles Roger CTR USARMY USMA (USA)" w:date="2026-10-05T06:08:00Z" w16du:dateUtc="2026-10-05T10:08:00Z">
              <w:rPr>
                <w:rFonts w:eastAsiaTheme="minorEastAsia" w:cstheme="majorHAnsi"/>
                <w:b w:val="0"/>
                <w:bCs w:val="0"/>
                <w:color w:val="auto"/>
                <w:sz w:val="24"/>
                <w:szCs w:val="22"/>
              </w:rPr>
            </w:rPrChange>
          </w:rPr>
          <w:t xml:space="preserve"> and </w:t>
        </w:r>
      </w:ins>
      <m:oMath>
        <m:r>
          <m:rPr>
            <m:sty m:val="bi"/>
          </m:rPr>
          <w:rPr>
            <w:rFonts w:ascii="Cambria Math" w:eastAsiaTheme="minorEastAsia" w:hAnsi="Cambria Math" w:cstheme="majorHAnsi"/>
            <w:color w:val="0432FF"/>
            <w:sz w:val="24"/>
            <w:szCs w:val="22"/>
          </w:rPr>
          <m:t>h</m:t>
        </m:r>
      </m:oMath>
      <w:ins w:id="1042" w:author="Levine, Charles Roger CTR USARMY USMA (USA)" w:date="2026-10-05T06:07:00Z" w16du:dateUtc="2026-10-05T10:07:00Z">
        <w:r w:rsidRPr="00CE1103">
          <w:rPr>
            <w:rFonts w:asciiTheme="minorHAnsi" w:eastAsiaTheme="minorEastAsia" w:hAnsiTheme="minorHAnsi" w:cstheme="majorHAnsi"/>
            <w:b w:val="0"/>
            <w:bCs w:val="0"/>
            <w:color w:val="0432FF"/>
            <w:sz w:val="24"/>
            <w:szCs w:val="22"/>
            <w:rPrChange w:id="1043" w:author="Levine, Charles Roger CTR USARMY USMA (USA)" w:date="2026-10-05T06:08:00Z" w16du:dateUtc="2026-10-05T10:08:00Z">
              <w:rPr>
                <w:rFonts w:eastAsiaTheme="minorEastAsia" w:cstheme="majorHAnsi"/>
                <w:b w:val="0"/>
                <w:bCs w:val="0"/>
                <w:color w:val="auto"/>
                <w:sz w:val="24"/>
                <w:szCs w:val="22"/>
              </w:rPr>
            </w:rPrChange>
          </w:rPr>
          <w:t xml:space="preserve"> belong to the same group and </w:t>
        </w:r>
      </w:ins>
      <m:oMath>
        <m:sSub>
          <m:sSubPr>
            <m:ctrlPr>
              <w:rPr>
                <w:rFonts w:ascii="Cambria Math" w:eastAsiaTheme="minorEastAsia" w:hAnsi="Cambria Math" w:cstheme="majorHAnsi"/>
                <w:color w:val="0432FF"/>
                <w:sz w:val="24"/>
                <w:szCs w:val="22"/>
              </w:rPr>
            </m:ctrlPr>
          </m:sSubPr>
          <m:e>
            <m:r>
              <m:rPr>
                <m:sty m:val="bi"/>
              </m:rPr>
              <w:rPr>
                <w:rFonts w:ascii="Cambria Math" w:eastAsiaTheme="minorEastAsia" w:hAnsi="Cambria Math" w:cstheme="majorHAnsi"/>
                <w:color w:val="0432FF"/>
                <w:sz w:val="24"/>
                <w:szCs w:val="22"/>
              </w:rPr>
              <m:t>A</m:t>
            </m:r>
          </m:e>
          <m:sub>
            <m:r>
              <m:rPr>
                <m:sty m:val="bi"/>
              </m:rPr>
              <w:rPr>
                <w:rFonts w:ascii="Cambria Math" w:eastAsiaTheme="minorEastAsia" w:hAnsi="Cambria Math" w:cstheme="majorHAnsi"/>
                <w:color w:val="0432FF"/>
                <w:sz w:val="24"/>
                <w:szCs w:val="22"/>
              </w:rPr>
              <m:t>i</m:t>
            </m:r>
          </m:sub>
        </m:sSub>
        <m:r>
          <m:rPr>
            <m:sty m:val="bi"/>
          </m:rPr>
          <w:rPr>
            <w:rFonts w:ascii="Cambria Math" w:eastAsiaTheme="minorEastAsia" w:hAnsi="Cambria Math" w:cstheme="majorHAnsi"/>
            <w:color w:val="0432FF"/>
            <w:sz w:val="24"/>
            <w:szCs w:val="22"/>
          </w:rPr>
          <m:t>&gt;</m:t>
        </m:r>
        <m:sSub>
          <m:sSubPr>
            <m:ctrlPr>
              <w:rPr>
                <w:rFonts w:ascii="Cambria Math" w:eastAsiaTheme="minorEastAsia" w:hAnsi="Cambria Math" w:cstheme="majorHAnsi"/>
                <w:color w:val="0432FF"/>
                <w:sz w:val="24"/>
                <w:szCs w:val="22"/>
              </w:rPr>
            </m:ctrlPr>
          </m:sSubPr>
          <m:e>
            <m:r>
              <m:rPr>
                <m:sty m:val="bi"/>
              </m:rPr>
              <w:rPr>
                <w:rFonts w:ascii="Cambria Math" w:eastAsiaTheme="minorEastAsia" w:hAnsi="Cambria Math" w:cstheme="majorHAnsi"/>
                <w:color w:val="0432FF"/>
                <w:sz w:val="24"/>
                <w:szCs w:val="22"/>
              </w:rPr>
              <m:t>A</m:t>
            </m:r>
          </m:e>
          <m:sub>
            <m:r>
              <m:rPr>
                <m:sty m:val="bi"/>
              </m:rPr>
              <w:rPr>
                <w:rFonts w:ascii="Cambria Math" w:eastAsiaTheme="minorEastAsia" w:hAnsi="Cambria Math" w:cstheme="majorHAnsi"/>
                <w:color w:val="0432FF"/>
                <w:sz w:val="24"/>
                <w:szCs w:val="22"/>
              </w:rPr>
              <m:t>h</m:t>
            </m:r>
          </m:sub>
        </m:sSub>
      </m:oMath>
      <w:ins w:id="1044" w:author="Levine, Charles Roger CTR USARMY USMA (USA)" w:date="2026-10-05T06:07:00Z" w16du:dateUtc="2026-10-05T10:07:00Z">
        <w:r w:rsidRPr="00CE1103">
          <w:rPr>
            <w:rFonts w:asciiTheme="minorHAnsi" w:eastAsiaTheme="minorEastAsia" w:hAnsiTheme="minorHAnsi" w:cstheme="majorHAnsi"/>
            <w:b w:val="0"/>
            <w:bCs w:val="0"/>
            <w:color w:val="0432FF"/>
            <w:sz w:val="24"/>
            <w:szCs w:val="22"/>
            <w:rPrChange w:id="1045" w:author="Levine, Charles Roger CTR USARMY USMA (USA)" w:date="2026-10-05T06:08:00Z" w16du:dateUtc="2026-10-05T10:08:00Z">
              <w:rPr>
                <w:rFonts w:eastAsiaTheme="minorEastAsia" w:cstheme="majorHAnsi"/>
                <w:b w:val="0"/>
                <w:bCs w:val="0"/>
                <w:color w:val="auto"/>
                <w:sz w:val="24"/>
                <w:szCs w:val="22"/>
              </w:rPr>
            </w:rPrChange>
          </w:rPr>
          <w:t xml:space="preserve">, then subtracting the same quantity </w:t>
        </w:r>
      </w:ins>
      <m:oMath>
        <m:r>
          <m:rPr>
            <m:sty m:val="bi"/>
          </m:rPr>
          <w:rPr>
            <w:rFonts w:ascii="Cambria Math" w:eastAsiaTheme="minorEastAsia" w:hAnsi="Cambria Math" w:cstheme="majorHAnsi"/>
            <w:color w:val="0432FF"/>
            <w:sz w:val="24"/>
            <w:szCs w:val="22"/>
          </w:rPr>
          <m:t>λ</m:t>
        </m:r>
        <m:sSub>
          <m:sSubPr>
            <m:ctrlPr>
              <w:rPr>
                <w:rFonts w:ascii="Cambria Math" w:eastAsiaTheme="minorEastAsia" w:hAnsi="Cambria Math" w:cstheme="majorHAnsi"/>
                <w:color w:val="0432FF"/>
                <w:sz w:val="24"/>
                <w:szCs w:val="22"/>
              </w:rPr>
            </m:ctrlPr>
          </m:sSubPr>
          <m:e>
            <m:r>
              <m:rPr>
                <m:sty m:val="bi"/>
              </m:rPr>
              <w:rPr>
                <w:rFonts w:ascii="Cambria Math" w:eastAsiaTheme="minorEastAsia" w:hAnsi="Cambria Math" w:cstheme="majorHAnsi"/>
                <w:color w:val="0432FF"/>
                <w:sz w:val="24"/>
                <w:szCs w:val="22"/>
              </w:rPr>
              <m:t>C</m:t>
            </m:r>
          </m:e>
          <m:sub>
            <m:r>
              <m:rPr>
                <m:sty m:val="bi"/>
              </m:rPr>
              <w:rPr>
                <w:rFonts w:ascii="Cambria Math" w:eastAsiaTheme="minorEastAsia" w:hAnsi="Cambria Math" w:cstheme="majorHAnsi"/>
                <w:color w:val="0432FF"/>
                <w:sz w:val="24"/>
                <w:szCs w:val="22"/>
              </w:rPr>
              <m:t>j</m:t>
            </m:r>
          </m:sub>
        </m:sSub>
      </m:oMath>
      <w:ins w:id="1046" w:author="Levine, Charles Roger CTR USARMY USMA (USA)" w:date="2026-10-05T06:07:00Z" w16du:dateUtc="2026-10-05T10:07:00Z">
        <w:r w:rsidRPr="00CE1103">
          <w:rPr>
            <w:rFonts w:asciiTheme="minorHAnsi" w:eastAsiaTheme="minorEastAsia" w:hAnsiTheme="minorHAnsi" w:cstheme="majorHAnsi"/>
            <w:b w:val="0"/>
            <w:bCs w:val="0"/>
            <w:color w:val="0432FF"/>
            <w:sz w:val="24"/>
            <w:szCs w:val="22"/>
            <w:rPrChange w:id="1047" w:author="Levine, Charles Roger CTR USARMY USMA (USA)" w:date="2026-10-05T06:08:00Z" w16du:dateUtc="2026-10-05T10:08:00Z">
              <w:rPr>
                <w:rFonts w:eastAsiaTheme="minorEastAsia" w:cstheme="majorHAnsi"/>
                <w:b w:val="0"/>
                <w:bCs w:val="0"/>
                <w:color w:val="auto"/>
                <w:sz w:val="24"/>
                <w:szCs w:val="22"/>
              </w:rPr>
            </w:rPrChange>
          </w:rPr>
          <w:t xml:space="preserve"> from both preserves that ordering:</w:t>
        </w:r>
      </w:ins>
    </w:p>
    <w:p w14:paraId="6DC7B140" w14:textId="78445664" w:rsidR="00CE1103" w:rsidRPr="00CE1103" w:rsidRDefault="00CE1103" w:rsidP="00CE1103">
      <w:pPr>
        <w:pStyle w:val="Heading1"/>
        <w:spacing w:after="0"/>
        <w:ind w:left="1224"/>
        <w:rPr>
          <w:ins w:id="1048" w:author="Levine, Charles Roger CTR USARMY USMA (USA)" w:date="2026-10-05T06:07:00Z" w16du:dateUtc="2026-10-05T10:07:00Z"/>
          <w:rFonts w:asciiTheme="minorHAnsi" w:eastAsiaTheme="minorEastAsia" w:hAnsiTheme="minorHAnsi" w:cstheme="majorHAnsi"/>
          <w:b w:val="0"/>
          <w:bCs w:val="0"/>
          <w:color w:val="0432FF"/>
          <w:sz w:val="24"/>
          <w:szCs w:val="22"/>
          <w:rPrChange w:id="1049" w:author="Levine, Charles Roger CTR USARMY USMA (USA)" w:date="2026-10-05T06:08:00Z" w16du:dateUtc="2026-10-05T10:08:00Z">
            <w:rPr>
              <w:ins w:id="1050" w:author="Levine, Charles Roger CTR USARMY USMA (USA)" w:date="2026-10-05T06:07:00Z" w16du:dateUtc="2026-10-05T10:07:00Z"/>
              <w:rFonts w:eastAsiaTheme="minorEastAsia" w:cstheme="majorHAnsi"/>
              <w:b w:val="0"/>
              <w:bCs w:val="0"/>
              <w:color w:val="auto"/>
              <w:sz w:val="24"/>
              <w:szCs w:val="22"/>
            </w:rPr>
          </w:rPrChange>
        </w:rPr>
        <w:pPrChange w:id="1051" w:author="Levine, Charles Roger CTR USARMY USMA (USA)" w:date="2026-10-05T06:08:00Z" w16du:dateUtc="2026-10-05T10:08:00Z">
          <w:pPr>
            <w:pStyle w:val="Heading1"/>
            <w:numPr>
              <w:ilvl w:val="2"/>
              <w:numId w:val="12"/>
            </w:numPr>
            <w:spacing w:after="0"/>
            <w:ind w:left="1224" w:hanging="504"/>
          </w:pPr>
        </w:pPrChange>
      </w:pPr>
      <m:oMathPara>
        <m:oMath>
          <m:sSub>
            <m:sSubPr>
              <m:ctrlPr>
                <w:rPr>
                  <w:rFonts w:ascii="Cambria Math" w:eastAsiaTheme="minorEastAsia" w:hAnsi="Cambria Math" w:cstheme="majorHAnsi"/>
                  <w:color w:val="0432FF"/>
                  <w:sz w:val="24"/>
                  <w:szCs w:val="22"/>
                </w:rPr>
              </m:ctrlPr>
            </m:sSubPr>
            <m:e>
              <m:r>
                <m:rPr>
                  <m:sty m:val="bi"/>
                </m:rPr>
                <w:rPr>
                  <w:rFonts w:ascii="Cambria Math" w:eastAsiaTheme="minorEastAsia" w:hAnsi="Cambria Math" w:cstheme="majorHAnsi"/>
                  <w:color w:val="0432FF"/>
                  <w:sz w:val="24"/>
                  <w:szCs w:val="22"/>
                </w:rPr>
                <m:t>S</m:t>
              </m:r>
            </m:e>
            <m:sub>
              <m:r>
                <m:rPr>
                  <m:sty m:val="bi"/>
                </m:rPr>
                <w:rPr>
                  <w:rFonts w:ascii="Cambria Math" w:eastAsiaTheme="minorEastAsia" w:hAnsi="Cambria Math" w:cstheme="majorHAnsi"/>
                  <w:color w:val="0432FF"/>
                  <w:sz w:val="24"/>
                  <w:szCs w:val="22"/>
                </w:rPr>
                <m:t>i</m:t>
              </m:r>
            </m:sub>
          </m:sSub>
          <m:r>
            <m:rPr>
              <m:sty m:val="bi"/>
            </m:rPr>
            <w:rPr>
              <w:rFonts w:ascii="Cambria Math" w:eastAsiaTheme="minorEastAsia" w:hAnsi="Cambria Math" w:cstheme="majorHAnsi"/>
              <w:color w:val="0432FF"/>
              <w:sz w:val="24"/>
              <w:szCs w:val="22"/>
            </w:rPr>
            <m:t>-</m:t>
          </m:r>
          <m:sSub>
            <m:sSubPr>
              <m:ctrlPr>
                <w:rPr>
                  <w:rFonts w:ascii="Cambria Math" w:eastAsiaTheme="minorEastAsia" w:hAnsi="Cambria Math" w:cstheme="majorHAnsi"/>
                  <w:color w:val="0432FF"/>
                  <w:sz w:val="24"/>
                  <w:szCs w:val="22"/>
                </w:rPr>
              </m:ctrlPr>
            </m:sSubPr>
            <m:e>
              <m:r>
                <m:rPr>
                  <m:sty m:val="bi"/>
                </m:rPr>
                <w:rPr>
                  <w:rFonts w:ascii="Cambria Math" w:eastAsiaTheme="minorEastAsia" w:hAnsi="Cambria Math" w:cstheme="majorHAnsi"/>
                  <w:color w:val="0432FF"/>
                  <w:sz w:val="24"/>
                  <w:szCs w:val="22"/>
                </w:rPr>
                <m:t>S</m:t>
              </m:r>
            </m:e>
            <m:sub>
              <m:r>
                <m:rPr>
                  <m:sty m:val="bi"/>
                </m:rPr>
                <w:rPr>
                  <w:rFonts w:ascii="Cambria Math" w:eastAsiaTheme="minorEastAsia" w:hAnsi="Cambria Math" w:cstheme="majorHAnsi"/>
                  <w:color w:val="0432FF"/>
                  <w:sz w:val="24"/>
                  <w:szCs w:val="22"/>
                </w:rPr>
                <m:t>h</m:t>
              </m:r>
            </m:sub>
          </m:sSub>
          <m:r>
            <m:rPr>
              <m:sty m:val="bi"/>
            </m:rPr>
            <w:rPr>
              <w:rFonts w:ascii="Cambria Math" w:eastAsiaTheme="minorEastAsia" w:hAnsi="Cambria Math" w:cstheme="majorHAnsi"/>
              <w:color w:val="0432FF"/>
              <w:sz w:val="24"/>
              <w:szCs w:val="22"/>
            </w:rPr>
            <m:t>=</m:t>
          </m:r>
          <m:sSub>
            <m:sSubPr>
              <m:ctrlPr>
                <w:rPr>
                  <w:rFonts w:ascii="Cambria Math" w:eastAsiaTheme="minorEastAsia" w:hAnsi="Cambria Math" w:cstheme="majorHAnsi"/>
                  <w:color w:val="0432FF"/>
                  <w:sz w:val="24"/>
                  <w:szCs w:val="22"/>
                </w:rPr>
              </m:ctrlPr>
            </m:sSubPr>
            <m:e>
              <m:r>
                <m:rPr>
                  <m:sty m:val="bi"/>
                </m:rPr>
                <w:rPr>
                  <w:rFonts w:ascii="Cambria Math" w:eastAsiaTheme="minorEastAsia" w:hAnsi="Cambria Math" w:cstheme="majorHAnsi"/>
                  <w:color w:val="0432FF"/>
                  <w:sz w:val="24"/>
                  <w:szCs w:val="22"/>
                </w:rPr>
                <m:t>A</m:t>
              </m:r>
            </m:e>
            <m:sub>
              <m:r>
                <m:rPr>
                  <m:sty m:val="bi"/>
                </m:rPr>
                <w:rPr>
                  <w:rFonts w:ascii="Cambria Math" w:eastAsiaTheme="minorEastAsia" w:hAnsi="Cambria Math" w:cstheme="majorHAnsi"/>
                  <w:color w:val="0432FF"/>
                  <w:sz w:val="24"/>
                  <w:szCs w:val="22"/>
                </w:rPr>
                <m:t>i</m:t>
              </m:r>
            </m:sub>
          </m:sSub>
          <m:r>
            <m:rPr>
              <m:sty m:val="bi"/>
            </m:rPr>
            <w:rPr>
              <w:rFonts w:ascii="Cambria Math" w:eastAsiaTheme="minorEastAsia" w:hAnsi="Cambria Math" w:cstheme="majorHAnsi"/>
              <w:color w:val="0432FF"/>
              <w:sz w:val="24"/>
              <w:szCs w:val="22"/>
            </w:rPr>
            <m:t>-</m:t>
          </m:r>
          <m:sSub>
            <m:sSubPr>
              <m:ctrlPr>
                <w:rPr>
                  <w:rFonts w:ascii="Cambria Math" w:eastAsiaTheme="minorEastAsia" w:hAnsi="Cambria Math" w:cstheme="majorHAnsi"/>
                  <w:color w:val="0432FF"/>
                  <w:sz w:val="24"/>
                  <w:szCs w:val="22"/>
                </w:rPr>
              </m:ctrlPr>
            </m:sSubPr>
            <m:e>
              <m:r>
                <m:rPr>
                  <m:sty m:val="bi"/>
                </m:rPr>
                <w:rPr>
                  <w:rFonts w:ascii="Cambria Math" w:eastAsiaTheme="minorEastAsia" w:hAnsi="Cambria Math" w:cstheme="majorHAnsi"/>
                  <w:color w:val="0432FF"/>
                  <w:sz w:val="24"/>
                  <w:szCs w:val="22"/>
                </w:rPr>
                <m:t>A</m:t>
              </m:r>
            </m:e>
            <m:sub>
              <m:r>
                <m:rPr>
                  <m:sty m:val="bi"/>
                </m:rPr>
                <w:rPr>
                  <w:rFonts w:ascii="Cambria Math" w:eastAsiaTheme="minorEastAsia" w:hAnsi="Cambria Math" w:cstheme="majorHAnsi"/>
                  <w:color w:val="0432FF"/>
                  <w:sz w:val="24"/>
                  <w:szCs w:val="22"/>
                </w:rPr>
                <m:t>h</m:t>
              </m:r>
            </m:sub>
          </m:sSub>
        </m:oMath>
      </m:oMathPara>
    </w:p>
    <w:p w14:paraId="20E7E0EF" w14:textId="1F960AC6" w:rsidR="00CE1103" w:rsidRPr="00CE1103" w:rsidRDefault="00CE1103" w:rsidP="00CE1103">
      <w:pPr>
        <w:pStyle w:val="Heading1"/>
        <w:spacing w:after="0"/>
        <w:ind w:left="1224"/>
        <w:rPr>
          <w:ins w:id="1052" w:author="Levine, Charles Roger CTR USARMY USMA (USA)" w:date="2026-10-05T06:07:00Z" w16du:dateUtc="2026-10-05T10:07:00Z"/>
          <w:rFonts w:asciiTheme="minorHAnsi" w:eastAsiaTheme="minorEastAsia" w:hAnsiTheme="minorHAnsi" w:cstheme="majorHAnsi"/>
          <w:b w:val="0"/>
          <w:bCs w:val="0"/>
          <w:color w:val="0432FF"/>
          <w:sz w:val="24"/>
          <w:szCs w:val="22"/>
          <w:rPrChange w:id="1053" w:author="Levine, Charles Roger CTR USARMY USMA (USA)" w:date="2026-10-05T06:08:00Z" w16du:dateUtc="2026-10-05T10:08:00Z">
            <w:rPr>
              <w:ins w:id="1054" w:author="Levine, Charles Roger CTR USARMY USMA (USA)" w:date="2026-10-05T06:07:00Z" w16du:dateUtc="2026-10-05T10:07:00Z"/>
              <w:rFonts w:eastAsiaTheme="minorEastAsia" w:cstheme="majorHAnsi"/>
              <w:b w:val="0"/>
              <w:bCs w:val="0"/>
              <w:color w:val="auto"/>
              <w:sz w:val="24"/>
              <w:szCs w:val="22"/>
            </w:rPr>
          </w:rPrChange>
        </w:rPr>
        <w:pPrChange w:id="1055" w:author="Levine, Charles Roger CTR USARMY USMA (USA)" w:date="2026-10-05T06:09:00Z" w16du:dateUtc="2026-10-05T10:09:00Z">
          <w:pPr>
            <w:pStyle w:val="Heading1"/>
            <w:numPr>
              <w:ilvl w:val="2"/>
              <w:numId w:val="12"/>
            </w:numPr>
            <w:spacing w:after="0"/>
            <w:ind w:left="1224" w:hanging="504"/>
          </w:pPr>
        </w:pPrChange>
      </w:pPr>
      <w:ins w:id="1056" w:author="Levine, Charles Roger CTR USARMY USMA (USA)" w:date="2026-10-05T06:07:00Z" w16du:dateUtc="2026-10-05T10:07:00Z">
        <w:r w:rsidRPr="00CE1103">
          <w:rPr>
            <w:rFonts w:asciiTheme="minorHAnsi" w:eastAsiaTheme="minorEastAsia" w:hAnsiTheme="minorHAnsi" w:cstheme="majorHAnsi"/>
            <w:b w:val="0"/>
            <w:bCs w:val="0"/>
            <w:color w:val="0432FF"/>
            <w:sz w:val="24"/>
            <w:szCs w:val="22"/>
            <w:rPrChange w:id="1057" w:author="Levine, Charles Roger CTR USARMY USMA (USA)" w:date="2026-10-05T06:08:00Z" w16du:dateUtc="2026-10-05T10:08:00Z">
              <w:rPr>
                <w:rFonts w:eastAsiaTheme="minorEastAsia" w:cstheme="majorHAnsi"/>
                <w:b w:val="0"/>
                <w:bCs w:val="0"/>
                <w:color w:val="auto"/>
                <w:sz w:val="24"/>
                <w:szCs w:val="22"/>
              </w:rPr>
            </w:rPrChange>
          </w:rPr>
          <w:t xml:space="preserve">Congestion can, however, change comparisons between individuals who belong to different groups. Two individuals with similar values of </w:t>
        </w:r>
      </w:ins>
      <m:oMath>
        <m:sSub>
          <m:sSubPr>
            <m:ctrlPr>
              <w:rPr>
                <w:rFonts w:ascii="Cambria Math" w:eastAsiaTheme="minorEastAsia" w:hAnsi="Cambria Math" w:cstheme="majorHAnsi"/>
                <w:color w:val="0432FF"/>
                <w:sz w:val="24"/>
                <w:szCs w:val="22"/>
              </w:rPr>
            </m:ctrlPr>
          </m:sSubPr>
          <m:e>
            <m:r>
              <m:rPr>
                <m:sty m:val="bi"/>
              </m:rPr>
              <w:rPr>
                <w:rFonts w:ascii="Cambria Math" w:eastAsiaTheme="minorEastAsia" w:hAnsi="Cambria Math" w:cstheme="majorHAnsi"/>
                <w:color w:val="0432FF"/>
                <w:sz w:val="24"/>
                <w:szCs w:val="22"/>
              </w:rPr>
              <m:t>A</m:t>
            </m:r>
          </m:e>
          <m:sub>
            <m:r>
              <m:rPr>
                <m:sty m:val="bi"/>
              </m:rPr>
              <w:rPr>
                <w:rFonts w:ascii="Cambria Math" w:eastAsiaTheme="minorEastAsia" w:hAnsi="Cambria Math" w:cstheme="majorHAnsi"/>
                <w:color w:val="0432FF"/>
                <w:sz w:val="24"/>
                <w:szCs w:val="22"/>
              </w:rPr>
              <m:t>i</m:t>
            </m:r>
          </m:sub>
        </m:sSub>
      </m:oMath>
      <w:ins w:id="1058" w:author="Levine, Charles Roger CTR USARMY USMA (USA)" w:date="2026-10-05T06:07:00Z" w16du:dateUtc="2026-10-05T10:07:00Z">
        <w:r w:rsidRPr="00CE1103">
          <w:rPr>
            <w:rFonts w:asciiTheme="minorHAnsi" w:eastAsiaTheme="minorEastAsia" w:hAnsiTheme="minorHAnsi" w:cstheme="majorHAnsi"/>
            <w:b w:val="0"/>
            <w:bCs w:val="0"/>
            <w:color w:val="0432FF"/>
            <w:sz w:val="24"/>
            <w:szCs w:val="22"/>
            <w:rPrChange w:id="1059" w:author="Levine, Charles Roger CTR USARMY USMA (USA)" w:date="2026-10-05T06:08:00Z" w16du:dateUtc="2026-10-05T10:08:00Z">
              <w:rPr>
                <w:rFonts w:eastAsiaTheme="minorEastAsia" w:cstheme="majorHAnsi"/>
                <w:b w:val="0"/>
                <w:bCs w:val="0"/>
                <w:color w:val="auto"/>
                <w:sz w:val="24"/>
                <w:szCs w:val="22"/>
              </w:rPr>
            </w:rPrChange>
          </w:rPr>
          <w:t xml:space="preserve"> may receive different competitive scores if their groups generate different levels of congestion. An individual with greater measured performance can therefore fall below an individual with lower measured performance if the difference in group-level congestion is sufficiently large.</w:t>
        </w:r>
      </w:ins>
    </w:p>
    <w:p w14:paraId="13CDFD40" w14:textId="77777777" w:rsidR="00CE1103" w:rsidRDefault="00CE1103" w:rsidP="00CE1103">
      <w:pPr>
        <w:pStyle w:val="Heading1"/>
        <w:spacing w:after="0"/>
        <w:ind w:left="1224"/>
        <w:rPr>
          <w:ins w:id="1060" w:author="Levine, Charles Roger CTR USARMY USMA (USA)" w:date="2026-10-05T06:10:00Z" w16du:dateUtc="2026-10-05T10:10:00Z"/>
          <w:rFonts w:asciiTheme="minorHAnsi" w:eastAsiaTheme="minorEastAsia" w:hAnsiTheme="minorHAnsi" w:cstheme="majorHAnsi"/>
          <w:b w:val="0"/>
          <w:bCs w:val="0"/>
          <w:color w:val="0432FF"/>
          <w:sz w:val="24"/>
          <w:szCs w:val="22"/>
        </w:rPr>
      </w:pPr>
    </w:p>
    <w:p w14:paraId="7AACEDE3" w14:textId="7C7AF320" w:rsidR="00CE1103" w:rsidRPr="00CE1103" w:rsidRDefault="00CE1103" w:rsidP="00CE1103">
      <w:pPr>
        <w:pStyle w:val="Heading1"/>
        <w:spacing w:after="0"/>
        <w:ind w:left="1224"/>
        <w:rPr>
          <w:ins w:id="1061" w:author="Levine, Charles Roger CTR USARMY USMA (USA)" w:date="2026-10-05T06:07:00Z" w16du:dateUtc="2026-10-05T10:07:00Z"/>
          <w:rFonts w:asciiTheme="minorHAnsi" w:eastAsiaTheme="minorEastAsia" w:hAnsiTheme="minorHAnsi" w:cstheme="majorHAnsi"/>
          <w:b w:val="0"/>
          <w:bCs w:val="0"/>
          <w:color w:val="0432FF"/>
          <w:sz w:val="24"/>
          <w:szCs w:val="22"/>
          <w:rPrChange w:id="1062" w:author="Levine, Charles Roger CTR USARMY USMA (USA)" w:date="2026-10-05T06:08:00Z" w16du:dateUtc="2026-10-05T10:08:00Z">
            <w:rPr>
              <w:ins w:id="1063" w:author="Levine, Charles Roger CTR USARMY USMA (USA)" w:date="2026-10-05T06:07:00Z" w16du:dateUtc="2026-10-05T10:07:00Z"/>
              <w:rFonts w:eastAsiaTheme="minorEastAsia" w:cstheme="majorHAnsi"/>
              <w:b w:val="0"/>
              <w:bCs w:val="0"/>
              <w:color w:val="auto"/>
              <w:sz w:val="24"/>
              <w:szCs w:val="22"/>
            </w:rPr>
          </w:rPrChange>
        </w:rPr>
        <w:pPrChange w:id="1064" w:author="Levine, Charles Roger CTR USARMY USMA (USA)" w:date="2026-10-05T06:10:00Z" w16du:dateUtc="2026-10-05T10:10:00Z">
          <w:pPr>
            <w:pStyle w:val="Heading1"/>
            <w:numPr>
              <w:ilvl w:val="2"/>
              <w:numId w:val="12"/>
            </w:numPr>
            <w:spacing w:after="0"/>
            <w:ind w:left="1224" w:hanging="504"/>
          </w:pPr>
        </w:pPrChange>
      </w:pPr>
      <w:ins w:id="1065" w:author="Levine, Charles Roger CTR USARMY USMA (USA)" w:date="2026-10-05T06:07:00Z" w16du:dateUtc="2026-10-05T10:07:00Z">
        <w:r w:rsidRPr="00CE1103">
          <w:rPr>
            <w:rFonts w:asciiTheme="minorHAnsi" w:eastAsiaTheme="minorEastAsia" w:hAnsiTheme="minorHAnsi" w:cstheme="majorHAnsi"/>
            <w:b w:val="0"/>
            <w:bCs w:val="0"/>
            <w:color w:val="0432FF"/>
            <w:sz w:val="24"/>
            <w:szCs w:val="22"/>
            <w:rPrChange w:id="1066" w:author="Levine, Charles Roger CTR USARMY USMA (USA)" w:date="2026-10-05T06:08:00Z" w16du:dateUtc="2026-10-05T10:08:00Z">
              <w:rPr>
                <w:rFonts w:eastAsiaTheme="minorEastAsia" w:cstheme="majorHAnsi"/>
                <w:b w:val="0"/>
                <w:bCs w:val="0"/>
                <w:color w:val="auto"/>
                <w:sz w:val="24"/>
                <w:szCs w:val="22"/>
              </w:rPr>
            </w:rPrChange>
          </w:rPr>
          <w:lastRenderedPageBreak/>
          <w:t>This distinction is central to the mechanism. SCORE does not directly reorder peers within a local group; instead, it changes how individuals emerging from different peer environments compare when they later enter a broader selection population. In this sense, the local environment modifies competitive standing across groups while preserving the performance ordering within each group.</w:t>
        </w:r>
      </w:ins>
    </w:p>
    <w:p w14:paraId="61E9E3E0" w14:textId="77777777" w:rsidR="00CE1103" w:rsidRDefault="00CE1103" w:rsidP="00CE1103">
      <w:pPr>
        <w:pStyle w:val="Heading1"/>
        <w:spacing w:before="0" w:after="0"/>
        <w:ind w:left="1224"/>
        <w:rPr>
          <w:ins w:id="1067" w:author="Levine, Charles Roger CTR USARMY USMA (USA)" w:date="2026-10-05T06:10:00Z" w16du:dateUtc="2026-10-05T10:10:00Z"/>
          <w:rFonts w:asciiTheme="minorHAnsi" w:eastAsiaTheme="minorEastAsia" w:hAnsiTheme="minorHAnsi" w:cstheme="majorHAnsi"/>
          <w:b w:val="0"/>
          <w:bCs w:val="0"/>
          <w:color w:val="0432FF"/>
          <w:sz w:val="24"/>
          <w:szCs w:val="22"/>
        </w:rPr>
      </w:pPr>
    </w:p>
    <w:p w14:paraId="684C2213" w14:textId="5BC64FA2" w:rsidR="00CE1103" w:rsidRDefault="00CE1103" w:rsidP="00CE1103">
      <w:pPr>
        <w:pStyle w:val="Heading1"/>
        <w:spacing w:before="0" w:after="0"/>
        <w:ind w:left="1224"/>
        <w:rPr>
          <w:ins w:id="1068" w:author="Levine, Charles Roger CTR USARMY USMA (USA)" w:date="2026-10-05T06:31:00Z" w16du:dateUtc="2026-10-05T10:31:00Z"/>
          <w:rFonts w:asciiTheme="minorHAnsi" w:eastAsiaTheme="minorEastAsia" w:hAnsiTheme="minorHAnsi" w:cstheme="majorHAnsi"/>
          <w:b w:val="0"/>
          <w:bCs w:val="0"/>
          <w:color w:val="0432FF"/>
          <w:sz w:val="24"/>
          <w:szCs w:val="22"/>
        </w:rPr>
      </w:pPr>
      <w:ins w:id="1069" w:author="Levine, Charles Roger CTR USARMY USMA (USA)" w:date="2026-10-05T06:07:00Z" w16du:dateUtc="2026-10-05T10:07:00Z">
        <w:r w:rsidRPr="00CE1103">
          <w:rPr>
            <w:rFonts w:asciiTheme="minorHAnsi" w:eastAsiaTheme="minorEastAsia" w:hAnsiTheme="minorHAnsi" w:cstheme="majorHAnsi"/>
            <w:b w:val="0"/>
            <w:bCs w:val="0"/>
            <w:color w:val="0432FF"/>
            <w:sz w:val="24"/>
            <w:szCs w:val="22"/>
            <w:rPrChange w:id="1070" w:author="Levine, Charles Roger CTR USARMY USMA (USA)" w:date="2026-10-05T06:08:00Z" w16du:dateUtc="2026-10-05T10:08:00Z">
              <w:rPr>
                <w:rFonts w:eastAsiaTheme="minorEastAsia" w:cstheme="majorHAnsi"/>
                <w:b w:val="0"/>
                <w:bCs w:val="0"/>
                <w:color w:val="auto"/>
                <w:sz w:val="24"/>
                <w:szCs w:val="22"/>
              </w:rPr>
            </w:rPrChange>
          </w:rPr>
          <w:t xml:space="preserve">The presence of a congestion penalty also does not imply that selection outcomes must change. SCORE changes the quantities presented to SELECT, but only score changes near the eventual selection margin can alter who receives a limited opportunity. Congestion may </w:t>
        </w:r>
        <w:r w:rsidRPr="0027362F">
          <w:rPr>
            <w:rFonts w:asciiTheme="minorHAnsi" w:eastAsiaTheme="minorEastAsia" w:hAnsiTheme="minorHAnsi" w:cstheme="majorHAnsi"/>
            <w:b w:val="0"/>
            <w:bCs w:val="0"/>
            <w:color w:val="0432FF"/>
            <w:sz w:val="24"/>
            <w:szCs w:val="22"/>
            <w:rPrChange w:id="1071" w:author="Levine, Charles Roger CTR USARMY USMA (USA)" w:date="2026-10-05T06:18:00Z" w16du:dateUtc="2026-10-05T10:18:00Z">
              <w:rPr>
                <w:rFonts w:eastAsiaTheme="minorEastAsia" w:cstheme="majorHAnsi"/>
                <w:b w:val="0"/>
                <w:bCs w:val="0"/>
                <w:color w:val="auto"/>
                <w:sz w:val="24"/>
                <w:szCs w:val="22"/>
              </w:rPr>
            </w:rPrChange>
          </w:rPr>
          <w:t>therefore be active in the scoring process without changing the identities of selected individuals under a particular selection rule or level of scarcity.</w:t>
        </w:r>
      </w:ins>
    </w:p>
    <w:p w14:paraId="1DF17245" w14:textId="77777777" w:rsidR="006425A8" w:rsidRPr="006425A8" w:rsidRDefault="006425A8" w:rsidP="006425A8">
      <w:pPr>
        <w:rPr>
          <w:ins w:id="1072" w:author="Levine, Charles Roger CTR USARMY USMA (USA)" w:date="2026-10-05T06:08:00Z" w16du:dateUtc="2026-10-05T10:08:00Z"/>
          <w:rPrChange w:id="1073" w:author="Levine, Charles Roger CTR USARMY USMA (USA)" w:date="2026-10-05T06:31:00Z" w16du:dateUtc="2026-10-05T10:31:00Z">
            <w:rPr>
              <w:ins w:id="1074" w:author="Levine, Charles Roger CTR USARMY USMA (USA)" w:date="2026-10-05T06:08:00Z" w16du:dateUtc="2026-10-05T10:08:00Z"/>
              <w:rFonts w:eastAsiaTheme="minorEastAsia" w:cstheme="majorHAnsi"/>
              <w:b w:val="0"/>
              <w:bCs w:val="0"/>
              <w:color w:val="auto"/>
              <w:sz w:val="24"/>
              <w:szCs w:val="22"/>
            </w:rPr>
          </w:rPrChange>
        </w:rPr>
        <w:pPrChange w:id="1075" w:author="Levine, Charles Roger CTR USARMY USMA (USA)" w:date="2026-10-05T06:31:00Z" w16du:dateUtc="2026-10-05T10:31:00Z">
          <w:pPr>
            <w:pStyle w:val="Heading1"/>
            <w:numPr>
              <w:ilvl w:val="2"/>
              <w:numId w:val="12"/>
            </w:numPr>
            <w:spacing w:before="0" w:after="0"/>
            <w:ind w:left="1224" w:hanging="504"/>
          </w:pPr>
        </w:pPrChange>
      </w:pPr>
    </w:p>
    <w:p w14:paraId="39B20D49" w14:textId="02469198" w:rsidR="00E96D99" w:rsidRPr="0027362F" w:rsidRDefault="00E96D99" w:rsidP="00CE1103">
      <w:pPr>
        <w:pStyle w:val="Heading1"/>
        <w:numPr>
          <w:ilvl w:val="2"/>
          <w:numId w:val="12"/>
        </w:numPr>
        <w:spacing w:before="0" w:after="0"/>
        <w:rPr>
          <w:ins w:id="1076" w:author="Levine, Charles Roger CTR USARMY USMA (USA)" w:date="2026-10-05T03:01:00Z" w16du:dateUtc="2026-10-05T07:01:00Z"/>
          <w:rFonts w:eastAsiaTheme="minorEastAsia" w:cstheme="majorHAnsi"/>
          <w:b w:val="0"/>
          <w:bCs w:val="0"/>
          <w:color w:val="auto"/>
          <w:sz w:val="24"/>
          <w:szCs w:val="22"/>
          <w:rPrChange w:id="1077" w:author="Levine, Charles Roger CTR USARMY USMA (USA)" w:date="2026-10-05T06:18:00Z" w16du:dateUtc="2026-10-05T10:18:00Z">
            <w:rPr>
              <w:ins w:id="1078" w:author="Levine, Charles Roger CTR USARMY USMA (USA)" w:date="2026-10-05T03:01:00Z" w16du:dateUtc="2026-10-05T07:01:00Z"/>
              <w:rFonts w:ascii="Calibri" w:eastAsiaTheme="minorEastAsia" w:hAnsi="Calibri" w:cstheme="minorBidi"/>
              <w:b w:val="0"/>
              <w:bCs w:val="0"/>
              <w:sz w:val="24"/>
              <w:szCs w:val="22"/>
            </w:rPr>
          </w:rPrChange>
        </w:rPr>
        <w:pPrChange w:id="1079" w:author="Levine, Charles Roger CTR USARMY USMA (USA)" w:date="2026-10-05T03:06:00Z" w16du:dateUtc="2026-10-05T07:06:00Z">
          <w:pPr>
            <w:pStyle w:val="Heading1"/>
            <w:numPr>
              <w:ilvl w:val="1"/>
              <w:numId w:val="12"/>
            </w:numPr>
            <w:ind w:left="792" w:hanging="432"/>
          </w:pPr>
        </w:pPrChange>
      </w:pPr>
      <w:ins w:id="1080" w:author="Levine, Charles Roger CTR USARMY USMA (USA)" w:date="2026-10-05T03:01:00Z" w16du:dateUtc="2026-10-05T07:01:00Z">
        <w:r w:rsidRPr="0027362F">
          <w:rPr>
            <w:rFonts w:eastAsiaTheme="minorEastAsia" w:cstheme="majorHAnsi"/>
            <w:b w:val="0"/>
            <w:bCs w:val="0"/>
            <w:color w:val="auto"/>
            <w:sz w:val="24"/>
            <w:szCs w:val="22"/>
            <w:rPrChange w:id="1081" w:author="Levine, Charles Roger CTR USARMY USMA (USA)" w:date="2026-10-05T06:18:00Z" w16du:dateUtc="2026-10-05T10:18:00Z">
              <w:rPr>
                <w:rFonts w:ascii="Calibri" w:eastAsiaTheme="minorEastAsia" w:hAnsi="Calibri" w:cstheme="minorBidi"/>
                <w:b w:val="0"/>
                <w:bCs w:val="0"/>
                <w:sz w:val="24"/>
                <w:szCs w:val="22"/>
              </w:rPr>
            </w:rPrChange>
          </w:rPr>
          <w:lastRenderedPageBreak/>
          <w:t>Model variants and historical choices</w:t>
        </w:r>
      </w:ins>
    </w:p>
    <w:p w14:paraId="4CD1A8CB" w14:textId="3488A593" w:rsidR="006B3BD3" w:rsidRPr="0027362F" w:rsidDel="00E96D99" w:rsidRDefault="00CE1103" w:rsidP="0027362F">
      <w:pPr>
        <w:pStyle w:val="ListBullet"/>
        <w:numPr>
          <w:ilvl w:val="0"/>
          <w:numId w:val="0"/>
        </w:numPr>
        <w:spacing w:after="0"/>
        <w:ind w:left="1224"/>
        <w:rPr>
          <w:del w:id="1082" w:author="Levine, Charles Roger CTR USARMY USMA (USA)" w:date="2026-10-05T03:01:00Z" w16du:dateUtc="2026-10-05T07:01:00Z"/>
          <w:rFonts w:asciiTheme="minorHAnsi" w:hAnsiTheme="minorHAnsi"/>
          <w:color w:val="0432FF"/>
          <w:rPrChange w:id="1083" w:author="Levine, Charles Roger CTR USARMY USMA (USA)" w:date="2026-10-05T06:18:00Z" w16du:dateUtc="2026-10-05T10:18:00Z">
            <w:rPr>
              <w:del w:id="1084" w:author="Levine, Charles Roger CTR USARMY USMA (USA)" w:date="2026-10-05T03:01:00Z" w16du:dateUtc="2026-10-05T07:01:00Z"/>
            </w:rPr>
          </w:rPrChange>
        </w:rPr>
        <w:pPrChange w:id="1085" w:author="Levine, Charles Roger CTR USARMY USMA (USA)" w:date="2026-10-05T06:18:00Z" w16du:dateUtc="2026-10-05T10:18:00Z">
          <w:pPr>
            <w:pStyle w:val="ListBullet"/>
            <w:numPr>
              <w:ilvl w:val="1"/>
              <w:numId w:val="12"/>
            </w:numPr>
            <w:tabs>
              <w:tab w:val="clear" w:pos="360"/>
            </w:tabs>
            <w:ind w:left="792" w:hanging="432"/>
          </w:pPr>
        </w:pPrChange>
      </w:pPr>
      <w:ins w:id="1086" w:author="Levine, Charles Roger CTR USARMY USMA (USA)" w:date="2026-10-05T06:11:00Z" w16du:dateUtc="2026-10-05T10:11:00Z">
        <w:r w:rsidRPr="0027362F">
          <w:rPr>
            <w:rFonts w:asciiTheme="minorHAnsi" w:hAnsiTheme="minorHAnsi"/>
            <w:color w:val="0432FF"/>
            <w:rPrChange w:id="1087" w:author="Levine, Charles Roger CTR USARMY USMA (USA)" w:date="2026-10-05T06:18:00Z" w16du:dateUtc="2026-10-05T10:18:00Z">
              <w:rPr/>
            </w:rPrChange>
          </w:rPr>
          <w:t>The model developed through several related congestion specifications. These variants are useful for understanding how the current formulation was chosen, but they should be distinguished from the canonical specification described above</w:t>
        </w:r>
      </w:ins>
      <m:oMath>
        <m:r>
          <w:del w:id="1088" w:author="Levine, Charles Roger CTR USARMY USMA (USA)" w:date="2026-10-05T06:11:00Z" w16du:dateUtc="2026-10-05T10:11:00Z">
            <w:rPr>
              <w:rFonts w:ascii="Cambria Math" w:hAnsi="Cambria Math"/>
              <w:color w:val="0432FF"/>
              <w:rPrChange w:id="1089" w:author="Levine, Charles Roger CTR USARMY USMA (USA)" w:date="2026-10-05T06:18:00Z" w16du:dateUtc="2026-10-05T10:18:00Z">
                <w:rPr>
                  <w:rFonts w:ascii="Cambria Math" w:hAnsi="Cambria Math"/>
                </w:rPr>
              </w:rPrChange>
            </w:rPr>
            <m:t>θλ≈4/γ</m:t>
          </w:del>
        </m:r>
      </m:oMath>
      <w:ins w:id="1090" w:author="Levine, Charles Roger CTR USARMY USMA (USA)" w:date="2026-10-05T03:01:00Z" w16du:dateUtc="2026-10-05T07:01:00Z">
        <w:r w:rsidR="00E96D99" w:rsidRPr="0027362F">
          <w:rPr>
            <w:rFonts w:asciiTheme="minorHAnsi" w:hAnsiTheme="minorHAnsi"/>
            <w:color w:val="0432FF"/>
            <w:rPrChange w:id="1091" w:author="Levine, Charles Roger CTR USARMY USMA (USA)" w:date="2026-10-05T06:18:00Z" w16du:dateUtc="2026-10-05T10:18:00Z">
              <w:rPr/>
            </w:rPrChange>
          </w:rPr>
          <w:t>.</w:t>
        </w:r>
      </w:ins>
      <w:del w:id="1092" w:author="Levine, Charles Roger CTR USARMY USMA (USA)" w:date="2026-10-05T03:01:00Z" w16du:dateUtc="2026-10-05T07:01:00Z">
        <w:r w:rsidR="00000000" w:rsidRPr="0027362F" w:rsidDel="00E96D99">
          <w:rPr>
            <w:rFonts w:asciiTheme="minorHAnsi" w:hAnsiTheme="minorHAnsi"/>
            <w:color w:val="0432FF"/>
            <w:rPrChange w:id="1093" w:author="Levine, Charles Roger CTR USARMY USMA (USA)" w:date="2026-10-05T06:18:00Z" w16du:dateUtc="2026-10-05T10:18:00Z">
              <w:rPr/>
            </w:rPrChange>
          </w:rPr>
          <w:delText>Explain γ as transition sharpness, θ as transition location, and λ as penalty weight.</w:delText>
        </w:r>
      </w:del>
    </w:p>
    <w:p w14:paraId="224542DF" w14:textId="237A01B3" w:rsidR="006B3BD3" w:rsidRPr="0027362F" w:rsidDel="00E96D99" w:rsidRDefault="00000000" w:rsidP="0027362F">
      <w:pPr>
        <w:pStyle w:val="ListBullet"/>
        <w:numPr>
          <w:ilvl w:val="0"/>
          <w:numId w:val="0"/>
        </w:numPr>
        <w:spacing w:after="0"/>
        <w:ind w:left="1224"/>
        <w:rPr>
          <w:del w:id="1094" w:author="Levine, Charles Roger CTR USARMY USMA (USA)" w:date="2026-10-05T03:01:00Z" w16du:dateUtc="2026-10-05T07:01:00Z"/>
          <w:rFonts w:asciiTheme="minorHAnsi" w:hAnsiTheme="minorHAnsi"/>
          <w:color w:val="0432FF"/>
          <w:rPrChange w:id="1095" w:author="Levine, Charles Roger CTR USARMY USMA (USA)" w:date="2026-10-05T06:18:00Z" w16du:dateUtc="2026-10-05T10:18:00Z">
            <w:rPr>
              <w:del w:id="1096" w:author="Levine, Charles Roger CTR USARMY USMA (USA)" w:date="2026-10-05T03:01:00Z" w16du:dateUtc="2026-10-05T07:01:00Z"/>
            </w:rPr>
          </w:rPrChange>
        </w:rPr>
        <w:pPrChange w:id="1097" w:author="Levine, Charles Roger CTR USARMY USMA (USA)" w:date="2026-10-05T06:18:00Z" w16du:dateUtc="2026-10-05T10:18:00Z">
          <w:pPr>
            <w:pStyle w:val="ListBullet"/>
            <w:numPr>
              <w:ilvl w:val="2"/>
              <w:numId w:val="12"/>
            </w:numPr>
            <w:tabs>
              <w:tab w:val="clear" w:pos="360"/>
            </w:tabs>
            <w:ind w:left="1224" w:hanging="504"/>
          </w:pPr>
        </w:pPrChange>
      </w:pPr>
      <w:del w:id="1098" w:author="Levine, Charles Roger CTR USARMY USMA (USA)" w:date="2026-10-05T03:01:00Z" w16du:dateUtc="2026-10-05T07:01:00Z">
        <w:r w:rsidRPr="0027362F" w:rsidDel="00E96D99">
          <w:rPr>
            <w:rFonts w:asciiTheme="minorHAnsi" w:hAnsiTheme="minorHAnsi"/>
            <w:color w:val="0432FF"/>
            <w:rPrChange w:id="1099" w:author="Levine, Charles Roger CTR USARMY USMA (USA)" w:date="2026-10-05T06:18:00Z" w16du:dateUtc="2026-10-05T10:18:00Z">
              <w:rPr/>
            </w:rPrChange>
          </w:rPr>
          <w:delText>Explain full-team congestion: everyone in a team receives the same subtraction, preserving within-team ordering while potentially changing ordering across teams.</w:delText>
        </w:r>
      </w:del>
    </w:p>
    <w:p w14:paraId="562337A8" w14:textId="04C4C812" w:rsidR="006B3BD3" w:rsidRPr="0027362F" w:rsidDel="00E96D99" w:rsidRDefault="00000000" w:rsidP="0027362F">
      <w:pPr>
        <w:pStyle w:val="ListBullet"/>
        <w:numPr>
          <w:ilvl w:val="0"/>
          <w:numId w:val="0"/>
        </w:numPr>
        <w:spacing w:after="0"/>
        <w:ind w:left="1224"/>
        <w:rPr>
          <w:del w:id="1100" w:author="Levine, Charles Roger CTR USARMY USMA (USA)" w:date="2026-10-05T03:01:00Z" w16du:dateUtc="2026-10-05T07:01:00Z"/>
          <w:rFonts w:asciiTheme="minorHAnsi" w:hAnsiTheme="minorHAnsi"/>
          <w:color w:val="0432FF"/>
          <w:rPrChange w:id="1101" w:author="Levine, Charles Roger CTR USARMY USMA (USA)" w:date="2026-10-05T06:18:00Z" w16du:dateUtc="2026-10-05T10:18:00Z">
            <w:rPr>
              <w:del w:id="1102" w:author="Levine, Charles Roger CTR USARMY USMA (USA)" w:date="2026-10-05T03:01:00Z" w16du:dateUtc="2026-10-05T07:01:00Z"/>
            </w:rPr>
          </w:rPrChange>
        </w:rPr>
        <w:pPrChange w:id="1103" w:author="Levine, Charles Roger CTR USARMY USMA (USA)" w:date="2026-10-05T06:18:00Z" w16du:dateUtc="2026-10-05T10:18:00Z">
          <w:pPr>
            <w:pStyle w:val="ListBullet"/>
            <w:numPr>
              <w:ilvl w:val="2"/>
              <w:numId w:val="12"/>
            </w:numPr>
            <w:tabs>
              <w:tab w:val="clear" w:pos="360"/>
            </w:tabs>
            <w:ind w:left="1224" w:hanging="504"/>
          </w:pPr>
        </w:pPrChange>
      </w:pPr>
      <w:del w:id="1104" w:author="Levine, Charles Roger CTR USARMY USMA (USA)" w:date="2026-10-05T03:01:00Z" w16du:dateUtc="2026-10-05T07:01:00Z">
        <w:r w:rsidRPr="0027362F" w:rsidDel="00E96D99">
          <w:rPr>
            <w:rFonts w:asciiTheme="minorHAnsi" w:hAnsiTheme="minorHAnsi"/>
            <w:color w:val="0432FF"/>
            <w:rPrChange w:id="1105" w:author="Levine, Charles Roger CTR USARMY USMA (USA)" w:date="2026-10-05T06:18:00Z" w16du:dateUtc="2026-10-05T10:18:00Z">
              <w:rPr/>
            </w:rPrChange>
          </w:rPr>
          <w:delText>Distinguish historical leave-one-out congestion from full-team congestion and raw congestion from standardized congestion.</w:delText>
        </w:r>
      </w:del>
    </w:p>
    <w:p w14:paraId="201B0F49" w14:textId="77D876C7" w:rsidR="006B3BD3" w:rsidRPr="0027362F" w:rsidDel="00E96D99" w:rsidRDefault="00000000" w:rsidP="0027362F">
      <w:pPr>
        <w:pStyle w:val="ListBullet"/>
        <w:numPr>
          <w:ilvl w:val="0"/>
          <w:numId w:val="0"/>
        </w:numPr>
        <w:spacing w:after="0"/>
        <w:ind w:left="1224"/>
        <w:rPr>
          <w:del w:id="1106" w:author="Levine, Charles Roger CTR USARMY USMA (USA)" w:date="2026-10-05T03:01:00Z" w16du:dateUtc="2026-10-05T07:01:00Z"/>
          <w:rFonts w:asciiTheme="minorHAnsi" w:hAnsiTheme="minorHAnsi"/>
          <w:color w:val="0432FF"/>
          <w:rPrChange w:id="1107" w:author="Levine, Charles Roger CTR USARMY USMA (USA)" w:date="2026-10-05T06:18:00Z" w16du:dateUtc="2026-10-05T10:18:00Z">
            <w:rPr>
              <w:del w:id="1108" w:author="Levine, Charles Roger CTR USARMY USMA (USA)" w:date="2026-10-05T03:01:00Z" w16du:dateUtc="2026-10-05T07:01:00Z"/>
            </w:rPr>
          </w:rPrChange>
        </w:rPr>
        <w:pPrChange w:id="1109" w:author="Levine, Charles Roger CTR USARMY USMA (USA)" w:date="2026-10-05T06:18:00Z" w16du:dateUtc="2026-10-05T10:18:00Z">
          <w:pPr>
            <w:pStyle w:val="ListBullet"/>
            <w:numPr>
              <w:ilvl w:val="2"/>
              <w:numId w:val="12"/>
            </w:numPr>
            <w:tabs>
              <w:tab w:val="clear" w:pos="360"/>
            </w:tabs>
            <w:ind w:left="1224" w:hanging="504"/>
          </w:pPr>
        </w:pPrChange>
      </w:pPr>
      <w:del w:id="1110" w:author="Levine, Charles Roger CTR USARMY USMA (USA)" w:date="2026-10-05T03:01:00Z" w16du:dateUtc="2026-10-05T07:01:00Z">
        <w:r w:rsidRPr="0027362F" w:rsidDel="00E96D99">
          <w:rPr>
            <w:rFonts w:asciiTheme="minorHAnsi" w:hAnsiTheme="minorHAnsi"/>
            <w:color w:val="0432FF"/>
            <w:rPrChange w:id="1111" w:author="Levine, Charles Roger CTR USARMY USMA (USA)" w:date="2026-10-05T06:18:00Z" w16du:dateUtc="2026-10-05T10:18:00Z">
              <w:rPr/>
            </w:rPrChange>
          </w:rPr>
          <w:delText>Explain fixed versus selection-dependent θ. State the assumptions behind the historical λ ≈ 4/γ threshold argument without presenting it as a universal downturn theorem.</w:delText>
        </w:r>
      </w:del>
    </w:p>
    <w:p w14:paraId="28E30086" w14:textId="6E238835" w:rsidR="0027362F" w:rsidRPr="0027362F" w:rsidRDefault="00000000" w:rsidP="0027362F">
      <w:pPr>
        <w:pStyle w:val="Heading1"/>
        <w:spacing w:before="0" w:after="0"/>
        <w:ind w:left="1224"/>
        <w:rPr>
          <w:ins w:id="1112" w:author="Levine, Charles Roger CTR USARMY USMA (USA)" w:date="2026-10-05T06:13:00Z" w16du:dateUtc="2026-10-05T10:13:00Z"/>
          <w:rFonts w:asciiTheme="minorHAnsi" w:hAnsiTheme="minorHAnsi"/>
          <w:color w:val="0432FF"/>
        </w:rPr>
        <w:pPrChange w:id="1113" w:author="Levine, Charles Roger CTR USARMY USMA (USA)" w:date="2026-10-05T06:19:00Z" w16du:dateUtc="2026-10-05T10:19:00Z">
          <w:pPr>
            <w:pStyle w:val="Heading1"/>
            <w:numPr>
              <w:ilvl w:val="2"/>
              <w:numId w:val="12"/>
            </w:numPr>
            <w:spacing w:before="0" w:after="0"/>
            <w:ind w:left="1224" w:hanging="504"/>
          </w:pPr>
        </w:pPrChange>
      </w:pPr>
      <w:r w:rsidRPr="0027362F">
        <w:rPr>
          <w:rFonts w:asciiTheme="minorHAnsi" w:hAnsiTheme="minorHAnsi"/>
          <w:color w:val="0432FF"/>
          <w:rPrChange w:id="1114" w:author="Levine, Charles Roger CTR USARMY USMA (USA)" w:date="2026-10-05T06:18:00Z" w16du:dateUtc="2026-10-05T10:18:00Z">
            <w:rPr/>
          </w:rPrChange>
        </w:rPr>
        <w:t xml:space="preserve"> </w:t>
      </w:r>
    </w:p>
    <w:p w14:paraId="337362E5" w14:textId="1EC4DCC8" w:rsidR="00CE1103" w:rsidRPr="0027362F" w:rsidRDefault="00CE1103" w:rsidP="0027362F">
      <w:pPr>
        <w:pStyle w:val="Heading1"/>
        <w:numPr>
          <w:ilvl w:val="3"/>
          <w:numId w:val="12"/>
        </w:numPr>
        <w:spacing w:before="0" w:after="0"/>
        <w:rPr>
          <w:ins w:id="1115" w:author="Levine, Charles Roger CTR USARMY USMA (USA)" w:date="2026-10-05T06:14:00Z" w16du:dateUtc="2026-10-05T10:14:00Z"/>
          <w:rFonts w:asciiTheme="minorHAnsi" w:eastAsiaTheme="minorEastAsia" w:hAnsiTheme="minorHAnsi" w:cstheme="minorBidi"/>
          <w:b w:val="0"/>
          <w:bCs w:val="0"/>
          <w:color w:val="0432FF"/>
          <w:sz w:val="24"/>
          <w:szCs w:val="22"/>
          <w:rPrChange w:id="1116" w:author="Levine, Charles Roger CTR USARMY USMA (USA)" w:date="2026-10-05T06:18:00Z" w16du:dateUtc="2026-10-05T10:18:00Z">
            <w:rPr>
              <w:ins w:id="1117" w:author="Levine, Charles Roger CTR USARMY USMA (USA)" w:date="2026-10-05T06:14:00Z" w16du:dateUtc="2026-10-05T10:14:00Z"/>
              <w:rFonts w:ascii="Calibri" w:eastAsiaTheme="minorEastAsia" w:hAnsi="Calibri" w:cstheme="minorBidi"/>
              <w:b w:val="0"/>
              <w:bCs w:val="0"/>
              <w:sz w:val="24"/>
              <w:szCs w:val="22"/>
            </w:rPr>
          </w:rPrChange>
        </w:rPr>
        <w:pPrChange w:id="1118" w:author="Levine, Charles Roger CTR USARMY USMA (USA)" w:date="2026-10-05T06:19:00Z" w16du:dateUtc="2026-10-05T10:19:00Z">
          <w:pPr>
            <w:pStyle w:val="Heading1"/>
            <w:numPr>
              <w:ilvl w:val="2"/>
              <w:numId w:val="12"/>
            </w:numPr>
            <w:spacing w:before="0" w:after="0"/>
            <w:ind w:left="1224" w:hanging="504"/>
          </w:pPr>
        </w:pPrChange>
      </w:pPr>
      <w:ins w:id="1119" w:author="Levine, Charles Roger CTR USARMY USMA (USA)" w:date="2026-10-05T06:15:00Z" w16du:dateUtc="2026-10-05T10:15:00Z">
        <w:r w:rsidRPr="0027362F">
          <w:rPr>
            <w:rFonts w:asciiTheme="minorHAnsi" w:eastAsiaTheme="minorEastAsia" w:hAnsiTheme="minorHAnsi" w:cstheme="minorBidi"/>
            <w:color w:val="0432FF"/>
            <w:sz w:val="24"/>
            <w:szCs w:val="22"/>
            <w:rPrChange w:id="1120" w:author="Levine, Charles Roger CTR USARMY USMA (USA)" w:date="2026-10-05T06:20:00Z" w16du:dateUtc="2026-10-05T10:20:00Z">
              <w:rPr>
                <w:rFonts w:ascii="Calibri" w:eastAsiaTheme="minorEastAsia" w:hAnsi="Calibri" w:cstheme="minorBidi"/>
                <w:b w:val="0"/>
                <w:bCs w:val="0"/>
                <w:sz w:val="24"/>
                <w:szCs w:val="22"/>
              </w:rPr>
            </w:rPrChange>
          </w:rPr>
          <w:t>Leave-one-out versus full-group congestion</w:t>
        </w:r>
        <w:r w:rsidRPr="0027362F">
          <w:rPr>
            <w:rFonts w:asciiTheme="minorHAnsi" w:eastAsiaTheme="minorEastAsia" w:hAnsiTheme="minorHAnsi" w:cstheme="minorBidi"/>
            <w:b w:val="0"/>
            <w:bCs w:val="0"/>
            <w:color w:val="0432FF"/>
            <w:sz w:val="24"/>
            <w:szCs w:val="22"/>
            <w:rPrChange w:id="1121" w:author="Levine, Charles Roger CTR USARMY USMA (USA)" w:date="2026-10-05T06:18:00Z" w16du:dateUtc="2026-10-05T10:18:00Z">
              <w:rPr>
                <w:rFonts w:ascii="Calibri" w:eastAsiaTheme="minorEastAsia" w:hAnsi="Calibri" w:cstheme="minorBidi"/>
                <w:b w:val="0"/>
                <w:bCs w:val="0"/>
                <w:sz w:val="24"/>
                <w:szCs w:val="22"/>
              </w:rPr>
            </w:rPrChange>
          </w:rPr>
          <w:t xml:space="preserve"> </w:t>
        </w:r>
      </w:ins>
      <w:ins w:id="1122" w:author="Levine, Charles Roger CTR USARMY USMA (USA)" w:date="2026-10-05T06:21:00Z" w16du:dateUtc="2026-10-05T10:21:00Z">
        <w:r w:rsidR="0027362F">
          <w:rPr>
            <w:rFonts w:asciiTheme="minorHAnsi" w:eastAsiaTheme="minorEastAsia" w:hAnsiTheme="minorHAnsi" w:cstheme="minorBidi"/>
            <w:b w:val="0"/>
            <w:bCs w:val="0"/>
            <w:color w:val="0432FF"/>
            <w:sz w:val="24"/>
            <w:szCs w:val="22"/>
          </w:rPr>
          <w:t xml:space="preserve">- </w:t>
        </w:r>
      </w:ins>
      <w:ins w:id="1123" w:author="Levine, Charles Roger CTR USARMY USMA (USA)" w:date="2026-10-05T06:20:00Z" w16du:dateUtc="2026-10-05T10:20:00Z">
        <w:r w:rsidR="0027362F" w:rsidRPr="0027362F">
          <w:rPr>
            <w:rFonts w:asciiTheme="minorHAnsi" w:eastAsiaTheme="minorEastAsia" w:hAnsiTheme="minorHAnsi" w:cstheme="minorBidi"/>
            <w:b w:val="0"/>
            <w:bCs w:val="0"/>
            <w:color w:val="0432FF"/>
            <w:sz w:val="24"/>
            <w:szCs w:val="22"/>
          </w:rPr>
          <w:t xml:space="preserve">Earlier implementations defined congestion from the peers surrounding each focal individual, excluding the focal individual's own contribution. This produced an individual-specific leave-one-out congestion quantity. The current specification instead defines congestion over the full group, including every eligible member, and assigns the resulting </w:t>
        </w:r>
      </w:ins>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ins w:id="1124" w:author="Levine, Charles Roger CTR USARMY USMA (USA)" w:date="2026-10-05T06:20:00Z" w16du:dateUtc="2026-10-05T10:20:00Z">
        <w:r w:rsidR="0027362F" w:rsidRPr="0027362F">
          <w:rPr>
            <w:rFonts w:asciiTheme="minorHAnsi" w:eastAsiaTheme="minorEastAsia" w:hAnsiTheme="minorHAnsi" w:cstheme="minorBidi"/>
            <w:b w:val="0"/>
            <w:bCs w:val="0"/>
            <w:color w:val="0432FF"/>
            <w:sz w:val="24"/>
            <w:szCs w:val="22"/>
          </w:rPr>
          <w:t xml:space="preserve"> uniformly to all members of group </w:t>
        </w:r>
      </w:ins>
      <m:oMath>
        <m:r>
          <m:rPr>
            <m:sty m:val="bi"/>
          </m:rPr>
          <w:rPr>
            <w:rFonts w:ascii="Cambria Math" w:eastAsiaTheme="minorEastAsia" w:hAnsi="Cambria Math" w:cstheme="minorBidi"/>
            <w:color w:val="0432FF"/>
            <w:sz w:val="24"/>
            <w:szCs w:val="22"/>
          </w:rPr>
          <m:t>j</m:t>
        </m:r>
      </m:oMath>
      <w:ins w:id="1125" w:author="Levine, Charles Roger CTR USARMY USMA (USA)" w:date="2026-10-05T06:20:00Z" w16du:dateUtc="2026-10-05T10:20:00Z">
        <w:r w:rsidR="0027362F" w:rsidRPr="0027362F">
          <w:rPr>
            <w:rFonts w:asciiTheme="minorHAnsi" w:eastAsiaTheme="minorEastAsia" w:hAnsiTheme="minorHAnsi" w:cstheme="minorBidi"/>
            <w:b w:val="0"/>
            <w:bCs w:val="0"/>
            <w:color w:val="0432FF"/>
            <w:sz w:val="24"/>
            <w:szCs w:val="22"/>
          </w:rPr>
          <w:t>. This choice makes congestion a property of the shared environment rather than a different environmental measure for each focal individual. It also produces the within-group ranking property described above.</w:t>
        </w:r>
      </w:ins>
    </w:p>
    <w:p w14:paraId="69487CA7" w14:textId="33A35320" w:rsidR="00CE1103" w:rsidRPr="0027362F" w:rsidRDefault="0027362F" w:rsidP="0027362F">
      <w:pPr>
        <w:pStyle w:val="Heading1"/>
        <w:numPr>
          <w:ilvl w:val="3"/>
          <w:numId w:val="12"/>
        </w:numPr>
        <w:spacing w:before="0" w:after="0"/>
        <w:rPr>
          <w:ins w:id="1126" w:author="Levine, Charles Roger CTR USARMY USMA (USA)" w:date="2026-10-05T06:14:00Z" w16du:dateUtc="2026-10-05T10:14:00Z"/>
          <w:rFonts w:asciiTheme="minorHAnsi" w:eastAsiaTheme="minorEastAsia" w:hAnsiTheme="minorHAnsi" w:cstheme="minorBidi"/>
          <w:b w:val="0"/>
          <w:bCs w:val="0"/>
          <w:color w:val="0432FF"/>
          <w:sz w:val="24"/>
          <w:szCs w:val="22"/>
          <w:rPrChange w:id="1127" w:author="Levine, Charles Roger CTR USARMY USMA (USA)" w:date="2026-10-05T06:25:00Z" w16du:dateUtc="2026-10-05T10:25:00Z">
            <w:rPr>
              <w:ins w:id="1128" w:author="Levine, Charles Roger CTR USARMY USMA (USA)" w:date="2026-10-05T06:14:00Z" w16du:dateUtc="2026-10-05T10:14:00Z"/>
              <w:rFonts w:ascii="Calibri" w:eastAsiaTheme="minorEastAsia" w:hAnsi="Calibri" w:cstheme="minorBidi"/>
              <w:b w:val="0"/>
              <w:bCs w:val="0"/>
              <w:sz w:val="24"/>
              <w:szCs w:val="22"/>
            </w:rPr>
          </w:rPrChange>
        </w:rPr>
        <w:pPrChange w:id="1129" w:author="Levine, Charles Roger CTR USARMY USMA (USA)" w:date="2026-10-05T06:19:00Z" w16du:dateUtc="2026-10-05T10:19:00Z">
          <w:pPr>
            <w:pStyle w:val="Heading1"/>
            <w:numPr>
              <w:ilvl w:val="2"/>
              <w:numId w:val="12"/>
            </w:numPr>
            <w:spacing w:before="0" w:after="0"/>
            <w:ind w:left="1224" w:hanging="504"/>
          </w:pPr>
        </w:pPrChange>
      </w:pPr>
      <w:ins w:id="1130" w:author="Levine, Charles Roger CTR USARMY USMA (USA)" w:date="2026-10-05T06:15:00Z" w16du:dateUtc="2026-10-05T10:15:00Z">
        <w:r w:rsidRPr="0027362F">
          <w:rPr>
            <w:rFonts w:asciiTheme="minorHAnsi" w:eastAsiaTheme="minorEastAsia" w:hAnsiTheme="minorHAnsi" w:cstheme="minorBidi"/>
            <w:color w:val="0432FF"/>
            <w:sz w:val="24"/>
            <w:szCs w:val="22"/>
            <w:rPrChange w:id="1131" w:author="Levine, Charles Roger CTR USARMY USMA (USA)" w:date="2026-10-05T06:21:00Z" w16du:dateUtc="2026-10-05T10:21:00Z">
              <w:rPr>
                <w:rFonts w:ascii="Calibri" w:eastAsiaTheme="minorEastAsia" w:hAnsi="Calibri" w:cstheme="minorBidi"/>
                <w:b w:val="0"/>
                <w:bCs w:val="0"/>
                <w:sz w:val="24"/>
                <w:szCs w:val="22"/>
              </w:rPr>
            </w:rPrChange>
          </w:rPr>
          <w:t>Raw versus scaled congestion</w:t>
        </w:r>
      </w:ins>
      <w:ins w:id="1132" w:author="Levine, Charles Roger CTR USARMY USMA (USA)" w:date="2026-10-05T06:21:00Z" w16du:dateUtc="2026-10-05T10:21:00Z">
        <w:r>
          <w:rPr>
            <w:rFonts w:asciiTheme="minorHAnsi" w:eastAsiaTheme="minorEastAsia" w:hAnsiTheme="minorHAnsi" w:cstheme="minorBidi"/>
            <w:b w:val="0"/>
            <w:bCs w:val="0"/>
            <w:color w:val="0432FF"/>
            <w:sz w:val="24"/>
            <w:szCs w:val="22"/>
          </w:rPr>
          <w:t xml:space="preserve"> -</w:t>
        </w:r>
      </w:ins>
      <w:ins w:id="1133" w:author="Levine, Charles Roger CTR USARMY USMA (USA)" w:date="2026-10-05T06:15:00Z" w16du:dateUtc="2026-10-05T10:15:00Z">
        <w:r w:rsidRPr="0027362F">
          <w:rPr>
            <w:rFonts w:asciiTheme="minorHAnsi" w:eastAsiaTheme="minorEastAsia" w:hAnsiTheme="minorHAnsi" w:cstheme="minorBidi"/>
            <w:b w:val="0"/>
            <w:bCs w:val="0"/>
            <w:color w:val="0432FF"/>
            <w:sz w:val="24"/>
            <w:szCs w:val="22"/>
            <w:rPrChange w:id="1134" w:author="Levine, Charles Roger CTR USARMY USMA (USA)" w:date="2026-10-05T06:18:00Z" w16du:dateUtc="2026-10-05T10:18:00Z">
              <w:rPr>
                <w:rFonts w:ascii="Calibri" w:eastAsiaTheme="minorEastAsia" w:hAnsi="Calibri" w:cstheme="minorBidi"/>
                <w:b w:val="0"/>
                <w:bCs w:val="0"/>
                <w:sz w:val="24"/>
                <w:szCs w:val="22"/>
              </w:rPr>
            </w:rPrChange>
          </w:rPr>
          <w:t xml:space="preserve"> </w:t>
        </w:r>
      </w:ins>
      <w:ins w:id="1135" w:author="Levine, Charles Roger CTR USARMY USMA (USA)" w:date="2026-10-05T06:21:00Z" w16du:dateUtc="2026-10-05T10:21:00Z">
        <w:r w:rsidRPr="0027362F">
          <w:rPr>
            <w:rFonts w:asciiTheme="minorHAnsi" w:eastAsiaTheme="minorEastAsia" w:hAnsiTheme="minorHAnsi" w:cstheme="minorBidi"/>
            <w:b w:val="0"/>
            <w:bCs w:val="0"/>
            <w:color w:val="0432FF"/>
            <w:sz w:val="24"/>
            <w:szCs w:val="22"/>
          </w:rPr>
          <w:t xml:space="preserve">A second modeling choice concerns scale. The smooth congestion quantity is naturally bounded, while </w:t>
        </w:r>
      </w:ins>
      <m:oMath>
        <m:sSub>
          <m:sSubPr>
            <m:ctrlPr>
              <w:rPr>
                <w:rFonts w:ascii="Cambria Math" w:eastAsiaTheme="minorEastAsia" w:hAnsi="Cambria Math" w:cstheme="minorBidi"/>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ins w:id="1136" w:author="Levine, Charles Roger CTR USARMY USMA (USA)" w:date="2026-10-05T06:21:00Z" w16du:dateUtc="2026-10-05T10:21:00Z">
        <w:r w:rsidRPr="0027362F">
          <w:rPr>
            <w:rFonts w:asciiTheme="minorHAnsi" w:eastAsiaTheme="minorEastAsia" w:hAnsiTheme="minorHAnsi" w:cstheme="minorBidi"/>
            <w:b w:val="0"/>
            <w:bCs w:val="0"/>
            <w:color w:val="0432FF"/>
            <w:sz w:val="24"/>
            <w:szCs w:val="22"/>
          </w:rPr>
          <w:t xml:space="preserve"> is often standardized. Applying the two quantities directly in the same score equation can therefore make the practical influence of </w:t>
        </w:r>
      </w:ins>
      <m:oMath>
        <m:r>
          <m:rPr>
            <m:sty m:val="bi"/>
          </m:rPr>
          <w:rPr>
            <w:rFonts w:ascii="Cambria Math" w:eastAsiaTheme="minorEastAsia" w:hAnsi="Cambria Math" w:cstheme="minorBidi"/>
            <w:color w:val="0432FF"/>
            <w:sz w:val="24"/>
            <w:szCs w:val="22"/>
          </w:rPr>
          <m:t>λ</m:t>
        </m:r>
      </m:oMath>
      <w:ins w:id="1137" w:author="Levine, Charles Roger CTR USARMY USMA (USA)" w:date="2026-10-05T06:21:00Z" w16du:dateUtc="2026-10-05T10:21:00Z">
        <w:r w:rsidRPr="0027362F">
          <w:rPr>
            <w:rFonts w:asciiTheme="minorHAnsi" w:eastAsiaTheme="minorEastAsia" w:hAnsiTheme="minorHAnsi" w:cstheme="minorBidi"/>
            <w:b w:val="0"/>
            <w:bCs w:val="0"/>
            <w:color w:val="0432FF"/>
            <w:sz w:val="24"/>
            <w:szCs w:val="22"/>
          </w:rPr>
          <w:t xml:space="preserve"> depend </w:t>
        </w:r>
      </w:ins>
      <w:ins w:id="1138" w:author="Levine, Charles Roger CTR USARMY USMA (USA)" w:date="2026-10-05T06:42:00Z" w16du:dateUtc="2026-10-05T10:42:00Z">
        <w:r w:rsidR="009B78C1">
          <w:rPr>
            <w:rFonts w:asciiTheme="minorHAnsi" w:eastAsiaTheme="minorEastAsia" w:hAnsiTheme="minorHAnsi" w:cstheme="minorBidi"/>
            <w:b w:val="0"/>
            <w:bCs w:val="0"/>
            <w:color w:val="0432FF"/>
            <w:sz w:val="24"/>
            <w:szCs w:val="22"/>
          </w:rPr>
          <w:t>heavily</w:t>
        </w:r>
      </w:ins>
      <w:ins w:id="1139" w:author="Levine, Charles Roger CTR USARMY USMA (USA)" w:date="2026-10-05T06:21:00Z" w16du:dateUtc="2026-10-05T10:21:00Z">
        <w:r w:rsidRPr="0027362F">
          <w:rPr>
            <w:rFonts w:asciiTheme="minorHAnsi" w:eastAsiaTheme="minorEastAsia" w:hAnsiTheme="minorHAnsi" w:cstheme="minorBidi"/>
            <w:b w:val="0"/>
            <w:bCs w:val="0"/>
            <w:color w:val="0432FF"/>
            <w:sz w:val="24"/>
            <w:szCs w:val="22"/>
          </w:rPr>
          <w:t xml:space="preserve"> on their relative numerical scales. Some implementations consequently rescale congestion using a fixed reference distribution before applying </w:t>
        </w:r>
      </w:ins>
      <m:oMath>
        <m:r>
          <m:rPr>
            <m:sty m:val="bi"/>
          </m:rPr>
          <w:rPr>
            <w:rFonts w:ascii="Cambria Math" w:eastAsiaTheme="minorEastAsia" w:hAnsi="Cambria Math" w:cstheme="minorBidi"/>
            <w:color w:val="0432FF"/>
            <w:sz w:val="24"/>
            <w:szCs w:val="22"/>
          </w:rPr>
          <m:t>λ</m:t>
        </m:r>
      </m:oMath>
      <w:ins w:id="1140" w:author="Levine, Charles Roger CTR USARMY USMA (USA)" w:date="2026-10-05T06:21:00Z" w16du:dateUtc="2026-10-05T10:21:00Z">
        <w:r w:rsidRPr="0027362F">
          <w:rPr>
            <w:rFonts w:asciiTheme="minorHAnsi" w:eastAsiaTheme="minorEastAsia" w:hAnsiTheme="minorHAnsi" w:cstheme="minorBidi"/>
            <w:b w:val="0"/>
            <w:bCs w:val="0"/>
            <w:color w:val="0432FF"/>
            <w:sz w:val="24"/>
            <w:szCs w:val="22"/>
          </w:rPr>
          <w:t>. This transformation changes the magnitude of the congestion term but not the underlying group composition or the fact that all members of a group receive the same group-level value.</w:t>
        </w:r>
      </w:ins>
      <w:ins w:id="1141" w:author="Levine, Charles Roger CTR USARMY USMA (USA)" w:date="2026-10-05T06:14:00Z" w16du:dateUtc="2026-10-05T10:14:00Z">
        <w:r w:rsidR="00CE1103" w:rsidRPr="0027362F">
          <w:rPr>
            <w:rFonts w:asciiTheme="minorHAnsi" w:eastAsiaTheme="minorEastAsia" w:hAnsiTheme="minorHAnsi" w:cstheme="minorBidi"/>
            <w:b w:val="0"/>
            <w:bCs w:val="0"/>
            <w:color w:val="0432FF"/>
            <w:sz w:val="24"/>
            <w:szCs w:val="22"/>
            <w:rPrChange w:id="1142" w:author="Levine, Charles Roger CTR USARMY USMA (USA)" w:date="2026-10-05T06:25:00Z" w16du:dateUtc="2026-10-05T10:25:00Z">
              <w:rPr>
                <w:rFonts w:ascii="Calibri" w:eastAsiaTheme="minorEastAsia" w:hAnsi="Calibri" w:cstheme="minorBidi"/>
                <w:b w:val="0"/>
                <w:bCs w:val="0"/>
                <w:sz w:val="24"/>
                <w:szCs w:val="22"/>
              </w:rPr>
            </w:rPrChange>
          </w:rPr>
          <w:t xml:space="preserve"> </w:t>
        </w:r>
      </w:ins>
    </w:p>
    <w:p w14:paraId="37D232B3" w14:textId="79F3A403" w:rsidR="006425A8" w:rsidRPr="006425A8" w:rsidRDefault="0027362F" w:rsidP="0027362F">
      <w:pPr>
        <w:pStyle w:val="Heading1"/>
        <w:numPr>
          <w:ilvl w:val="3"/>
          <w:numId w:val="12"/>
        </w:numPr>
        <w:spacing w:before="0" w:after="0"/>
        <w:rPr>
          <w:ins w:id="1143" w:author="Levine, Charles Roger CTR USARMY USMA (USA)" w:date="2026-10-05T06:27:00Z" w16du:dateUtc="2026-10-05T10:27:00Z"/>
          <w:rPrChange w:id="1144" w:author="Levine, Charles Roger CTR USARMY USMA (USA)" w:date="2026-10-05T06:27:00Z" w16du:dateUtc="2026-10-05T10:27:00Z">
            <w:rPr>
              <w:ins w:id="1145" w:author="Levine, Charles Roger CTR USARMY USMA (USA)" w:date="2026-10-05T06:27:00Z" w16du:dateUtc="2026-10-05T10:27:00Z"/>
              <w:rFonts w:asciiTheme="minorHAnsi" w:eastAsiaTheme="minorEastAsia" w:hAnsiTheme="minorHAnsi" w:cstheme="minorBidi"/>
              <w:b w:val="0"/>
              <w:bCs w:val="0"/>
              <w:color w:val="0432FF"/>
              <w:sz w:val="24"/>
              <w:szCs w:val="22"/>
            </w:rPr>
          </w:rPrChange>
        </w:rPr>
      </w:pPr>
      <w:ins w:id="1146" w:author="Levine, Charles Roger CTR USARMY USMA (USA)" w:date="2026-10-05T06:15:00Z" w16du:dateUtc="2026-10-05T10:15:00Z">
        <w:r w:rsidRPr="0027362F">
          <w:rPr>
            <w:rFonts w:asciiTheme="minorHAnsi" w:eastAsiaTheme="minorEastAsia" w:hAnsiTheme="minorHAnsi" w:cstheme="minorBidi"/>
            <w:color w:val="0432FF"/>
            <w:sz w:val="24"/>
            <w:szCs w:val="22"/>
            <w:rPrChange w:id="1147" w:author="Levine, Charles Roger CTR USARMY USMA (USA)" w:date="2026-10-05T06:25:00Z" w16du:dateUtc="2026-10-05T10:25:00Z">
              <w:rPr>
                <w:rFonts w:ascii="Calibri" w:eastAsiaTheme="minorEastAsia" w:hAnsi="Calibri" w:cstheme="minorBidi"/>
                <w:b w:val="0"/>
                <w:bCs w:val="0"/>
                <w:sz w:val="24"/>
                <w:szCs w:val="22"/>
              </w:rPr>
            </w:rPrChange>
          </w:rPr>
          <w:t xml:space="preserve">Fixed versus selection-related </w:t>
        </w:r>
      </w:ins>
      <m:oMath>
        <m:r>
          <m:rPr>
            <m:sty m:val="bi"/>
          </m:rPr>
          <w:rPr>
            <w:rFonts w:ascii="Cambria Math" w:eastAsiaTheme="minorEastAsia" w:hAnsi="Cambria Math" w:cstheme="minorBidi"/>
            <w:color w:val="0432FF"/>
            <w:sz w:val="24"/>
            <w:szCs w:val="22"/>
          </w:rPr>
          <m:t>θ</m:t>
        </m:r>
      </m:oMath>
      <w:ins w:id="1148" w:author="Levine, Charles Roger CTR USARMY USMA (USA)" w:date="2026-10-05T06:15:00Z" w16du:dateUtc="2026-10-05T10:15:00Z">
        <w:r w:rsidRPr="0027362F">
          <w:rPr>
            <w:rFonts w:asciiTheme="minorHAnsi" w:eastAsiaTheme="minorEastAsia" w:hAnsiTheme="minorHAnsi" w:cstheme="minorBidi"/>
            <w:b w:val="0"/>
            <w:bCs w:val="0"/>
            <w:color w:val="0432FF"/>
            <w:sz w:val="24"/>
            <w:szCs w:val="22"/>
            <w:rPrChange w:id="1149" w:author="Levine, Charles Roger CTR USARMY USMA (USA)" w:date="2026-10-05T06:25:00Z" w16du:dateUtc="2026-10-05T10:25:00Z">
              <w:rPr>
                <w:rFonts w:ascii="Calibri" w:eastAsiaTheme="minorEastAsia" w:hAnsi="Calibri" w:cstheme="minorBidi"/>
                <w:b w:val="0"/>
                <w:bCs w:val="0"/>
                <w:sz w:val="24"/>
                <w:szCs w:val="22"/>
              </w:rPr>
            </w:rPrChange>
          </w:rPr>
          <w:t xml:space="preserve"> </w:t>
        </w:r>
      </w:ins>
      <w:ins w:id="1150" w:author="Levine, Charles Roger CTR USARMY USMA (USA)" w:date="2026-10-05T06:22:00Z" w16du:dateUtc="2026-10-05T10:22:00Z">
        <w:r w:rsidRPr="0027362F">
          <w:rPr>
            <w:rFonts w:asciiTheme="minorHAnsi" w:eastAsiaTheme="minorEastAsia" w:hAnsiTheme="minorHAnsi" w:cstheme="minorBidi"/>
            <w:b w:val="0"/>
            <w:bCs w:val="0"/>
            <w:color w:val="0432FF"/>
            <w:sz w:val="24"/>
            <w:szCs w:val="22"/>
          </w:rPr>
          <w:t>-</w:t>
        </w:r>
      </w:ins>
      <w:ins w:id="1151" w:author="Levine, Charles Roger CTR USARMY USMA (USA)" w:date="2026-10-05T06:23:00Z" w16du:dateUtc="2026-10-05T10:23:00Z">
        <w:r w:rsidRPr="0027362F">
          <w:rPr>
            <w:b w:val="0"/>
            <w:bCs w:val="0"/>
            <w:color w:val="0432FF"/>
            <w:rPrChange w:id="1152" w:author="Levine, Charles Roger CTR USARMY USMA (USA)" w:date="2026-10-05T06:25:00Z" w16du:dateUtc="2026-10-05T10:25:00Z">
              <w:rPr/>
            </w:rPrChange>
          </w:rPr>
          <w:t xml:space="preserve"> </w:t>
        </w:r>
        <w:r w:rsidRPr="0027362F">
          <w:rPr>
            <w:rFonts w:asciiTheme="minorHAnsi" w:eastAsiaTheme="minorEastAsia" w:hAnsiTheme="minorHAnsi" w:cstheme="minorBidi"/>
            <w:b w:val="0"/>
            <w:bCs w:val="0"/>
            <w:color w:val="0432FF"/>
            <w:sz w:val="24"/>
            <w:szCs w:val="22"/>
          </w:rPr>
          <w:t xml:space="preserve">The location of the viability threshold </w:t>
        </w:r>
      </w:ins>
      <m:oMath>
        <m:r>
          <m:rPr>
            <m:sty m:val="bi"/>
          </m:rPr>
          <w:rPr>
            <w:rFonts w:ascii="Cambria Math" w:eastAsiaTheme="minorEastAsia" w:hAnsi="Cambria Math" w:cstheme="minorBidi"/>
            <w:color w:val="0432FF"/>
            <w:sz w:val="24"/>
            <w:szCs w:val="22"/>
          </w:rPr>
          <m:t>θ</m:t>
        </m:r>
      </m:oMath>
      <w:ins w:id="1153" w:author="Levine, Charles Roger CTR USARMY USMA (USA)" w:date="2026-10-05T06:23:00Z" w16du:dateUtc="2026-10-05T10:23:00Z">
        <w:r w:rsidRPr="0027362F">
          <w:rPr>
            <w:rFonts w:asciiTheme="minorHAnsi" w:eastAsiaTheme="minorEastAsia" w:hAnsiTheme="minorHAnsi" w:cstheme="minorBidi"/>
            <w:b w:val="0"/>
            <w:bCs w:val="0"/>
            <w:color w:val="0432FF"/>
            <w:sz w:val="24"/>
            <w:szCs w:val="22"/>
          </w:rPr>
          <w:t xml:space="preserve"> has also varied across model versions. In some experiments, </w:t>
        </w:r>
      </w:ins>
      <m:oMath>
        <m:r>
          <m:rPr>
            <m:sty m:val="bi"/>
          </m:rPr>
          <w:rPr>
            <w:rFonts w:ascii="Cambria Math" w:eastAsiaTheme="minorEastAsia" w:hAnsi="Cambria Math" w:cstheme="minorBidi"/>
            <w:color w:val="0432FF"/>
            <w:sz w:val="24"/>
            <w:szCs w:val="22"/>
          </w:rPr>
          <m:t>θ</m:t>
        </m:r>
      </m:oMath>
      <w:ins w:id="1154" w:author="Levine, Charles Roger CTR USARMY USMA (USA)" w:date="2026-10-05T06:23:00Z" w16du:dateUtc="2026-10-05T10:23:00Z">
        <w:r w:rsidRPr="0027362F">
          <w:rPr>
            <w:rFonts w:asciiTheme="minorHAnsi" w:eastAsiaTheme="minorEastAsia" w:hAnsiTheme="minorHAnsi" w:cstheme="minorBidi"/>
            <w:b w:val="0"/>
            <w:bCs w:val="0"/>
            <w:color w:val="0432FF"/>
            <w:sz w:val="24"/>
            <w:szCs w:val="22"/>
          </w:rPr>
          <w:t xml:space="preserve"> is fixed independently of the later selection rule and identifies the performance region in which peers begin to contribute meaningfully to congestion. Other exploratory formulations linked the threshold more closely to the performance distribution associated with eventual selection. These choices reflect different substantive interpretations of who constitutes a competitively relevant peer and should not be treated as interchangeable.</w:t>
        </w:r>
      </w:ins>
    </w:p>
    <w:p w14:paraId="219293B1" w14:textId="502BBE5D" w:rsidR="0027362F" w:rsidRPr="0027362F" w:rsidRDefault="006425A8" w:rsidP="006425A8">
      <w:pPr>
        <w:pStyle w:val="Heading1"/>
        <w:spacing w:before="0" w:after="0"/>
        <w:ind w:left="1080"/>
        <w:rPr>
          <w:ins w:id="1155" w:author="Levine, Charles Roger CTR USARMY USMA (USA)" w:date="2026-10-05T06:23:00Z" w16du:dateUtc="2026-10-05T10:23:00Z"/>
          <w:rPrChange w:id="1156" w:author="Levine, Charles Roger CTR USARMY USMA (USA)" w:date="2026-10-05T06:23:00Z" w16du:dateUtc="2026-10-05T10:23:00Z">
            <w:rPr>
              <w:ins w:id="1157" w:author="Levine, Charles Roger CTR USARMY USMA (USA)" w:date="2026-10-05T06:23:00Z" w16du:dateUtc="2026-10-05T10:23:00Z"/>
              <w:rFonts w:asciiTheme="minorHAnsi" w:eastAsiaTheme="minorEastAsia" w:hAnsiTheme="minorHAnsi" w:cstheme="minorBidi"/>
              <w:b w:val="0"/>
              <w:bCs w:val="0"/>
              <w:color w:val="0432FF"/>
              <w:sz w:val="24"/>
              <w:szCs w:val="22"/>
            </w:rPr>
          </w:rPrChange>
        </w:rPr>
        <w:pPrChange w:id="1158" w:author="Levine, Charles Roger CTR USARMY USMA (USA)" w:date="2026-10-05T06:27:00Z" w16du:dateUtc="2026-10-05T10:27:00Z">
          <w:pPr>
            <w:pStyle w:val="Heading1"/>
            <w:numPr>
              <w:ilvl w:val="3"/>
              <w:numId w:val="12"/>
            </w:numPr>
            <w:spacing w:before="0" w:after="0"/>
            <w:ind w:left="1728" w:hanging="648"/>
          </w:pPr>
        </w:pPrChange>
      </w:pPr>
      <w:ins w:id="1159" w:author="Levine, Charles Roger CTR USARMY USMA (USA)" w:date="2026-10-05T06:27:00Z" w16du:dateUtc="2026-10-05T10:27:00Z">
        <w:r w:rsidRPr="006425A8">
          <w:rPr>
            <w:rFonts w:asciiTheme="minorHAnsi" w:eastAsiaTheme="minorEastAsia" w:hAnsiTheme="minorHAnsi" w:cstheme="minorBidi"/>
            <w:b w:val="0"/>
            <w:bCs w:val="0"/>
            <w:color w:val="0432FF"/>
            <w:sz w:val="24"/>
            <w:szCs w:val="22"/>
          </w:rPr>
          <w:t>Across these variants, the central SCORE mechanism remains unchanged: group composition is translated into a congestion quantity, congestion modifies competitive score, and selection remains a separate subsequent process. The canonical specification used in the remainder of the chapter therefore provides a common baseline while the historical variants clarify which results depend on particular modeling choices.</w:t>
        </w:r>
      </w:ins>
      <w:ins w:id="1160" w:author="Levine, Charles Roger CTR USARMY USMA (USA)" w:date="2026-10-05T06:23:00Z" w16du:dateUtc="2026-10-05T10:23:00Z">
        <w:r w:rsidR="0027362F" w:rsidRPr="0027362F">
          <w:rPr>
            <w:rFonts w:asciiTheme="minorHAnsi" w:eastAsiaTheme="minorEastAsia" w:hAnsiTheme="minorHAnsi" w:cstheme="minorBidi"/>
            <w:b w:val="0"/>
            <w:bCs w:val="0"/>
            <w:color w:val="0432FF"/>
            <w:sz w:val="24"/>
            <w:szCs w:val="22"/>
          </w:rPr>
          <w:t xml:space="preserve"> </w:t>
        </w:r>
      </w:ins>
    </w:p>
    <w:p w14:paraId="78C214EA" w14:textId="77777777" w:rsidR="000B4DEE" w:rsidRDefault="00000000" w:rsidP="000B4DEE">
      <w:pPr>
        <w:pStyle w:val="Heading1"/>
        <w:numPr>
          <w:ilvl w:val="1"/>
          <w:numId w:val="12"/>
        </w:numPr>
        <w:spacing w:after="0"/>
        <w:rPr>
          <w:ins w:id="1161" w:author="Levine, Charles Roger CTR USARMY USMA (USA)" w:date="2026-10-05T07:13:00Z" w16du:dateUtc="2026-10-05T11:13:00Z"/>
        </w:rPr>
      </w:pPr>
      <w:r>
        <w:t xml:space="preserve">SELECT: </w:t>
      </w:r>
      <w:del w:id="1162" w:author="Levine, Charles Roger CTR USARMY USMA (USA)" w:date="2026-10-05T07:12:00Z" w16du:dateUtc="2026-10-05T11:12:00Z">
        <w:r w:rsidDel="000B4DEE">
          <w:delText>capacity, ra</w:delText>
        </w:r>
      </w:del>
      <w:del w:id="1163" w:author="Levine, Charles Roger CTR USARMY USMA (USA)" w:date="2026-10-05T06:24:00Z" w16du:dateUtc="2026-10-05T10:24:00Z">
        <w:r w:rsidDel="0027362F">
          <w:delText>n</w:delText>
        </w:r>
      </w:del>
      <m:oMath>
        <m:r>
          <w:del w:id="1164" w:author="Levine, Charles Roger CTR USARMY USMA (USA)" w:date="2026-10-05T06:24:00Z" w16du:dateUtc="2026-10-05T10:24:00Z">
            <m:rPr>
              <m:sty m:val="bi"/>
            </m:rPr>
            <w:rPr>
              <w:rFonts w:ascii="Cambria Math" w:hAnsi="Cambria Math"/>
            </w:rPr>
            <m:t>k</m:t>
          </w:del>
        </m:r>
      </m:oMath>
      <w:del w:id="1165" w:author="Levine, Charles Roger CTR USARMY USMA (USA)" w:date="2026-10-05T07:12:00Z" w16du:dateUtc="2026-10-05T11:12:00Z">
        <w:r w:rsidDel="000B4DEE">
          <w:delText>ing, and selection noise</w:delText>
        </w:r>
      </w:del>
      <w:ins w:id="1166" w:author="Levine, Charles Roger CTR USARMY USMA (USA)" w:date="2026-10-05T07:12:00Z" w16du:dateUtc="2026-10-05T11:12:00Z">
        <w:r w:rsidR="000B4DEE">
          <w:t>converting competitive standing into outcomes</w:t>
        </w:r>
      </w:ins>
      <w:ins w:id="1167" w:author="Levine, Charles Roger CTR USARMY USMA (USA)" w:date="2026-10-05T07:13:00Z" w16du:dateUtc="2026-10-05T11:13:00Z">
        <w:r w:rsidR="000B4DEE">
          <w:t xml:space="preserve"> </w:t>
        </w:r>
      </w:ins>
    </w:p>
    <w:p w14:paraId="125B4595" w14:textId="6C8A727A" w:rsidR="000B4DEE" w:rsidRPr="000B4DEE" w:rsidRDefault="000B4DEE" w:rsidP="000B4DEE">
      <w:pPr>
        <w:pStyle w:val="Heading1"/>
        <w:spacing w:after="0"/>
        <w:ind w:left="792"/>
        <w:rPr>
          <w:ins w:id="1168" w:author="Levine, Charles Roger CTR USARMY USMA (USA)" w:date="2026-10-05T07:13:00Z" w16du:dateUtc="2026-10-05T11:13:00Z"/>
          <w:rFonts w:asciiTheme="minorHAnsi" w:hAnsiTheme="minorHAnsi"/>
          <w:b w:val="0"/>
          <w:bCs w:val="0"/>
          <w:color w:val="0432FF"/>
          <w:sz w:val="24"/>
          <w:szCs w:val="24"/>
          <w:rPrChange w:id="1169" w:author="Levine, Charles Roger CTR USARMY USMA (USA)" w:date="2026-10-05T07:14:00Z" w16du:dateUtc="2026-10-05T11:14:00Z">
            <w:rPr>
              <w:ins w:id="1170" w:author="Levine, Charles Roger CTR USARMY USMA (USA)" w:date="2026-10-05T07:13:00Z" w16du:dateUtc="2026-10-05T11:13:00Z"/>
            </w:rPr>
          </w:rPrChange>
        </w:rPr>
        <w:pPrChange w:id="1171" w:author="Levine, Charles Roger CTR USARMY USMA (USA)" w:date="2026-10-05T07:13:00Z" w16du:dateUtc="2026-10-05T11:13:00Z">
          <w:pPr>
            <w:pStyle w:val="Heading1"/>
            <w:numPr>
              <w:ilvl w:val="1"/>
              <w:numId w:val="12"/>
            </w:numPr>
            <w:spacing w:after="0"/>
            <w:ind w:left="792" w:hanging="432"/>
          </w:pPr>
        </w:pPrChange>
      </w:pPr>
      <w:ins w:id="1172" w:author="Levine, Charles Roger CTR USARMY USMA (USA)" w:date="2026-10-05T07:13:00Z" w16du:dateUtc="2026-10-05T11:13:00Z">
        <w:r w:rsidRPr="000B4DEE">
          <w:rPr>
            <w:rFonts w:asciiTheme="minorHAnsi" w:hAnsiTheme="minorHAnsi"/>
            <w:b w:val="0"/>
            <w:bCs w:val="0"/>
            <w:color w:val="0432FF"/>
            <w:sz w:val="24"/>
            <w:szCs w:val="24"/>
            <w:rPrChange w:id="1173" w:author="Levine, Charles Roger CTR USARMY USMA (USA)" w:date="2026-10-05T07:14:00Z" w16du:dateUtc="2026-10-05T11:14:00Z">
              <w:rPr/>
            </w:rPrChange>
          </w:rPr>
          <w:t xml:space="preserve">The SCORE stage produces a competitive score </w:t>
        </w:r>
      </w:ins>
      <m:oMath>
        <m:sSub>
          <m:sSubPr>
            <m:ctrlPr>
              <w:rPr>
                <w:rFonts w:ascii="Cambria Math" w:hAnsi="Cambria Math"/>
                <w:color w:val="0432FF"/>
                <w:sz w:val="24"/>
                <w:szCs w:val="24"/>
              </w:rPr>
            </m:ctrlPr>
          </m:sSubPr>
          <m:e>
            <m:r>
              <m:rPr>
                <m:sty m:val="bi"/>
              </m:rPr>
              <w:rPr>
                <w:rFonts w:ascii="Cambria Math" w:hAnsi="Cambria Math"/>
                <w:color w:val="0432FF"/>
                <w:sz w:val="24"/>
                <w:szCs w:val="24"/>
              </w:rPr>
              <m:t>S</m:t>
            </m:r>
          </m:e>
          <m:sub>
            <m:r>
              <m:rPr>
                <m:sty m:val="bi"/>
              </m:rPr>
              <w:rPr>
                <w:rFonts w:ascii="Cambria Math" w:hAnsi="Cambria Math"/>
                <w:color w:val="0432FF"/>
                <w:sz w:val="24"/>
                <w:szCs w:val="24"/>
              </w:rPr>
              <m:t>i</m:t>
            </m:r>
          </m:sub>
        </m:sSub>
      </m:oMath>
      <w:ins w:id="1174" w:author="Levine, Charles Roger CTR USARMY USMA (USA)" w:date="2026-10-05T07:13:00Z" w16du:dateUtc="2026-10-05T11:13:00Z">
        <w:r w:rsidRPr="000B4DEE">
          <w:rPr>
            <w:rFonts w:asciiTheme="minorHAnsi" w:hAnsiTheme="minorHAnsi"/>
            <w:b w:val="0"/>
            <w:bCs w:val="0"/>
            <w:color w:val="0432FF"/>
            <w:sz w:val="24"/>
            <w:szCs w:val="24"/>
            <w:rPrChange w:id="1175" w:author="Levine, Charles Roger CTR USARMY USMA (USA)" w:date="2026-10-05T07:14:00Z" w16du:dateUtc="2026-10-05T11:14:00Z">
              <w:rPr/>
            </w:rPrChange>
          </w:rPr>
          <w:t xml:space="preserve"> for every individual, but a score alone is not an outcome. SELECT specifies the institutional rule that converts the distribution of scores into observed distinctions such as promotion, drafting, tenure, or admission. This separation is essential because the same set of scores can generate different outcomes under different levels of scarcity or different selection rules.</w:t>
        </w:r>
      </w:ins>
    </w:p>
    <w:p w14:paraId="1B92F863" w14:textId="77777777" w:rsidR="000B4DEE" w:rsidRPr="000B4DEE" w:rsidRDefault="000B4DEE" w:rsidP="000B4DEE">
      <w:pPr>
        <w:pStyle w:val="Heading1"/>
        <w:spacing w:before="0" w:after="0"/>
        <w:ind w:left="792"/>
        <w:rPr>
          <w:ins w:id="1176" w:author="Levine, Charles Roger CTR USARMY USMA (USA)" w:date="2026-10-05T07:13:00Z" w16du:dateUtc="2026-10-05T11:13:00Z"/>
          <w:rFonts w:asciiTheme="minorHAnsi" w:hAnsiTheme="minorHAnsi"/>
          <w:b w:val="0"/>
          <w:bCs w:val="0"/>
          <w:color w:val="0432FF"/>
          <w:sz w:val="24"/>
          <w:szCs w:val="24"/>
          <w:rPrChange w:id="1177" w:author="Levine, Charles Roger CTR USARMY USMA (USA)" w:date="2026-10-05T07:14:00Z" w16du:dateUtc="2026-10-05T11:14:00Z">
            <w:rPr>
              <w:ins w:id="1178" w:author="Levine, Charles Roger CTR USARMY USMA (USA)" w:date="2026-10-05T07:13:00Z" w16du:dateUtc="2026-10-05T11:13:00Z"/>
            </w:rPr>
          </w:rPrChange>
        </w:rPr>
      </w:pPr>
    </w:p>
    <w:p w14:paraId="1087B8AD" w14:textId="32E1CD6F" w:rsidR="000B4DEE" w:rsidRDefault="000B4DEE" w:rsidP="000B4DEE">
      <w:pPr>
        <w:pStyle w:val="Heading1"/>
        <w:spacing w:before="0" w:after="0"/>
        <w:ind w:left="792"/>
        <w:rPr>
          <w:ins w:id="1179" w:author="Levine, Charles Roger CTR USARMY USMA (USA)" w:date="2026-10-05T07:17:00Z" w16du:dateUtc="2026-10-05T11:17:00Z"/>
          <w:rFonts w:asciiTheme="minorHAnsi" w:hAnsiTheme="minorHAnsi"/>
          <w:b w:val="0"/>
          <w:bCs w:val="0"/>
          <w:color w:val="0432FF"/>
          <w:sz w:val="24"/>
          <w:szCs w:val="24"/>
        </w:rPr>
      </w:pPr>
      <w:ins w:id="1180" w:author="Levine, Charles Roger CTR USARMY USMA (USA)" w:date="2026-10-05T07:13:00Z" w16du:dateUtc="2026-10-05T11:13:00Z">
        <w:r w:rsidRPr="000B4DEE">
          <w:rPr>
            <w:rFonts w:asciiTheme="minorHAnsi" w:hAnsiTheme="minorHAnsi"/>
            <w:b w:val="0"/>
            <w:bCs w:val="0"/>
            <w:color w:val="0432FF"/>
            <w:sz w:val="24"/>
            <w:szCs w:val="24"/>
            <w:rPrChange w:id="1181" w:author="Levine, Charles Roger CTR USARMY USMA (USA)" w:date="2026-10-05T07:14:00Z" w16du:dateUtc="2026-10-05T11:14:00Z">
              <w:rPr/>
            </w:rPrChange>
          </w:rPr>
          <w:t>Selection therefore introduces a new feature of the model: capacity. Whereas ASSIGN constrains the number of individuals who can occupy each local group, SELECT constrains the number of individuals who can receive the later organizational opportunity. These are different forms of capacity operating at different stages of the process.</w:t>
        </w:r>
      </w:ins>
    </w:p>
    <w:p w14:paraId="24EC57D4" w14:textId="77777777" w:rsidR="00F17FCC" w:rsidRPr="00F17FCC" w:rsidRDefault="00F17FCC" w:rsidP="00F17FCC">
      <w:pPr>
        <w:pPrChange w:id="1182" w:author="Levine, Charles Roger CTR USARMY USMA (USA)" w:date="2026-10-05T07:17:00Z" w16du:dateUtc="2026-10-05T11:17:00Z">
          <w:pPr>
            <w:pStyle w:val="Heading1"/>
            <w:numPr>
              <w:ilvl w:val="3"/>
              <w:numId w:val="12"/>
            </w:numPr>
            <w:spacing w:before="0" w:after="0"/>
            <w:ind w:left="1728" w:hanging="648"/>
          </w:pPr>
        </w:pPrChange>
      </w:pPr>
    </w:p>
    <w:p w14:paraId="5707B264" w14:textId="321AB7EF" w:rsidR="006B3BD3" w:rsidDel="000B4DEE" w:rsidRDefault="00000000" w:rsidP="00EC7973">
      <w:pPr>
        <w:pStyle w:val="ListBullet"/>
        <w:numPr>
          <w:ilvl w:val="2"/>
          <w:numId w:val="12"/>
        </w:numPr>
        <w:rPr>
          <w:del w:id="1183" w:author="Levine, Charles Roger CTR USARMY USMA (USA)" w:date="2026-10-05T07:14:00Z" w16du:dateUtc="2026-10-05T11:14:00Z"/>
        </w:rPr>
        <w:pPrChange w:id="1184" w:author="Levine, Charles Roger CTR USARMY USMA (USA)" w:date="2026-10-05T07:14:00Z" w16du:dateUtc="2026-10-05T11:14:00Z">
          <w:pPr>
            <w:pStyle w:val="ListBullet"/>
            <w:numPr>
              <w:ilvl w:val="2"/>
              <w:numId w:val="12"/>
            </w:numPr>
            <w:tabs>
              <w:tab w:val="clear" w:pos="360"/>
            </w:tabs>
            <w:ind w:left="1224" w:hanging="504"/>
          </w:pPr>
        </w:pPrChange>
      </w:pPr>
      <w:del w:id="1185" w:author="Levine, Charles Roger CTR USARMY USMA (USA)" w:date="2026-10-05T07:14:00Z" w16du:dateUtc="2026-10-05T11:14:00Z">
        <w:r w:rsidDel="000B4DEE">
          <w:delText xml:space="preserve">Define the eligible population </w:delText>
        </w:r>
      </w:del>
      <m:oMath>
        <m:r>
          <w:del w:id="1186" w:author="Levine, Charles Roger CTR USARMY USMA (USA)" w:date="2026-10-05T07:14:00Z" w16du:dateUtc="2026-10-05T11:14:00Z">
            <w:rPr>
              <w:rFonts w:ascii="Cambria Math" w:hAnsi="Cambria Math"/>
            </w:rPr>
            <m:t>N</m:t>
          </w:del>
        </m:r>
      </m:oMath>
      <w:del w:id="1187" w:author="Levine, Charles Roger CTR USARMY USMA (USA)" w:date="2026-10-05T07:14:00Z" w16du:dateUtc="2026-10-05T11:14:00Z">
        <w:r w:rsidDel="000B4DEE">
          <w:delText xml:space="preserve">, number selected </w:delText>
        </w:r>
      </w:del>
      <m:oMath>
        <m:r>
          <w:del w:id="1188" w:author="Levine, Charles Roger CTR USARMY USMA (USA)" w:date="2026-10-05T07:14:00Z" w16du:dateUtc="2026-10-05T11:14:00Z">
            <w:rPr>
              <w:rFonts w:ascii="Cambria Math" w:hAnsi="Cambria Math"/>
            </w:rPr>
            <m:t>K</m:t>
          </w:del>
        </m:r>
      </m:oMath>
      <w:del w:id="1189" w:author="Levine, Charles Roger CTR USARMY USMA (USA)" w:date="2026-10-05T07:14:00Z" w16du:dateUtc="2026-10-05T11:14:00Z">
        <w:r w:rsidDel="000B4DEE">
          <w:delText xml:space="preserve">, and selection fraction </w:delText>
        </w:r>
        <w:r w:rsidR="00F17583" w:rsidRPr="000B4DEE" w:rsidDel="000B4DEE">
          <w:rPr>
            <w:rFonts w:ascii="Cambria Math" w:hAnsi="Cambria Math"/>
            <w:i/>
          </w:rPr>
          <w:delText>K</w:delText>
        </w:r>
        <w:r w:rsidDel="000B4DEE">
          <w:delText>/N.</w:delText>
        </w:r>
      </w:del>
    </w:p>
    <w:p w14:paraId="605FD409" w14:textId="77777777" w:rsidR="00F17FCC" w:rsidRDefault="00000000" w:rsidP="00F17FCC">
      <w:pPr>
        <w:pStyle w:val="ListBullet"/>
        <w:numPr>
          <w:ilvl w:val="2"/>
          <w:numId w:val="12"/>
        </w:numPr>
        <w:rPr>
          <w:ins w:id="1190" w:author="Levine, Charles Roger CTR USARMY USMA (USA)" w:date="2026-10-05T07:19:00Z" w16du:dateUtc="2026-10-05T11:19:00Z"/>
        </w:rPr>
      </w:pPr>
      <w:del w:id="1191" w:author="Levine, Charles Roger CTR USARMY USMA (USA)" w:date="2026-10-05T07:14:00Z" w16du:dateUtc="2026-10-05T11:14:00Z">
        <w:r w:rsidDel="000B4DEE">
          <w:delText>Explain d</w:delText>
        </w:r>
      </w:del>
      <w:ins w:id="1192" w:author="Levine, Charles Roger CTR USARMY USMA (USA)" w:date="2026-10-05T07:18:00Z" w16du:dateUtc="2026-10-05T11:18:00Z">
        <w:r w:rsidR="00F17FCC">
          <w:t xml:space="preserve">Selection capacity and scarcity. </w:t>
        </w:r>
      </w:ins>
    </w:p>
    <w:p w14:paraId="42495196" w14:textId="5B6ABCB2" w:rsidR="00F17FCC" w:rsidRPr="00F17FCC" w:rsidRDefault="00F17FCC" w:rsidP="00F17FCC">
      <w:pPr>
        <w:pStyle w:val="ListBullet"/>
        <w:numPr>
          <w:ilvl w:val="0"/>
          <w:numId w:val="0"/>
        </w:numPr>
        <w:ind w:left="1224"/>
        <w:rPr>
          <w:ins w:id="1193" w:author="Levine, Charles Roger CTR USARMY USMA (USA)" w:date="2026-10-05T07:19:00Z" w16du:dateUtc="2026-10-05T11:19:00Z"/>
          <w:rFonts w:asciiTheme="minorHAnsi" w:hAnsiTheme="minorHAnsi"/>
          <w:color w:val="0432FF"/>
          <w:rPrChange w:id="1194" w:author="Levine, Charles Roger CTR USARMY USMA (USA)" w:date="2026-10-05T07:19:00Z" w16du:dateUtc="2026-10-05T11:19:00Z">
            <w:rPr>
              <w:ins w:id="1195" w:author="Levine, Charles Roger CTR USARMY USMA (USA)" w:date="2026-10-05T07:19:00Z" w16du:dateUtc="2026-10-05T11:19:00Z"/>
            </w:rPr>
          </w:rPrChange>
        </w:rPr>
        <w:pPrChange w:id="1196" w:author="Levine, Charles Roger CTR USARMY USMA (USA)" w:date="2026-10-05T07:19:00Z" w16du:dateUtc="2026-10-05T11:19:00Z">
          <w:pPr>
            <w:pStyle w:val="ListBullet"/>
            <w:numPr>
              <w:ilvl w:val="2"/>
              <w:numId w:val="12"/>
            </w:numPr>
            <w:tabs>
              <w:tab w:val="clear" w:pos="360"/>
            </w:tabs>
            <w:ind w:left="1224" w:hanging="504"/>
          </w:pPr>
        </w:pPrChange>
      </w:pPr>
      <w:ins w:id="1197" w:author="Levine, Charles Roger CTR USARMY USMA (USA)" w:date="2026-10-05T07:19:00Z" w16du:dateUtc="2026-10-05T11:19:00Z">
        <w:r w:rsidRPr="00F17FCC">
          <w:rPr>
            <w:rFonts w:asciiTheme="minorHAnsi" w:hAnsiTheme="minorHAnsi"/>
            <w:color w:val="0432FF"/>
            <w:rPrChange w:id="1198" w:author="Levine, Charles Roger CTR USARMY USMA (USA)" w:date="2026-10-05T07:19:00Z" w16du:dateUtc="2026-10-05T11:19:00Z">
              <w:rPr/>
            </w:rPrChange>
          </w:rPr>
          <w:lastRenderedPageBreak/>
          <w:t xml:space="preserve">Let </w:t>
        </w:r>
      </w:ins>
      <m:oMath>
        <m:r>
          <w:rPr>
            <w:rFonts w:ascii="Cambria Math" w:hAnsi="Cambria Math"/>
            <w:color w:val="0432FF"/>
          </w:rPr>
          <m:t>N</m:t>
        </m:r>
      </m:oMath>
      <w:ins w:id="1199" w:author="Levine, Charles Roger CTR USARMY USMA (USA)" w:date="2026-10-05T07:19:00Z" w16du:dateUtc="2026-10-05T11:19:00Z">
        <w:r w:rsidRPr="00F17FCC">
          <w:rPr>
            <w:rFonts w:asciiTheme="minorHAnsi" w:hAnsiTheme="minorHAnsi"/>
            <w:color w:val="0432FF"/>
            <w:rPrChange w:id="1200" w:author="Levine, Charles Roger CTR USARMY USMA (USA)" w:date="2026-10-05T07:19:00Z" w16du:dateUtc="2026-10-05T11:19:00Z">
              <w:rPr/>
            </w:rPrChange>
          </w:rPr>
          <w:t xml:space="preserve"> denote the eligible population entering the selection process and </w:t>
        </w:r>
      </w:ins>
      <m:oMath>
        <m:r>
          <w:rPr>
            <w:rFonts w:ascii="Cambria Math" w:hAnsi="Cambria Math"/>
            <w:color w:val="0432FF"/>
          </w:rPr>
          <m:t>K</m:t>
        </m:r>
      </m:oMath>
      <w:ins w:id="1201" w:author="Levine, Charles Roger CTR USARMY USMA (USA)" w:date="2026-10-05T07:19:00Z" w16du:dateUtc="2026-10-05T11:19:00Z">
        <w:r w:rsidRPr="00F17FCC">
          <w:rPr>
            <w:rFonts w:asciiTheme="minorHAnsi" w:hAnsiTheme="minorHAnsi"/>
            <w:color w:val="0432FF"/>
            <w:rPrChange w:id="1202" w:author="Levine, Charles Roger CTR USARMY USMA (USA)" w:date="2026-10-05T07:19:00Z" w16du:dateUtc="2026-10-05T11:19:00Z">
              <w:rPr/>
            </w:rPrChange>
          </w:rPr>
          <w:t xml:space="preserve"> the number of available opportunities. The ratio</w:t>
        </w:r>
      </w:ins>
    </w:p>
    <w:p w14:paraId="11CBC72E" w14:textId="61ED8D34" w:rsidR="00F17FCC" w:rsidRPr="00F17FCC" w:rsidRDefault="00F17FCC" w:rsidP="00F17FCC">
      <w:pPr>
        <w:pStyle w:val="ListBullet"/>
        <w:numPr>
          <w:ilvl w:val="0"/>
          <w:numId w:val="0"/>
        </w:numPr>
        <w:ind w:left="1224"/>
        <w:rPr>
          <w:ins w:id="1203" w:author="Levine, Charles Roger CTR USARMY USMA (USA)" w:date="2026-10-05T07:19:00Z" w16du:dateUtc="2026-10-05T11:19:00Z"/>
          <w:rFonts w:asciiTheme="minorHAnsi" w:hAnsiTheme="minorHAnsi"/>
          <w:color w:val="0432FF"/>
          <w:rPrChange w:id="1204" w:author="Levine, Charles Roger CTR USARMY USMA (USA)" w:date="2026-10-05T07:19:00Z" w16du:dateUtc="2026-10-05T11:19:00Z">
            <w:rPr>
              <w:ins w:id="1205" w:author="Levine, Charles Roger CTR USARMY USMA (USA)" w:date="2026-10-05T07:19:00Z" w16du:dateUtc="2026-10-05T11:19:00Z"/>
            </w:rPr>
          </w:rPrChange>
        </w:rPr>
        <w:pPrChange w:id="1206" w:author="Levine, Charles Roger CTR USARMY USMA (USA)" w:date="2026-10-05T07:20:00Z" w16du:dateUtc="2026-10-05T11:20:00Z">
          <w:pPr>
            <w:pStyle w:val="ListBullet"/>
            <w:numPr>
              <w:ilvl w:val="2"/>
              <w:numId w:val="12"/>
            </w:numPr>
            <w:tabs>
              <w:tab w:val="clear" w:pos="360"/>
            </w:tabs>
            <w:ind w:left="1224" w:hanging="504"/>
          </w:pPr>
        </w:pPrChange>
      </w:pPr>
      <m:oMathPara>
        <m:oMath>
          <m:r>
            <w:rPr>
              <w:rFonts w:ascii="Cambria Math" w:hAnsi="Cambria Math"/>
              <w:color w:val="0432FF"/>
            </w:rPr>
            <m:t>K/N</m:t>
          </m:r>
        </m:oMath>
      </m:oMathPara>
    </w:p>
    <w:p w14:paraId="51A4E176" w14:textId="7C93097D" w:rsidR="00F17FCC" w:rsidRPr="00F17FCC" w:rsidRDefault="00F17FCC" w:rsidP="00F17FCC">
      <w:pPr>
        <w:pStyle w:val="ListBullet"/>
        <w:numPr>
          <w:ilvl w:val="0"/>
          <w:numId w:val="0"/>
        </w:numPr>
        <w:ind w:left="1224"/>
        <w:rPr>
          <w:ins w:id="1207" w:author="Levine, Charles Roger CTR USARMY USMA (USA)" w:date="2026-10-05T07:19:00Z" w16du:dateUtc="2026-10-05T11:19:00Z"/>
          <w:rFonts w:asciiTheme="minorHAnsi" w:hAnsiTheme="minorHAnsi"/>
          <w:color w:val="0432FF"/>
          <w:rPrChange w:id="1208" w:author="Levine, Charles Roger CTR USARMY USMA (USA)" w:date="2026-10-05T07:19:00Z" w16du:dateUtc="2026-10-05T11:19:00Z">
            <w:rPr>
              <w:ins w:id="1209" w:author="Levine, Charles Roger CTR USARMY USMA (USA)" w:date="2026-10-05T07:19:00Z" w16du:dateUtc="2026-10-05T11:19:00Z"/>
            </w:rPr>
          </w:rPrChange>
        </w:rPr>
        <w:pPrChange w:id="1210" w:author="Levine, Charles Roger CTR USARMY USMA (USA)" w:date="2026-10-05T07:20:00Z" w16du:dateUtc="2026-10-05T11:20:00Z">
          <w:pPr>
            <w:pStyle w:val="ListBullet"/>
            <w:numPr>
              <w:ilvl w:val="2"/>
              <w:numId w:val="12"/>
            </w:numPr>
            <w:tabs>
              <w:tab w:val="clear" w:pos="360"/>
            </w:tabs>
            <w:ind w:left="1224" w:hanging="504"/>
          </w:pPr>
        </w:pPrChange>
      </w:pPr>
      <w:ins w:id="1211" w:author="Levine, Charles Roger CTR USARMY USMA (USA)" w:date="2026-10-05T07:19:00Z" w16du:dateUtc="2026-10-05T11:19:00Z">
        <w:r w:rsidRPr="00F17FCC">
          <w:rPr>
            <w:rFonts w:asciiTheme="minorHAnsi" w:hAnsiTheme="minorHAnsi"/>
            <w:color w:val="0432FF"/>
            <w:rPrChange w:id="1212" w:author="Levine, Charles Roger CTR USARMY USMA (USA)" w:date="2026-10-05T07:19:00Z" w16du:dateUtc="2026-10-05T11:19:00Z">
              <w:rPr/>
            </w:rPrChange>
          </w:rPr>
          <w:t xml:space="preserve">defines the selection fraction, or equivalently the degree of scarcity imposed by the selection process. Smaller values of </w:t>
        </w:r>
      </w:ins>
      <m:oMath>
        <m:r>
          <w:rPr>
            <w:rFonts w:ascii="Cambria Math" w:hAnsi="Cambria Math"/>
            <w:color w:val="0432FF"/>
          </w:rPr>
          <m:t>K/N</m:t>
        </m:r>
      </m:oMath>
      <w:ins w:id="1213" w:author="Levine, Charles Roger CTR USARMY USMA (USA)" w:date="2026-10-05T07:19:00Z" w16du:dateUtc="2026-10-05T11:19:00Z">
        <w:r w:rsidRPr="00F17FCC">
          <w:rPr>
            <w:rFonts w:asciiTheme="minorHAnsi" w:hAnsiTheme="minorHAnsi"/>
            <w:color w:val="0432FF"/>
            <w:rPrChange w:id="1214" w:author="Levine, Charles Roger CTR USARMY USMA (USA)" w:date="2026-10-05T07:19:00Z" w16du:dateUtc="2026-10-05T11:19:00Z">
              <w:rPr/>
            </w:rPrChange>
          </w:rPr>
          <w:t xml:space="preserve"> correspond to more restrictive selection, while larger values indicate that a greater proportion of the eligible population can receive the outcome.</w:t>
        </w:r>
      </w:ins>
    </w:p>
    <w:p w14:paraId="79D25B93" w14:textId="77777777" w:rsidR="00F17FCC" w:rsidRDefault="00F17FCC" w:rsidP="00F17FCC">
      <w:pPr>
        <w:pStyle w:val="ListBullet"/>
        <w:numPr>
          <w:ilvl w:val="0"/>
          <w:numId w:val="0"/>
        </w:numPr>
        <w:ind w:left="1224"/>
        <w:rPr>
          <w:ins w:id="1215" w:author="Levine, Charles Roger CTR USARMY USMA (USA)" w:date="2026-10-05T07:20:00Z" w16du:dateUtc="2026-10-05T11:20:00Z"/>
          <w:rFonts w:asciiTheme="minorHAnsi" w:hAnsiTheme="minorHAnsi"/>
          <w:color w:val="0432FF"/>
        </w:rPr>
      </w:pPr>
    </w:p>
    <w:p w14:paraId="3A73F7D4" w14:textId="3FE33E07" w:rsidR="00F17FCC" w:rsidRDefault="00F17FCC" w:rsidP="00F17FCC">
      <w:pPr>
        <w:pStyle w:val="ListBullet"/>
        <w:numPr>
          <w:ilvl w:val="0"/>
          <w:numId w:val="0"/>
        </w:numPr>
        <w:ind w:left="1224"/>
        <w:rPr>
          <w:ins w:id="1216" w:author="Levine, Charles Roger CTR USARMY USMA (USA)" w:date="2026-10-05T07:22:00Z" w16du:dateUtc="2026-10-05T11:22:00Z"/>
          <w:rFonts w:asciiTheme="minorHAnsi" w:hAnsiTheme="minorHAnsi"/>
          <w:color w:val="0432FF"/>
        </w:rPr>
      </w:pPr>
      <w:ins w:id="1217" w:author="Levine, Charles Roger CTR USARMY USMA (USA)" w:date="2026-10-05T07:19:00Z" w16du:dateUtc="2026-10-05T11:19:00Z">
        <w:r w:rsidRPr="00F17FCC">
          <w:rPr>
            <w:rFonts w:asciiTheme="minorHAnsi" w:hAnsiTheme="minorHAnsi"/>
            <w:color w:val="0432FF"/>
            <w:rPrChange w:id="1218" w:author="Levine, Charles Roger CTR USARMY USMA (USA)" w:date="2026-10-05T07:19:00Z" w16du:dateUtc="2026-10-05T11:19:00Z">
              <w:rPr/>
            </w:rPrChange>
          </w:rPr>
          <w:t xml:space="preserve">The selection fraction matters because the consequences of a change in </w:t>
        </w:r>
      </w:ins>
      <m:oMath>
        <m:sSub>
          <m:sSubPr>
            <m:ctrlPr>
              <w:rPr>
                <w:rFonts w:ascii="Cambria Math" w:hAnsi="Cambria Math"/>
                <w:color w:val="0432FF"/>
              </w:rPr>
            </m:ctrlPr>
          </m:sSubPr>
          <m:e>
            <m:r>
              <w:rPr>
                <w:rFonts w:ascii="Cambria Math" w:hAnsi="Cambria Math"/>
                <w:color w:val="0432FF"/>
              </w:rPr>
              <m:t>S</m:t>
            </m:r>
          </m:e>
          <m:sub>
            <m:r>
              <w:rPr>
                <w:rFonts w:ascii="Cambria Math" w:hAnsi="Cambria Math"/>
                <w:color w:val="0432FF"/>
              </w:rPr>
              <m:t>i</m:t>
            </m:r>
          </m:sub>
        </m:sSub>
      </m:oMath>
      <w:ins w:id="1219" w:author="Levine, Charles Roger CTR USARMY USMA (USA)" w:date="2026-10-05T07:19:00Z" w16du:dateUtc="2026-10-05T11:19:00Z">
        <w:r w:rsidRPr="00F17FCC">
          <w:rPr>
            <w:rFonts w:asciiTheme="minorHAnsi" w:hAnsiTheme="minorHAnsi"/>
            <w:color w:val="0432FF"/>
            <w:rPrChange w:id="1220" w:author="Levine, Charles Roger CTR USARMY USMA (USA)" w:date="2026-10-05T07:19:00Z" w16du:dateUtc="2026-10-05T11:19:00Z">
              <w:rPr/>
            </w:rPrChange>
          </w:rPr>
          <w:t xml:space="preserve"> depend on where that individual lies relative to the selection boundary. A score change that has no effect under relatively abundant selection may become consequential when only a small fraction of the population can be selected. Thus, congestion can alter competitive standing in SCORE without necessarily altering outcomes; whether that score change becomes consequential depends partly on the scarcity imposed in SELECT.</w:t>
        </w:r>
      </w:ins>
      <w:ins w:id="1221" w:author="Levine, Charles Roger CTR USARMY USMA (USA)" w:date="2026-10-05T07:22:00Z" w16du:dateUtc="2026-10-05T11:22:00Z">
        <w:r>
          <w:rPr>
            <w:rFonts w:asciiTheme="minorHAnsi" w:hAnsiTheme="minorHAnsi"/>
            <w:color w:val="0432FF"/>
          </w:rPr>
          <w:t xml:space="preserve">  I</w:t>
        </w:r>
        <w:r w:rsidRPr="00F17FCC">
          <w:rPr>
            <w:rFonts w:asciiTheme="minorHAnsi" w:hAnsiTheme="minorHAnsi"/>
            <w:color w:val="0432FF"/>
          </w:rPr>
          <w:t xml:space="preserve">n the deterministic case, the selection margin is located at the boundary separating the </w:t>
        </w:r>
      </w:ins>
      <m:oMath>
        <m:r>
          <w:rPr>
            <w:rFonts w:ascii="Cambria Math" w:hAnsi="Cambria Math"/>
            <w:color w:val="0432FF"/>
          </w:rPr>
          <m:t>K</m:t>
        </m:r>
      </m:oMath>
      <w:ins w:id="1222" w:author="Levine, Charles Roger CTR USARMY USMA (USA)" w:date="2026-10-05T07:22:00Z" w16du:dateUtc="2026-10-05T11:22:00Z">
        <w:r w:rsidRPr="00F17FCC">
          <w:rPr>
            <w:rFonts w:asciiTheme="minorHAnsi" w:hAnsiTheme="minorHAnsi"/>
            <w:color w:val="0432FF"/>
          </w:rPr>
          <w:t xml:space="preserve"> highest scores from the remaining </w:t>
        </w:r>
      </w:ins>
      <m:oMath>
        <m:r>
          <w:rPr>
            <w:rFonts w:ascii="Cambria Math" w:hAnsi="Cambria Math"/>
            <w:color w:val="0432FF"/>
          </w:rPr>
          <m:t>N-K</m:t>
        </m:r>
      </m:oMath>
      <w:ins w:id="1223" w:author="Levine, Charles Roger CTR USARMY USMA (USA)" w:date="2026-10-05T07:22:00Z" w16du:dateUtc="2026-10-05T11:22:00Z">
        <w:r w:rsidRPr="00F17FCC">
          <w:rPr>
            <w:rFonts w:asciiTheme="minorHAnsi" w:hAnsiTheme="minorHAnsi"/>
            <w:color w:val="0432FF"/>
          </w:rPr>
          <w:t xml:space="preserve"> individuals.</w:t>
        </w:r>
      </w:ins>
      <w:del w:id="1224" w:author="Levine, Charles Roger CTR USARMY USMA (USA)" w:date="2026-10-05T07:18:00Z" w16du:dateUtc="2026-10-05T11:18:00Z">
        <w:r w:rsidR="00000000" w:rsidRPr="00F17FCC" w:rsidDel="00F17FCC">
          <w:rPr>
            <w:rFonts w:asciiTheme="minorHAnsi" w:hAnsiTheme="minorHAnsi"/>
            <w:color w:val="0432FF"/>
            <w:rPrChange w:id="1225" w:author="Levine, Charles Roger CTR USARMY USMA (USA)" w:date="2026-10-05T07:19:00Z" w16du:dateUtc="2026-10-05T11:19:00Z">
              <w:rPr/>
            </w:rPrChange>
          </w:rPr>
          <w:delText>eterministic top-</w:delText>
        </w:r>
      </w:del>
      <m:oMath>
        <m:r>
          <w:del w:id="1226" w:author="Levine, Charles Roger CTR USARMY USMA (USA)" w:date="2026-10-05T07:18:00Z" w16du:dateUtc="2026-10-05T11:18:00Z">
            <w:rPr>
              <w:rFonts w:ascii="Cambria Math" w:hAnsi="Cambria Math"/>
              <w:color w:val="0432FF"/>
              <w:rPrChange w:id="1227" w:author="Levine, Charles Roger CTR USARMY USMA (USA)" w:date="2026-10-05T07:19:00Z" w16du:dateUtc="2026-10-05T11:19:00Z">
                <w:rPr>
                  <w:rFonts w:ascii="Cambria Math" w:hAnsi="Cambria Math"/>
                </w:rPr>
              </w:rPrChange>
            </w:rPr>
            <m:t>K</m:t>
          </w:del>
        </m:r>
      </m:oMath>
      <w:del w:id="1228" w:author="Levine, Charles Roger CTR USARMY USMA (USA)" w:date="2026-10-05T07:18:00Z" w16du:dateUtc="2026-10-05T11:18:00Z">
        <w:r w:rsidR="00000000" w:rsidRPr="00F17FCC" w:rsidDel="00F17FCC">
          <w:rPr>
            <w:rFonts w:asciiTheme="minorHAnsi" w:hAnsiTheme="minorHAnsi"/>
            <w:color w:val="0432FF"/>
            <w:rPrChange w:id="1229" w:author="Levine, Charles Roger CTR USARMY USMA (USA)" w:date="2026-10-05T07:19:00Z" w16du:dateUtc="2026-10-05T11:19:00Z">
              <w:rPr/>
            </w:rPrChange>
          </w:rPr>
          <w:delText xml:space="preserve"> selection and its tie rule</w:delText>
        </w:r>
      </w:del>
    </w:p>
    <w:p w14:paraId="2813BF19" w14:textId="77777777" w:rsidR="00F17FCC" w:rsidRPr="00F17FCC" w:rsidRDefault="00F17FCC" w:rsidP="00F17FCC">
      <w:pPr>
        <w:pStyle w:val="ListBullet"/>
        <w:numPr>
          <w:ilvl w:val="0"/>
          <w:numId w:val="0"/>
        </w:numPr>
        <w:ind w:left="1224"/>
        <w:rPr>
          <w:ins w:id="1230" w:author="Levine, Charles Roger CTR USARMY USMA (USA)" w:date="2026-10-05T07:18:00Z" w16du:dateUtc="2026-10-05T11:18:00Z"/>
          <w:rFonts w:asciiTheme="minorHAnsi" w:hAnsiTheme="minorHAnsi"/>
          <w:color w:val="0432FF"/>
          <w:rPrChange w:id="1231" w:author="Levine, Charles Roger CTR USARMY USMA (USA)" w:date="2026-10-05T07:19:00Z" w16du:dateUtc="2026-10-05T11:19:00Z">
            <w:rPr>
              <w:ins w:id="1232" w:author="Levine, Charles Roger CTR USARMY USMA (USA)" w:date="2026-10-05T07:18:00Z" w16du:dateUtc="2026-10-05T11:18:00Z"/>
            </w:rPr>
          </w:rPrChange>
        </w:rPr>
        <w:pPrChange w:id="1233" w:author="Levine, Charles Roger CTR USARMY USMA (USA)" w:date="2026-10-05T07:20:00Z" w16du:dateUtc="2026-10-05T11:20:00Z">
          <w:pPr>
            <w:pStyle w:val="ListBullet"/>
            <w:numPr>
              <w:ilvl w:val="2"/>
              <w:numId w:val="12"/>
            </w:numPr>
            <w:tabs>
              <w:tab w:val="clear" w:pos="360"/>
            </w:tabs>
            <w:ind w:left="1224" w:hanging="504"/>
          </w:pPr>
        </w:pPrChange>
      </w:pPr>
    </w:p>
    <w:p w14:paraId="5E710C8A" w14:textId="0128C381" w:rsidR="000B4DEE" w:rsidRDefault="00F17FCC" w:rsidP="000B4DEE">
      <w:pPr>
        <w:pStyle w:val="ListBullet"/>
        <w:numPr>
          <w:ilvl w:val="2"/>
          <w:numId w:val="12"/>
        </w:numPr>
        <w:rPr>
          <w:ins w:id="1234" w:author="Levine, Charles Roger CTR USARMY USMA (USA)" w:date="2026-10-05T07:15:00Z" w16du:dateUtc="2026-10-05T11:15:00Z"/>
        </w:rPr>
      </w:pPr>
      <w:ins w:id="1235" w:author="Levine, Charles Roger CTR USARMY USMA (USA)" w:date="2026-10-05T07:18:00Z" w16du:dateUtc="2026-10-05T11:18:00Z">
        <w:r>
          <w:t>Deterministic top-K selection</w:t>
        </w:r>
      </w:ins>
      <w:del w:id="1236" w:author="Levine, Charles Roger CTR USARMY USMA (USA)" w:date="2026-10-05T07:18:00Z" w16du:dateUtc="2026-10-05T11:18:00Z">
        <w:r w:rsidR="00000000" w:rsidDel="00F17FCC">
          <w:delText>.</w:delText>
        </w:r>
      </w:del>
      <w:r w:rsidR="00000000">
        <w:t xml:space="preserve"> </w:t>
      </w:r>
    </w:p>
    <w:p w14:paraId="4E7FDE99" w14:textId="1137C834" w:rsidR="000B4DEE" w:rsidRPr="000B4DEE" w:rsidRDefault="00000000" w:rsidP="000B4DEE">
      <w:pPr>
        <w:pStyle w:val="ListBullet"/>
        <w:numPr>
          <w:ilvl w:val="0"/>
          <w:numId w:val="0"/>
        </w:numPr>
        <w:ind w:left="1224"/>
        <w:rPr>
          <w:ins w:id="1237" w:author="Levine, Charles Roger CTR USARMY USMA (USA)" w:date="2026-10-05T07:15:00Z" w16du:dateUtc="2026-10-05T11:15:00Z"/>
          <w:rFonts w:asciiTheme="minorHAnsi" w:hAnsiTheme="minorHAnsi"/>
          <w:color w:val="0432FF"/>
          <w:rPrChange w:id="1238" w:author="Levine, Charles Roger CTR USARMY USMA (USA)" w:date="2026-10-05T07:15:00Z" w16du:dateUtc="2026-10-05T11:15:00Z">
            <w:rPr>
              <w:ins w:id="1239" w:author="Levine, Charles Roger CTR USARMY USMA (USA)" w:date="2026-10-05T07:15:00Z" w16du:dateUtc="2026-10-05T11:15:00Z"/>
            </w:rPr>
          </w:rPrChange>
        </w:rPr>
        <w:pPrChange w:id="1240" w:author="Levine, Charles Roger CTR USARMY USMA (USA)" w:date="2026-10-05T07:16:00Z" w16du:dateUtc="2026-10-05T11:16:00Z">
          <w:pPr>
            <w:pStyle w:val="ListBullet"/>
            <w:numPr>
              <w:ilvl w:val="2"/>
              <w:numId w:val="12"/>
            </w:numPr>
            <w:tabs>
              <w:tab w:val="clear" w:pos="360"/>
            </w:tabs>
            <w:ind w:left="1224" w:hanging="504"/>
          </w:pPr>
        </w:pPrChange>
      </w:pPr>
      <w:del w:id="1241" w:author="Levine, Charles Roger CTR USARMY USMA (USA)" w:date="2026-10-05T07:14:00Z" w16du:dateUtc="2026-10-05T11:14:00Z">
        <w:r w:rsidRPr="000B4DEE" w:rsidDel="000B4DEE">
          <w:rPr>
            <w:rFonts w:asciiTheme="minorHAnsi" w:hAnsiTheme="minorHAnsi"/>
            <w:color w:val="0432FF"/>
            <w:rPrChange w:id="1242" w:author="Levine, Charles Roger CTR USARMY USMA (USA)" w:date="2026-10-05T07:15:00Z" w16du:dateUtc="2026-10-05T11:15:00Z">
              <w:rPr/>
            </w:rPrChange>
          </w:rPr>
          <w:delText>Distinguish random assignment from random selection after scoring.</w:delText>
        </w:r>
      </w:del>
      <w:ins w:id="1243" w:author="Levine, Charles Roger CTR USARMY USMA (USA)" w:date="2026-10-05T07:14:00Z" w16du:dateUtc="2026-10-05T11:14:00Z">
        <w:r w:rsidR="000B4DEE" w:rsidRPr="000B4DEE">
          <w:rPr>
            <w:rFonts w:asciiTheme="minorHAnsi" w:hAnsiTheme="minorHAnsi"/>
            <w:color w:val="0432FF"/>
            <w:rPrChange w:id="1244" w:author="Levine, Charles Roger CTR USARMY USMA (USA)" w:date="2026-10-05T07:15:00Z" w16du:dateUtc="2026-10-05T11:15:00Z">
              <w:rPr/>
            </w:rPrChange>
          </w:rPr>
          <w:t>The simplest SELECT rule</w:t>
        </w:r>
      </w:ins>
      <w:ins w:id="1245" w:author="Levine, Charles Roger CTR USARMY USMA (USA)" w:date="2026-10-05T07:15:00Z" w16du:dateUtc="2026-10-05T11:15:00Z">
        <w:r w:rsidR="000B4DEE" w:rsidRPr="000B4DEE">
          <w:rPr>
            <w:rFonts w:asciiTheme="minorHAnsi" w:hAnsiTheme="minorHAnsi"/>
            <w:color w:val="0432FF"/>
            <w:rPrChange w:id="1246" w:author="Levine, Charles Roger CTR USARMY USMA (USA)" w:date="2026-10-05T07:15:00Z" w16du:dateUtc="2026-10-05T11:15:00Z">
              <w:rPr/>
            </w:rPrChange>
          </w:rPr>
          <w:t xml:space="preserve"> </w:t>
        </w:r>
        <w:r w:rsidR="000B4DEE" w:rsidRPr="000B4DEE">
          <w:rPr>
            <w:rFonts w:asciiTheme="minorHAnsi" w:hAnsiTheme="minorHAnsi"/>
            <w:color w:val="0432FF"/>
            <w:rPrChange w:id="1247" w:author="Levine, Charles Roger CTR USARMY USMA (USA)" w:date="2026-10-05T07:15:00Z" w16du:dateUtc="2026-10-05T11:15:00Z">
              <w:rPr/>
            </w:rPrChange>
          </w:rPr>
          <w:t xml:space="preserve">ranks individuals by </w:t>
        </w:r>
      </w:ins>
      <m:oMath>
        <m:sSub>
          <m:sSubPr>
            <m:ctrlPr>
              <w:rPr>
                <w:rFonts w:ascii="Cambria Math" w:hAnsi="Cambria Math"/>
                <w:color w:val="0432FF"/>
              </w:rPr>
            </m:ctrlPr>
          </m:sSubPr>
          <m:e>
            <m:r>
              <w:rPr>
                <w:rFonts w:ascii="Cambria Math" w:hAnsi="Cambria Math"/>
                <w:color w:val="0432FF"/>
              </w:rPr>
              <m:t>S</m:t>
            </m:r>
          </m:e>
          <m:sub>
            <m:r>
              <w:rPr>
                <w:rFonts w:ascii="Cambria Math" w:hAnsi="Cambria Math"/>
                <w:color w:val="0432FF"/>
              </w:rPr>
              <m:t>i</m:t>
            </m:r>
          </m:sub>
        </m:sSub>
      </m:oMath>
      <w:ins w:id="1248" w:author="Levine, Charles Roger CTR USARMY USMA (USA)" w:date="2026-10-05T07:15:00Z" w16du:dateUtc="2026-10-05T11:15:00Z">
        <w:r w:rsidR="000B4DEE" w:rsidRPr="000B4DEE">
          <w:rPr>
            <w:rFonts w:asciiTheme="minorHAnsi" w:hAnsiTheme="minorHAnsi"/>
            <w:color w:val="0432FF"/>
            <w:rPrChange w:id="1249" w:author="Levine, Charles Roger CTR USARMY USMA (USA)" w:date="2026-10-05T07:15:00Z" w16du:dateUtc="2026-10-05T11:15:00Z">
              <w:rPr/>
            </w:rPrChange>
          </w:rPr>
          <w:t xml:space="preserve"> and awards the available opportunities to the </w:t>
        </w:r>
      </w:ins>
      <m:oMath>
        <m:r>
          <w:rPr>
            <w:rFonts w:ascii="Cambria Math" w:hAnsi="Cambria Math"/>
            <w:color w:val="0432FF"/>
          </w:rPr>
          <m:t>K</m:t>
        </m:r>
      </m:oMath>
      <w:ins w:id="1250" w:author="Levine, Charles Roger CTR USARMY USMA (USA)" w:date="2026-10-05T07:15:00Z" w16du:dateUtc="2026-10-05T11:15:00Z">
        <w:r w:rsidR="000B4DEE" w:rsidRPr="000B4DEE">
          <w:rPr>
            <w:rFonts w:asciiTheme="minorHAnsi" w:hAnsiTheme="minorHAnsi"/>
            <w:color w:val="0432FF"/>
            <w:rPrChange w:id="1251" w:author="Levine, Charles Roger CTR USARMY USMA (USA)" w:date="2026-10-05T07:15:00Z" w16du:dateUtc="2026-10-05T11:15:00Z">
              <w:rPr/>
            </w:rPrChange>
          </w:rPr>
          <w:t xml:space="preserve"> highest-scoring individuals. Under this deterministic top-</w:t>
        </w:r>
      </w:ins>
      <m:oMath>
        <m:r>
          <w:rPr>
            <w:rFonts w:ascii="Cambria Math" w:hAnsi="Cambria Math"/>
            <w:color w:val="0432FF"/>
          </w:rPr>
          <m:t>K</m:t>
        </m:r>
      </m:oMath>
      <w:ins w:id="1252" w:author="Levine, Charles Roger CTR USARMY USMA (USA)" w:date="2026-10-05T07:15:00Z" w16du:dateUtc="2026-10-05T11:15:00Z">
        <w:r w:rsidR="000B4DEE" w:rsidRPr="000B4DEE">
          <w:rPr>
            <w:rFonts w:asciiTheme="minorHAnsi" w:hAnsiTheme="minorHAnsi"/>
            <w:color w:val="0432FF"/>
            <w:rPrChange w:id="1253" w:author="Levine, Charles Roger CTR USARMY USMA (USA)" w:date="2026-10-05T07:15:00Z" w16du:dateUtc="2026-10-05T11:15:00Z">
              <w:rPr/>
            </w:rPrChange>
          </w:rPr>
          <w:t xml:space="preserve"> rule, every individual above the selection boundary is selected and every individual below it is not.</w:t>
        </w:r>
      </w:ins>
    </w:p>
    <w:p w14:paraId="34A2E581" w14:textId="77777777" w:rsidR="000B4DEE" w:rsidRDefault="000B4DEE" w:rsidP="000B4DEE">
      <w:pPr>
        <w:pStyle w:val="ListBullet"/>
        <w:numPr>
          <w:ilvl w:val="0"/>
          <w:numId w:val="0"/>
        </w:numPr>
        <w:ind w:left="1224"/>
        <w:rPr>
          <w:ins w:id="1254" w:author="Levine, Charles Roger CTR USARMY USMA (USA)" w:date="2026-10-05T07:16:00Z" w16du:dateUtc="2026-10-05T11:16:00Z"/>
          <w:rFonts w:asciiTheme="minorHAnsi" w:hAnsiTheme="minorHAnsi"/>
          <w:color w:val="0432FF"/>
        </w:rPr>
      </w:pPr>
    </w:p>
    <w:p w14:paraId="1A8B8015" w14:textId="60AD9725" w:rsidR="000B4DEE" w:rsidRPr="000B4DEE" w:rsidRDefault="000B4DEE" w:rsidP="000B4DEE">
      <w:pPr>
        <w:pStyle w:val="ListBullet"/>
        <w:numPr>
          <w:ilvl w:val="0"/>
          <w:numId w:val="0"/>
        </w:numPr>
        <w:ind w:left="1224"/>
        <w:rPr>
          <w:ins w:id="1255" w:author="Levine, Charles Roger CTR USARMY USMA (USA)" w:date="2026-10-05T07:15:00Z" w16du:dateUtc="2026-10-05T11:15:00Z"/>
          <w:rFonts w:asciiTheme="minorHAnsi" w:hAnsiTheme="minorHAnsi"/>
          <w:color w:val="0432FF"/>
          <w:rPrChange w:id="1256" w:author="Levine, Charles Roger CTR USARMY USMA (USA)" w:date="2026-10-05T07:15:00Z" w16du:dateUtc="2026-10-05T11:15:00Z">
            <w:rPr>
              <w:ins w:id="1257" w:author="Levine, Charles Roger CTR USARMY USMA (USA)" w:date="2026-10-05T07:15:00Z" w16du:dateUtc="2026-10-05T11:15:00Z"/>
            </w:rPr>
          </w:rPrChange>
        </w:rPr>
        <w:pPrChange w:id="1258" w:author="Levine, Charles Roger CTR USARMY USMA (USA)" w:date="2026-10-05T07:16:00Z" w16du:dateUtc="2026-10-05T11:16:00Z">
          <w:pPr>
            <w:pStyle w:val="ListBullet"/>
            <w:numPr>
              <w:ilvl w:val="2"/>
              <w:numId w:val="12"/>
            </w:numPr>
            <w:tabs>
              <w:tab w:val="clear" w:pos="360"/>
            </w:tabs>
            <w:ind w:left="1224" w:hanging="504"/>
          </w:pPr>
        </w:pPrChange>
      </w:pPr>
      <w:ins w:id="1259" w:author="Levine, Charles Roger CTR USARMY USMA (USA)" w:date="2026-10-05T07:15:00Z" w16du:dateUtc="2026-10-05T11:15:00Z">
        <w:r w:rsidRPr="000B4DEE">
          <w:rPr>
            <w:rFonts w:asciiTheme="minorHAnsi" w:hAnsiTheme="minorHAnsi"/>
            <w:color w:val="0432FF"/>
            <w:rPrChange w:id="1260" w:author="Levine, Charles Roger CTR USARMY USMA (USA)" w:date="2026-10-05T07:15:00Z" w16du:dateUtc="2026-10-05T11:15:00Z">
              <w:rPr/>
            </w:rPrChange>
          </w:rPr>
          <w:t>This formulation makes the distinction between SCORE and SELECT particularly transparent. SCORE determines the ordering of candidates; SELECT imposes a capacity constraint on that ordering. A congestion penalty can therefore change scores or even reorder some individuals without changing the final set of selected individuals if those changes occur away from the selection margin. Only rank changes that cross the top-</w:t>
        </w:r>
      </w:ins>
      <m:oMath>
        <m:r>
          <w:rPr>
            <w:rFonts w:ascii="Cambria Math" w:hAnsi="Cambria Math"/>
            <w:color w:val="0432FF"/>
          </w:rPr>
          <m:t>K</m:t>
        </m:r>
      </m:oMath>
      <w:ins w:id="1261" w:author="Levine, Charles Roger CTR USARMY USMA (USA)" w:date="2026-10-05T07:15:00Z" w16du:dateUtc="2026-10-05T11:15:00Z">
        <w:r w:rsidRPr="000B4DEE">
          <w:rPr>
            <w:rFonts w:asciiTheme="minorHAnsi" w:hAnsiTheme="minorHAnsi"/>
            <w:color w:val="0432FF"/>
            <w:rPrChange w:id="1262" w:author="Levine, Charles Roger CTR USARMY USMA (USA)" w:date="2026-10-05T07:15:00Z" w16du:dateUtc="2026-10-05T11:15:00Z">
              <w:rPr/>
            </w:rPrChange>
          </w:rPr>
          <w:t xml:space="preserve"> boundary alter the identities of the winners.</w:t>
        </w:r>
      </w:ins>
    </w:p>
    <w:p w14:paraId="7EE8E549" w14:textId="77777777" w:rsidR="000B4DEE" w:rsidRDefault="000B4DEE" w:rsidP="000B4DEE">
      <w:pPr>
        <w:pStyle w:val="ListBullet"/>
        <w:numPr>
          <w:ilvl w:val="0"/>
          <w:numId w:val="0"/>
        </w:numPr>
        <w:ind w:left="1224"/>
        <w:rPr>
          <w:ins w:id="1263" w:author="Levine, Charles Roger CTR USARMY USMA (USA)" w:date="2026-10-05T07:16:00Z" w16du:dateUtc="2026-10-05T11:16:00Z"/>
          <w:rFonts w:asciiTheme="minorHAnsi" w:hAnsiTheme="minorHAnsi"/>
          <w:color w:val="0432FF"/>
        </w:rPr>
      </w:pPr>
    </w:p>
    <w:p w14:paraId="5D539140" w14:textId="5B2E6B46" w:rsidR="006B3BD3" w:rsidRDefault="000B4DEE" w:rsidP="000B4DEE">
      <w:pPr>
        <w:pStyle w:val="ListBullet"/>
        <w:numPr>
          <w:ilvl w:val="0"/>
          <w:numId w:val="0"/>
        </w:numPr>
        <w:ind w:left="1224"/>
        <w:rPr>
          <w:ins w:id="1264" w:author="Levine, Charles Roger CTR USARMY USMA (USA)" w:date="2026-10-05T07:24:00Z" w16du:dateUtc="2026-10-05T11:24:00Z"/>
          <w:rFonts w:asciiTheme="minorHAnsi" w:hAnsiTheme="minorHAnsi"/>
          <w:color w:val="0432FF"/>
        </w:rPr>
      </w:pPr>
      <w:ins w:id="1265" w:author="Levine, Charles Roger CTR USARMY USMA (USA)" w:date="2026-10-05T07:15:00Z" w16du:dateUtc="2026-10-05T11:15:00Z">
        <w:r w:rsidRPr="000B4DEE">
          <w:rPr>
            <w:rFonts w:asciiTheme="minorHAnsi" w:hAnsiTheme="minorHAnsi"/>
            <w:color w:val="0432FF"/>
            <w:rPrChange w:id="1266" w:author="Levine, Charles Roger CTR USARMY USMA (USA)" w:date="2026-10-05T07:15:00Z" w16du:dateUtc="2026-10-05T11:15:00Z">
              <w:rPr/>
            </w:rPrChange>
          </w:rPr>
          <w:t>When exact score ties occur at the selection boundary, the implementation requires a deterministic tie-breaking rule. In the current experiments, exact ties are resolved using a fixed ordering so that repeated runs remain reproducible rather than introducing additional selection randomness.</w:t>
        </w:r>
      </w:ins>
      <w:ins w:id="1267" w:author="Levine, Charles Roger CTR USARMY USMA (USA)" w:date="2026-10-05T07:24:00Z" w16du:dateUtc="2026-10-05T11:24:00Z">
        <w:r w:rsidR="00F17FCC">
          <w:rPr>
            <w:rFonts w:asciiTheme="minorHAnsi" w:hAnsiTheme="minorHAnsi"/>
            <w:color w:val="0432FF"/>
          </w:rPr>
          <w:t xml:space="preserve"> R</w:t>
        </w:r>
        <w:r w:rsidR="00F17FCC" w:rsidRPr="00F17FCC">
          <w:rPr>
            <w:rFonts w:asciiTheme="minorHAnsi" w:hAnsiTheme="minorHAnsi"/>
            <w:color w:val="0432FF"/>
          </w:rPr>
          <w:t>andom assignment in ASSIGN should not be confused with random selection in SELECT. The two processes introduce uncertainty at different stages and answer different scientific questions.</w:t>
        </w:r>
      </w:ins>
    </w:p>
    <w:p w14:paraId="4B28BA68" w14:textId="77777777" w:rsidR="00F17FCC" w:rsidRPr="000B4DEE" w:rsidRDefault="00F17FCC" w:rsidP="000B4DEE">
      <w:pPr>
        <w:pStyle w:val="ListBullet"/>
        <w:numPr>
          <w:ilvl w:val="0"/>
          <w:numId w:val="0"/>
        </w:numPr>
        <w:ind w:left="1224"/>
        <w:rPr>
          <w:rFonts w:asciiTheme="minorHAnsi" w:hAnsiTheme="minorHAnsi"/>
          <w:color w:val="0432FF"/>
          <w:rPrChange w:id="1268" w:author="Levine, Charles Roger CTR USARMY USMA (USA)" w:date="2026-10-05T07:15:00Z" w16du:dateUtc="2026-10-05T11:15:00Z">
            <w:rPr/>
          </w:rPrChange>
        </w:rPr>
        <w:pPrChange w:id="1269" w:author="Levine, Charles Roger CTR USARMY USMA (USA)" w:date="2026-10-05T07:16:00Z" w16du:dateUtc="2026-10-05T11:16:00Z">
          <w:pPr>
            <w:pStyle w:val="ListBullet"/>
            <w:numPr>
              <w:ilvl w:val="2"/>
              <w:numId w:val="12"/>
            </w:numPr>
            <w:tabs>
              <w:tab w:val="clear" w:pos="360"/>
            </w:tabs>
            <w:ind w:left="1224" w:hanging="504"/>
          </w:pPr>
        </w:pPrChange>
      </w:pPr>
    </w:p>
    <w:p w14:paraId="2C062C2B" w14:textId="77777777" w:rsidR="00F17FCC" w:rsidRDefault="00000000" w:rsidP="00F17FCC">
      <w:pPr>
        <w:pStyle w:val="ListBullet"/>
        <w:numPr>
          <w:ilvl w:val="2"/>
          <w:numId w:val="12"/>
        </w:numPr>
        <w:rPr>
          <w:ins w:id="1270" w:author="Levine, Charles Roger CTR USARMY USMA (USA)" w:date="2026-10-05T07:26:00Z" w16du:dateUtc="2026-10-05T11:26:00Z"/>
        </w:rPr>
      </w:pPr>
      <w:del w:id="1271" w:author="Levine, Charles Roger CTR USARMY USMA (USA)" w:date="2026-10-05T07:25:00Z" w16du:dateUtc="2026-10-05T11:25:00Z">
        <w:r w:rsidDel="00F17FCC">
          <w:delText>Explain stochastic selection and temperature using the actual probability equation for each implementation.</w:delText>
        </w:r>
      </w:del>
      <w:ins w:id="1272" w:author="Levine, Charles Roger CTR USARMY USMA (USA)" w:date="2026-10-05T07:25:00Z" w16du:dateUtc="2026-10-05T11:25:00Z">
        <w:r w:rsidR="00F17FCC">
          <w:t xml:space="preserve">Stochastic selection and selection temperature. </w:t>
        </w:r>
      </w:ins>
    </w:p>
    <w:p w14:paraId="41A95D89" w14:textId="0CB8E3C1" w:rsidR="00F17FCC" w:rsidRPr="00F17FCC" w:rsidRDefault="00F17FCC" w:rsidP="00F17FCC">
      <w:pPr>
        <w:pStyle w:val="ListBullet"/>
        <w:numPr>
          <w:ilvl w:val="0"/>
          <w:numId w:val="0"/>
        </w:numPr>
        <w:ind w:left="1224"/>
        <w:rPr>
          <w:ins w:id="1273" w:author="Levine, Charles Roger CTR USARMY USMA (USA)" w:date="2026-10-05T07:25:00Z" w16du:dateUtc="2026-10-05T11:25:00Z"/>
          <w:rFonts w:asciiTheme="minorHAnsi" w:hAnsiTheme="minorHAnsi"/>
          <w:color w:val="0432FF"/>
          <w:rPrChange w:id="1274" w:author="Levine, Charles Roger CTR USARMY USMA (USA)" w:date="2026-10-05T07:26:00Z" w16du:dateUtc="2026-10-05T11:26:00Z">
            <w:rPr>
              <w:ins w:id="1275" w:author="Levine, Charles Roger CTR USARMY USMA (USA)" w:date="2026-10-05T07:25:00Z" w16du:dateUtc="2026-10-05T11:25:00Z"/>
            </w:rPr>
          </w:rPrChange>
        </w:rPr>
        <w:pPrChange w:id="1276" w:author="Levine, Charles Roger CTR USARMY USMA (USA)" w:date="2026-10-05T07:26:00Z" w16du:dateUtc="2026-10-05T11:26:00Z">
          <w:pPr>
            <w:pStyle w:val="ListBullet"/>
            <w:numPr>
              <w:ilvl w:val="2"/>
              <w:numId w:val="12"/>
            </w:numPr>
            <w:tabs>
              <w:tab w:val="clear" w:pos="360"/>
            </w:tabs>
            <w:ind w:left="1224" w:hanging="504"/>
          </w:pPr>
        </w:pPrChange>
      </w:pPr>
      <w:ins w:id="1277" w:author="Levine, Charles Roger CTR USARMY USMA (USA)" w:date="2026-10-05T07:25:00Z" w16du:dateUtc="2026-10-05T11:25:00Z">
        <w:r w:rsidRPr="00F17FCC">
          <w:rPr>
            <w:rFonts w:asciiTheme="minorHAnsi" w:hAnsiTheme="minorHAnsi"/>
            <w:color w:val="0432FF"/>
            <w:rPrChange w:id="1278" w:author="Levine, Charles Roger CTR USARMY USMA (USA)" w:date="2026-10-05T07:26:00Z" w16du:dateUtc="2026-10-05T11:26:00Z">
              <w:rPr/>
            </w:rPrChange>
          </w:rPr>
          <w:t>Many real selection processes are not perfectly deterministic. Individuals with stronger records may be more likely to be selected without being guaranteed selection, while lower-ranked candidates may occasionally receive the opportunity. The model therefore also allows SELECT to be represented probabilistically.</w:t>
        </w:r>
      </w:ins>
    </w:p>
    <w:p w14:paraId="0FABF5E3" w14:textId="77777777" w:rsidR="009B11D6" w:rsidRDefault="009B11D6" w:rsidP="009B11D6">
      <w:pPr>
        <w:pStyle w:val="ListBullet"/>
        <w:numPr>
          <w:ilvl w:val="0"/>
          <w:numId w:val="0"/>
        </w:numPr>
        <w:ind w:left="1224"/>
        <w:rPr>
          <w:ins w:id="1279" w:author="Levine, Charles Roger CTR USARMY USMA (USA)" w:date="2026-10-05T07:27:00Z" w16du:dateUtc="2026-10-05T11:27:00Z"/>
          <w:rFonts w:asciiTheme="minorHAnsi" w:hAnsiTheme="minorHAnsi"/>
          <w:color w:val="0432FF"/>
        </w:rPr>
      </w:pPr>
    </w:p>
    <w:p w14:paraId="7FC906F6" w14:textId="77777777" w:rsidR="00DF4153" w:rsidRDefault="00F17FCC" w:rsidP="00DF4153">
      <w:pPr>
        <w:pStyle w:val="ListBullet"/>
        <w:numPr>
          <w:ilvl w:val="0"/>
          <w:numId w:val="0"/>
        </w:numPr>
        <w:ind w:left="1224"/>
        <w:rPr>
          <w:ins w:id="1280" w:author="Levine, Charles Roger CTR USARMY USMA (USA)" w:date="2026-10-05T08:04:00Z" w16du:dateUtc="2026-10-05T12:04:00Z"/>
          <w:rFonts w:asciiTheme="minorHAnsi" w:hAnsiTheme="minorHAnsi"/>
          <w:color w:val="0432FF"/>
        </w:rPr>
      </w:pPr>
      <w:ins w:id="1281" w:author="Levine, Charles Roger CTR USARMY USMA (USA)" w:date="2026-10-05T07:25:00Z" w16du:dateUtc="2026-10-05T11:25:00Z">
        <w:r w:rsidRPr="00F17FCC">
          <w:rPr>
            <w:rFonts w:asciiTheme="minorHAnsi" w:hAnsiTheme="minorHAnsi"/>
            <w:color w:val="0432FF"/>
            <w:rPrChange w:id="1282" w:author="Levine, Charles Roger CTR USARMY USMA (USA)" w:date="2026-10-05T07:26:00Z" w16du:dateUtc="2026-10-05T11:26:00Z">
              <w:rPr/>
            </w:rPrChange>
          </w:rPr>
          <w:t xml:space="preserve">Under stochastic selection, the score </w:t>
        </w:r>
      </w:ins>
      <m:oMath>
        <m:sSub>
          <m:sSubPr>
            <m:ctrlPr>
              <w:rPr>
                <w:rFonts w:ascii="Cambria Math" w:hAnsi="Cambria Math"/>
                <w:color w:val="0432FF"/>
              </w:rPr>
            </m:ctrlPr>
          </m:sSubPr>
          <m:e>
            <m:r>
              <w:rPr>
                <w:rFonts w:ascii="Cambria Math" w:hAnsi="Cambria Math"/>
                <w:color w:val="0432FF"/>
              </w:rPr>
              <m:t>S</m:t>
            </m:r>
          </m:e>
          <m:sub>
            <m:r>
              <w:rPr>
                <w:rFonts w:ascii="Cambria Math" w:hAnsi="Cambria Math"/>
                <w:color w:val="0432FF"/>
              </w:rPr>
              <m:t>i</m:t>
            </m:r>
          </m:sub>
        </m:sSub>
      </m:oMath>
      <w:ins w:id="1283" w:author="Levine, Charles Roger CTR USARMY USMA (USA)" w:date="2026-10-05T07:25:00Z" w16du:dateUtc="2026-10-05T11:25:00Z">
        <w:r w:rsidRPr="00F17FCC">
          <w:rPr>
            <w:rFonts w:asciiTheme="minorHAnsi" w:hAnsiTheme="minorHAnsi"/>
            <w:color w:val="0432FF"/>
            <w:rPrChange w:id="1284" w:author="Levine, Charles Roger CTR USARMY USMA (USA)" w:date="2026-10-05T07:26:00Z" w16du:dateUtc="2026-10-05T11:26:00Z">
              <w:rPr/>
            </w:rPrChange>
          </w:rPr>
          <w:t xml:space="preserve"> is translated into a selection probability rather than a fixed rank cutoff. </w:t>
        </w:r>
      </w:ins>
      <w:ins w:id="1285" w:author="Levine, Charles Roger CTR USARMY USMA (USA)" w:date="2026-10-05T07:32:00Z" w16du:dateUtc="2026-10-05T11:32:00Z">
        <w:r w:rsidR="009B11D6">
          <w:rPr>
            <w:rFonts w:asciiTheme="minorHAnsi" w:hAnsiTheme="minorHAnsi"/>
            <w:color w:val="0432FF"/>
          </w:rPr>
          <w:t xml:space="preserve"> </w:t>
        </w:r>
      </w:ins>
      <w:ins w:id="1286" w:author="Levine, Charles Roger CTR USARMY USMA (USA)" w:date="2026-10-05T08:00:00Z" w16du:dateUtc="2026-10-05T12:00:00Z">
        <w:r w:rsidR="00DF4153">
          <w:rPr>
            <w:rFonts w:asciiTheme="minorHAnsi" w:hAnsiTheme="minorHAnsi"/>
            <w:color w:val="0432FF"/>
          </w:rPr>
          <w:t>We introduce a</w:t>
        </w:r>
      </w:ins>
      <w:ins w:id="1287" w:author="Levine, Charles Roger CTR USARMY USMA (USA)" w:date="2026-10-05T07:32:00Z" w16du:dateUtc="2026-10-05T11:32:00Z">
        <w:r w:rsidR="009B11D6" w:rsidRPr="009B11D6">
          <w:rPr>
            <w:rFonts w:asciiTheme="minorHAnsi" w:hAnsiTheme="minorHAnsi"/>
            <w:color w:val="0432FF"/>
          </w:rPr>
          <w:t xml:space="preserve"> temperature parameter </w:t>
        </w:r>
      </w:ins>
      <w:ins w:id="1288" w:author="Levine, Charles Roger CTR USARMY USMA (USA)" w:date="2026-10-05T08:00:00Z" w16du:dateUtc="2026-10-05T12:00:00Z">
        <w:r w:rsidR="00DF4153">
          <w:rPr>
            <w:rFonts w:asciiTheme="minorHAnsi" w:hAnsiTheme="minorHAnsi"/>
            <w:color w:val="0432FF"/>
          </w:rPr>
          <w:t xml:space="preserve">that </w:t>
        </w:r>
      </w:ins>
      <w:ins w:id="1289" w:author="Levine, Charles Roger CTR USARMY USMA (USA)" w:date="2026-10-05T07:32:00Z" w16du:dateUtc="2026-10-05T11:32:00Z">
        <w:r w:rsidR="009B11D6" w:rsidRPr="009B11D6">
          <w:rPr>
            <w:rFonts w:asciiTheme="minorHAnsi" w:hAnsiTheme="minorHAnsi"/>
            <w:color w:val="0432FF"/>
          </w:rPr>
          <w:t>controls how strongly score differences translate into differences in selection probability</w:t>
        </w:r>
        <w:r w:rsidR="009B11D6">
          <w:rPr>
            <w:rFonts w:asciiTheme="minorHAnsi" w:hAnsiTheme="minorHAnsi"/>
            <w:color w:val="0432FF"/>
          </w:rPr>
          <w:t xml:space="preserve">.  </w:t>
        </w:r>
      </w:ins>
      <w:ins w:id="1290" w:author="Levine, Charles Roger CTR USARMY USMA (USA)" w:date="2026-10-05T07:30:00Z">
        <w:r w:rsidR="009B11D6" w:rsidRPr="009B11D6">
          <w:rPr>
            <w:rFonts w:asciiTheme="minorHAnsi" w:hAnsiTheme="minorHAnsi"/>
            <w:color w:val="0432FF"/>
          </w:rPr>
          <w:t xml:space="preserve">We denote the selection temperature by </w:t>
        </w:r>
      </w:ins>
      <m:oMath>
        <m:r>
          <w:rPr>
            <w:rFonts w:ascii="Cambria Math" w:hAnsi="Cambria Math"/>
            <w:color w:val="0432FF"/>
          </w:rPr>
          <m:t>t</m:t>
        </m:r>
      </m:oMath>
      <w:ins w:id="1291" w:author="Levine, Charles Roger CTR USARMY USMA (USA)" w:date="2026-10-05T07:30:00Z">
        <w:r w:rsidR="009B11D6" w:rsidRPr="009B11D6">
          <w:rPr>
            <w:rFonts w:asciiTheme="minorHAnsi" w:hAnsiTheme="minorHAnsi"/>
            <w:color w:val="0432FF"/>
          </w:rPr>
          <w:t xml:space="preserve">. Lower values of </w:t>
        </w:r>
      </w:ins>
      <m:oMath>
        <m:r>
          <w:rPr>
            <w:rFonts w:ascii="Cambria Math" w:hAnsi="Cambria Math"/>
            <w:color w:val="0432FF"/>
          </w:rPr>
          <m:t>t</m:t>
        </m:r>
      </m:oMath>
      <w:ins w:id="1292" w:author="Levine, Charles Roger CTR USARMY USMA (USA)" w:date="2026-10-05T07:30:00Z">
        <w:r w:rsidR="009B11D6" w:rsidRPr="009B11D6">
          <w:rPr>
            <w:rFonts w:asciiTheme="minorHAnsi" w:hAnsiTheme="minorHAnsi"/>
            <w:color w:val="0432FF"/>
          </w:rPr>
          <w:t xml:space="preserve"> make selection more sensitive to differences in </w:t>
        </w:r>
      </w:ins>
      <m:oMath>
        <m:sSub>
          <m:sSubPr>
            <m:ctrlPr>
              <w:rPr>
                <w:rFonts w:ascii="Cambria Math" w:hAnsi="Cambria Math"/>
                <w:color w:val="0432FF"/>
              </w:rPr>
            </m:ctrlPr>
          </m:sSubPr>
          <m:e>
            <m:r>
              <w:rPr>
                <w:rFonts w:ascii="Cambria Math" w:hAnsi="Cambria Math"/>
                <w:color w:val="0432FF"/>
              </w:rPr>
              <m:t>S</m:t>
            </m:r>
          </m:e>
          <m:sub>
            <m:r>
              <w:rPr>
                <w:rFonts w:ascii="Cambria Math" w:hAnsi="Cambria Math"/>
                <w:color w:val="0432FF"/>
              </w:rPr>
              <m:t>i</m:t>
            </m:r>
          </m:sub>
        </m:sSub>
      </m:oMath>
      <w:ins w:id="1293" w:author="Levine, Charles Roger CTR USARMY USMA (USA)" w:date="2026-10-05T07:30:00Z">
        <w:r w:rsidR="009B11D6" w:rsidRPr="009B11D6">
          <w:rPr>
            <w:rFonts w:asciiTheme="minorHAnsi" w:hAnsiTheme="minorHAnsi"/>
            <w:color w:val="0432FF"/>
          </w:rPr>
          <w:t xml:space="preserve">, </w:t>
        </w:r>
      </w:ins>
      <w:ins w:id="1294" w:author="Levine, Charles Roger CTR USARMY USMA (USA)" w:date="2026-10-05T08:01:00Z" w16du:dateUtc="2026-10-05T12:01:00Z">
        <w:r w:rsidR="00DF4153">
          <w:rPr>
            <w:rFonts w:asciiTheme="minorHAnsi" w:hAnsiTheme="minorHAnsi"/>
            <w:color w:val="0432FF"/>
          </w:rPr>
          <w:t xml:space="preserve">increasingly </w:t>
        </w:r>
      </w:ins>
      <w:ins w:id="1295" w:author="Levine, Charles Roger CTR USARMY USMA (USA)" w:date="2026-10-05T07:30:00Z">
        <w:r w:rsidR="009B11D6" w:rsidRPr="009B11D6">
          <w:rPr>
            <w:rFonts w:asciiTheme="minorHAnsi" w:hAnsiTheme="minorHAnsi"/>
            <w:color w:val="0432FF"/>
          </w:rPr>
          <w:t xml:space="preserve">approaching deterministic ranking as </w:t>
        </w:r>
      </w:ins>
      <m:oMath>
        <m:r>
          <w:rPr>
            <w:rFonts w:ascii="Cambria Math" w:hAnsi="Cambria Math"/>
            <w:color w:val="0432FF"/>
          </w:rPr>
          <m:t>t</m:t>
        </m:r>
      </m:oMath>
      <w:ins w:id="1296" w:author="Levine, Charles Roger CTR USARMY USMA (USA)" w:date="2026-10-05T07:30:00Z">
        <w:r w:rsidR="009B11D6" w:rsidRPr="009B11D6">
          <w:rPr>
            <w:rFonts w:asciiTheme="minorHAnsi" w:hAnsiTheme="minorHAnsi"/>
            <w:color w:val="0432FF"/>
          </w:rPr>
          <w:t xml:space="preserve"> becomes small, while larger values flatten those differences and </w:t>
        </w:r>
      </w:ins>
      <w:ins w:id="1297" w:author="Levine, Charles Roger CTR USARMY USMA (USA)" w:date="2026-10-05T08:02:00Z" w16du:dateUtc="2026-10-05T12:02:00Z">
        <w:r w:rsidR="00DF4153">
          <w:rPr>
            <w:rFonts w:asciiTheme="minorHAnsi" w:hAnsiTheme="minorHAnsi"/>
            <w:color w:val="0432FF"/>
          </w:rPr>
          <w:t>introduce greater randomness</w:t>
        </w:r>
      </w:ins>
      <w:ins w:id="1298" w:author="Levine, Charles Roger CTR USARMY USMA (USA)" w:date="2026-10-05T07:30:00Z">
        <w:r w:rsidR="009B11D6" w:rsidRPr="009B11D6">
          <w:rPr>
            <w:rFonts w:asciiTheme="minorHAnsi" w:hAnsiTheme="minorHAnsi"/>
            <w:color w:val="0432FF"/>
          </w:rPr>
          <w:t xml:space="preserve"> in</w:t>
        </w:r>
      </w:ins>
      <w:ins w:id="1299" w:author="Levine, Charles Roger CTR USARMY USMA (USA)" w:date="2026-10-05T08:02:00Z" w16du:dateUtc="2026-10-05T12:02:00Z">
        <w:r w:rsidR="00DF4153">
          <w:rPr>
            <w:rFonts w:asciiTheme="minorHAnsi" w:hAnsiTheme="minorHAnsi"/>
            <w:color w:val="0432FF"/>
          </w:rPr>
          <w:t>to</w:t>
        </w:r>
      </w:ins>
      <w:ins w:id="1300" w:author="Levine, Charles Roger CTR USARMY USMA (USA)" w:date="2026-10-05T07:30:00Z">
        <w:r w:rsidR="009B11D6" w:rsidRPr="009B11D6">
          <w:rPr>
            <w:rFonts w:asciiTheme="minorHAnsi" w:hAnsiTheme="minorHAnsi"/>
            <w:color w:val="0432FF"/>
          </w:rPr>
          <w:t xml:space="preserve"> </w:t>
        </w:r>
      </w:ins>
      <w:ins w:id="1301" w:author="Levine, Charles Roger CTR USARMY USMA (USA)" w:date="2026-10-05T08:02:00Z" w16du:dateUtc="2026-10-05T12:02:00Z">
        <w:r w:rsidR="00DF4153">
          <w:rPr>
            <w:rFonts w:asciiTheme="minorHAnsi" w:hAnsiTheme="minorHAnsi"/>
            <w:color w:val="0432FF"/>
          </w:rPr>
          <w:t xml:space="preserve">the </w:t>
        </w:r>
      </w:ins>
      <w:ins w:id="1302" w:author="Levine, Charles Roger CTR USARMY USMA (USA)" w:date="2026-10-05T07:30:00Z">
        <w:r w:rsidR="009B11D6" w:rsidRPr="009B11D6">
          <w:rPr>
            <w:rFonts w:asciiTheme="minorHAnsi" w:hAnsiTheme="minorHAnsi"/>
            <w:color w:val="0432FF"/>
          </w:rPr>
          <w:t>selection</w:t>
        </w:r>
      </w:ins>
      <w:ins w:id="1303" w:author="Levine, Charles Roger CTR USARMY USMA (USA)" w:date="2026-10-05T08:02:00Z" w16du:dateUtc="2026-10-05T12:02:00Z">
        <w:r w:rsidR="00DF4153">
          <w:rPr>
            <w:rFonts w:asciiTheme="minorHAnsi" w:hAnsiTheme="minorHAnsi"/>
            <w:color w:val="0432FF"/>
          </w:rPr>
          <w:t xml:space="preserve"> process</w:t>
        </w:r>
      </w:ins>
      <w:ins w:id="1304" w:author="Levine, Charles Roger CTR USARMY USMA (USA)" w:date="2026-10-05T07:30:00Z">
        <w:r w:rsidR="009B11D6" w:rsidRPr="009B11D6">
          <w:rPr>
            <w:rFonts w:asciiTheme="minorHAnsi" w:hAnsiTheme="minorHAnsi"/>
            <w:color w:val="0432FF"/>
          </w:rPr>
          <w:t>.</w:t>
        </w:r>
      </w:ins>
      <w:ins w:id="1305" w:author="Levine, Charles Roger CTR USARMY USMA (USA)" w:date="2026-10-05T08:03:00Z" w16du:dateUtc="2026-10-05T12:03:00Z">
        <w:r w:rsidR="00DF4153">
          <w:rPr>
            <w:rFonts w:asciiTheme="minorHAnsi" w:hAnsiTheme="minorHAnsi"/>
            <w:color w:val="0432FF"/>
          </w:rPr>
          <w:t xml:space="preserve"> </w:t>
        </w:r>
      </w:ins>
    </w:p>
    <w:p w14:paraId="3DC6E447" w14:textId="16F3A2C0" w:rsidR="00DF4153" w:rsidRPr="00DF4153" w:rsidRDefault="00DF4153" w:rsidP="00DF4153">
      <w:pPr>
        <w:pStyle w:val="ListBullet"/>
        <w:numPr>
          <w:ilvl w:val="0"/>
          <w:numId w:val="0"/>
        </w:numPr>
        <w:ind w:left="1224"/>
        <w:rPr>
          <w:ins w:id="1306" w:author="Levine, Charles Roger CTR USARMY USMA (USA)" w:date="2026-10-05T08:03:00Z" w16du:dateUtc="2026-10-05T12:03:00Z"/>
          <w:rFonts w:asciiTheme="minorHAnsi" w:hAnsiTheme="minorHAnsi"/>
          <w:i/>
          <w:iCs/>
          <w:color w:val="0432FF"/>
          <w:rPrChange w:id="1307" w:author="Levine, Charles Roger CTR USARMY USMA (USA)" w:date="2026-10-05T08:05:00Z" w16du:dateUtc="2026-10-05T12:05:00Z">
            <w:rPr>
              <w:ins w:id="1308" w:author="Levine, Charles Roger CTR USARMY USMA (USA)" w:date="2026-10-05T08:03:00Z" w16du:dateUtc="2026-10-05T12:03:00Z"/>
              <w:rFonts w:asciiTheme="minorHAnsi" w:hAnsiTheme="minorHAnsi"/>
              <w:color w:val="0432FF"/>
            </w:rPr>
          </w:rPrChange>
        </w:rPr>
        <w:pPrChange w:id="1309" w:author="Levine, Charles Roger CTR USARMY USMA (USA)" w:date="2026-10-05T08:04:00Z" w16du:dateUtc="2026-10-05T12:04:00Z">
          <w:pPr>
            <w:pStyle w:val="ListBullet"/>
            <w:ind w:left="1224"/>
          </w:pPr>
        </w:pPrChange>
      </w:pPr>
      <w:ins w:id="1310" w:author="Levine, Charles Roger CTR USARMY USMA (USA)" w:date="2026-10-05T08:03:00Z" w16du:dateUtc="2026-10-05T12:03:00Z">
        <w:r w:rsidRPr="00DF4153">
          <w:rPr>
            <w:rFonts w:asciiTheme="minorHAnsi" w:hAnsiTheme="minorHAnsi"/>
            <w:i/>
            <w:iCs/>
            <w:color w:val="0432FF"/>
            <w:rPrChange w:id="1311" w:author="Levine, Charles Roger CTR USARMY USMA (USA)" w:date="2026-10-05T08:05:00Z" w16du:dateUtc="2026-10-05T12:05:00Z">
              <w:rPr>
                <w:rFonts w:asciiTheme="minorHAnsi" w:hAnsiTheme="minorHAnsi"/>
                <w:color w:val="0432FF"/>
              </w:rPr>
            </w:rPrChange>
          </w:rPr>
          <w:lastRenderedPageBreak/>
          <w:t>[EQUATION PLACEHOLDER: Insert the exact stochastic-selection probability rule used in the canonical fixed-</w:t>
        </w:r>
      </w:ins>
      <m:oMath>
        <m:r>
          <w:rPr>
            <w:rFonts w:ascii="Cambria Math" w:hAnsi="Cambria Math"/>
            <w:color w:val="0432FF"/>
          </w:rPr>
          <m:t>K</m:t>
        </m:r>
      </m:oMath>
      <w:ins w:id="1312" w:author="Levine, Charles Roger CTR USARMY USMA (USA)" w:date="2026-10-05T08:03:00Z" w16du:dateUtc="2026-10-05T12:03:00Z">
        <w:r w:rsidRPr="00DF4153">
          <w:rPr>
            <w:rFonts w:asciiTheme="minorHAnsi" w:hAnsiTheme="minorHAnsi"/>
            <w:i/>
            <w:iCs/>
            <w:color w:val="0432FF"/>
            <w:rPrChange w:id="1313" w:author="Levine, Charles Roger CTR USARMY USMA (USA)" w:date="2026-10-05T08:05:00Z" w16du:dateUtc="2026-10-05T12:05:00Z">
              <w:rPr>
                <w:rFonts w:asciiTheme="minorHAnsi" w:hAnsiTheme="minorHAnsi"/>
                <w:color w:val="0432FF"/>
              </w:rPr>
            </w:rPrChange>
          </w:rPr>
          <w:t xml:space="preserve"> implementation. </w:t>
        </w:r>
      </w:ins>
      <w:ins w:id="1314" w:author="Levine, Charles Roger CTR USARMY USMA (USA)" w:date="2026-10-05T08:05:00Z" w16du:dateUtc="2026-10-05T12:05:00Z">
        <w:r w:rsidRPr="00DF4153">
          <w:rPr>
            <w:rFonts w:asciiTheme="minorHAnsi" w:hAnsiTheme="minorHAnsi"/>
            <w:i/>
            <w:iCs/>
            <w:color w:val="0432FF"/>
            <w:rPrChange w:id="1315" w:author="Levine, Charles Roger CTR USARMY USMA (USA)" w:date="2026-10-05T08:05:00Z" w16du:dateUtc="2026-10-05T12:05:00Z">
              <w:rPr>
                <w:rFonts w:asciiTheme="minorHAnsi" w:hAnsiTheme="minorHAnsi"/>
                <w:color w:val="0432FF"/>
              </w:rPr>
            </w:rPrChange>
          </w:rPr>
          <w:t>I’m pretty sure we decided on the exact-</w:t>
        </w:r>
      </w:ins>
      <m:oMath>
        <m:r>
          <w:rPr>
            <w:rFonts w:ascii="Cambria Math" w:hAnsi="Cambria Math"/>
            <w:color w:val="0432FF"/>
          </w:rPr>
          <m:t>K</m:t>
        </m:r>
      </m:oMath>
      <w:ins w:id="1316" w:author="Levine, Charles Roger CTR USARMY USMA (USA)" w:date="2026-10-05T08:05:00Z" w16du:dateUtc="2026-10-05T12:05:00Z">
        <w:r w:rsidRPr="00DF4153">
          <w:rPr>
            <w:rFonts w:asciiTheme="minorHAnsi" w:hAnsiTheme="minorHAnsi"/>
            <w:i/>
            <w:iCs/>
            <w:color w:val="0432FF"/>
            <w:rPrChange w:id="1317" w:author="Levine, Charles Roger CTR USARMY USMA (USA)" w:date="2026-10-05T08:05:00Z" w16du:dateUtc="2026-10-05T12:05:00Z">
              <w:rPr>
                <w:rFonts w:asciiTheme="minorHAnsi" w:hAnsiTheme="minorHAnsi"/>
                <w:color w:val="0432FF"/>
              </w:rPr>
            </w:rPrChange>
          </w:rPr>
          <w:t xml:space="preserve"> method.  </w:t>
        </w:r>
      </w:ins>
      <w:ins w:id="1318" w:author="Levine, Charles Roger CTR USARMY USMA (USA)" w:date="2026-10-05T08:03:00Z" w16du:dateUtc="2026-10-05T12:03:00Z">
        <w:r w:rsidRPr="00DF4153">
          <w:rPr>
            <w:rFonts w:asciiTheme="minorHAnsi" w:hAnsiTheme="minorHAnsi"/>
            <w:i/>
            <w:iCs/>
            <w:color w:val="0432FF"/>
            <w:rPrChange w:id="1319" w:author="Levine, Charles Roger CTR USARMY USMA (USA)" w:date="2026-10-05T08:05:00Z" w16du:dateUtc="2026-10-05T12:05:00Z">
              <w:rPr>
                <w:rFonts w:asciiTheme="minorHAnsi" w:hAnsiTheme="minorHAnsi"/>
                <w:color w:val="0432FF"/>
              </w:rPr>
            </w:rPrChange>
          </w:rPr>
          <w:t xml:space="preserve">Define how </w:t>
        </w:r>
      </w:ins>
      <m:oMath>
        <m:sSub>
          <m:sSubPr>
            <m:ctrlPr>
              <w:rPr>
                <w:rFonts w:ascii="Cambria Math" w:hAnsi="Cambria Math"/>
                <w:i/>
                <w:iCs/>
                <w:color w:val="0432FF"/>
                <w:rPrChange w:id="1320" w:author="Levine, Charles Roger CTR USARMY USMA (USA)" w:date="2026-10-05T08:05:00Z" w16du:dateUtc="2026-10-05T12:05:00Z">
                  <w:rPr>
                    <w:rFonts w:ascii="Cambria Math" w:hAnsi="Cambria Math"/>
                    <w:color w:val="0432FF"/>
                  </w:rPr>
                </w:rPrChange>
              </w:rPr>
            </m:ctrlPr>
          </m:sSubPr>
          <m:e>
            <m:r>
              <w:rPr>
                <w:rFonts w:ascii="Cambria Math" w:hAnsi="Cambria Math"/>
                <w:color w:val="0432FF"/>
              </w:rPr>
              <m:t>S</m:t>
            </m:r>
          </m:e>
          <m:sub>
            <m:r>
              <w:rPr>
                <w:rFonts w:ascii="Cambria Math" w:hAnsi="Cambria Math"/>
                <w:color w:val="0432FF"/>
              </w:rPr>
              <m:t>i</m:t>
            </m:r>
          </m:sub>
        </m:sSub>
      </m:oMath>
      <w:ins w:id="1321" w:author="Levine, Charles Roger CTR USARMY USMA (USA)" w:date="2026-10-05T08:03:00Z" w16du:dateUtc="2026-10-05T12:03:00Z">
        <w:r w:rsidRPr="00DF4153">
          <w:rPr>
            <w:rFonts w:asciiTheme="minorHAnsi" w:hAnsiTheme="minorHAnsi"/>
            <w:i/>
            <w:iCs/>
            <w:color w:val="0432FF"/>
            <w:rPrChange w:id="1322" w:author="Levine, Charles Roger CTR USARMY USMA (USA)" w:date="2026-10-05T08:05:00Z" w16du:dateUtc="2026-10-05T12:05:00Z">
              <w:rPr>
                <w:rFonts w:asciiTheme="minorHAnsi" w:hAnsiTheme="minorHAnsi"/>
                <w:color w:val="0432FF"/>
              </w:rPr>
            </w:rPrChange>
          </w:rPr>
          <w:t xml:space="preserve"> and temperature </w:t>
        </w:r>
      </w:ins>
      <m:oMath>
        <m:r>
          <w:rPr>
            <w:rFonts w:ascii="Cambria Math" w:hAnsi="Cambria Math"/>
            <w:color w:val="0432FF"/>
          </w:rPr>
          <m:t>t</m:t>
        </m:r>
      </m:oMath>
      <w:ins w:id="1323" w:author="Levine, Charles Roger CTR USARMY USMA (USA)" w:date="2026-10-05T08:03:00Z" w16du:dateUtc="2026-10-05T12:03:00Z">
        <w:r w:rsidRPr="00DF4153">
          <w:rPr>
            <w:rFonts w:asciiTheme="minorHAnsi" w:hAnsiTheme="minorHAnsi"/>
            <w:i/>
            <w:iCs/>
            <w:color w:val="0432FF"/>
            <w:rPrChange w:id="1324" w:author="Levine, Charles Roger CTR USARMY USMA (USA)" w:date="2026-10-05T08:05:00Z" w16du:dateUtc="2026-10-05T12:05:00Z">
              <w:rPr>
                <w:rFonts w:asciiTheme="minorHAnsi" w:hAnsiTheme="minorHAnsi"/>
                <w:color w:val="0432FF"/>
              </w:rPr>
            </w:rPrChange>
          </w:rPr>
          <w:t xml:space="preserve"> determine the relative probability that individual </w:t>
        </w:r>
      </w:ins>
      <m:oMath>
        <m:r>
          <w:rPr>
            <w:rFonts w:ascii="Cambria Math" w:hAnsi="Cambria Math"/>
            <w:color w:val="0432FF"/>
          </w:rPr>
          <m:t>i</m:t>
        </m:r>
      </m:oMath>
      <w:ins w:id="1325" w:author="Levine, Charles Roger CTR USARMY USMA (USA)" w:date="2026-10-05T08:03:00Z" w16du:dateUtc="2026-10-05T12:03:00Z">
        <w:r w:rsidRPr="00DF4153">
          <w:rPr>
            <w:rFonts w:asciiTheme="minorHAnsi" w:hAnsiTheme="minorHAnsi"/>
            <w:i/>
            <w:iCs/>
            <w:color w:val="0432FF"/>
            <w:rPrChange w:id="1326" w:author="Levine, Charles Roger CTR USARMY USMA (USA)" w:date="2026-10-05T08:05:00Z" w16du:dateUtc="2026-10-05T12:05:00Z">
              <w:rPr>
                <w:rFonts w:asciiTheme="minorHAnsi" w:hAnsiTheme="minorHAnsi"/>
                <w:color w:val="0432FF"/>
              </w:rPr>
            </w:rPrChange>
          </w:rPr>
          <w:t xml:space="preserve"> is selected, and state explicitly that selection proceeds without replacement until exactly </w:t>
        </w:r>
      </w:ins>
      <m:oMath>
        <m:r>
          <w:rPr>
            <w:rFonts w:ascii="Cambria Math" w:hAnsi="Cambria Math"/>
            <w:color w:val="0432FF"/>
          </w:rPr>
          <m:t>K</m:t>
        </m:r>
      </m:oMath>
      <w:ins w:id="1327" w:author="Levine, Charles Roger CTR USARMY USMA (USA)" w:date="2026-10-05T08:03:00Z" w16du:dateUtc="2026-10-05T12:03:00Z">
        <w:r w:rsidRPr="00DF4153">
          <w:rPr>
            <w:rFonts w:asciiTheme="minorHAnsi" w:hAnsiTheme="minorHAnsi"/>
            <w:i/>
            <w:iCs/>
            <w:color w:val="0432FF"/>
            <w:rPrChange w:id="1328" w:author="Levine, Charles Roger CTR USARMY USMA (USA)" w:date="2026-10-05T08:05:00Z" w16du:dateUtc="2026-10-05T12:05:00Z">
              <w:rPr>
                <w:rFonts w:asciiTheme="minorHAnsi" w:hAnsiTheme="minorHAnsi"/>
                <w:color w:val="0432FF"/>
              </w:rPr>
            </w:rPrChange>
          </w:rPr>
          <w:t xml:space="preserve"> individuals have been chosen.]</w:t>
        </w:r>
      </w:ins>
    </w:p>
    <w:p w14:paraId="47E2C483" w14:textId="77777777" w:rsidR="00DF4153" w:rsidRDefault="00DF4153" w:rsidP="00DF4153">
      <w:pPr>
        <w:pStyle w:val="ListBullet"/>
        <w:numPr>
          <w:ilvl w:val="0"/>
          <w:numId w:val="0"/>
        </w:numPr>
        <w:ind w:left="1224"/>
        <w:rPr>
          <w:ins w:id="1329" w:author="Levine, Charles Roger CTR USARMY USMA (USA)" w:date="2026-10-05T08:04:00Z" w16du:dateUtc="2026-10-05T12:04:00Z"/>
          <w:rFonts w:asciiTheme="minorHAnsi" w:hAnsiTheme="minorHAnsi"/>
          <w:color w:val="0432FF"/>
        </w:rPr>
      </w:pPr>
    </w:p>
    <w:p w14:paraId="69F825CE" w14:textId="77B269B1" w:rsidR="006B3BD3" w:rsidRDefault="00DF4153" w:rsidP="00DF4153">
      <w:pPr>
        <w:pStyle w:val="ListBullet"/>
        <w:numPr>
          <w:ilvl w:val="0"/>
          <w:numId w:val="0"/>
        </w:numPr>
        <w:ind w:left="1224"/>
        <w:rPr>
          <w:ins w:id="1330" w:author="Levine, Charles Roger CTR USARMY USMA (USA)" w:date="2026-10-05T07:30:00Z" w16du:dateUtc="2026-10-05T11:30:00Z"/>
          <w:rFonts w:asciiTheme="minorHAnsi" w:hAnsiTheme="minorHAnsi"/>
          <w:color w:val="0432FF"/>
        </w:rPr>
      </w:pPr>
      <w:ins w:id="1331" w:author="Levine, Charles Roger CTR USARMY USMA (USA)" w:date="2026-10-05T08:03:00Z" w16du:dateUtc="2026-10-05T12:03:00Z">
        <w:r w:rsidRPr="00DF4153">
          <w:rPr>
            <w:rFonts w:asciiTheme="minorHAnsi" w:hAnsiTheme="minorHAnsi"/>
            <w:color w:val="0432FF"/>
          </w:rPr>
          <w:t xml:space="preserve">The important feature of this rule is that temperature changes the degree of uncertainty in SELECT without changing the scores produced by SCORE. Thus, two simulations can contain identical values of </w:t>
        </w:r>
      </w:ins>
      <m:oMath>
        <m:sSub>
          <m:sSubPr>
            <m:ctrlPr>
              <w:rPr>
                <w:rFonts w:ascii="Cambria Math" w:hAnsi="Cambria Math"/>
                <w:color w:val="0432FF"/>
              </w:rPr>
            </m:ctrlPr>
          </m:sSubPr>
          <m:e>
            <m:r>
              <w:rPr>
                <w:rFonts w:ascii="Cambria Math" w:hAnsi="Cambria Math"/>
                <w:color w:val="0432FF"/>
              </w:rPr>
              <m:t>S</m:t>
            </m:r>
          </m:e>
          <m:sub>
            <m:r>
              <w:rPr>
                <w:rFonts w:ascii="Cambria Math" w:hAnsi="Cambria Math"/>
                <w:color w:val="0432FF"/>
              </w:rPr>
              <m:t>i</m:t>
            </m:r>
          </m:sub>
        </m:sSub>
      </m:oMath>
      <w:ins w:id="1332" w:author="Levine, Charles Roger CTR USARMY USMA (USA)" w:date="2026-10-05T08:03:00Z" w16du:dateUtc="2026-10-05T12:03:00Z">
        <w:r w:rsidRPr="00DF4153">
          <w:rPr>
            <w:rFonts w:asciiTheme="minorHAnsi" w:hAnsiTheme="minorHAnsi"/>
            <w:color w:val="0432FF"/>
          </w:rPr>
          <w:t xml:space="preserve"> yet generate different realized winners because the selection rule converts those scores into outcomes with different levels of randomness.</w:t>
        </w:r>
      </w:ins>
    </w:p>
    <w:p w14:paraId="13CE622A" w14:textId="77777777" w:rsidR="009B11D6" w:rsidRDefault="009B11D6" w:rsidP="009B11D6">
      <w:pPr>
        <w:pStyle w:val="ListBullet"/>
        <w:numPr>
          <w:ilvl w:val="0"/>
          <w:numId w:val="0"/>
        </w:numPr>
        <w:ind w:left="1224"/>
        <w:pPrChange w:id="1333" w:author="Levine, Charles Roger CTR USARMY USMA (USA)" w:date="2026-10-05T07:26:00Z" w16du:dateUtc="2026-10-05T11:26:00Z">
          <w:pPr>
            <w:pStyle w:val="ListBullet"/>
            <w:numPr>
              <w:ilvl w:val="2"/>
              <w:numId w:val="12"/>
            </w:numPr>
            <w:tabs>
              <w:tab w:val="clear" w:pos="360"/>
            </w:tabs>
            <w:ind w:left="1224" w:hanging="504"/>
          </w:pPr>
        </w:pPrChange>
      </w:pPr>
    </w:p>
    <w:p w14:paraId="35814FA6" w14:textId="77777777" w:rsidR="009B11D6" w:rsidRPr="009B11D6" w:rsidRDefault="00000000" w:rsidP="00EC7973">
      <w:pPr>
        <w:pStyle w:val="ListBullet"/>
        <w:numPr>
          <w:ilvl w:val="2"/>
          <w:numId w:val="12"/>
        </w:numPr>
        <w:rPr>
          <w:ins w:id="1334" w:author="Levine, Charles Roger CTR USARMY USMA (USA)" w:date="2026-10-05T07:34:00Z" w16du:dateUtc="2026-10-05T11:34:00Z"/>
          <w:rFonts w:asciiTheme="minorHAnsi" w:hAnsiTheme="minorHAnsi"/>
          <w:color w:val="0432FF"/>
          <w:rPrChange w:id="1335" w:author="Levine, Charles Roger CTR USARMY USMA (USA)" w:date="2026-10-05T07:34:00Z" w16du:dateUtc="2026-10-05T11:34:00Z">
            <w:rPr>
              <w:ins w:id="1336" w:author="Levine, Charles Roger CTR USARMY USMA (USA)" w:date="2026-10-05T07:34:00Z" w16du:dateUtc="2026-10-05T11:34:00Z"/>
            </w:rPr>
          </w:rPrChange>
        </w:rPr>
      </w:pPr>
      <w:del w:id="1337" w:author="Levine, Charles Roger CTR USARMY USMA (USA)" w:date="2026-10-05T07:33:00Z" w16du:dateUtc="2026-10-05T11:33:00Z">
        <w:r w:rsidDel="009B11D6">
          <w:delText xml:space="preserve">Distinguish Bernoulli calibration from selecting exactly </w:delText>
        </w:r>
        <w:r w:rsidR="00F17583" w:rsidRPr="00F17583" w:rsidDel="009B11D6">
          <w:rPr>
            <w:rFonts w:ascii="Cambria Math" w:hAnsi="Cambria Math"/>
            <w:i/>
          </w:rPr>
          <w:delText>K</w:delText>
        </w:r>
        <w:r w:rsidDel="009B11D6">
          <w:delText xml:space="preserve"> individuals without replacement. Explain why parameter transfer requires verification.</w:delText>
        </w:r>
      </w:del>
      <w:ins w:id="1338" w:author="Levine, Charles Roger CTR USARMY USMA (USA)" w:date="2026-10-05T07:33:00Z" w16du:dateUtc="2026-10-05T11:33:00Z">
        <w:r w:rsidR="009B11D6">
          <w:t xml:space="preserve">Fixed-capacity and Bernoulli selection are not equivalent  </w:t>
        </w:r>
      </w:ins>
    </w:p>
    <w:p w14:paraId="6FCF3CB4" w14:textId="0EC1AAFD" w:rsidR="006B3BD3" w:rsidRPr="00C74980" w:rsidRDefault="00B17DFA" w:rsidP="00B17DFA">
      <w:pPr>
        <w:pStyle w:val="ListBullet"/>
        <w:numPr>
          <w:ilvl w:val="0"/>
          <w:numId w:val="0"/>
        </w:numPr>
        <w:ind w:left="1224"/>
        <w:rPr>
          <w:ins w:id="1339" w:author="Levine, Charles Roger CTR USARMY USMA (USA)" w:date="2026-10-05T07:35:00Z" w16du:dateUtc="2026-10-05T11:35:00Z"/>
          <w:rFonts w:asciiTheme="minorHAnsi" w:hAnsiTheme="minorHAnsi"/>
          <w:color w:val="0432FF"/>
        </w:rPr>
        <w:pPrChange w:id="1340" w:author="Levine, Charles Roger CTR USARMY USMA (USA)" w:date="2026-10-05T08:11:00Z" w16du:dateUtc="2026-10-05T12:11:00Z">
          <w:pPr>
            <w:pStyle w:val="ListBullet"/>
            <w:numPr>
              <w:ilvl w:val="2"/>
              <w:numId w:val="12"/>
            </w:numPr>
            <w:tabs>
              <w:tab w:val="clear" w:pos="360"/>
            </w:tabs>
            <w:ind w:left="1224" w:hanging="504"/>
          </w:pPr>
        </w:pPrChange>
      </w:pPr>
      <w:ins w:id="1341" w:author="Levine, Charles Roger CTR USARMY USMA (USA)" w:date="2026-10-05T08:11:00Z" w16du:dateUtc="2026-10-05T12:11:00Z">
        <w:r w:rsidRPr="00B17DFA">
          <w:rPr>
            <w:rFonts w:asciiTheme="minorHAnsi" w:hAnsiTheme="minorHAnsi"/>
            <w:color w:val="0432FF"/>
          </w:rPr>
          <w:t xml:space="preserve">Stochastic selection can be implemented in more than one way depending on whether the organization fixes the number of available opportunities in advance. Earlier calibration work in this project used a Bernoulli formulation, in which each individual’s selection was treated independently and the realized number selected could vary. That formulation is retained here as a model variant rather than the canonical fixed-capacity selection rule. By contrast, the fixed-capacity approach holds the total number of opportunities at </w:t>
        </w:r>
      </w:ins>
      <m:oMath>
        <m:r>
          <w:rPr>
            <w:rFonts w:ascii="Cambria Math" w:hAnsi="Cambria Math"/>
            <w:color w:val="0432FF"/>
          </w:rPr>
          <m:t>K</m:t>
        </m:r>
      </m:oMath>
      <w:ins w:id="1342" w:author="Levine, Charles Roger CTR USARMY USMA (USA)" w:date="2026-10-05T08:11:00Z" w16du:dateUtc="2026-10-05T12:11:00Z">
        <w:r w:rsidRPr="00B17DFA">
          <w:rPr>
            <w:rFonts w:asciiTheme="minorHAnsi" w:hAnsiTheme="minorHAnsi"/>
            <w:color w:val="0432FF"/>
          </w:rPr>
          <w:t xml:space="preserve"> and selects exactly </w:t>
        </w:r>
      </w:ins>
      <m:oMath>
        <m:r>
          <w:rPr>
            <w:rFonts w:ascii="Cambria Math" w:hAnsi="Cambria Math"/>
            <w:color w:val="0432FF"/>
          </w:rPr>
          <m:t>K</m:t>
        </m:r>
      </m:oMath>
      <w:ins w:id="1343" w:author="Levine, Charles Roger CTR USARMY USMA (USA)" w:date="2026-10-05T08:11:00Z" w16du:dateUtc="2026-10-05T12:11:00Z">
        <w:r w:rsidRPr="00B17DFA">
          <w:rPr>
            <w:rFonts w:asciiTheme="minorHAnsi" w:hAnsiTheme="minorHAnsi"/>
            <w:color w:val="0432FF"/>
          </w:rPr>
          <w:t xml:space="preserve"> individuals without replacement, with selection probabilities influenced by their scores. These procedures can generate different outcome distributions even when they begin from the same scores. Bernoulli selection allows the realized number of winners to fluctuate, whereas exact-</w:t>
        </w:r>
      </w:ins>
      <m:oMath>
        <m:r>
          <w:rPr>
            <w:rFonts w:ascii="Cambria Math" w:hAnsi="Cambria Math"/>
            <w:color w:val="0432FF"/>
          </w:rPr>
          <m:t>K</m:t>
        </m:r>
      </m:oMath>
      <w:ins w:id="1344" w:author="Levine, Charles Roger CTR USARMY USMA (USA)" w:date="2026-10-05T08:11:00Z" w16du:dateUtc="2026-10-05T12:11:00Z">
        <w:r w:rsidRPr="00B17DFA">
          <w:rPr>
            <w:rFonts w:asciiTheme="minorHAnsi" w:hAnsiTheme="minorHAnsi"/>
            <w:color w:val="0432FF"/>
          </w:rPr>
          <w:t xml:space="preserve"> selection preserves the selection capacity by construction. As a result, parameters calibrated under a Bernoulli process cannot be transferred automatically to an exact-</w:t>
        </w:r>
      </w:ins>
      <m:oMath>
        <m:r>
          <w:rPr>
            <w:rFonts w:ascii="Cambria Math" w:hAnsi="Cambria Math"/>
            <w:color w:val="0432FF"/>
          </w:rPr>
          <m:t>K</m:t>
        </m:r>
      </m:oMath>
      <w:ins w:id="1345" w:author="Levine, Charles Roger CTR USARMY USMA (USA)" w:date="2026-10-05T08:11:00Z" w16du:dateUtc="2026-10-05T12:11:00Z">
        <w:r w:rsidRPr="00B17DFA">
          <w:rPr>
            <w:rFonts w:asciiTheme="minorHAnsi" w:hAnsiTheme="minorHAnsi"/>
            <w:color w:val="0432FF"/>
          </w:rPr>
          <w:t xml:space="preserve"> rule. Any such transfer requires explicit verification.</w:t>
        </w:r>
      </w:ins>
      <m:oMath>
        <m:r>
          <w:del w:id="1346" w:author="Levine, Charles Roger CTR USARMY USMA (USA)" w:date="2026-10-05T08:11:00Z" w16du:dateUtc="2026-10-05T12:11:00Z">
            <w:rPr>
              <w:rFonts w:ascii="Cambria Math" w:hAnsi="Cambria Math"/>
              <w:color w:val="0432FF"/>
            </w:rPr>
            <m:t>KK</m:t>
          </w:del>
        </m:r>
        <m:r>
          <w:del w:id="1347" w:author="Levine, Charles Roger CTR USARMY USMA (USA)" w:date="2026-10-05T07:39:00Z" w16du:dateUtc="2026-10-05T11:39:00Z">
            <w:rPr>
              <w:rFonts w:ascii="Cambria Math" w:hAnsi="Cambria Math"/>
              <w:color w:val="0432FF"/>
            </w:rPr>
            <m:t>KK</m:t>
          </w:del>
        </m:r>
        <m:r>
          <w:del w:id="1348" w:author="Levine, Charles Roger CTR USARMY USMA (USA)" w:date="2026-10-05T08:11:00Z" w16du:dateUtc="2026-10-05T12:11:00Z">
            <w:rPr>
              <w:rFonts w:ascii="Cambria Math" w:hAnsi="Cambria Math"/>
              <w:color w:val="0432FF"/>
            </w:rPr>
            <m:t>KK</m:t>
          </w:del>
        </m:r>
        <m:r>
          <w:del w:id="1349" w:author="Levine, Charles Roger CTR USARMY USMA (USA)" w:date="2026-10-05T07:42:00Z" w16du:dateUtc="2026-10-05T11:42:00Z">
            <w:rPr>
              <w:rFonts w:ascii="Cambria Math" w:hAnsi="Cambria Math"/>
              <w:color w:val="0432FF"/>
            </w:rPr>
            <m:t>K</m:t>
          </w:del>
        </m:r>
      </m:oMath>
    </w:p>
    <w:p w14:paraId="4610B629" w14:textId="77777777" w:rsidR="009B11D6" w:rsidRDefault="009B11D6" w:rsidP="009B11D6">
      <w:pPr>
        <w:pStyle w:val="ListBullet"/>
        <w:numPr>
          <w:ilvl w:val="0"/>
          <w:numId w:val="0"/>
        </w:numPr>
        <w:ind w:left="1224"/>
        <w:rPr>
          <w:ins w:id="1350" w:author="Levine, Charles Roger CTR USARMY USMA (USA)" w:date="2026-10-05T07:35:00Z" w16du:dateUtc="2026-10-05T11:35:00Z"/>
          <w:rFonts w:asciiTheme="minorHAnsi" w:hAnsiTheme="minorHAnsi"/>
          <w:color w:val="0432FF"/>
        </w:rPr>
      </w:pPr>
    </w:p>
    <w:p w14:paraId="4517A8AB" w14:textId="2089A942" w:rsidR="009B11D6" w:rsidRPr="001F2A33" w:rsidRDefault="00C74980" w:rsidP="009B11D6">
      <w:pPr>
        <w:pStyle w:val="ListBullet"/>
        <w:numPr>
          <w:ilvl w:val="2"/>
          <w:numId w:val="12"/>
        </w:numPr>
        <w:rPr>
          <w:ins w:id="1351" w:author="Levine, Charles Roger CTR USARMY USMA (USA)" w:date="2026-10-05T07:35:00Z" w16du:dateUtc="2026-10-05T11:35:00Z"/>
          <w:rFonts w:asciiTheme="minorHAnsi" w:hAnsiTheme="minorHAnsi"/>
          <w:color w:val="0432FF"/>
        </w:rPr>
      </w:pPr>
      <w:ins w:id="1352" w:author="Levine, Charles Roger CTR USARMY USMA (USA)" w:date="2026-10-05T07:46:00Z" w16du:dateUtc="2026-10-05T11:46:00Z">
        <w:r>
          <w:t>Mapping selection scarcity to empirical domains</w:t>
        </w:r>
      </w:ins>
      <m:oMath>
        <m:r>
          <w:del w:id="1353" w:author="Levine, Charles Roger CTR USARMY USMA (USA)" w:date="2026-10-05T07:46:00Z" w16du:dateUtc="2026-10-05T11:46:00Z">
            <w:rPr>
              <w:rFonts w:ascii="Cambria Math" w:hAnsi="Cambria Math"/>
            </w:rPr>
            <m:t>K/N</m:t>
          </w:del>
        </m:r>
      </m:oMath>
    </w:p>
    <w:p w14:paraId="38AE96DB" w14:textId="78F7E01C" w:rsidR="005A2EC9" w:rsidRPr="005A2EC9" w:rsidRDefault="00C74980" w:rsidP="009B11D6">
      <w:pPr>
        <w:pStyle w:val="ListBullet"/>
        <w:numPr>
          <w:ilvl w:val="0"/>
          <w:numId w:val="0"/>
        </w:numPr>
        <w:ind w:left="1224"/>
        <w:rPr>
          <w:ins w:id="1354" w:author="Levine, Charles Roger CTR USARMY USMA (USA)" w:date="2026-10-05T07:47:00Z" w16du:dateUtc="2026-10-05T11:47:00Z"/>
          <w:rFonts w:asciiTheme="minorHAnsi" w:hAnsiTheme="minorHAnsi"/>
          <w:color w:val="0432FF"/>
          <w:rPrChange w:id="1355" w:author="Levine, Charles Roger CTR USARMY USMA (USA)" w:date="2026-10-05T07:47:00Z" w16du:dateUtc="2026-10-05T11:47:00Z">
            <w:rPr>
              <w:ins w:id="1356" w:author="Levine, Charles Roger CTR USARMY USMA (USA)" w:date="2026-10-05T07:47:00Z" w16du:dateUtc="2026-10-05T11:47:00Z"/>
            </w:rPr>
          </w:rPrChange>
        </w:rPr>
      </w:pPr>
      <w:ins w:id="1357" w:author="Levine, Charles Roger CTR USARMY USMA (USA)" w:date="2026-10-05T07:46:00Z" w16du:dateUtc="2026-10-05T11:46:00Z">
        <w:r w:rsidRPr="005A2EC9">
          <w:rPr>
            <w:rFonts w:asciiTheme="minorHAnsi" w:hAnsiTheme="minorHAnsi"/>
            <w:color w:val="0432FF"/>
            <w:rPrChange w:id="1358" w:author="Levine, Charles Roger CTR USARMY USMA (USA)" w:date="2026-10-05T07:47:00Z" w16du:dateUtc="2026-10-05T11:47:00Z">
              <w:rPr/>
            </w:rPrChange>
          </w:rPr>
          <w:t xml:space="preserve">The model treats </w:t>
        </w:r>
      </w:ins>
      <m:oMath>
        <m:r>
          <w:rPr>
            <w:rFonts w:ascii="Cambria Math" w:hAnsi="Cambria Math"/>
            <w:color w:val="0432FF"/>
          </w:rPr>
          <m:t>K/N</m:t>
        </m:r>
      </m:oMath>
      <w:ins w:id="1359" w:author="Levine, Charles Roger CTR USARMY USMA (USA)" w:date="2026-10-05T07:46:00Z" w16du:dateUtc="2026-10-05T11:46:00Z">
        <w:r w:rsidRPr="005A2EC9">
          <w:rPr>
            <w:rFonts w:asciiTheme="minorHAnsi" w:hAnsiTheme="minorHAnsi"/>
            <w:color w:val="0432FF"/>
            <w:rPrChange w:id="1360" w:author="Levine, Charles Roger CTR USARMY USMA (USA)" w:date="2026-10-05T07:47:00Z" w16du:dateUtc="2026-10-05T11:47:00Z">
              <w:rPr/>
            </w:rPrChange>
          </w:rPr>
          <w:t xml:space="preserve"> as a system-level parameter rather than a universal constant. Different organizational domains impose different levels of scarcity, and even within a domain the appropriate selection fraction depends on how the eligible population and outcome are defined. Consequently, empirical outcome rates cannot be inserted into the model without first matching the numerator and denominator to the modeled selection process.</w:t>
        </w:r>
      </w:ins>
      <w:ins w:id="1361" w:author="Levine, Charles Roger CTR USARMY USMA (USA)" w:date="2026-10-05T07:47:00Z" w16du:dateUtc="2026-10-05T11:47:00Z">
        <w:r w:rsidR="005A2EC9" w:rsidRPr="005A2EC9">
          <w:rPr>
            <w:rFonts w:asciiTheme="minorHAnsi" w:hAnsiTheme="minorHAnsi"/>
            <w:color w:val="0432FF"/>
            <w:rPrChange w:id="1362" w:author="Levine, Charles Roger CTR USARMY USMA (USA)" w:date="2026-10-05T07:47:00Z" w16du:dateUtc="2026-10-05T11:47:00Z">
              <w:rPr/>
            </w:rPrChange>
          </w:rPr>
          <w:t xml:space="preserve"> </w:t>
        </w:r>
      </w:ins>
    </w:p>
    <w:p w14:paraId="31F55128" w14:textId="77777777" w:rsidR="005A2EC9" w:rsidRPr="005A2EC9" w:rsidRDefault="005A2EC9" w:rsidP="009B11D6">
      <w:pPr>
        <w:pStyle w:val="ListBullet"/>
        <w:numPr>
          <w:ilvl w:val="0"/>
          <w:numId w:val="0"/>
        </w:numPr>
        <w:ind w:left="1224"/>
        <w:rPr>
          <w:ins w:id="1363" w:author="Levine, Charles Roger CTR USARMY USMA (USA)" w:date="2026-10-05T07:47:00Z" w16du:dateUtc="2026-10-05T11:47:00Z"/>
          <w:rFonts w:asciiTheme="minorHAnsi" w:hAnsiTheme="minorHAnsi"/>
          <w:color w:val="0432FF"/>
          <w:rPrChange w:id="1364" w:author="Levine, Charles Roger CTR USARMY USMA (USA)" w:date="2026-10-05T07:47:00Z" w16du:dateUtc="2026-10-05T11:47:00Z">
            <w:rPr>
              <w:ins w:id="1365" w:author="Levine, Charles Roger CTR USARMY USMA (USA)" w:date="2026-10-05T07:47:00Z" w16du:dateUtc="2026-10-05T11:47:00Z"/>
            </w:rPr>
          </w:rPrChange>
        </w:rPr>
      </w:pPr>
    </w:p>
    <w:p w14:paraId="57A93D0F" w14:textId="77777777" w:rsidR="005A2EC9" w:rsidRDefault="005A2EC9" w:rsidP="009B11D6">
      <w:pPr>
        <w:pStyle w:val="ListBullet"/>
        <w:numPr>
          <w:ilvl w:val="0"/>
          <w:numId w:val="0"/>
        </w:numPr>
        <w:ind w:left="1224"/>
        <w:rPr>
          <w:ins w:id="1366" w:author="Levine, Charles Roger CTR USARMY USMA (USA)" w:date="2026-10-05T07:48:00Z" w16du:dateUtc="2026-10-05T11:48:00Z"/>
          <w:rFonts w:asciiTheme="minorHAnsi" w:hAnsiTheme="minorHAnsi"/>
          <w:color w:val="0432FF"/>
        </w:rPr>
      </w:pPr>
      <w:ins w:id="1367" w:author="Levine, Charles Roger CTR USARMY USMA (USA)" w:date="2026-10-05T07:47:00Z" w16du:dateUtc="2026-10-05T11:47:00Z">
        <w:r w:rsidRPr="005A2EC9">
          <w:rPr>
            <w:rFonts w:asciiTheme="minorHAnsi" w:hAnsiTheme="minorHAnsi"/>
            <w:color w:val="0432FF"/>
            <w:rPrChange w:id="1368" w:author="Levine, Charles Roger CTR USARMY USMA (USA)" w:date="2026-10-05T07:47:00Z" w16du:dateUtc="2026-10-05T11:47:00Z">
              <w:rPr/>
            </w:rPrChange>
          </w:rPr>
          <w:t>For example, the approximately 2.7% value used in one basketball-related scenario reflected a particular empirical outcome proportion rather than a verified annual selection fraction for every simulated season. It should therefore be treated as a domain-motivated scenario value rather than a universal basketball selection rate</w:t>
        </w:r>
      </w:ins>
      <w:ins w:id="1369" w:author="Levine, Charles Roger CTR USARMY USMA (USA)" w:date="2026-10-05T07:48:00Z" w16du:dateUtc="2026-10-05T11:48:00Z">
        <w:r>
          <w:rPr>
            <w:rFonts w:asciiTheme="minorHAnsi" w:hAnsiTheme="minorHAnsi"/>
            <w:color w:val="0432FF"/>
          </w:rPr>
          <w:t xml:space="preserve">.  </w:t>
        </w:r>
      </w:ins>
    </w:p>
    <w:p w14:paraId="73B18ED1" w14:textId="77777777" w:rsidR="005A2EC9" w:rsidRDefault="005A2EC9" w:rsidP="009B11D6">
      <w:pPr>
        <w:pStyle w:val="ListBullet"/>
        <w:numPr>
          <w:ilvl w:val="0"/>
          <w:numId w:val="0"/>
        </w:numPr>
        <w:ind w:left="1224"/>
        <w:rPr>
          <w:ins w:id="1370" w:author="Levine, Charles Roger CTR USARMY USMA (USA)" w:date="2026-10-05T07:48:00Z" w16du:dateUtc="2026-10-05T11:48:00Z"/>
          <w:rFonts w:asciiTheme="minorHAnsi" w:hAnsiTheme="minorHAnsi"/>
          <w:color w:val="0432FF"/>
        </w:rPr>
      </w:pPr>
    </w:p>
    <w:p w14:paraId="280120FB" w14:textId="54203C2E" w:rsidR="009B11D6" w:rsidRPr="005A2EC9" w:rsidRDefault="005A2EC9" w:rsidP="009B11D6">
      <w:pPr>
        <w:pStyle w:val="ListBullet"/>
        <w:numPr>
          <w:ilvl w:val="0"/>
          <w:numId w:val="0"/>
        </w:numPr>
        <w:ind w:left="1224"/>
        <w:rPr>
          <w:rFonts w:asciiTheme="minorHAnsi" w:hAnsiTheme="minorHAnsi"/>
          <w:color w:val="0432FF"/>
          <w:rPrChange w:id="1371" w:author="Levine, Charles Roger CTR USARMY USMA (USA)" w:date="2026-10-05T07:47:00Z" w16du:dateUtc="2026-10-05T11:47:00Z">
            <w:rPr/>
          </w:rPrChange>
        </w:rPr>
        <w:pPrChange w:id="1372" w:author="Levine, Charles Roger CTR USARMY USMA (USA)" w:date="2026-10-05T07:34:00Z" w16du:dateUtc="2026-10-05T11:34:00Z">
          <w:pPr>
            <w:pStyle w:val="ListBullet"/>
            <w:numPr>
              <w:ilvl w:val="2"/>
              <w:numId w:val="12"/>
            </w:numPr>
            <w:tabs>
              <w:tab w:val="clear" w:pos="360"/>
            </w:tabs>
            <w:ind w:left="1224" w:hanging="504"/>
          </w:pPr>
        </w:pPrChange>
      </w:pPr>
      <w:ins w:id="1373" w:author="Levine, Charles Roger CTR USARMY USMA (USA)" w:date="2026-10-05T07:48:00Z" w16du:dateUtc="2026-10-05T11:48:00Z">
        <w:r w:rsidRPr="005A2EC9">
          <w:rPr>
            <w:rFonts w:asciiTheme="minorHAnsi" w:hAnsiTheme="minorHAnsi"/>
            <w:color w:val="0432FF"/>
          </w:rPr>
          <w:t>SELECT therefore completes the model architecture. ASSIGN determines the peer environment an individual experiences, SCORE determines how that environment modifies competitive standing, and SELECT determines how many and which individuals ultimately receive the organizational distinction. Keeping these stages separate allows the model to ask whether a change in observed outcomes arises from network formation, environmental scoring, selection scarcity, or an interaction among them.</w:t>
        </w:r>
      </w:ins>
      <w:ins w:id="1374" w:author="Levine, Charles Roger CTR USARMY USMA (USA)" w:date="2026-10-05T07:47:00Z" w16du:dateUtc="2026-10-05T11:47:00Z">
        <w:r w:rsidRPr="005A2EC9">
          <w:rPr>
            <w:rFonts w:asciiTheme="minorHAnsi" w:hAnsiTheme="minorHAnsi"/>
            <w:color w:val="0432FF"/>
            <w:rPrChange w:id="1375" w:author="Levine, Charles Roger CTR USARMY USMA (USA)" w:date="2026-10-05T07:47:00Z" w16du:dateUtc="2026-10-05T11:47:00Z">
              <w:rPr/>
            </w:rPrChange>
          </w:rPr>
          <w:t>.</w:t>
        </w:r>
      </w:ins>
    </w:p>
    <w:p w14:paraId="30C55CBD" w14:textId="4E9C09D7" w:rsidR="006425A8" w:rsidRDefault="00000000" w:rsidP="006425A8">
      <w:pPr>
        <w:pStyle w:val="Heading1"/>
        <w:numPr>
          <w:ilvl w:val="1"/>
          <w:numId w:val="12"/>
        </w:numPr>
        <w:spacing w:before="0" w:after="0"/>
        <w:rPr>
          <w:ins w:id="1376" w:author="Levine, Charles Roger CTR USARMY USMA (USA)" w:date="2026-10-05T06:29:00Z" w16du:dateUtc="2026-10-05T10:29:00Z"/>
        </w:rPr>
      </w:pPr>
      <w:del w:id="1377" w:author="Levine, Charles Roger CTR USARMY USMA (USA)" w:date="2026-10-05T06:30:00Z" w16du:dateUtc="2026-10-05T10:30:00Z">
        <w:r w:rsidDel="006425A8">
          <w:delText>Clarify that the recent 2.7% scenario was motivated by the career-exit proportion, not each experimental season’s annual selection rate.</w:delText>
        </w:r>
      </w:del>
      <w:ins w:id="1378" w:author="Levine, Charles Roger CTR USARMY USMA (USA)" w:date="2026-10-05T07:06:00Z" w16du:dateUtc="2026-10-05T11:06:00Z">
        <w:r w:rsidR="002271F4">
          <w:t>Parameter regimes: what each knob actually does</w:t>
        </w:r>
      </w:ins>
    </w:p>
    <w:p w14:paraId="7C58C2AB" w14:textId="3AA01066" w:rsidR="006B3BD3" w:rsidDel="006425A8" w:rsidRDefault="006B3BD3" w:rsidP="006425A8">
      <w:pPr>
        <w:pStyle w:val="ListBullet"/>
        <w:numPr>
          <w:ilvl w:val="2"/>
          <w:numId w:val="12"/>
        </w:numPr>
        <w:rPr>
          <w:del w:id="1379" w:author="Levine, Charles Roger CTR USARMY USMA (USA)" w:date="2026-10-05T06:29:00Z" w16du:dateUtc="2026-10-05T10:29:00Z"/>
        </w:rPr>
      </w:pPr>
    </w:p>
    <w:p w14:paraId="7415BA79" w14:textId="77777777" w:rsidR="00DB0F59" w:rsidRPr="00DB0F59" w:rsidRDefault="00000000" w:rsidP="006A31F9">
      <w:pPr>
        <w:pStyle w:val="ListBullet"/>
        <w:numPr>
          <w:ilvl w:val="0"/>
          <w:numId w:val="0"/>
        </w:numPr>
        <w:pPrChange w:id="1380" w:author="Levine, Charles Roger CTR USARMY USMA (USA)" w:date="2026-10-05T07:06:00Z" w16du:dateUtc="2026-10-05T11:06:00Z">
          <w:pPr>
            <w:pStyle w:val="Heading1"/>
            <w:numPr>
              <w:ilvl w:val="1"/>
              <w:numId w:val="12"/>
            </w:numPr>
            <w:ind w:left="792" w:hanging="432"/>
          </w:pPr>
        </w:pPrChange>
      </w:pPr>
      <w:del w:id="1381" w:author="Levine, Charles Roger CTR USARMY USMA (USA)" w:date="2026-10-05T06:29:00Z" w16du:dateUtc="2026-10-05T10:29:00Z">
        <w:r w:rsidDel="006425A8">
          <w:delText xml:space="preserve"> </w:delText>
        </w:r>
        <w:r w:rsidR="00DB0F59" w:rsidRPr="00DB0F59" w:rsidDel="006425A8">
          <w:delText xml:space="preserve">4.6. </w:delText>
        </w:r>
      </w:del>
      <w:del w:id="1382" w:author="Levine, Charles Roger CTR USARMY USMA (USA)" w:date="2026-10-05T07:06:00Z" w16du:dateUtc="2026-10-05T11:06:00Z">
        <w:r w:rsidR="00DB0F59" w:rsidRPr="00DB0F59" w:rsidDel="006A31F9">
          <w:delText>Parameter regimes: what each knob actually does</w:delText>
        </w:r>
      </w:del>
    </w:p>
    <w:p w14:paraId="6852B87F" w14:textId="77777777" w:rsidR="00B17DFA" w:rsidRDefault="00DB0F59" w:rsidP="00B17DFA">
      <w:pPr>
        <w:pStyle w:val="Heading1"/>
        <w:numPr>
          <w:ilvl w:val="2"/>
          <w:numId w:val="12"/>
        </w:numPr>
        <w:rPr>
          <w:ins w:id="1383" w:author="Levine, Charles Roger CTR USARMY USMA (USA)" w:date="2026-10-05T08:14:00Z" w16du:dateUtc="2026-10-05T12:14:00Z"/>
          <w:b w:val="0"/>
          <w:bCs w:val="0"/>
          <w:sz w:val="24"/>
          <w:szCs w:val="24"/>
        </w:rPr>
      </w:pPr>
      <m:oMath>
        <m:r>
          <m:rPr>
            <m:sty m:val="bi"/>
          </m:rPr>
          <w:rPr>
            <w:rFonts w:ascii="Cambria Math" w:hAnsi="Cambria Math"/>
            <w:sz w:val="24"/>
            <w:szCs w:val="24"/>
          </w:rPr>
          <w:lastRenderedPageBreak/>
          <m:t>ρ</m:t>
        </m:r>
      </m:oMath>
      <w:r w:rsidRPr="00DB0F59">
        <w:rPr>
          <w:b w:val="0"/>
          <w:bCs w:val="0"/>
          <w:sz w:val="24"/>
          <w:szCs w:val="24"/>
        </w:rPr>
        <w:t>: assignment preference and realized sorting</w:t>
      </w:r>
      <w:ins w:id="1384" w:author="Levine, Charles Roger CTR USARMY USMA (USA)" w:date="2026-10-05T08:13:00Z" w16du:dateUtc="2026-10-05T12:13:00Z">
        <w:r w:rsidR="00B17DFA">
          <w:rPr>
            <w:b w:val="0"/>
            <w:bCs w:val="0"/>
            <w:sz w:val="24"/>
            <w:szCs w:val="24"/>
          </w:rPr>
          <w:t xml:space="preserve"> </w:t>
        </w:r>
      </w:ins>
    </w:p>
    <w:p w14:paraId="299CC31F" w14:textId="33905825" w:rsidR="00B17DFA" w:rsidRPr="004A76BC" w:rsidRDefault="00B17DFA" w:rsidP="00B17DFA">
      <w:pPr>
        <w:pStyle w:val="Heading1"/>
        <w:ind w:left="1224"/>
        <w:rPr>
          <w:rFonts w:asciiTheme="minorHAnsi" w:hAnsiTheme="minorHAnsi"/>
          <w:b w:val="0"/>
          <w:bCs w:val="0"/>
          <w:i/>
          <w:iCs/>
          <w:color w:val="0432FF"/>
          <w:sz w:val="24"/>
          <w:szCs w:val="24"/>
          <w:rPrChange w:id="1385" w:author="Levine, Charles Roger CTR USARMY USMA (USA)" w:date="2026-10-05T08:27:00Z" w16du:dateUtc="2026-10-05T12:27:00Z">
            <w:rPr/>
          </w:rPrChange>
        </w:rPr>
        <w:pPrChange w:id="1386" w:author="Levine, Charles Roger CTR USARMY USMA (USA)" w:date="2026-10-05T08:14:00Z" w16du:dateUtc="2026-10-05T12:14:00Z">
          <w:pPr>
            <w:pStyle w:val="Heading1"/>
            <w:numPr>
              <w:ilvl w:val="2"/>
              <w:numId w:val="12"/>
            </w:numPr>
            <w:ind w:left="1224" w:hanging="504"/>
          </w:pPr>
        </w:pPrChange>
      </w:pPr>
      <w:ins w:id="1387" w:author="Levine, Charles Roger CTR USARMY USMA (USA)" w:date="2026-10-05T08:13:00Z" w16du:dateUtc="2026-10-05T12:13:00Z">
        <w:r w:rsidRPr="004A76BC">
          <w:rPr>
            <w:rFonts w:asciiTheme="minorHAnsi" w:hAnsiTheme="minorHAnsi"/>
            <w:b w:val="0"/>
            <w:bCs w:val="0"/>
            <w:i/>
            <w:iCs/>
            <w:color w:val="0432FF"/>
            <w:sz w:val="24"/>
            <w:szCs w:val="24"/>
            <w:rPrChange w:id="1388" w:author="Levine, Charles Roger CTR USARMY USMA (USA)" w:date="2026-10-05T08:27:00Z" w16du:dateUtc="2026-10-05T12:27:00Z">
              <w:rPr>
                <w:b w:val="0"/>
                <w:bCs w:val="0"/>
                <w:sz w:val="24"/>
                <w:szCs w:val="24"/>
              </w:rPr>
            </w:rPrChange>
          </w:rPr>
          <w:t xml:space="preserve">[FIGURE PLACEHOLDER: </w:t>
        </w:r>
      </w:ins>
      <w:ins w:id="1389" w:author="Levine, Charles Roger CTR USARMY USMA (USA)" w:date="2026-10-05T08:23:00Z" w16du:dateUtc="2026-10-05T12:23:00Z">
        <w:r w:rsidR="004A76BC" w:rsidRPr="004A76BC">
          <w:rPr>
            <w:rFonts w:asciiTheme="minorHAnsi" w:hAnsiTheme="minorHAnsi"/>
            <w:b w:val="0"/>
            <w:bCs w:val="0"/>
            <w:i/>
            <w:iCs/>
            <w:color w:val="0432FF"/>
            <w:sz w:val="24"/>
            <w:szCs w:val="24"/>
            <w:rPrChange w:id="1390" w:author="Levine, Charles Roger CTR USARMY USMA (USA)" w:date="2026-10-05T08:27:00Z" w16du:dateUtc="2026-10-05T12:27:00Z">
              <w:rPr>
                <w:b w:val="0"/>
                <w:bCs w:val="0"/>
                <w:sz w:val="24"/>
                <w:szCs w:val="24"/>
              </w:rPr>
            </w:rPrChange>
          </w:rPr>
          <w:t>Holding</w:t>
        </w:r>
      </w:ins>
      <w:ins w:id="1391" w:author="Levine, Charles Roger CTR USARMY USMA (USA)" w:date="2026-10-05T08:13:00Z" w16du:dateUtc="2026-10-05T12:13:00Z">
        <w:r w:rsidRPr="004A76BC">
          <w:rPr>
            <w:rFonts w:asciiTheme="minorHAnsi" w:hAnsiTheme="minorHAnsi"/>
            <w:b w:val="0"/>
            <w:bCs w:val="0"/>
            <w:i/>
            <w:iCs/>
            <w:color w:val="0432FF"/>
            <w:sz w:val="24"/>
            <w:szCs w:val="24"/>
            <w:rPrChange w:id="1392" w:author="Levine, Charles Roger CTR USARMY USMA (USA)" w:date="2026-10-05T08:27:00Z" w16du:dateUtc="2026-10-05T12:27:00Z">
              <w:rPr>
                <w:b w:val="0"/>
                <w:bCs w:val="0"/>
                <w:sz w:val="24"/>
                <w:szCs w:val="24"/>
              </w:rPr>
            </w:rPrChange>
          </w:rPr>
          <w:t xml:space="preserve"> all other parameters fixed and </w:t>
        </w:r>
      </w:ins>
      <w:ins w:id="1393" w:author="Levine, Charles Roger CTR USARMY USMA (USA)" w:date="2026-10-05T08:24:00Z" w16du:dateUtc="2026-10-05T12:24:00Z">
        <w:r w:rsidR="004A76BC" w:rsidRPr="004A76BC">
          <w:rPr>
            <w:rFonts w:asciiTheme="minorHAnsi" w:hAnsiTheme="minorHAnsi"/>
            <w:b w:val="0"/>
            <w:bCs w:val="0"/>
            <w:i/>
            <w:iCs/>
            <w:color w:val="0432FF"/>
            <w:sz w:val="24"/>
            <w:szCs w:val="24"/>
            <w:rPrChange w:id="1394" w:author="Levine, Charles Roger CTR USARMY USMA (USA)" w:date="2026-10-05T08:27:00Z" w16du:dateUtc="2026-10-05T12:27:00Z">
              <w:rPr>
                <w:b w:val="0"/>
                <w:bCs w:val="0"/>
                <w:sz w:val="24"/>
                <w:szCs w:val="24"/>
              </w:rPr>
            </w:rPrChange>
          </w:rPr>
          <w:t>varying</w:t>
        </w:r>
      </w:ins>
      <w:ins w:id="1395" w:author="Levine, Charles Roger CTR USARMY USMA (USA)" w:date="2026-10-05T08:13:00Z" w16du:dateUtc="2026-10-05T12:13:00Z">
        <w:r w:rsidRPr="004A76BC">
          <w:rPr>
            <w:rFonts w:asciiTheme="minorHAnsi" w:hAnsiTheme="minorHAnsi"/>
            <w:b w:val="0"/>
            <w:bCs w:val="0"/>
            <w:i/>
            <w:iCs/>
            <w:color w:val="0432FF"/>
            <w:sz w:val="24"/>
            <w:szCs w:val="24"/>
            <w:rPrChange w:id="1396" w:author="Levine, Charles Roger CTR USARMY USMA (USA)" w:date="2026-10-05T08:27:00Z" w16du:dateUtc="2026-10-05T12:27:00Z">
              <w:rPr>
                <w:b w:val="0"/>
                <w:bCs w:val="0"/>
                <w:sz w:val="24"/>
                <w:szCs w:val="24"/>
              </w:rPr>
            </w:rPrChange>
          </w:rPr>
          <w:t xml:space="preserve"> </w:t>
        </w:r>
      </w:ins>
      <m:oMath>
        <m:r>
          <m:rPr>
            <m:sty m:val="bi"/>
          </m:rPr>
          <w:rPr>
            <w:rFonts w:ascii="Cambria Math" w:hAnsi="Cambria Math"/>
            <w:color w:val="0432FF"/>
            <w:sz w:val="24"/>
            <w:szCs w:val="24"/>
          </w:rPr>
          <m:t>ρ</m:t>
        </m:r>
      </m:oMath>
      <w:ins w:id="1397" w:author="Levine, Charles Roger CTR USARMY USMA (USA)" w:date="2026-10-05T08:13:00Z" w16du:dateUtc="2026-10-05T12:13:00Z">
        <w:r w:rsidRPr="004A76BC">
          <w:rPr>
            <w:rFonts w:asciiTheme="minorHAnsi" w:hAnsiTheme="minorHAnsi"/>
            <w:b w:val="0"/>
            <w:bCs w:val="0"/>
            <w:i/>
            <w:iCs/>
            <w:color w:val="0432FF"/>
            <w:sz w:val="24"/>
            <w:szCs w:val="24"/>
            <w:rPrChange w:id="1398" w:author="Levine, Charles Roger CTR USARMY USMA (USA)" w:date="2026-10-05T08:27:00Z" w16du:dateUtc="2026-10-05T12:27:00Z">
              <w:rPr>
                <w:b w:val="0"/>
                <w:bCs w:val="0"/>
                <w:sz w:val="24"/>
                <w:szCs w:val="24"/>
              </w:rPr>
            </w:rPrChange>
          </w:rPr>
          <w:t xml:space="preserve"> across 4–5 values from random assignment to strong homophilic preference</w:t>
        </w:r>
      </w:ins>
      <w:ins w:id="1399" w:author="Levine, Charles Roger CTR USARMY USMA (USA)" w:date="2026-10-05T08:26:00Z" w16du:dateUtc="2026-10-05T12:26:00Z">
        <w:r w:rsidR="004A76BC" w:rsidRPr="004A76BC">
          <w:rPr>
            <w:rFonts w:asciiTheme="minorHAnsi" w:hAnsiTheme="minorHAnsi"/>
            <w:b w:val="0"/>
            <w:bCs w:val="0"/>
            <w:i/>
            <w:iCs/>
            <w:color w:val="0432FF"/>
            <w:sz w:val="24"/>
            <w:szCs w:val="24"/>
            <w:rPrChange w:id="1400" w:author="Levine, Charles Roger CTR USARMY USMA (USA)" w:date="2026-10-05T08:27:00Z" w16du:dateUtc="2026-10-05T12:27:00Z">
              <w:rPr>
                <w:b w:val="0"/>
                <w:bCs w:val="0"/>
                <w:sz w:val="24"/>
                <w:szCs w:val="24"/>
              </w:rPr>
            </w:rPrChange>
          </w:rPr>
          <w:t>,</w:t>
        </w:r>
      </w:ins>
      <w:ins w:id="1401" w:author="Levine, Charles Roger CTR USARMY USMA (USA)" w:date="2026-10-05T08:20:00Z" w16du:dateUtc="2026-10-05T12:20:00Z">
        <w:r w:rsidRPr="004A76BC">
          <w:rPr>
            <w:rFonts w:asciiTheme="minorHAnsi" w:hAnsiTheme="minorHAnsi"/>
            <w:b w:val="0"/>
            <w:bCs w:val="0"/>
            <w:i/>
            <w:iCs/>
            <w:color w:val="0432FF"/>
            <w:sz w:val="24"/>
            <w:szCs w:val="24"/>
            <w:rPrChange w:id="1402" w:author="Levine, Charles Roger CTR USARMY USMA (USA)" w:date="2026-10-05T08:27:00Z" w16du:dateUtc="2026-10-05T12:27:00Z">
              <w:rPr>
                <w:b w:val="0"/>
                <w:bCs w:val="0"/>
                <w:sz w:val="24"/>
                <w:szCs w:val="24"/>
              </w:rPr>
            </w:rPrChange>
          </w:rPr>
          <w:t xml:space="preserve"> I’ll superimpose</w:t>
        </w:r>
      </w:ins>
      <w:ins w:id="1403" w:author="Levine, Charles Roger CTR USARMY USMA (USA)" w:date="2026-10-05T08:13:00Z" w16du:dateUtc="2026-10-05T12:13:00Z">
        <w:r w:rsidRPr="004A76BC">
          <w:rPr>
            <w:rFonts w:asciiTheme="minorHAnsi" w:hAnsiTheme="minorHAnsi"/>
            <w:b w:val="0"/>
            <w:bCs w:val="0"/>
            <w:i/>
            <w:iCs/>
            <w:color w:val="0432FF"/>
            <w:sz w:val="24"/>
            <w:szCs w:val="24"/>
            <w:rPrChange w:id="1404" w:author="Levine, Charles Roger CTR USARMY USMA (USA)" w:date="2026-10-05T08:27:00Z" w16du:dateUtc="2026-10-05T12:27:00Z">
              <w:rPr>
                <w:b w:val="0"/>
                <w:bCs w:val="0"/>
                <w:sz w:val="24"/>
                <w:szCs w:val="24"/>
              </w:rPr>
            </w:rPrChange>
          </w:rPr>
          <w:t xml:space="preserve"> the resulting outcome curves and report the corresponding </w:t>
        </w:r>
      </w:ins>
      <m:oMath>
        <m:sSub>
          <m:sSubPr>
            <m:ctrlPr>
              <w:rPr>
                <w:rFonts w:ascii="Cambria Math" w:hAnsi="Cambria Math"/>
                <w:i/>
                <w:iCs/>
                <w:color w:val="0432FF"/>
                <w:sz w:val="24"/>
                <w:szCs w:val="24"/>
                <w:rPrChange w:id="1405" w:author="Levine, Charles Roger CTR USARMY USMA (USA)" w:date="2026-10-05T08:27:00Z" w16du:dateUtc="2026-10-05T12:27:00Z">
                  <w:rPr>
                    <w:rFonts w:ascii="Cambria Math" w:hAnsi="Cambria Math"/>
                    <w:sz w:val="24"/>
                    <w:szCs w:val="24"/>
                  </w:rPr>
                </w:rPrChange>
              </w:rPr>
            </m:ctrlPr>
          </m:sSubPr>
          <m:e>
            <m:r>
              <m:rPr>
                <m:sty m:val="bi"/>
              </m:rPr>
              <w:rPr>
                <w:rFonts w:ascii="Cambria Math" w:hAnsi="Cambria Math"/>
                <w:color w:val="0432FF"/>
                <w:sz w:val="24"/>
                <w:szCs w:val="24"/>
              </w:rPr>
              <m:t>H</m:t>
            </m:r>
          </m:e>
          <m:sub>
            <m:r>
              <m:rPr>
                <m:sty m:val="bi"/>
              </m:rPr>
              <w:rPr>
                <w:rFonts w:ascii="Cambria Math" w:hAnsi="Cambria Math"/>
                <w:color w:val="0432FF"/>
                <w:sz w:val="24"/>
                <w:szCs w:val="24"/>
              </w:rPr>
              <m:t>sort</m:t>
            </m:r>
          </m:sub>
        </m:sSub>
      </m:oMath>
      <w:ins w:id="1406" w:author="Levine, Charles Roger CTR USARMY USMA (USA)" w:date="2026-10-05T08:13:00Z" w16du:dateUtc="2026-10-05T12:13:00Z">
        <w:r w:rsidRPr="004A76BC">
          <w:rPr>
            <w:rFonts w:asciiTheme="minorHAnsi" w:hAnsiTheme="minorHAnsi"/>
            <w:b w:val="0"/>
            <w:bCs w:val="0"/>
            <w:i/>
            <w:iCs/>
            <w:color w:val="0432FF"/>
            <w:sz w:val="24"/>
            <w:szCs w:val="24"/>
            <w:rPrChange w:id="1407" w:author="Levine, Charles Roger CTR USARMY USMA (USA)" w:date="2026-10-05T08:27:00Z" w16du:dateUtc="2026-10-05T12:27:00Z">
              <w:rPr>
                <w:b w:val="0"/>
                <w:bCs w:val="0"/>
                <w:sz w:val="24"/>
                <w:szCs w:val="24"/>
              </w:rPr>
            </w:rPrChange>
          </w:rPr>
          <w:t xml:space="preserve"> for each condition so that changes in generative preference can be compared with changes in realized sorting.]</w:t>
        </w:r>
      </w:ins>
    </w:p>
    <w:p w14:paraId="466BB449" w14:textId="77777777" w:rsidR="004A76BC" w:rsidRDefault="00DB0F59" w:rsidP="00DB0F59">
      <w:pPr>
        <w:pStyle w:val="Heading1"/>
        <w:numPr>
          <w:ilvl w:val="2"/>
          <w:numId w:val="12"/>
        </w:numPr>
        <w:rPr>
          <w:ins w:id="1408" w:author="Levine, Charles Roger CTR USARMY USMA (USA)" w:date="2026-10-05T08:21:00Z" w16du:dateUtc="2026-10-05T12:21:00Z"/>
          <w:b w:val="0"/>
          <w:bCs w:val="0"/>
          <w:sz w:val="24"/>
          <w:szCs w:val="24"/>
        </w:rPr>
      </w:pPr>
      <m:oMath>
        <m:r>
          <m:rPr>
            <m:sty m:val="bi"/>
          </m:rPr>
          <w:rPr>
            <w:rFonts w:ascii="Cambria Math" w:hAnsi="Cambria Math"/>
            <w:sz w:val="24"/>
            <w:szCs w:val="24"/>
          </w:rPr>
          <m:t>γ</m:t>
        </m:r>
      </m:oMath>
      <w:r w:rsidRPr="00DB0F59">
        <w:rPr>
          <w:b w:val="0"/>
          <w:bCs w:val="0"/>
          <w:sz w:val="24"/>
          <w:szCs w:val="24"/>
        </w:rPr>
        <w:t xml:space="preserve">: </w:t>
      </w:r>
      <w:ins w:id="1409" w:author="Levine, Charles Roger CTR USARMY USMA (USA)" w:date="2026-10-05T08:15:00Z" w16du:dateUtc="2026-10-05T12:15:00Z">
        <w:r w:rsidR="00B17DFA">
          <w:rPr>
            <w:b w:val="0"/>
            <w:bCs w:val="0"/>
            <w:sz w:val="24"/>
            <w:szCs w:val="24"/>
          </w:rPr>
          <w:t>sharpness of the congestion transition</w:t>
        </w:r>
      </w:ins>
      <w:ins w:id="1410" w:author="Levine, Charles Roger CTR USARMY USMA (USA)" w:date="2026-10-05T08:16:00Z" w16du:dateUtc="2026-10-05T12:16:00Z">
        <w:r w:rsidR="00B17DFA">
          <w:rPr>
            <w:b w:val="0"/>
            <w:bCs w:val="0"/>
            <w:sz w:val="24"/>
            <w:szCs w:val="24"/>
          </w:rPr>
          <w:t xml:space="preserve"> </w:t>
        </w:r>
      </w:ins>
    </w:p>
    <w:p w14:paraId="08D26607" w14:textId="02221C8B" w:rsidR="00DB0F59" w:rsidRPr="004A76BC" w:rsidRDefault="00B17DFA" w:rsidP="004A76BC">
      <w:pPr>
        <w:pStyle w:val="Heading1"/>
        <w:ind w:left="1224"/>
        <w:rPr>
          <w:rFonts w:asciiTheme="minorHAnsi" w:hAnsiTheme="minorHAnsi"/>
          <w:b w:val="0"/>
          <w:bCs w:val="0"/>
          <w:i/>
          <w:iCs/>
          <w:color w:val="0432FF"/>
          <w:sz w:val="24"/>
          <w:szCs w:val="24"/>
          <w:rPrChange w:id="1411" w:author="Levine, Charles Roger CTR USARMY USMA (USA)" w:date="2026-10-05T08:21:00Z" w16du:dateUtc="2026-10-05T12:21:00Z">
            <w:rPr>
              <w:b w:val="0"/>
              <w:bCs w:val="0"/>
              <w:sz w:val="24"/>
              <w:szCs w:val="24"/>
            </w:rPr>
          </w:rPrChange>
        </w:rPr>
        <w:pPrChange w:id="1412" w:author="Levine, Charles Roger CTR USARMY USMA (USA)" w:date="2026-10-05T08:21:00Z" w16du:dateUtc="2026-10-05T12:21:00Z">
          <w:pPr>
            <w:pStyle w:val="Heading1"/>
            <w:numPr>
              <w:ilvl w:val="2"/>
              <w:numId w:val="12"/>
            </w:numPr>
            <w:ind w:left="1224" w:hanging="504"/>
          </w:pPr>
        </w:pPrChange>
      </w:pPr>
      <w:ins w:id="1413" w:author="Levine, Charles Roger CTR USARMY USMA (USA)" w:date="2026-10-05T08:16:00Z" w16du:dateUtc="2026-10-05T12:16:00Z">
        <w:r w:rsidRPr="004A76BC">
          <w:rPr>
            <w:rFonts w:asciiTheme="minorHAnsi" w:hAnsiTheme="minorHAnsi"/>
            <w:b w:val="0"/>
            <w:bCs w:val="0"/>
            <w:i/>
            <w:iCs/>
            <w:color w:val="0432FF"/>
            <w:sz w:val="24"/>
            <w:szCs w:val="24"/>
            <w:rPrChange w:id="1414" w:author="Levine, Charles Roger CTR USARMY USMA (USA)" w:date="2026-10-05T08:21:00Z" w16du:dateUtc="2026-10-05T12:21:00Z">
              <w:rPr>
                <w:b w:val="0"/>
                <w:bCs w:val="0"/>
                <w:sz w:val="24"/>
                <w:szCs w:val="24"/>
              </w:rPr>
            </w:rPrChange>
          </w:rPr>
          <w:t xml:space="preserve">[FIGURE PLACEHOLDER: </w:t>
        </w:r>
      </w:ins>
      <w:ins w:id="1415" w:author="Levine, Charles Roger CTR USARMY USMA (USA)" w:date="2026-10-05T08:23:00Z" w16du:dateUtc="2026-10-05T12:23:00Z">
        <w:r w:rsidR="004A76BC">
          <w:rPr>
            <w:rFonts w:asciiTheme="minorHAnsi" w:hAnsiTheme="minorHAnsi"/>
            <w:b w:val="0"/>
            <w:bCs w:val="0"/>
            <w:i/>
            <w:iCs/>
            <w:color w:val="0432FF"/>
            <w:sz w:val="24"/>
            <w:szCs w:val="24"/>
          </w:rPr>
          <w:t>Holding</w:t>
        </w:r>
      </w:ins>
      <w:ins w:id="1416" w:author="Levine, Charles Roger CTR USARMY USMA (USA)" w:date="2026-10-05T08:16:00Z" w16du:dateUtc="2026-10-05T12:16:00Z">
        <w:r w:rsidRPr="004A76BC">
          <w:rPr>
            <w:rFonts w:asciiTheme="minorHAnsi" w:hAnsiTheme="minorHAnsi"/>
            <w:b w:val="0"/>
            <w:bCs w:val="0"/>
            <w:i/>
            <w:iCs/>
            <w:color w:val="0432FF"/>
            <w:sz w:val="24"/>
            <w:szCs w:val="24"/>
            <w:rPrChange w:id="1417" w:author="Levine, Charles Roger CTR USARMY USMA (USA)" w:date="2026-10-05T08:21:00Z" w16du:dateUtc="2026-10-05T12:21:00Z">
              <w:rPr>
                <w:b w:val="0"/>
                <w:bCs w:val="0"/>
                <w:sz w:val="24"/>
                <w:szCs w:val="24"/>
              </w:rPr>
            </w:rPrChange>
          </w:rPr>
          <w:t xml:space="preserve"> all other parameters fixed and </w:t>
        </w:r>
      </w:ins>
      <w:ins w:id="1418" w:author="Levine, Charles Roger CTR USARMY USMA (USA)" w:date="2026-10-05T08:24:00Z" w16du:dateUtc="2026-10-05T12:24:00Z">
        <w:r w:rsidR="004A76BC">
          <w:rPr>
            <w:rFonts w:asciiTheme="minorHAnsi" w:hAnsiTheme="minorHAnsi"/>
            <w:b w:val="0"/>
            <w:bCs w:val="0"/>
            <w:i/>
            <w:iCs/>
            <w:color w:val="0432FF"/>
            <w:sz w:val="24"/>
            <w:szCs w:val="24"/>
          </w:rPr>
          <w:t>varying</w:t>
        </w:r>
      </w:ins>
      <w:ins w:id="1419" w:author="Levine, Charles Roger CTR USARMY USMA (USA)" w:date="2026-10-05T08:16:00Z" w16du:dateUtc="2026-10-05T12:16:00Z">
        <w:r w:rsidRPr="004A76BC">
          <w:rPr>
            <w:rFonts w:asciiTheme="minorHAnsi" w:hAnsiTheme="minorHAnsi"/>
            <w:b w:val="0"/>
            <w:bCs w:val="0"/>
            <w:i/>
            <w:iCs/>
            <w:color w:val="0432FF"/>
            <w:sz w:val="24"/>
            <w:szCs w:val="24"/>
            <w:rPrChange w:id="1420" w:author="Levine, Charles Roger CTR USARMY USMA (USA)" w:date="2026-10-05T08:21:00Z" w16du:dateUtc="2026-10-05T12:21:00Z">
              <w:rPr>
                <w:b w:val="0"/>
                <w:bCs w:val="0"/>
                <w:sz w:val="24"/>
                <w:szCs w:val="24"/>
              </w:rPr>
            </w:rPrChange>
          </w:rPr>
          <w:t xml:space="preserve"> </w:t>
        </w:r>
      </w:ins>
      <m:oMath>
        <m:r>
          <m:rPr>
            <m:sty m:val="bi"/>
          </m:rPr>
          <w:rPr>
            <w:rFonts w:ascii="Cambria Math" w:hAnsi="Cambria Math"/>
            <w:color w:val="0432FF"/>
            <w:sz w:val="24"/>
            <w:szCs w:val="24"/>
          </w:rPr>
          <m:t>γ</m:t>
        </m:r>
      </m:oMath>
      <w:ins w:id="1421" w:author="Levine, Charles Roger CTR USARMY USMA (USA)" w:date="2026-10-05T08:16:00Z" w16du:dateUtc="2026-10-05T12:16:00Z">
        <w:r w:rsidRPr="004A76BC">
          <w:rPr>
            <w:rFonts w:asciiTheme="minorHAnsi" w:hAnsiTheme="minorHAnsi"/>
            <w:b w:val="0"/>
            <w:bCs w:val="0"/>
            <w:i/>
            <w:iCs/>
            <w:color w:val="0432FF"/>
            <w:sz w:val="24"/>
            <w:szCs w:val="24"/>
            <w:rPrChange w:id="1422" w:author="Levine, Charles Roger CTR USARMY USMA (USA)" w:date="2026-10-05T08:21:00Z" w16du:dateUtc="2026-10-05T12:21:00Z">
              <w:rPr>
                <w:b w:val="0"/>
                <w:bCs w:val="0"/>
                <w:sz w:val="24"/>
                <w:szCs w:val="24"/>
              </w:rPr>
            </w:rPrChange>
          </w:rPr>
          <w:t xml:space="preserve"> across 4–5 values</w:t>
        </w:r>
      </w:ins>
      <w:ins w:id="1423" w:author="Levine, Charles Roger CTR USARMY USMA (USA)" w:date="2026-10-05T08:26:00Z" w16du:dateUtc="2026-10-05T12:26:00Z">
        <w:r w:rsidR="004A76BC">
          <w:rPr>
            <w:rFonts w:asciiTheme="minorHAnsi" w:hAnsiTheme="minorHAnsi"/>
            <w:b w:val="0"/>
            <w:bCs w:val="0"/>
            <w:i/>
            <w:iCs/>
            <w:color w:val="0432FF"/>
            <w:sz w:val="24"/>
            <w:szCs w:val="24"/>
          </w:rPr>
          <w:t>,</w:t>
        </w:r>
      </w:ins>
      <w:ins w:id="1424" w:author="Levine, Charles Roger CTR USARMY USMA (USA)" w:date="2026-10-05T08:20:00Z" w16du:dateUtc="2026-10-05T12:20:00Z">
        <w:r w:rsidRPr="004A76BC">
          <w:rPr>
            <w:rFonts w:asciiTheme="minorHAnsi" w:hAnsiTheme="minorHAnsi"/>
            <w:b w:val="0"/>
            <w:bCs w:val="0"/>
            <w:i/>
            <w:iCs/>
            <w:color w:val="0432FF"/>
            <w:sz w:val="24"/>
            <w:szCs w:val="24"/>
            <w:rPrChange w:id="1425" w:author="Levine, Charles Roger CTR USARMY USMA (USA)" w:date="2026-10-05T08:21:00Z" w16du:dateUtc="2026-10-05T12:21:00Z">
              <w:rPr>
                <w:b w:val="0"/>
                <w:bCs w:val="0"/>
                <w:sz w:val="24"/>
                <w:szCs w:val="24"/>
              </w:rPr>
            </w:rPrChange>
          </w:rPr>
          <w:t xml:space="preserve"> I’ll superimpose</w:t>
        </w:r>
      </w:ins>
      <w:ins w:id="1426" w:author="Levine, Charles Roger CTR USARMY USMA (USA)" w:date="2026-10-05T08:16:00Z" w16du:dateUtc="2026-10-05T12:16:00Z">
        <w:r w:rsidRPr="004A76BC">
          <w:rPr>
            <w:rFonts w:asciiTheme="minorHAnsi" w:hAnsiTheme="minorHAnsi"/>
            <w:b w:val="0"/>
            <w:bCs w:val="0"/>
            <w:i/>
            <w:iCs/>
            <w:color w:val="0432FF"/>
            <w:sz w:val="24"/>
            <w:szCs w:val="24"/>
            <w:rPrChange w:id="1427" w:author="Levine, Charles Roger CTR USARMY USMA (USA)" w:date="2026-10-05T08:21:00Z" w16du:dateUtc="2026-10-05T12:21:00Z">
              <w:rPr>
                <w:b w:val="0"/>
                <w:bCs w:val="0"/>
                <w:sz w:val="24"/>
                <w:szCs w:val="24"/>
              </w:rPr>
            </w:rPrChange>
          </w:rPr>
          <w:t xml:space="preserve"> the resulting outcome curves to show how a gradual versus sharp transition into competitive relevance changes the effect of congestion.]</w:t>
        </w:r>
      </w:ins>
      <w:del w:id="1428" w:author="Levine, Charles Roger CTR USARMY USMA (USA)" w:date="2026-10-05T08:15:00Z" w16du:dateUtc="2026-10-05T12:15:00Z">
        <w:r w:rsidR="00DB0F59" w:rsidRPr="004A76BC" w:rsidDel="00B17DFA">
          <w:rPr>
            <w:rFonts w:asciiTheme="minorHAnsi" w:hAnsiTheme="minorHAnsi"/>
            <w:b w:val="0"/>
            <w:bCs w:val="0"/>
            <w:i/>
            <w:iCs/>
            <w:color w:val="0432FF"/>
            <w:sz w:val="24"/>
            <w:szCs w:val="24"/>
            <w:rPrChange w:id="1429" w:author="Levine, Charles Roger CTR USARMY USMA (USA)" w:date="2026-10-05T08:21:00Z" w16du:dateUtc="2026-10-05T12:21:00Z">
              <w:rPr>
                <w:b w:val="0"/>
                <w:bCs w:val="0"/>
                <w:sz w:val="24"/>
                <w:szCs w:val="24"/>
              </w:rPr>
            </w:rPrChange>
          </w:rPr>
          <w:delText>how sharply viability/congestion turns on</w:delText>
        </w:r>
      </w:del>
    </w:p>
    <w:p w14:paraId="7BAB4BDE" w14:textId="77777777" w:rsidR="004A76BC" w:rsidRDefault="00DB0F59" w:rsidP="00DB0F59">
      <w:pPr>
        <w:pStyle w:val="Heading1"/>
        <w:numPr>
          <w:ilvl w:val="2"/>
          <w:numId w:val="12"/>
        </w:numPr>
        <w:rPr>
          <w:ins w:id="1430" w:author="Levine, Charles Roger CTR USARMY USMA (USA)" w:date="2026-10-05T08:27:00Z" w16du:dateUtc="2026-10-05T12:27:00Z"/>
          <w:b w:val="0"/>
          <w:bCs w:val="0"/>
          <w:sz w:val="24"/>
          <w:szCs w:val="24"/>
        </w:rPr>
      </w:pPr>
      <m:oMath>
        <m:r>
          <m:rPr>
            <m:sty m:val="bi"/>
          </m:rPr>
          <w:rPr>
            <w:rFonts w:ascii="Cambria Math" w:hAnsi="Cambria Math"/>
            <w:sz w:val="24"/>
            <w:szCs w:val="24"/>
          </w:rPr>
          <m:t>θ</m:t>
        </m:r>
      </m:oMath>
      <w:r w:rsidRPr="00DB0F59">
        <w:rPr>
          <w:b w:val="0"/>
          <w:bCs w:val="0"/>
          <w:sz w:val="24"/>
          <w:szCs w:val="24"/>
        </w:rPr>
        <w:t xml:space="preserve">: </w:t>
      </w:r>
      <w:del w:id="1431" w:author="Levine, Charles Roger CTR USARMY USMA (USA)" w:date="2026-10-05T08:16:00Z" w16du:dateUtc="2026-10-05T12:16:00Z">
        <w:r w:rsidRPr="00DB0F59" w:rsidDel="00B17DFA">
          <w:rPr>
            <w:b w:val="0"/>
            <w:bCs w:val="0"/>
            <w:sz w:val="24"/>
            <w:szCs w:val="24"/>
          </w:rPr>
          <w:delText>where the relevant performance thresho</w:delText>
        </w:r>
      </w:del>
      <w:ins w:id="1432" w:author="Levine, Charles Roger CTR USARMY USMA (USA)" w:date="2026-10-05T08:16:00Z" w16du:dateUtc="2026-10-05T12:16:00Z">
        <w:r w:rsidR="00B17DFA">
          <w:rPr>
            <w:b w:val="0"/>
            <w:bCs w:val="0"/>
            <w:sz w:val="24"/>
            <w:szCs w:val="24"/>
          </w:rPr>
          <w:t>location of the competitive threshold</w:t>
        </w:r>
      </w:ins>
      <w:ins w:id="1433" w:author="Levine, Charles Roger CTR USARMY USMA (USA)" w:date="2026-10-05T08:17:00Z" w16du:dateUtc="2026-10-05T12:17:00Z">
        <w:r w:rsidR="00B17DFA">
          <w:rPr>
            <w:b w:val="0"/>
            <w:bCs w:val="0"/>
            <w:sz w:val="24"/>
            <w:szCs w:val="24"/>
          </w:rPr>
          <w:t xml:space="preserve"> </w:t>
        </w:r>
      </w:ins>
    </w:p>
    <w:p w14:paraId="0AA0BF90" w14:textId="35A46EB9" w:rsidR="00DB0F59" w:rsidRPr="004A76BC" w:rsidRDefault="00B17DFA" w:rsidP="004A76BC">
      <w:pPr>
        <w:pStyle w:val="Heading1"/>
        <w:ind w:left="1224"/>
        <w:rPr>
          <w:rFonts w:asciiTheme="minorHAnsi" w:hAnsiTheme="minorHAnsi"/>
          <w:b w:val="0"/>
          <w:bCs w:val="0"/>
          <w:i/>
          <w:iCs/>
          <w:color w:val="0432FF"/>
          <w:sz w:val="24"/>
          <w:szCs w:val="24"/>
          <w:rPrChange w:id="1434" w:author="Levine, Charles Roger CTR USARMY USMA (USA)" w:date="2026-10-05T08:28:00Z" w16du:dateUtc="2026-10-05T12:28:00Z">
            <w:rPr>
              <w:b w:val="0"/>
              <w:bCs w:val="0"/>
              <w:sz w:val="24"/>
              <w:szCs w:val="24"/>
            </w:rPr>
          </w:rPrChange>
        </w:rPr>
        <w:pPrChange w:id="1435" w:author="Levine, Charles Roger CTR USARMY USMA (USA)" w:date="2026-10-05T08:27:00Z" w16du:dateUtc="2026-10-05T12:27:00Z">
          <w:pPr>
            <w:pStyle w:val="Heading1"/>
            <w:numPr>
              <w:ilvl w:val="2"/>
              <w:numId w:val="12"/>
            </w:numPr>
            <w:ind w:left="1224" w:hanging="504"/>
          </w:pPr>
        </w:pPrChange>
      </w:pPr>
      <w:ins w:id="1436" w:author="Levine, Charles Roger CTR USARMY USMA (USA)" w:date="2026-10-05T08:17:00Z" w16du:dateUtc="2026-10-05T12:17:00Z">
        <w:r w:rsidRPr="004A76BC">
          <w:rPr>
            <w:rFonts w:asciiTheme="minorHAnsi" w:hAnsiTheme="minorHAnsi"/>
            <w:b w:val="0"/>
            <w:bCs w:val="0"/>
            <w:i/>
            <w:iCs/>
            <w:color w:val="0432FF"/>
            <w:sz w:val="24"/>
            <w:szCs w:val="24"/>
            <w:rPrChange w:id="1437" w:author="Levine, Charles Roger CTR USARMY USMA (USA)" w:date="2026-10-05T08:28:00Z" w16du:dateUtc="2026-10-05T12:28:00Z">
              <w:rPr>
                <w:b w:val="0"/>
                <w:bCs w:val="0"/>
                <w:sz w:val="24"/>
                <w:szCs w:val="24"/>
              </w:rPr>
            </w:rPrChange>
          </w:rPr>
          <w:t xml:space="preserve">[FIGURE PLACEHOLDER: </w:t>
        </w:r>
      </w:ins>
      <w:ins w:id="1438" w:author="Levine, Charles Roger CTR USARMY USMA (USA)" w:date="2026-10-05T08:23:00Z" w16du:dateUtc="2026-10-05T12:23:00Z">
        <w:r w:rsidR="004A76BC" w:rsidRPr="004A76BC">
          <w:rPr>
            <w:rFonts w:asciiTheme="minorHAnsi" w:hAnsiTheme="minorHAnsi"/>
            <w:b w:val="0"/>
            <w:bCs w:val="0"/>
            <w:i/>
            <w:iCs/>
            <w:color w:val="0432FF"/>
            <w:sz w:val="24"/>
            <w:szCs w:val="24"/>
            <w:rPrChange w:id="1439" w:author="Levine, Charles Roger CTR USARMY USMA (USA)" w:date="2026-10-05T08:28:00Z" w16du:dateUtc="2026-10-05T12:28:00Z">
              <w:rPr>
                <w:b w:val="0"/>
                <w:bCs w:val="0"/>
                <w:sz w:val="24"/>
                <w:szCs w:val="24"/>
              </w:rPr>
            </w:rPrChange>
          </w:rPr>
          <w:t>Holding</w:t>
        </w:r>
      </w:ins>
      <w:ins w:id="1440" w:author="Levine, Charles Roger CTR USARMY USMA (USA)" w:date="2026-10-05T08:17:00Z" w16du:dateUtc="2026-10-05T12:17:00Z">
        <w:r w:rsidRPr="004A76BC">
          <w:rPr>
            <w:rFonts w:asciiTheme="minorHAnsi" w:hAnsiTheme="minorHAnsi"/>
            <w:b w:val="0"/>
            <w:bCs w:val="0"/>
            <w:i/>
            <w:iCs/>
            <w:color w:val="0432FF"/>
            <w:sz w:val="24"/>
            <w:szCs w:val="24"/>
            <w:rPrChange w:id="1441" w:author="Levine, Charles Roger CTR USARMY USMA (USA)" w:date="2026-10-05T08:28:00Z" w16du:dateUtc="2026-10-05T12:28:00Z">
              <w:rPr>
                <w:b w:val="0"/>
                <w:bCs w:val="0"/>
                <w:sz w:val="24"/>
                <w:szCs w:val="24"/>
              </w:rPr>
            </w:rPrChange>
          </w:rPr>
          <w:t xml:space="preserve"> all other parameters fixed and </w:t>
        </w:r>
      </w:ins>
      <w:ins w:id="1442" w:author="Levine, Charles Roger CTR USARMY USMA (USA)" w:date="2026-10-05T08:24:00Z" w16du:dateUtc="2026-10-05T12:24:00Z">
        <w:r w:rsidR="004A76BC" w:rsidRPr="004A76BC">
          <w:rPr>
            <w:rFonts w:asciiTheme="minorHAnsi" w:hAnsiTheme="minorHAnsi"/>
            <w:b w:val="0"/>
            <w:bCs w:val="0"/>
            <w:i/>
            <w:iCs/>
            <w:color w:val="0432FF"/>
            <w:sz w:val="24"/>
            <w:szCs w:val="24"/>
            <w:rPrChange w:id="1443" w:author="Levine, Charles Roger CTR USARMY USMA (USA)" w:date="2026-10-05T08:28:00Z" w16du:dateUtc="2026-10-05T12:28:00Z">
              <w:rPr>
                <w:b w:val="0"/>
                <w:bCs w:val="0"/>
                <w:sz w:val="24"/>
                <w:szCs w:val="24"/>
              </w:rPr>
            </w:rPrChange>
          </w:rPr>
          <w:t>varying</w:t>
        </w:r>
      </w:ins>
      <w:ins w:id="1444" w:author="Levine, Charles Roger CTR USARMY USMA (USA)" w:date="2026-10-05T08:17:00Z" w16du:dateUtc="2026-10-05T12:17:00Z">
        <w:r w:rsidRPr="004A76BC">
          <w:rPr>
            <w:rFonts w:asciiTheme="minorHAnsi" w:hAnsiTheme="minorHAnsi"/>
            <w:b w:val="0"/>
            <w:bCs w:val="0"/>
            <w:i/>
            <w:iCs/>
            <w:color w:val="0432FF"/>
            <w:sz w:val="24"/>
            <w:szCs w:val="24"/>
            <w:rPrChange w:id="1445" w:author="Levine, Charles Roger CTR USARMY USMA (USA)" w:date="2026-10-05T08:28:00Z" w16du:dateUtc="2026-10-05T12:28:00Z">
              <w:rPr>
                <w:b w:val="0"/>
                <w:bCs w:val="0"/>
                <w:sz w:val="24"/>
                <w:szCs w:val="24"/>
              </w:rPr>
            </w:rPrChange>
          </w:rPr>
          <w:t xml:space="preserve"> </w:t>
        </w:r>
      </w:ins>
      <m:oMath>
        <m:r>
          <m:rPr>
            <m:sty m:val="bi"/>
          </m:rPr>
          <w:rPr>
            <w:rFonts w:ascii="Cambria Math" w:hAnsi="Cambria Math"/>
            <w:color w:val="0432FF"/>
            <w:sz w:val="24"/>
            <w:szCs w:val="24"/>
          </w:rPr>
          <m:t>θ</m:t>
        </m:r>
      </m:oMath>
      <w:ins w:id="1446" w:author="Levine, Charles Roger CTR USARMY USMA (USA)" w:date="2026-10-05T08:17:00Z" w16du:dateUtc="2026-10-05T12:17:00Z">
        <w:r w:rsidRPr="004A76BC">
          <w:rPr>
            <w:rFonts w:asciiTheme="minorHAnsi" w:hAnsiTheme="minorHAnsi"/>
            <w:b w:val="0"/>
            <w:bCs w:val="0"/>
            <w:i/>
            <w:iCs/>
            <w:color w:val="0432FF"/>
            <w:sz w:val="24"/>
            <w:szCs w:val="24"/>
            <w:rPrChange w:id="1447" w:author="Levine, Charles Roger CTR USARMY USMA (USA)" w:date="2026-10-05T08:28:00Z" w16du:dateUtc="2026-10-05T12:28:00Z">
              <w:rPr>
                <w:b w:val="0"/>
                <w:bCs w:val="0"/>
                <w:sz w:val="24"/>
                <w:szCs w:val="24"/>
              </w:rPr>
            </w:rPrChange>
          </w:rPr>
          <w:t xml:space="preserve"> across 4–5 values spanning plausible regions of the </w:t>
        </w:r>
      </w:ins>
      <m:oMath>
        <m:sSub>
          <m:sSubPr>
            <m:ctrlPr>
              <w:rPr>
                <w:rFonts w:ascii="Cambria Math" w:hAnsi="Cambria Math"/>
                <w:i/>
                <w:iCs/>
                <w:color w:val="0432FF"/>
                <w:sz w:val="24"/>
                <w:szCs w:val="24"/>
                <w:rPrChange w:id="1448" w:author="Levine, Charles Roger CTR USARMY USMA (USA)" w:date="2026-10-05T08:28:00Z" w16du:dateUtc="2026-10-05T12:28:00Z">
                  <w:rPr>
                    <w:rFonts w:ascii="Cambria Math" w:hAnsi="Cambria Math"/>
                    <w:sz w:val="24"/>
                    <w:szCs w:val="24"/>
                  </w:rPr>
                </w:rPrChange>
              </w:rPr>
            </m:ctrlPr>
          </m:sSubPr>
          <m:e>
            <m:r>
              <m:rPr>
                <m:sty m:val="bi"/>
              </m:rPr>
              <w:rPr>
                <w:rFonts w:ascii="Cambria Math" w:hAnsi="Cambria Math"/>
                <w:color w:val="0432FF"/>
                <w:sz w:val="24"/>
                <w:szCs w:val="24"/>
              </w:rPr>
              <m:t>A</m:t>
            </m:r>
          </m:e>
          <m:sub>
            <m:r>
              <m:rPr>
                <m:sty m:val="bi"/>
              </m:rPr>
              <w:rPr>
                <w:rFonts w:ascii="Cambria Math" w:hAnsi="Cambria Math"/>
                <w:color w:val="0432FF"/>
                <w:sz w:val="24"/>
                <w:szCs w:val="24"/>
              </w:rPr>
              <m:t>i</m:t>
            </m:r>
          </m:sub>
        </m:sSub>
      </m:oMath>
      <w:ins w:id="1449" w:author="Levine, Charles Roger CTR USARMY USMA (USA)" w:date="2026-10-05T08:17:00Z" w16du:dateUtc="2026-10-05T12:17:00Z">
        <w:r w:rsidRPr="004A76BC">
          <w:rPr>
            <w:rFonts w:asciiTheme="minorHAnsi" w:hAnsiTheme="minorHAnsi"/>
            <w:b w:val="0"/>
            <w:bCs w:val="0"/>
            <w:i/>
            <w:iCs/>
            <w:color w:val="0432FF"/>
            <w:sz w:val="24"/>
            <w:szCs w:val="24"/>
            <w:rPrChange w:id="1450" w:author="Levine, Charles Roger CTR USARMY USMA (USA)" w:date="2026-10-05T08:28:00Z" w16du:dateUtc="2026-10-05T12:28:00Z">
              <w:rPr>
                <w:b w:val="0"/>
                <w:bCs w:val="0"/>
                <w:sz w:val="24"/>
                <w:szCs w:val="24"/>
              </w:rPr>
            </w:rPrChange>
          </w:rPr>
          <w:t xml:space="preserve"> distribution</w:t>
        </w:r>
      </w:ins>
      <w:ins w:id="1451" w:author="Levine, Charles Roger CTR USARMY USMA (USA)" w:date="2026-10-05T08:26:00Z" w16du:dateUtc="2026-10-05T12:26:00Z">
        <w:r w:rsidR="004A76BC" w:rsidRPr="004A76BC">
          <w:rPr>
            <w:rFonts w:asciiTheme="minorHAnsi" w:hAnsiTheme="minorHAnsi"/>
            <w:b w:val="0"/>
            <w:bCs w:val="0"/>
            <w:i/>
            <w:iCs/>
            <w:color w:val="0432FF"/>
            <w:sz w:val="24"/>
            <w:szCs w:val="24"/>
            <w:rPrChange w:id="1452" w:author="Levine, Charles Roger CTR USARMY USMA (USA)" w:date="2026-10-05T08:28:00Z" w16du:dateUtc="2026-10-05T12:28:00Z">
              <w:rPr>
                <w:b w:val="0"/>
                <w:bCs w:val="0"/>
                <w:sz w:val="24"/>
                <w:szCs w:val="24"/>
              </w:rPr>
            </w:rPrChange>
          </w:rPr>
          <w:t>,</w:t>
        </w:r>
      </w:ins>
      <w:ins w:id="1453" w:author="Levine, Charles Roger CTR USARMY USMA (USA)" w:date="2026-10-05T08:20:00Z" w16du:dateUtc="2026-10-05T12:20:00Z">
        <w:r w:rsidRPr="004A76BC">
          <w:rPr>
            <w:rFonts w:asciiTheme="minorHAnsi" w:hAnsiTheme="minorHAnsi"/>
            <w:b w:val="0"/>
            <w:bCs w:val="0"/>
            <w:i/>
            <w:iCs/>
            <w:color w:val="0432FF"/>
            <w:sz w:val="24"/>
            <w:szCs w:val="24"/>
            <w:rPrChange w:id="1454" w:author="Levine, Charles Roger CTR USARMY USMA (USA)" w:date="2026-10-05T08:28:00Z" w16du:dateUtc="2026-10-05T12:28:00Z">
              <w:rPr>
                <w:b w:val="0"/>
                <w:bCs w:val="0"/>
                <w:sz w:val="24"/>
                <w:szCs w:val="24"/>
              </w:rPr>
            </w:rPrChange>
          </w:rPr>
          <w:t xml:space="preserve"> I’ll superimpose</w:t>
        </w:r>
      </w:ins>
      <w:ins w:id="1455" w:author="Levine, Charles Roger CTR USARMY USMA (USA)" w:date="2026-10-05T08:17:00Z" w16du:dateUtc="2026-10-05T12:17:00Z">
        <w:r w:rsidRPr="004A76BC">
          <w:rPr>
            <w:rFonts w:asciiTheme="minorHAnsi" w:hAnsiTheme="minorHAnsi"/>
            <w:b w:val="0"/>
            <w:bCs w:val="0"/>
            <w:i/>
            <w:iCs/>
            <w:color w:val="0432FF"/>
            <w:sz w:val="24"/>
            <w:szCs w:val="24"/>
            <w:rPrChange w:id="1456" w:author="Levine, Charles Roger CTR USARMY USMA (USA)" w:date="2026-10-05T08:28:00Z" w16du:dateUtc="2026-10-05T12:28:00Z">
              <w:rPr>
                <w:b w:val="0"/>
                <w:bCs w:val="0"/>
                <w:sz w:val="24"/>
                <w:szCs w:val="24"/>
              </w:rPr>
            </w:rPrChange>
          </w:rPr>
          <w:t xml:space="preserve"> the resulting outcome curves to show how changing which individuals count as competitively relevant shifts the congestion mechanism.]</w:t>
        </w:r>
      </w:ins>
      <w:del w:id="1457" w:author="Levine, Charles Roger CTR USARMY USMA (USA)" w:date="2026-10-05T08:15:00Z" w16du:dateUtc="2026-10-05T12:15:00Z">
        <w:r w:rsidR="00DB0F59" w:rsidRPr="004A76BC" w:rsidDel="00B17DFA">
          <w:rPr>
            <w:rFonts w:asciiTheme="minorHAnsi" w:hAnsiTheme="minorHAnsi"/>
            <w:b w:val="0"/>
            <w:bCs w:val="0"/>
            <w:i/>
            <w:iCs/>
            <w:color w:val="0432FF"/>
            <w:sz w:val="24"/>
            <w:szCs w:val="24"/>
            <w:rPrChange w:id="1458" w:author="Levine, Charles Roger CTR USARMY USMA (USA)" w:date="2026-10-05T08:28:00Z" w16du:dateUtc="2026-10-05T12:28:00Z">
              <w:rPr>
                <w:b w:val="0"/>
                <w:bCs w:val="0"/>
                <w:sz w:val="24"/>
                <w:szCs w:val="24"/>
              </w:rPr>
            </w:rPrChange>
          </w:rPr>
          <w:delText>ld sits</w:delText>
        </w:r>
      </w:del>
    </w:p>
    <w:p w14:paraId="13231EB4" w14:textId="77777777" w:rsidR="004A76BC" w:rsidRDefault="00DB0F59" w:rsidP="00DB0F59">
      <w:pPr>
        <w:pStyle w:val="Heading1"/>
        <w:numPr>
          <w:ilvl w:val="2"/>
          <w:numId w:val="12"/>
        </w:numPr>
        <w:rPr>
          <w:ins w:id="1459" w:author="Levine, Charles Roger CTR USARMY USMA (USA)" w:date="2026-10-05T08:28:00Z" w16du:dateUtc="2026-10-05T12:28:00Z"/>
          <w:b w:val="0"/>
          <w:bCs w:val="0"/>
          <w:sz w:val="24"/>
          <w:szCs w:val="24"/>
        </w:rPr>
      </w:pPr>
      <m:oMath>
        <m:r>
          <m:rPr>
            <m:sty m:val="bi"/>
          </m:rPr>
          <w:rPr>
            <w:rFonts w:ascii="Cambria Math" w:hAnsi="Cambria Math"/>
            <w:sz w:val="24"/>
            <w:szCs w:val="24"/>
          </w:rPr>
          <m:t>λ</m:t>
        </m:r>
      </m:oMath>
      <w:r w:rsidRPr="00DB0F59">
        <w:rPr>
          <w:b w:val="0"/>
          <w:bCs w:val="0"/>
          <w:sz w:val="24"/>
          <w:szCs w:val="24"/>
        </w:rPr>
        <w:t>: strength of the congestion penalty</w:t>
      </w:r>
      <w:ins w:id="1460" w:author="Levine, Charles Roger CTR USARMY USMA (USA)" w:date="2026-10-05T08:17:00Z" w16du:dateUtc="2026-10-05T12:17:00Z">
        <w:r w:rsidR="00B17DFA">
          <w:rPr>
            <w:b w:val="0"/>
            <w:bCs w:val="0"/>
            <w:sz w:val="24"/>
            <w:szCs w:val="24"/>
          </w:rPr>
          <w:t xml:space="preserve"> </w:t>
        </w:r>
      </w:ins>
    </w:p>
    <w:p w14:paraId="53E1ABF3" w14:textId="6670DEE0" w:rsidR="00DB0F59" w:rsidRPr="004A76BC" w:rsidRDefault="00B17DFA" w:rsidP="004A76BC">
      <w:pPr>
        <w:pStyle w:val="Heading1"/>
        <w:ind w:left="1224"/>
        <w:rPr>
          <w:rFonts w:asciiTheme="minorHAnsi" w:hAnsiTheme="minorHAnsi"/>
          <w:b w:val="0"/>
          <w:bCs w:val="0"/>
          <w:i/>
          <w:iCs/>
          <w:color w:val="0432FF"/>
          <w:sz w:val="24"/>
          <w:szCs w:val="24"/>
          <w:rPrChange w:id="1461" w:author="Levine, Charles Roger CTR USARMY USMA (USA)" w:date="2026-10-05T08:30:00Z" w16du:dateUtc="2026-10-05T12:30:00Z">
            <w:rPr>
              <w:b w:val="0"/>
              <w:bCs w:val="0"/>
              <w:sz w:val="24"/>
              <w:szCs w:val="24"/>
            </w:rPr>
          </w:rPrChange>
        </w:rPr>
        <w:pPrChange w:id="1462" w:author="Levine, Charles Roger CTR USARMY USMA (USA)" w:date="2026-10-05T08:28:00Z" w16du:dateUtc="2026-10-05T12:28:00Z">
          <w:pPr>
            <w:pStyle w:val="Heading1"/>
            <w:numPr>
              <w:ilvl w:val="2"/>
              <w:numId w:val="12"/>
            </w:numPr>
            <w:ind w:left="1224" w:hanging="504"/>
          </w:pPr>
        </w:pPrChange>
      </w:pPr>
      <w:ins w:id="1463" w:author="Levine, Charles Roger CTR USARMY USMA (USA)" w:date="2026-10-05T08:17:00Z" w16du:dateUtc="2026-10-05T12:17:00Z">
        <w:r w:rsidRPr="004A76BC">
          <w:rPr>
            <w:rFonts w:asciiTheme="minorHAnsi" w:hAnsiTheme="minorHAnsi"/>
            <w:b w:val="0"/>
            <w:bCs w:val="0"/>
            <w:i/>
            <w:iCs/>
            <w:color w:val="0432FF"/>
            <w:sz w:val="24"/>
            <w:szCs w:val="24"/>
            <w:rPrChange w:id="1464" w:author="Levine, Charles Roger CTR USARMY USMA (USA)" w:date="2026-10-05T08:30:00Z" w16du:dateUtc="2026-10-05T12:30:00Z">
              <w:rPr>
                <w:b w:val="0"/>
                <w:bCs w:val="0"/>
                <w:sz w:val="24"/>
                <w:szCs w:val="24"/>
              </w:rPr>
            </w:rPrChange>
          </w:rPr>
          <w:t>[</w:t>
        </w:r>
        <w:r w:rsidRPr="004A76BC">
          <w:rPr>
            <w:rFonts w:asciiTheme="minorHAnsi" w:hAnsiTheme="minorHAnsi"/>
            <w:b w:val="0"/>
            <w:bCs w:val="0"/>
            <w:i/>
            <w:iCs/>
            <w:color w:val="0432FF"/>
            <w:sz w:val="24"/>
            <w:szCs w:val="24"/>
            <w:rPrChange w:id="1465" w:author="Levine, Charles Roger CTR USARMY USMA (USA)" w:date="2026-10-05T08:30:00Z" w16du:dateUtc="2026-10-05T12:30:00Z">
              <w:rPr>
                <w:b w:val="0"/>
                <w:bCs w:val="0"/>
                <w:sz w:val="24"/>
                <w:szCs w:val="24"/>
              </w:rPr>
            </w:rPrChange>
          </w:rPr>
          <w:t xml:space="preserve">FIGURE PLACEHOLDER: </w:t>
        </w:r>
      </w:ins>
      <w:ins w:id="1466" w:author="Levine, Charles Roger CTR USARMY USMA (USA)" w:date="2026-10-05T08:23:00Z" w16du:dateUtc="2026-10-05T12:23:00Z">
        <w:r w:rsidR="004A76BC" w:rsidRPr="004A76BC">
          <w:rPr>
            <w:rFonts w:asciiTheme="minorHAnsi" w:hAnsiTheme="minorHAnsi"/>
            <w:b w:val="0"/>
            <w:bCs w:val="0"/>
            <w:i/>
            <w:iCs/>
            <w:color w:val="0432FF"/>
            <w:sz w:val="24"/>
            <w:szCs w:val="24"/>
            <w:rPrChange w:id="1467" w:author="Levine, Charles Roger CTR USARMY USMA (USA)" w:date="2026-10-05T08:30:00Z" w16du:dateUtc="2026-10-05T12:30:00Z">
              <w:rPr>
                <w:b w:val="0"/>
                <w:bCs w:val="0"/>
                <w:sz w:val="24"/>
                <w:szCs w:val="24"/>
              </w:rPr>
            </w:rPrChange>
          </w:rPr>
          <w:t>Holding</w:t>
        </w:r>
      </w:ins>
      <w:ins w:id="1468" w:author="Levine, Charles Roger CTR USARMY USMA (USA)" w:date="2026-10-05T08:17:00Z" w16du:dateUtc="2026-10-05T12:17:00Z">
        <w:r w:rsidRPr="004A76BC">
          <w:rPr>
            <w:rFonts w:asciiTheme="minorHAnsi" w:hAnsiTheme="minorHAnsi"/>
            <w:b w:val="0"/>
            <w:bCs w:val="0"/>
            <w:i/>
            <w:iCs/>
            <w:color w:val="0432FF"/>
            <w:sz w:val="24"/>
            <w:szCs w:val="24"/>
            <w:rPrChange w:id="1469" w:author="Levine, Charles Roger CTR USARMY USMA (USA)" w:date="2026-10-05T08:30:00Z" w16du:dateUtc="2026-10-05T12:30:00Z">
              <w:rPr>
                <w:b w:val="0"/>
                <w:bCs w:val="0"/>
                <w:sz w:val="24"/>
                <w:szCs w:val="24"/>
              </w:rPr>
            </w:rPrChange>
          </w:rPr>
          <w:t xml:space="preserve"> all other parameters fixed and </w:t>
        </w:r>
      </w:ins>
      <w:ins w:id="1470" w:author="Levine, Charles Roger CTR USARMY USMA (USA)" w:date="2026-10-05T08:24:00Z" w16du:dateUtc="2026-10-05T12:24:00Z">
        <w:r w:rsidR="004A76BC" w:rsidRPr="004A76BC">
          <w:rPr>
            <w:rFonts w:asciiTheme="minorHAnsi" w:hAnsiTheme="minorHAnsi"/>
            <w:b w:val="0"/>
            <w:bCs w:val="0"/>
            <w:i/>
            <w:iCs/>
            <w:color w:val="0432FF"/>
            <w:sz w:val="24"/>
            <w:szCs w:val="24"/>
            <w:rPrChange w:id="1471" w:author="Levine, Charles Roger CTR USARMY USMA (USA)" w:date="2026-10-05T08:30:00Z" w16du:dateUtc="2026-10-05T12:30:00Z">
              <w:rPr>
                <w:b w:val="0"/>
                <w:bCs w:val="0"/>
                <w:sz w:val="24"/>
                <w:szCs w:val="24"/>
              </w:rPr>
            </w:rPrChange>
          </w:rPr>
          <w:t>varying</w:t>
        </w:r>
      </w:ins>
      <w:ins w:id="1472" w:author="Levine, Charles Roger CTR USARMY USMA (USA)" w:date="2026-10-05T08:17:00Z" w16du:dateUtc="2026-10-05T12:17:00Z">
        <w:r w:rsidRPr="004A76BC">
          <w:rPr>
            <w:rFonts w:asciiTheme="minorHAnsi" w:hAnsiTheme="minorHAnsi"/>
            <w:b w:val="0"/>
            <w:bCs w:val="0"/>
            <w:i/>
            <w:iCs/>
            <w:color w:val="0432FF"/>
            <w:sz w:val="24"/>
            <w:szCs w:val="24"/>
            <w:rPrChange w:id="1473" w:author="Levine, Charles Roger CTR USARMY USMA (USA)" w:date="2026-10-05T08:30:00Z" w16du:dateUtc="2026-10-05T12:30:00Z">
              <w:rPr>
                <w:b w:val="0"/>
                <w:bCs w:val="0"/>
                <w:sz w:val="24"/>
                <w:szCs w:val="24"/>
              </w:rPr>
            </w:rPrChange>
          </w:rPr>
          <w:t xml:space="preserve"> \lambda across 4–5 values beginning at \lambda=0</w:t>
        </w:r>
      </w:ins>
      <w:ins w:id="1474" w:author="Levine, Charles Roger CTR USARMY USMA (USA)" w:date="2026-10-05T08:26:00Z" w16du:dateUtc="2026-10-05T12:26:00Z">
        <w:r w:rsidR="004A76BC" w:rsidRPr="004A76BC">
          <w:rPr>
            <w:rFonts w:asciiTheme="minorHAnsi" w:hAnsiTheme="minorHAnsi"/>
            <w:b w:val="0"/>
            <w:bCs w:val="0"/>
            <w:i/>
            <w:iCs/>
            <w:color w:val="0432FF"/>
            <w:sz w:val="24"/>
            <w:szCs w:val="24"/>
            <w:rPrChange w:id="1475" w:author="Levine, Charles Roger CTR USARMY USMA (USA)" w:date="2026-10-05T08:30:00Z" w16du:dateUtc="2026-10-05T12:30:00Z">
              <w:rPr>
                <w:b w:val="0"/>
                <w:bCs w:val="0"/>
                <w:sz w:val="24"/>
                <w:szCs w:val="24"/>
              </w:rPr>
            </w:rPrChange>
          </w:rPr>
          <w:t>,</w:t>
        </w:r>
      </w:ins>
      <w:ins w:id="1476" w:author="Levine, Charles Roger CTR USARMY USMA (USA)" w:date="2026-10-05T08:20:00Z" w16du:dateUtc="2026-10-05T12:20:00Z">
        <w:r w:rsidRPr="004A76BC">
          <w:rPr>
            <w:rFonts w:asciiTheme="minorHAnsi" w:hAnsiTheme="minorHAnsi"/>
            <w:b w:val="0"/>
            <w:bCs w:val="0"/>
            <w:i/>
            <w:iCs/>
            <w:color w:val="0432FF"/>
            <w:sz w:val="24"/>
            <w:szCs w:val="24"/>
            <w:rPrChange w:id="1477" w:author="Levine, Charles Roger CTR USARMY USMA (USA)" w:date="2026-10-05T08:30:00Z" w16du:dateUtc="2026-10-05T12:30:00Z">
              <w:rPr>
                <w:b w:val="0"/>
                <w:bCs w:val="0"/>
                <w:sz w:val="24"/>
                <w:szCs w:val="24"/>
              </w:rPr>
            </w:rPrChange>
          </w:rPr>
          <w:t xml:space="preserve"> I’ll superimpose</w:t>
        </w:r>
      </w:ins>
      <w:ins w:id="1478" w:author="Levine, Charles Roger CTR USARMY USMA (USA)" w:date="2026-10-05T08:17:00Z" w16du:dateUtc="2026-10-05T12:17:00Z">
        <w:r w:rsidRPr="004A76BC">
          <w:rPr>
            <w:rFonts w:asciiTheme="minorHAnsi" w:hAnsiTheme="minorHAnsi"/>
            <w:b w:val="0"/>
            <w:bCs w:val="0"/>
            <w:i/>
            <w:iCs/>
            <w:color w:val="0432FF"/>
            <w:sz w:val="24"/>
            <w:szCs w:val="24"/>
            <w:rPrChange w:id="1479" w:author="Levine, Charles Roger CTR USARMY USMA (USA)" w:date="2026-10-05T08:30:00Z" w16du:dateUtc="2026-10-05T12:30:00Z">
              <w:rPr>
                <w:b w:val="0"/>
                <w:bCs w:val="0"/>
                <w:sz w:val="24"/>
                <w:szCs w:val="24"/>
              </w:rPr>
            </w:rPrChange>
          </w:rPr>
          <w:t xml:space="preserve"> the resulting outcome curves to show when congestion is too weak to alter rankings, when it begins to change outcomes, and how stronger penalties reshape the modeled relationship.]</w:t>
        </w:r>
      </w:ins>
    </w:p>
    <w:p w14:paraId="050A68C8" w14:textId="77777777" w:rsidR="004A76BC" w:rsidRDefault="00DB0F59" w:rsidP="00DB0F59">
      <w:pPr>
        <w:pStyle w:val="Heading1"/>
        <w:numPr>
          <w:ilvl w:val="2"/>
          <w:numId w:val="12"/>
        </w:numPr>
        <w:rPr>
          <w:ins w:id="1480" w:author="Levine, Charles Roger CTR USARMY USMA (USA)" w:date="2026-10-05T08:28:00Z" w16du:dateUtc="2026-10-05T12:28:00Z"/>
          <w:b w:val="0"/>
          <w:bCs w:val="0"/>
          <w:sz w:val="24"/>
          <w:szCs w:val="24"/>
        </w:rPr>
      </w:pPr>
      <m:oMath>
        <m:r>
          <m:rPr>
            <m:sty m:val="bi"/>
          </m:rPr>
          <w:rPr>
            <w:rFonts w:ascii="Cambria Math" w:hAnsi="Cambria Math"/>
            <w:sz w:val="24"/>
            <w:szCs w:val="24"/>
          </w:rPr>
          <m:t>K/N</m:t>
        </m:r>
      </m:oMath>
      <w:r w:rsidRPr="00DB0F59">
        <w:rPr>
          <w:b w:val="0"/>
          <w:bCs w:val="0"/>
          <w:sz w:val="24"/>
          <w:szCs w:val="24"/>
        </w:rPr>
        <w:t>: scarcity and the selection boundary</w:t>
      </w:r>
      <w:ins w:id="1481" w:author="Levine, Charles Roger CTR USARMY USMA (USA)" w:date="2026-10-05T08:18:00Z" w16du:dateUtc="2026-10-05T12:18:00Z">
        <w:r w:rsidR="00B17DFA">
          <w:rPr>
            <w:b w:val="0"/>
            <w:bCs w:val="0"/>
            <w:sz w:val="24"/>
            <w:szCs w:val="24"/>
          </w:rPr>
          <w:t xml:space="preserve"> </w:t>
        </w:r>
      </w:ins>
    </w:p>
    <w:p w14:paraId="138E670E" w14:textId="27336A84" w:rsidR="00DB0F59" w:rsidRPr="004A76BC" w:rsidRDefault="00B17DFA" w:rsidP="004A76BC">
      <w:pPr>
        <w:pStyle w:val="Heading1"/>
        <w:ind w:left="1224"/>
        <w:rPr>
          <w:rFonts w:asciiTheme="minorHAnsi" w:hAnsiTheme="minorHAnsi"/>
          <w:b w:val="0"/>
          <w:bCs w:val="0"/>
          <w:i/>
          <w:iCs/>
          <w:color w:val="0432FF"/>
          <w:sz w:val="24"/>
          <w:szCs w:val="24"/>
          <w:rPrChange w:id="1482" w:author="Levine, Charles Roger CTR USARMY USMA (USA)" w:date="2026-10-05T08:30:00Z" w16du:dateUtc="2026-10-05T12:30:00Z">
            <w:rPr>
              <w:b w:val="0"/>
              <w:bCs w:val="0"/>
              <w:sz w:val="24"/>
              <w:szCs w:val="24"/>
            </w:rPr>
          </w:rPrChange>
        </w:rPr>
        <w:pPrChange w:id="1483" w:author="Levine, Charles Roger CTR USARMY USMA (USA)" w:date="2026-10-05T08:28:00Z" w16du:dateUtc="2026-10-05T12:28:00Z">
          <w:pPr>
            <w:pStyle w:val="Heading1"/>
            <w:numPr>
              <w:ilvl w:val="2"/>
              <w:numId w:val="12"/>
            </w:numPr>
            <w:ind w:left="1224" w:hanging="504"/>
          </w:pPr>
        </w:pPrChange>
      </w:pPr>
      <w:ins w:id="1484" w:author="Levine, Charles Roger CTR USARMY USMA (USA)" w:date="2026-10-05T08:18:00Z" w16du:dateUtc="2026-10-05T12:18:00Z">
        <w:r w:rsidRPr="004A76BC">
          <w:rPr>
            <w:rFonts w:asciiTheme="minorHAnsi" w:hAnsiTheme="minorHAnsi"/>
            <w:b w:val="0"/>
            <w:bCs w:val="0"/>
            <w:i/>
            <w:iCs/>
            <w:color w:val="0432FF"/>
            <w:sz w:val="24"/>
            <w:szCs w:val="24"/>
            <w:rPrChange w:id="1485" w:author="Levine, Charles Roger CTR USARMY USMA (USA)" w:date="2026-10-05T08:30:00Z" w16du:dateUtc="2026-10-05T12:30:00Z">
              <w:rPr>
                <w:b w:val="0"/>
                <w:bCs w:val="0"/>
                <w:sz w:val="24"/>
                <w:szCs w:val="24"/>
              </w:rPr>
            </w:rPrChange>
          </w:rPr>
          <w:t xml:space="preserve">[FIGURE PLACEHOLDER: </w:t>
        </w:r>
      </w:ins>
      <w:ins w:id="1486" w:author="Levine, Charles Roger CTR USARMY USMA (USA)" w:date="2026-10-05T08:23:00Z" w16du:dateUtc="2026-10-05T12:23:00Z">
        <w:r w:rsidR="004A76BC" w:rsidRPr="004A76BC">
          <w:rPr>
            <w:rFonts w:asciiTheme="minorHAnsi" w:hAnsiTheme="minorHAnsi"/>
            <w:b w:val="0"/>
            <w:bCs w:val="0"/>
            <w:i/>
            <w:iCs/>
            <w:color w:val="0432FF"/>
            <w:sz w:val="24"/>
            <w:szCs w:val="24"/>
            <w:rPrChange w:id="1487" w:author="Levine, Charles Roger CTR USARMY USMA (USA)" w:date="2026-10-05T08:30:00Z" w16du:dateUtc="2026-10-05T12:30:00Z">
              <w:rPr>
                <w:b w:val="0"/>
                <w:bCs w:val="0"/>
                <w:sz w:val="24"/>
                <w:szCs w:val="24"/>
              </w:rPr>
            </w:rPrChange>
          </w:rPr>
          <w:t>Holding</w:t>
        </w:r>
      </w:ins>
      <w:ins w:id="1488" w:author="Levine, Charles Roger CTR USARMY USMA (USA)" w:date="2026-10-05T08:18:00Z" w16du:dateUtc="2026-10-05T12:18:00Z">
        <w:r w:rsidRPr="004A76BC">
          <w:rPr>
            <w:rFonts w:asciiTheme="minorHAnsi" w:hAnsiTheme="minorHAnsi"/>
            <w:b w:val="0"/>
            <w:bCs w:val="0"/>
            <w:i/>
            <w:iCs/>
            <w:color w:val="0432FF"/>
            <w:sz w:val="24"/>
            <w:szCs w:val="24"/>
            <w:rPrChange w:id="1489" w:author="Levine, Charles Roger CTR USARMY USMA (USA)" w:date="2026-10-05T08:30:00Z" w16du:dateUtc="2026-10-05T12:30:00Z">
              <w:rPr>
                <w:b w:val="0"/>
                <w:bCs w:val="0"/>
                <w:sz w:val="24"/>
                <w:szCs w:val="24"/>
              </w:rPr>
            </w:rPrChange>
          </w:rPr>
          <w:t xml:space="preserve"> ASSIGN and SCORE parameters fixed and </w:t>
        </w:r>
      </w:ins>
      <w:ins w:id="1490" w:author="Levine, Charles Roger CTR USARMY USMA (USA)" w:date="2026-10-05T08:24:00Z" w16du:dateUtc="2026-10-05T12:24:00Z">
        <w:r w:rsidR="004A76BC" w:rsidRPr="004A76BC">
          <w:rPr>
            <w:rFonts w:asciiTheme="minorHAnsi" w:hAnsiTheme="minorHAnsi"/>
            <w:b w:val="0"/>
            <w:bCs w:val="0"/>
            <w:i/>
            <w:iCs/>
            <w:color w:val="0432FF"/>
            <w:sz w:val="24"/>
            <w:szCs w:val="24"/>
            <w:rPrChange w:id="1491" w:author="Levine, Charles Roger CTR USARMY USMA (USA)" w:date="2026-10-05T08:30:00Z" w16du:dateUtc="2026-10-05T12:30:00Z">
              <w:rPr>
                <w:b w:val="0"/>
                <w:bCs w:val="0"/>
                <w:sz w:val="24"/>
                <w:szCs w:val="24"/>
              </w:rPr>
            </w:rPrChange>
          </w:rPr>
          <w:t>varying</w:t>
        </w:r>
      </w:ins>
      <w:ins w:id="1492" w:author="Levine, Charles Roger CTR USARMY USMA (USA)" w:date="2026-10-05T08:18:00Z" w16du:dateUtc="2026-10-05T12:18:00Z">
        <w:r w:rsidRPr="004A76BC">
          <w:rPr>
            <w:rFonts w:asciiTheme="minorHAnsi" w:hAnsiTheme="minorHAnsi"/>
            <w:b w:val="0"/>
            <w:bCs w:val="0"/>
            <w:i/>
            <w:iCs/>
            <w:color w:val="0432FF"/>
            <w:sz w:val="24"/>
            <w:szCs w:val="24"/>
            <w:rPrChange w:id="1493" w:author="Levine, Charles Roger CTR USARMY USMA (USA)" w:date="2026-10-05T08:30:00Z" w16du:dateUtc="2026-10-05T12:30:00Z">
              <w:rPr>
                <w:b w:val="0"/>
                <w:bCs w:val="0"/>
                <w:sz w:val="24"/>
                <w:szCs w:val="24"/>
              </w:rPr>
            </w:rPrChange>
          </w:rPr>
          <w:t xml:space="preserve"> </w:t>
        </w:r>
      </w:ins>
      <m:oMath>
        <m:r>
          <m:rPr>
            <m:sty m:val="bi"/>
          </m:rPr>
          <w:rPr>
            <w:rFonts w:ascii="Cambria Math" w:hAnsi="Cambria Math"/>
            <w:color w:val="0432FF"/>
            <w:sz w:val="24"/>
            <w:szCs w:val="24"/>
          </w:rPr>
          <m:t>K/N</m:t>
        </m:r>
      </m:oMath>
      <w:ins w:id="1494" w:author="Levine, Charles Roger CTR USARMY USMA (USA)" w:date="2026-10-05T08:18:00Z" w16du:dateUtc="2026-10-05T12:18:00Z">
        <w:r w:rsidRPr="004A76BC">
          <w:rPr>
            <w:rFonts w:asciiTheme="minorHAnsi" w:hAnsiTheme="minorHAnsi"/>
            <w:b w:val="0"/>
            <w:bCs w:val="0"/>
            <w:i/>
            <w:iCs/>
            <w:color w:val="0432FF"/>
            <w:sz w:val="24"/>
            <w:szCs w:val="24"/>
            <w:rPrChange w:id="1495" w:author="Levine, Charles Roger CTR USARMY USMA (USA)" w:date="2026-10-05T08:30:00Z" w16du:dateUtc="2026-10-05T12:30:00Z">
              <w:rPr>
                <w:b w:val="0"/>
                <w:bCs w:val="0"/>
                <w:sz w:val="24"/>
                <w:szCs w:val="24"/>
              </w:rPr>
            </w:rPrChange>
          </w:rPr>
          <w:t xml:space="preserve"> across 4–5 levels of selection scarcity</w:t>
        </w:r>
      </w:ins>
      <w:ins w:id="1496" w:author="Levine, Charles Roger CTR USARMY USMA (USA)" w:date="2026-10-05T08:26:00Z" w16du:dateUtc="2026-10-05T12:26:00Z">
        <w:r w:rsidR="004A76BC" w:rsidRPr="004A76BC">
          <w:rPr>
            <w:rFonts w:asciiTheme="minorHAnsi" w:hAnsiTheme="minorHAnsi"/>
            <w:b w:val="0"/>
            <w:bCs w:val="0"/>
            <w:i/>
            <w:iCs/>
            <w:color w:val="0432FF"/>
            <w:sz w:val="24"/>
            <w:szCs w:val="24"/>
            <w:rPrChange w:id="1497" w:author="Levine, Charles Roger CTR USARMY USMA (USA)" w:date="2026-10-05T08:30:00Z" w16du:dateUtc="2026-10-05T12:30:00Z">
              <w:rPr>
                <w:b w:val="0"/>
                <w:bCs w:val="0"/>
                <w:sz w:val="24"/>
                <w:szCs w:val="24"/>
              </w:rPr>
            </w:rPrChange>
          </w:rPr>
          <w:t>,</w:t>
        </w:r>
      </w:ins>
      <w:ins w:id="1498" w:author="Levine, Charles Roger CTR USARMY USMA (USA)" w:date="2026-10-05T08:20:00Z" w16du:dateUtc="2026-10-05T12:20:00Z">
        <w:r w:rsidRPr="004A76BC">
          <w:rPr>
            <w:rFonts w:asciiTheme="minorHAnsi" w:hAnsiTheme="minorHAnsi"/>
            <w:b w:val="0"/>
            <w:bCs w:val="0"/>
            <w:i/>
            <w:iCs/>
            <w:color w:val="0432FF"/>
            <w:sz w:val="24"/>
            <w:szCs w:val="24"/>
            <w:rPrChange w:id="1499" w:author="Levine, Charles Roger CTR USARMY USMA (USA)" w:date="2026-10-05T08:30:00Z" w16du:dateUtc="2026-10-05T12:30:00Z">
              <w:rPr>
                <w:b w:val="0"/>
                <w:bCs w:val="0"/>
                <w:sz w:val="24"/>
                <w:szCs w:val="24"/>
              </w:rPr>
            </w:rPrChange>
          </w:rPr>
          <w:t xml:space="preserve"> I’ll superimpose</w:t>
        </w:r>
      </w:ins>
      <w:ins w:id="1500" w:author="Levine, Charles Roger CTR USARMY USMA (USA)" w:date="2026-10-05T08:18:00Z" w16du:dateUtc="2026-10-05T12:18:00Z">
        <w:r w:rsidRPr="004A76BC">
          <w:rPr>
            <w:rFonts w:asciiTheme="minorHAnsi" w:hAnsiTheme="minorHAnsi"/>
            <w:b w:val="0"/>
            <w:bCs w:val="0"/>
            <w:i/>
            <w:iCs/>
            <w:color w:val="0432FF"/>
            <w:sz w:val="24"/>
            <w:szCs w:val="24"/>
            <w:rPrChange w:id="1501" w:author="Levine, Charles Roger CTR USARMY USMA (USA)" w:date="2026-10-05T08:30:00Z" w16du:dateUtc="2026-10-05T12:30:00Z">
              <w:rPr>
                <w:b w:val="0"/>
                <w:bCs w:val="0"/>
                <w:sz w:val="24"/>
                <w:szCs w:val="24"/>
              </w:rPr>
            </w:rPrChange>
          </w:rPr>
          <w:t xml:space="preserve"> the resulting outcome curves to show how the same score distribution can produce different outcomes as the selection boundary becomes more or less restrictive.]</w:t>
        </w:r>
      </w:ins>
    </w:p>
    <w:p w14:paraId="654352C3" w14:textId="77777777" w:rsidR="004A76BC" w:rsidRDefault="00DB0F59" w:rsidP="00DB0F59">
      <w:pPr>
        <w:pStyle w:val="Heading1"/>
        <w:numPr>
          <w:ilvl w:val="2"/>
          <w:numId w:val="12"/>
        </w:numPr>
        <w:rPr>
          <w:ins w:id="1502" w:author="Levine, Charles Roger CTR USARMY USMA (USA)" w:date="2026-10-05T08:28:00Z" w16du:dateUtc="2026-10-05T12:28:00Z"/>
          <w:b w:val="0"/>
          <w:bCs w:val="0"/>
          <w:sz w:val="24"/>
          <w:szCs w:val="24"/>
        </w:rPr>
      </w:pPr>
      <m:oMath>
        <m:r>
          <m:rPr>
            <m:sty m:val="bi"/>
          </m:rPr>
          <w:rPr>
            <w:rFonts w:ascii="Cambria Math" w:hAnsi="Cambria Math"/>
            <w:sz w:val="24"/>
            <w:szCs w:val="24"/>
          </w:rPr>
          <m:t>t</m:t>
        </m:r>
      </m:oMath>
      <w:r w:rsidRPr="00DB0F59">
        <w:rPr>
          <w:b w:val="0"/>
          <w:bCs w:val="0"/>
          <w:sz w:val="24"/>
          <w:szCs w:val="24"/>
        </w:rPr>
        <w:t>: deterministic versus noisy selection</w:t>
      </w:r>
      <w:ins w:id="1503" w:author="Levine, Charles Roger CTR USARMY USMA (USA)" w:date="2026-10-05T08:18:00Z" w16du:dateUtc="2026-10-05T12:18:00Z">
        <w:r w:rsidR="00B17DFA">
          <w:rPr>
            <w:b w:val="0"/>
            <w:bCs w:val="0"/>
            <w:sz w:val="24"/>
            <w:szCs w:val="24"/>
          </w:rPr>
          <w:t xml:space="preserve"> </w:t>
        </w:r>
      </w:ins>
    </w:p>
    <w:p w14:paraId="591430D1" w14:textId="2648829C" w:rsidR="00DB0F59" w:rsidRPr="004A76BC" w:rsidRDefault="00B17DFA" w:rsidP="004A76BC">
      <w:pPr>
        <w:pStyle w:val="Heading1"/>
        <w:ind w:left="1224"/>
        <w:rPr>
          <w:rFonts w:asciiTheme="minorHAnsi" w:hAnsiTheme="minorHAnsi"/>
          <w:b w:val="0"/>
          <w:bCs w:val="0"/>
          <w:i/>
          <w:iCs/>
          <w:color w:val="0432FF"/>
          <w:sz w:val="24"/>
          <w:szCs w:val="24"/>
          <w:rPrChange w:id="1504" w:author="Levine, Charles Roger CTR USARMY USMA (USA)" w:date="2026-10-05T08:29:00Z" w16du:dateUtc="2026-10-05T12:29:00Z">
            <w:rPr>
              <w:b w:val="0"/>
              <w:bCs w:val="0"/>
              <w:sz w:val="24"/>
              <w:szCs w:val="24"/>
            </w:rPr>
          </w:rPrChange>
        </w:rPr>
        <w:pPrChange w:id="1505" w:author="Levine, Charles Roger CTR USARMY USMA (USA)" w:date="2026-10-05T08:28:00Z" w16du:dateUtc="2026-10-05T12:28:00Z">
          <w:pPr>
            <w:pStyle w:val="Heading1"/>
            <w:numPr>
              <w:ilvl w:val="2"/>
              <w:numId w:val="12"/>
            </w:numPr>
            <w:ind w:left="1224" w:hanging="504"/>
          </w:pPr>
        </w:pPrChange>
      </w:pPr>
      <w:ins w:id="1506" w:author="Levine, Charles Roger CTR USARMY USMA (USA)" w:date="2026-10-05T08:18:00Z" w16du:dateUtc="2026-10-05T12:18:00Z">
        <w:r w:rsidRPr="004A76BC">
          <w:rPr>
            <w:rFonts w:asciiTheme="minorHAnsi" w:hAnsiTheme="minorHAnsi"/>
            <w:b w:val="0"/>
            <w:bCs w:val="0"/>
            <w:i/>
            <w:iCs/>
            <w:color w:val="0432FF"/>
            <w:sz w:val="24"/>
            <w:szCs w:val="24"/>
            <w:rPrChange w:id="1507" w:author="Levine, Charles Roger CTR USARMY USMA (USA)" w:date="2026-10-05T08:29:00Z" w16du:dateUtc="2026-10-05T12:29:00Z">
              <w:rPr>
                <w:b w:val="0"/>
                <w:bCs w:val="0"/>
                <w:sz w:val="24"/>
                <w:szCs w:val="24"/>
              </w:rPr>
            </w:rPrChange>
          </w:rPr>
          <w:t xml:space="preserve">[FIGURE PLACEHOLDER: </w:t>
        </w:r>
      </w:ins>
      <w:ins w:id="1508" w:author="Levine, Charles Roger CTR USARMY USMA (USA)" w:date="2026-10-05T08:23:00Z" w16du:dateUtc="2026-10-05T12:23:00Z">
        <w:r w:rsidR="004A76BC" w:rsidRPr="004A76BC">
          <w:rPr>
            <w:rFonts w:asciiTheme="minorHAnsi" w:hAnsiTheme="minorHAnsi"/>
            <w:b w:val="0"/>
            <w:bCs w:val="0"/>
            <w:i/>
            <w:iCs/>
            <w:color w:val="0432FF"/>
            <w:sz w:val="24"/>
            <w:szCs w:val="24"/>
            <w:rPrChange w:id="1509" w:author="Levine, Charles Roger CTR USARMY USMA (USA)" w:date="2026-10-05T08:29:00Z" w16du:dateUtc="2026-10-05T12:29:00Z">
              <w:rPr>
                <w:b w:val="0"/>
                <w:bCs w:val="0"/>
                <w:sz w:val="24"/>
                <w:szCs w:val="24"/>
              </w:rPr>
            </w:rPrChange>
          </w:rPr>
          <w:t>Holding</w:t>
        </w:r>
      </w:ins>
      <w:ins w:id="1510" w:author="Levine, Charles Roger CTR USARMY USMA (USA)" w:date="2026-10-05T08:18:00Z" w16du:dateUtc="2026-10-05T12:18:00Z">
        <w:r w:rsidRPr="004A76BC">
          <w:rPr>
            <w:rFonts w:asciiTheme="minorHAnsi" w:hAnsiTheme="minorHAnsi"/>
            <w:b w:val="0"/>
            <w:bCs w:val="0"/>
            <w:i/>
            <w:iCs/>
            <w:color w:val="0432FF"/>
            <w:sz w:val="24"/>
            <w:szCs w:val="24"/>
            <w:rPrChange w:id="1511" w:author="Levine, Charles Roger CTR USARMY USMA (USA)" w:date="2026-10-05T08:29:00Z" w16du:dateUtc="2026-10-05T12:29:00Z">
              <w:rPr>
                <w:b w:val="0"/>
                <w:bCs w:val="0"/>
                <w:sz w:val="24"/>
                <w:szCs w:val="24"/>
              </w:rPr>
            </w:rPrChange>
          </w:rPr>
          <w:t xml:space="preserve"> ASSIGN, SCORE, and </w:t>
        </w:r>
      </w:ins>
      <m:oMath>
        <m:r>
          <m:rPr>
            <m:sty m:val="bi"/>
          </m:rPr>
          <w:rPr>
            <w:rFonts w:ascii="Cambria Math" w:hAnsi="Cambria Math"/>
            <w:color w:val="0432FF"/>
            <w:sz w:val="24"/>
            <w:szCs w:val="24"/>
            <w:rPrChange w:id="1512" w:author="Levine, Charles Roger CTR USARMY USMA (USA)" w:date="2026-10-05T08:29:00Z" w16du:dateUtc="2026-10-05T12:29:00Z">
              <w:rPr>
                <w:rFonts w:ascii="Cambria Math" w:hAnsi="Cambria Math"/>
                <w:sz w:val="24"/>
                <w:szCs w:val="24"/>
              </w:rPr>
            </w:rPrChange>
          </w:rPr>
          <m:t>K</m:t>
        </m:r>
      </m:oMath>
      <w:ins w:id="1513" w:author="Levine, Charles Roger CTR USARMY USMA (USA)" w:date="2026-10-05T08:18:00Z" w16du:dateUtc="2026-10-05T12:18:00Z">
        <w:r w:rsidRPr="004A76BC">
          <w:rPr>
            <w:rFonts w:asciiTheme="minorHAnsi" w:hAnsiTheme="minorHAnsi"/>
            <w:b w:val="0"/>
            <w:bCs w:val="0"/>
            <w:i/>
            <w:iCs/>
            <w:color w:val="0432FF"/>
            <w:sz w:val="24"/>
            <w:szCs w:val="24"/>
            <w:rPrChange w:id="1514" w:author="Levine, Charles Roger CTR USARMY USMA (USA)" w:date="2026-10-05T08:29:00Z" w16du:dateUtc="2026-10-05T12:29:00Z">
              <w:rPr>
                <w:b w:val="0"/>
                <w:bCs w:val="0"/>
                <w:sz w:val="24"/>
                <w:szCs w:val="24"/>
              </w:rPr>
            </w:rPrChange>
          </w:rPr>
          <w:t xml:space="preserve"> fixed while </w:t>
        </w:r>
      </w:ins>
      <w:ins w:id="1515" w:author="Levine, Charles Roger CTR USARMY USMA (USA)" w:date="2026-10-05T08:24:00Z" w16du:dateUtc="2026-10-05T12:24:00Z">
        <w:r w:rsidR="004A76BC" w:rsidRPr="004A76BC">
          <w:rPr>
            <w:rFonts w:asciiTheme="minorHAnsi" w:hAnsiTheme="minorHAnsi"/>
            <w:b w:val="0"/>
            <w:bCs w:val="0"/>
            <w:i/>
            <w:iCs/>
            <w:color w:val="0432FF"/>
            <w:sz w:val="24"/>
            <w:szCs w:val="24"/>
            <w:rPrChange w:id="1516" w:author="Levine, Charles Roger CTR USARMY USMA (USA)" w:date="2026-10-05T08:29:00Z" w16du:dateUtc="2026-10-05T12:29:00Z">
              <w:rPr>
                <w:b w:val="0"/>
                <w:bCs w:val="0"/>
                <w:sz w:val="24"/>
                <w:szCs w:val="24"/>
              </w:rPr>
            </w:rPrChange>
          </w:rPr>
          <w:t>varying</w:t>
        </w:r>
      </w:ins>
      <w:ins w:id="1517" w:author="Levine, Charles Roger CTR USARMY USMA (USA)" w:date="2026-10-05T08:18:00Z" w16du:dateUtc="2026-10-05T12:18:00Z">
        <w:r w:rsidRPr="004A76BC">
          <w:rPr>
            <w:rFonts w:asciiTheme="minorHAnsi" w:hAnsiTheme="minorHAnsi"/>
            <w:b w:val="0"/>
            <w:bCs w:val="0"/>
            <w:i/>
            <w:iCs/>
            <w:color w:val="0432FF"/>
            <w:sz w:val="24"/>
            <w:szCs w:val="24"/>
            <w:rPrChange w:id="1518" w:author="Levine, Charles Roger CTR USARMY USMA (USA)" w:date="2026-10-05T08:29:00Z" w16du:dateUtc="2026-10-05T12:29:00Z">
              <w:rPr>
                <w:b w:val="0"/>
                <w:bCs w:val="0"/>
                <w:sz w:val="24"/>
                <w:szCs w:val="24"/>
              </w:rPr>
            </w:rPrChange>
          </w:rPr>
          <w:t xml:space="preserve"> selection temperature </w:t>
        </w:r>
      </w:ins>
      <m:oMath>
        <m:r>
          <m:rPr>
            <m:sty m:val="bi"/>
          </m:rPr>
          <w:rPr>
            <w:rFonts w:ascii="Cambria Math" w:hAnsi="Cambria Math"/>
            <w:color w:val="0432FF"/>
            <w:sz w:val="24"/>
            <w:szCs w:val="24"/>
            <w:rPrChange w:id="1519" w:author="Levine, Charles Roger CTR USARMY USMA (USA)" w:date="2026-10-05T08:29:00Z" w16du:dateUtc="2026-10-05T12:29:00Z">
              <w:rPr>
                <w:rFonts w:ascii="Cambria Math" w:hAnsi="Cambria Math"/>
                <w:sz w:val="24"/>
                <w:szCs w:val="24"/>
              </w:rPr>
            </w:rPrChange>
          </w:rPr>
          <m:t>t</m:t>
        </m:r>
      </m:oMath>
      <w:ins w:id="1520" w:author="Levine, Charles Roger CTR USARMY USMA (USA)" w:date="2026-10-05T08:18:00Z" w16du:dateUtc="2026-10-05T12:18:00Z">
        <w:r w:rsidRPr="004A76BC">
          <w:rPr>
            <w:rFonts w:asciiTheme="minorHAnsi" w:hAnsiTheme="minorHAnsi"/>
            <w:b w:val="0"/>
            <w:bCs w:val="0"/>
            <w:i/>
            <w:iCs/>
            <w:color w:val="0432FF"/>
            <w:sz w:val="24"/>
            <w:szCs w:val="24"/>
            <w:rPrChange w:id="1521" w:author="Levine, Charles Roger CTR USARMY USMA (USA)" w:date="2026-10-05T08:29:00Z" w16du:dateUtc="2026-10-05T12:29:00Z">
              <w:rPr>
                <w:b w:val="0"/>
                <w:bCs w:val="0"/>
                <w:sz w:val="24"/>
                <w:szCs w:val="24"/>
              </w:rPr>
            </w:rPrChange>
          </w:rPr>
          <w:t xml:space="preserve"> across 4–5 values</w:t>
        </w:r>
      </w:ins>
      <w:ins w:id="1522" w:author="Levine, Charles Roger CTR USARMY USMA (USA)" w:date="2026-10-05T08:26:00Z" w16du:dateUtc="2026-10-05T12:26:00Z">
        <w:r w:rsidR="004A76BC" w:rsidRPr="004A76BC">
          <w:rPr>
            <w:rFonts w:asciiTheme="minorHAnsi" w:hAnsiTheme="minorHAnsi"/>
            <w:b w:val="0"/>
            <w:bCs w:val="0"/>
            <w:i/>
            <w:iCs/>
            <w:color w:val="0432FF"/>
            <w:sz w:val="24"/>
            <w:szCs w:val="24"/>
            <w:rPrChange w:id="1523" w:author="Levine, Charles Roger CTR USARMY USMA (USA)" w:date="2026-10-05T08:29:00Z" w16du:dateUtc="2026-10-05T12:29:00Z">
              <w:rPr>
                <w:b w:val="0"/>
                <w:bCs w:val="0"/>
                <w:sz w:val="24"/>
                <w:szCs w:val="24"/>
              </w:rPr>
            </w:rPrChange>
          </w:rPr>
          <w:t>,</w:t>
        </w:r>
      </w:ins>
      <w:ins w:id="1524" w:author="Levine, Charles Roger CTR USARMY USMA (USA)" w:date="2026-10-05T08:20:00Z" w16du:dateUtc="2026-10-05T12:20:00Z">
        <w:r w:rsidRPr="004A76BC">
          <w:rPr>
            <w:rFonts w:asciiTheme="minorHAnsi" w:hAnsiTheme="minorHAnsi"/>
            <w:b w:val="0"/>
            <w:bCs w:val="0"/>
            <w:i/>
            <w:iCs/>
            <w:color w:val="0432FF"/>
            <w:sz w:val="24"/>
            <w:szCs w:val="24"/>
            <w:rPrChange w:id="1525" w:author="Levine, Charles Roger CTR USARMY USMA (USA)" w:date="2026-10-05T08:29:00Z" w16du:dateUtc="2026-10-05T12:29:00Z">
              <w:rPr>
                <w:b w:val="0"/>
                <w:bCs w:val="0"/>
                <w:sz w:val="24"/>
                <w:szCs w:val="24"/>
              </w:rPr>
            </w:rPrChange>
          </w:rPr>
          <w:t xml:space="preserve"> I’ll superimpose</w:t>
        </w:r>
      </w:ins>
      <w:ins w:id="1526" w:author="Levine, Charles Roger CTR USARMY USMA (USA)" w:date="2026-10-05T08:18:00Z" w16du:dateUtc="2026-10-05T12:18:00Z">
        <w:r w:rsidRPr="004A76BC">
          <w:rPr>
            <w:rFonts w:asciiTheme="minorHAnsi" w:hAnsiTheme="minorHAnsi"/>
            <w:b w:val="0"/>
            <w:bCs w:val="0"/>
            <w:i/>
            <w:iCs/>
            <w:color w:val="0432FF"/>
            <w:sz w:val="24"/>
            <w:szCs w:val="24"/>
            <w:rPrChange w:id="1527" w:author="Levine, Charles Roger CTR USARMY USMA (USA)" w:date="2026-10-05T08:29:00Z" w16du:dateUtc="2026-10-05T12:29:00Z">
              <w:rPr>
                <w:b w:val="0"/>
                <w:bCs w:val="0"/>
                <w:sz w:val="24"/>
                <w:szCs w:val="24"/>
              </w:rPr>
            </w:rPrChange>
          </w:rPr>
          <w:t xml:space="preserve"> the resulting outcome curves to show how increasing selection noise changes the translation from competitive score into observed outcomes.]</w:t>
        </w:r>
      </w:ins>
    </w:p>
    <w:p w14:paraId="7753CA13" w14:textId="77777777" w:rsidR="004A76BC" w:rsidRDefault="00DB0F59" w:rsidP="00DB0F59">
      <w:pPr>
        <w:pStyle w:val="Heading1"/>
        <w:numPr>
          <w:ilvl w:val="2"/>
          <w:numId w:val="12"/>
        </w:numPr>
        <w:rPr>
          <w:ins w:id="1528" w:author="Levine, Charles Roger CTR USARMY USMA (USA)" w:date="2026-10-05T08:28:00Z" w16du:dateUtc="2026-10-05T12:28:00Z"/>
          <w:b w:val="0"/>
          <w:bCs w:val="0"/>
          <w:sz w:val="24"/>
          <w:szCs w:val="24"/>
        </w:rPr>
      </w:pPr>
      <w:r w:rsidRPr="00DB0F59">
        <w:rPr>
          <w:b w:val="0"/>
          <w:bCs w:val="0"/>
          <w:sz w:val="24"/>
          <w:szCs w:val="24"/>
        </w:rPr>
        <w:t>Interactions among parameters: where similar curves can come from different mechanisms</w:t>
      </w:r>
      <w:ins w:id="1529" w:author="Levine, Charles Roger CTR USARMY USMA (USA)" w:date="2026-10-05T08:19:00Z" w16du:dateUtc="2026-10-05T12:19:00Z">
        <w:r w:rsidR="00B17DFA">
          <w:rPr>
            <w:b w:val="0"/>
            <w:bCs w:val="0"/>
            <w:sz w:val="24"/>
            <w:szCs w:val="24"/>
          </w:rPr>
          <w:t xml:space="preserve"> </w:t>
        </w:r>
      </w:ins>
    </w:p>
    <w:p w14:paraId="76A1AC9F" w14:textId="2577931F" w:rsidR="00DB0F59" w:rsidRPr="004A76BC" w:rsidRDefault="00B17DFA" w:rsidP="004A76BC">
      <w:pPr>
        <w:pStyle w:val="Heading1"/>
        <w:ind w:left="1224"/>
        <w:rPr>
          <w:rFonts w:asciiTheme="minorHAnsi" w:hAnsiTheme="minorHAnsi"/>
          <w:b w:val="0"/>
          <w:bCs w:val="0"/>
          <w:i/>
          <w:iCs/>
          <w:color w:val="0432FF"/>
          <w:sz w:val="24"/>
          <w:szCs w:val="24"/>
          <w:rPrChange w:id="1530" w:author="Levine, Charles Roger CTR USARMY USMA (USA)" w:date="2026-10-05T08:28:00Z" w16du:dateUtc="2026-10-05T12:28:00Z">
            <w:rPr>
              <w:b w:val="0"/>
              <w:bCs w:val="0"/>
              <w:sz w:val="24"/>
              <w:szCs w:val="24"/>
            </w:rPr>
          </w:rPrChange>
        </w:rPr>
        <w:pPrChange w:id="1531" w:author="Levine, Charles Roger CTR USARMY USMA (USA)" w:date="2026-10-05T08:28:00Z" w16du:dateUtc="2026-10-05T12:28:00Z">
          <w:pPr>
            <w:pStyle w:val="Heading1"/>
            <w:numPr>
              <w:ilvl w:val="2"/>
              <w:numId w:val="12"/>
            </w:numPr>
            <w:ind w:left="1224" w:hanging="504"/>
          </w:pPr>
        </w:pPrChange>
      </w:pPr>
      <w:ins w:id="1532" w:author="Levine, Charles Roger CTR USARMY USMA (USA)" w:date="2026-10-05T08:19:00Z" w16du:dateUtc="2026-10-05T12:19:00Z">
        <w:r w:rsidRPr="004A76BC">
          <w:rPr>
            <w:rFonts w:asciiTheme="minorHAnsi" w:hAnsiTheme="minorHAnsi"/>
            <w:b w:val="0"/>
            <w:bCs w:val="0"/>
            <w:i/>
            <w:iCs/>
            <w:color w:val="0432FF"/>
            <w:sz w:val="24"/>
            <w:szCs w:val="24"/>
            <w:rPrChange w:id="1533" w:author="Levine, Charles Roger CTR USARMY USMA (USA)" w:date="2026-10-05T08:28:00Z" w16du:dateUtc="2026-10-05T12:28:00Z">
              <w:rPr>
                <w:b w:val="0"/>
                <w:bCs w:val="0"/>
                <w:sz w:val="24"/>
                <w:szCs w:val="24"/>
              </w:rPr>
            </w:rPrChange>
          </w:rPr>
          <w:t xml:space="preserve">[FIGURE PLACEHOLDER: After presenting the one-parameter sweeps above, </w:t>
        </w:r>
      </w:ins>
      <w:ins w:id="1534" w:author="Levine, Charles Roger CTR USARMY USMA (USA)" w:date="2026-10-05T08:20:00Z" w16du:dateUtc="2026-10-05T12:20:00Z">
        <w:r w:rsidRPr="004A76BC">
          <w:rPr>
            <w:rFonts w:asciiTheme="minorHAnsi" w:hAnsiTheme="minorHAnsi"/>
            <w:b w:val="0"/>
            <w:bCs w:val="0"/>
            <w:i/>
            <w:iCs/>
            <w:color w:val="0432FF"/>
            <w:sz w:val="24"/>
            <w:szCs w:val="24"/>
            <w:rPrChange w:id="1535" w:author="Levine, Charles Roger CTR USARMY USMA (USA)" w:date="2026-10-05T08:28:00Z" w16du:dateUtc="2026-10-05T12:28:00Z">
              <w:rPr>
                <w:b w:val="0"/>
                <w:bCs w:val="0"/>
                <w:sz w:val="24"/>
                <w:szCs w:val="24"/>
              </w:rPr>
            </w:rPrChange>
          </w:rPr>
          <w:t xml:space="preserve">I’ll </w:t>
        </w:r>
      </w:ins>
      <w:ins w:id="1536" w:author="Levine, Charles Roger CTR USARMY USMA (USA)" w:date="2026-10-05T08:19:00Z" w16du:dateUtc="2026-10-05T12:19:00Z">
        <w:r w:rsidRPr="004A76BC">
          <w:rPr>
            <w:rFonts w:asciiTheme="minorHAnsi" w:hAnsiTheme="minorHAnsi"/>
            <w:b w:val="0"/>
            <w:bCs w:val="0"/>
            <w:i/>
            <w:iCs/>
            <w:color w:val="0432FF"/>
            <w:sz w:val="24"/>
            <w:szCs w:val="24"/>
            <w:rPrChange w:id="1537" w:author="Levine, Charles Roger CTR USARMY USMA (USA)" w:date="2026-10-05T08:28:00Z" w16du:dateUtc="2026-10-05T12:28:00Z">
              <w:rPr>
                <w:b w:val="0"/>
                <w:bCs w:val="0"/>
                <w:sz w:val="24"/>
                <w:szCs w:val="24"/>
              </w:rPr>
            </w:rPrChange>
          </w:rPr>
          <w:t xml:space="preserve">select one theoretically important two-parameter interaction and show a bounded comparison illustrating that similar outcome curves can arise from different combinations of mechanisms. </w:t>
        </w:r>
      </w:ins>
      <w:ins w:id="1538" w:author="Levine, Charles Roger CTR USARMY USMA (USA)" w:date="2026-10-05T08:21:00Z" w16du:dateUtc="2026-10-05T12:21:00Z">
        <w:r w:rsidR="004A76BC" w:rsidRPr="004A76BC">
          <w:rPr>
            <w:rFonts w:asciiTheme="minorHAnsi" w:hAnsiTheme="minorHAnsi"/>
            <w:b w:val="0"/>
            <w:bCs w:val="0"/>
            <w:i/>
            <w:iCs/>
            <w:color w:val="0432FF"/>
            <w:sz w:val="24"/>
            <w:szCs w:val="24"/>
            <w:rPrChange w:id="1539" w:author="Levine, Charles Roger CTR USARMY USMA (USA)" w:date="2026-10-05T08:28:00Z" w16du:dateUtc="2026-10-05T12:28:00Z">
              <w:rPr>
                <w:b w:val="0"/>
                <w:bCs w:val="0"/>
                <w:sz w:val="24"/>
                <w:szCs w:val="24"/>
              </w:rPr>
            </w:rPrChange>
          </w:rPr>
          <w:t xml:space="preserve">I’ll avoid </w:t>
        </w:r>
      </w:ins>
      <w:ins w:id="1540" w:author="Levine, Charles Roger CTR USARMY USMA (USA)" w:date="2026-10-05T08:19:00Z" w16du:dateUtc="2026-10-05T12:19:00Z">
        <w:r w:rsidRPr="004A76BC">
          <w:rPr>
            <w:rFonts w:asciiTheme="minorHAnsi" w:hAnsiTheme="minorHAnsi"/>
            <w:b w:val="0"/>
            <w:bCs w:val="0"/>
            <w:i/>
            <w:iCs/>
            <w:color w:val="0432FF"/>
            <w:sz w:val="24"/>
            <w:szCs w:val="24"/>
            <w:rPrChange w:id="1541" w:author="Levine, Charles Roger CTR USARMY USMA (USA)" w:date="2026-10-05T08:28:00Z" w16du:dateUtc="2026-10-05T12:28:00Z">
              <w:rPr>
                <w:b w:val="0"/>
                <w:bCs w:val="0"/>
                <w:sz w:val="24"/>
                <w:szCs w:val="24"/>
              </w:rPr>
            </w:rPrChange>
          </w:rPr>
          <w:t>expand</w:t>
        </w:r>
      </w:ins>
      <w:ins w:id="1542" w:author="Levine, Charles Roger CTR USARMY USMA (USA)" w:date="2026-10-05T08:21:00Z" w16du:dateUtc="2026-10-05T12:21:00Z">
        <w:r w:rsidR="004A76BC" w:rsidRPr="004A76BC">
          <w:rPr>
            <w:rFonts w:asciiTheme="minorHAnsi" w:hAnsiTheme="minorHAnsi"/>
            <w:b w:val="0"/>
            <w:bCs w:val="0"/>
            <w:i/>
            <w:iCs/>
            <w:color w:val="0432FF"/>
            <w:sz w:val="24"/>
            <w:szCs w:val="24"/>
            <w:rPrChange w:id="1543" w:author="Levine, Charles Roger CTR USARMY USMA (USA)" w:date="2026-10-05T08:28:00Z" w16du:dateUtc="2026-10-05T12:28:00Z">
              <w:rPr>
                <w:b w:val="0"/>
                <w:bCs w:val="0"/>
                <w:sz w:val="24"/>
                <w:szCs w:val="24"/>
              </w:rPr>
            </w:rPrChange>
          </w:rPr>
          <w:t>ing</w:t>
        </w:r>
      </w:ins>
      <w:ins w:id="1544" w:author="Levine, Charles Roger CTR USARMY USMA (USA)" w:date="2026-10-05T08:19:00Z" w16du:dateUtc="2026-10-05T12:19:00Z">
        <w:r w:rsidRPr="004A76BC">
          <w:rPr>
            <w:rFonts w:asciiTheme="minorHAnsi" w:hAnsiTheme="minorHAnsi"/>
            <w:b w:val="0"/>
            <w:bCs w:val="0"/>
            <w:i/>
            <w:iCs/>
            <w:color w:val="0432FF"/>
            <w:sz w:val="24"/>
            <w:szCs w:val="24"/>
            <w:rPrChange w:id="1545" w:author="Levine, Charles Roger CTR USARMY USMA (USA)" w:date="2026-10-05T08:28:00Z" w16du:dateUtc="2026-10-05T12:28:00Z">
              <w:rPr>
                <w:b w:val="0"/>
                <w:bCs w:val="0"/>
                <w:sz w:val="24"/>
                <w:szCs w:val="24"/>
              </w:rPr>
            </w:rPrChange>
          </w:rPr>
          <w:t xml:space="preserve"> into a full multidimensional parameter search.]</w:t>
        </w:r>
      </w:ins>
    </w:p>
    <w:p w14:paraId="74310EEE" w14:textId="336842C7" w:rsidR="006B3BD3" w:rsidRDefault="00000000" w:rsidP="00EC7973">
      <w:pPr>
        <w:pStyle w:val="Heading1"/>
        <w:numPr>
          <w:ilvl w:val="1"/>
          <w:numId w:val="12"/>
        </w:numPr>
      </w:pPr>
      <w:r>
        <w:t>What the completed experiments taught us</w:t>
      </w:r>
    </w:p>
    <w:p w14:paraId="1916C78F" w14:textId="77777777" w:rsidR="006B3BD3" w:rsidRDefault="00000000" w:rsidP="00EC7973">
      <w:pPr>
        <w:pStyle w:val="ListBullet"/>
        <w:numPr>
          <w:ilvl w:val="2"/>
          <w:numId w:val="12"/>
        </w:numPr>
      </w:pPr>
      <w:r>
        <w:lastRenderedPageBreak/>
        <w:t>Can congestion change winners without similarity preference? Separate this question from whether a downturn occurs.</w:t>
      </w:r>
    </w:p>
    <w:p w14:paraId="19F27F9C" w14:textId="77777777" w:rsidR="006B3BD3" w:rsidRDefault="00000000" w:rsidP="00EC7973">
      <w:pPr>
        <w:pStyle w:val="ListBullet"/>
        <w:numPr>
          <w:ilvl w:val="2"/>
          <w:numId w:val="12"/>
        </w:numPr>
      </w:pPr>
      <w:r>
        <w:t>Was the initial penalty large enough to reshape the curve? Explain the penalty’s scale relative to individual performance.</w:t>
      </w:r>
    </w:p>
    <w:p w14:paraId="0716422A" w14:textId="77777777" w:rsidR="006B3BD3" w:rsidRDefault="00000000" w:rsidP="00EC7973">
      <w:pPr>
        <w:pStyle w:val="ListBullet"/>
        <w:numPr>
          <w:ilvl w:val="2"/>
          <w:numId w:val="12"/>
        </w:numPr>
      </w:pPr>
      <w:r>
        <w:t>How does curve shape depend on penalty strength and binning? Show equal-width and quantile views with support counts.</w:t>
      </w:r>
    </w:p>
    <w:p w14:paraId="7BF50B76" w14:textId="77777777" w:rsidR="006B3BD3" w:rsidRDefault="00000000" w:rsidP="00EC7973">
      <w:pPr>
        <w:pStyle w:val="ListBullet"/>
        <w:numPr>
          <w:ilvl w:val="2"/>
          <w:numId w:val="12"/>
        </w:numPr>
      </w:pPr>
      <w:r>
        <w:t>Does a low selection fraction make assignment preference irrelevant? Distinguish the number of changed winners from the fraction of winners changed.</w:t>
      </w:r>
    </w:p>
    <w:p w14:paraId="02C5B5A4" w14:textId="77777777" w:rsidR="006B3BD3" w:rsidRDefault="00000000" w:rsidP="00EC7973">
      <w:pPr>
        <w:pStyle w:val="ListBullet"/>
        <w:numPr>
          <w:ilvl w:val="2"/>
          <w:numId w:val="12"/>
        </w:numPr>
      </w:pPr>
      <w:r>
        <w:t>How does reduced preference alter sorting, the range of peer environments, and selection profiles? Treat empty bins as missing support.</w:t>
      </w:r>
    </w:p>
    <w:p w14:paraId="75D60D25" w14:textId="77777777" w:rsidR="006B3BD3" w:rsidRDefault="00000000" w:rsidP="00EC7973">
      <w:pPr>
        <w:pStyle w:val="ListBullet"/>
        <w:numPr>
          <w:ilvl w:val="2"/>
          <w:numId w:val="12"/>
        </w:numPr>
      </w:pPr>
      <w:r>
        <w:t>Use the existing plot trail, retaining model versions, dates, and the purpose of the 50% selection comparison. Distinguish exploratory choices from estimated optima.</w:t>
      </w:r>
    </w:p>
    <w:p w14:paraId="2FC349F8" w14:textId="55C2BD73" w:rsidR="006B3BD3" w:rsidRDefault="00000000" w:rsidP="00EC7973">
      <w:pPr>
        <w:pStyle w:val="Heading1"/>
        <w:numPr>
          <w:ilvl w:val="1"/>
          <w:numId w:val="12"/>
        </w:numPr>
      </w:pPr>
      <w:r>
        <w:t xml:space="preserve"> Established scope, limits, and the bridge to fitting</w:t>
      </w:r>
    </w:p>
    <w:p w14:paraId="71F96D5B" w14:textId="77777777" w:rsidR="006B3BD3" w:rsidRDefault="00000000" w:rsidP="00EC7973">
      <w:pPr>
        <w:pStyle w:val="ListBullet"/>
        <w:numPr>
          <w:ilvl w:val="2"/>
          <w:numId w:val="12"/>
        </w:numPr>
      </w:pPr>
      <w:r>
        <w:t>Summarize the documented architecture, implemented model families, parameter roles, and bounded conclusions of completed experiments.</w:t>
      </w:r>
    </w:p>
    <w:p w14:paraId="08E53A17" w14:textId="77777777" w:rsidR="006B3BD3" w:rsidRDefault="00000000" w:rsidP="00EC7973">
      <w:pPr>
        <w:pStyle w:val="ListBullet"/>
        <w:numPr>
          <w:ilvl w:val="2"/>
          <w:numId w:val="12"/>
        </w:numPr>
      </w:pPr>
      <w:r>
        <w:t>Distinguish a hump from proof of congestion, and tested settings from universal necessity of assortative preference.</w:t>
      </w:r>
    </w:p>
    <w:p w14:paraId="5CF24BC3" w14:textId="0B5F333A" w:rsidR="006B3BD3" w:rsidRDefault="00F17583" w:rsidP="00EC7973">
      <w:pPr>
        <w:pStyle w:val="ListBullet"/>
        <w:numPr>
          <w:ilvl w:val="2"/>
          <w:numId w:val="12"/>
        </w:numPr>
      </w:pPr>
      <w:r w:rsidRPr="00F17583">
        <w:rPr>
          <w:rFonts w:ascii="Cambria Math" w:hAnsi="Cambria Math"/>
          <w:i/>
        </w:rPr>
        <w:t>K</w:t>
      </w:r>
      <w:r w:rsidR="00000000">
        <w:t>eep empirical explanations separate from model demonstrations, including the unmodeled five-player court constraint.</w:t>
      </w:r>
    </w:p>
    <w:p w14:paraId="565155A6" w14:textId="77777777" w:rsidR="006B3BD3" w:rsidRDefault="00000000" w:rsidP="00EC7973">
      <w:pPr>
        <w:pStyle w:val="ListBullet"/>
        <w:numPr>
          <w:ilvl w:val="2"/>
          <w:numId w:val="12"/>
        </w:numPr>
      </w:pPr>
      <w:r>
        <w:t>Identify unresolved parameter transfer across selection rules, normalizations, and domains.</w:t>
      </w:r>
    </w:p>
    <w:p w14:paraId="094FAB08" w14:textId="77777777" w:rsidR="006B3BD3" w:rsidRDefault="00000000" w:rsidP="00EC7973">
      <w:pPr>
        <w:pStyle w:val="ListBullet"/>
        <w:numPr>
          <w:ilvl w:val="2"/>
          <w:numId w:val="12"/>
        </w:numPr>
      </w:pPr>
      <w:r>
        <w:t>Avoid causal claims from Romania’s descriptive patterns or claims of an identical verified effect across domains.</w:t>
      </w:r>
    </w:p>
    <w:p w14:paraId="506110B2" w14:textId="77777777" w:rsidR="006B3BD3" w:rsidRDefault="00000000" w:rsidP="00EC7973">
      <w:pPr>
        <w:pStyle w:val="ListBullet"/>
        <w:numPr>
          <w:ilvl w:val="2"/>
          <w:numId w:val="12"/>
        </w:numPr>
      </w:pPr>
      <w:r>
        <w:t>End with specific unsupported statements and the smallest checks needed to resolve them. Use writing to identify gaps without launching a broad experimental campaign.</w:t>
      </w:r>
    </w:p>
    <w:sectPr w:rsidR="006B3BD3" w:rsidSect="00EC797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1"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2"/>
  </w:num>
  <w:num w:numId="11" w16cid:durableId="1335380630">
    <w:abstractNumId w:val="9"/>
  </w:num>
  <w:num w:numId="12" w16cid:durableId="850726394">
    <w:abstractNumId w:val="13"/>
  </w:num>
  <w:num w:numId="13" w16cid:durableId="1895460450">
    <w:abstractNumId w:val="11"/>
  </w:num>
  <w:num w:numId="14" w16cid:durableId="162360949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evine, Charles Roger CTR USARMY USMA (USA)">
    <w15:presenceInfo w15:providerId="AD" w15:userId="S::charles.r.levine.ctr@army.mil::a211ea81-78fa-4454-a60c-ab60e471a66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3"/>
  <w:proofState w:spelling="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07C"/>
    <w:rsid w:val="0006063C"/>
    <w:rsid w:val="000679A2"/>
    <w:rsid w:val="00070F34"/>
    <w:rsid w:val="000A73FC"/>
    <w:rsid w:val="000B4DEE"/>
    <w:rsid w:val="0015074B"/>
    <w:rsid w:val="00161C59"/>
    <w:rsid w:val="001B5580"/>
    <w:rsid w:val="002271F4"/>
    <w:rsid w:val="0023452C"/>
    <w:rsid w:val="002623E3"/>
    <w:rsid w:val="0027362F"/>
    <w:rsid w:val="00284DBE"/>
    <w:rsid w:val="0029639D"/>
    <w:rsid w:val="002B31B8"/>
    <w:rsid w:val="00326F90"/>
    <w:rsid w:val="00365EB2"/>
    <w:rsid w:val="00384763"/>
    <w:rsid w:val="00387EC6"/>
    <w:rsid w:val="003C2A31"/>
    <w:rsid w:val="00411AEA"/>
    <w:rsid w:val="00432147"/>
    <w:rsid w:val="004337F2"/>
    <w:rsid w:val="004A76BC"/>
    <w:rsid w:val="004E2689"/>
    <w:rsid w:val="005034AB"/>
    <w:rsid w:val="005667BC"/>
    <w:rsid w:val="005A1528"/>
    <w:rsid w:val="005A2EC9"/>
    <w:rsid w:val="005A5775"/>
    <w:rsid w:val="005C16C5"/>
    <w:rsid w:val="005D1A3F"/>
    <w:rsid w:val="005E6903"/>
    <w:rsid w:val="005F76C5"/>
    <w:rsid w:val="006003BE"/>
    <w:rsid w:val="00605038"/>
    <w:rsid w:val="006425A8"/>
    <w:rsid w:val="006A31F9"/>
    <w:rsid w:val="006B104D"/>
    <w:rsid w:val="006B3BD3"/>
    <w:rsid w:val="006C0069"/>
    <w:rsid w:val="006F678C"/>
    <w:rsid w:val="00751847"/>
    <w:rsid w:val="00757375"/>
    <w:rsid w:val="00782AEB"/>
    <w:rsid w:val="00783EE9"/>
    <w:rsid w:val="00786DAA"/>
    <w:rsid w:val="007E3BCC"/>
    <w:rsid w:val="008348D0"/>
    <w:rsid w:val="00857AE0"/>
    <w:rsid w:val="00873F7F"/>
    <w:rsid w:val="008809AA"/>
    <w:rsid w:val="00921496"/>
    <w:rsid w:val="00950606"/>
    <w:rsid w:val="00990069"/>
    <w:rsid w:val="00996049"/>
    <w:rsid w:val="009B11D6"/>
    <w:rsid w:val="009B78C1"/>
    <w:rsid w:val="00A42B32"/>
    <w:rsid w:val="00A939F3"/>
    <w:rsid w:val="00AA1D8D"/>
    <w:rsid w:val="00AD3153"/>
    <w:rsid w:val="00B17DFA"/>
    <w:rsid w:val="00B35FFE"/>
    <w:rsid w:val="00B47730"/>
    <w:rsid w:val="00B654E4"/>
    <w:rsid w:val="00BA6187"/>
    <w:rsid w:val="00C74980"/>
    <w:rsid w:val="00C94276"/>
    <w:rsid w:val="00CB0664"/>
    <w:rsid w:val="00CE0DEB"/>
    <w:rsid w:val="00CE1103"/>
    <w:rsid w:val="00CE25E9"/>
    <w:rsid w:val="00DA0196"/>
    <w:rsid w:val="00DB0F59"/>
    <w:rsid w:val="00DF4153"/>
    <w:rsid w:val="00E46647"/>
    <w:rsid w:val="00E92302"/>
    <w:rsid w:val="00E96D99"/>
    <w:rsid w:val="00EC7973"/>
    <w:rsid w:val="00F11CAF"/>
    <w:rsid w:val="00F17583"/>
    <w:rsid w:val="00F17FCC"/>
    <w:rsid w:val="00F30A83"/>
    <w:rsid w:val="00F65F15"/>
    <w:rsid w:val="00F67C0C"/>
    <w:rsid w:val="00F72636"/>
    <w:rsid w:val="00F962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38623"/>
  <w14:defaultImageDpi w14:val="300"/>
  <w15:docId w15:val="{66EBF75D-39AF-584D-B387-0B6376E7F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rPr>
      <w:rFonts w:ascii="Times New Roman" w:hAnsi="Times New Roman" w:cs="Times New Roman"/>
      <w:szCs w:val="24"/>
    </w:rPr>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16</Pages>
  <Words>8205</Words>
  <Characters>46772</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54868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Chapter Outline</dc:title>
  <dc:subject>Sections 4.1–4.7 of the proposed model chapter</dc:subject>
  <dc:creator>python-docx</dc:creator>
  <cp:keywords/>
  <dc:description>generated by python-docx</dc:description>
  <cp:lastModifiedBy>Levine, Charles Roger CTR USARMY USMA (USA)</cp:lastModifiedBy>
  <cp:revision>22</cp:revision>
  <dcterms:created xsi:type="dcterms:W3CDTF">2026-10-05T04:56:00Z</dcterms:created>
  <dcterms:modified xsi:type="dcterms:W3CDTF">2026-10-05T12:37:00Z</dcterms:modified>
  <cp:category/>
</cp:coreProperties>
</file>