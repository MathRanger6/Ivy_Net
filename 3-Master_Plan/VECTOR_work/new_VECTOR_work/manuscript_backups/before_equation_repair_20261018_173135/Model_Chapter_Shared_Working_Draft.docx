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15117A" w14:textId="77777777" w:rsidR="00CB3150" w:rsidRDefault="00000000">
      <w:pPr>
        <w:pStyle w:val="Title"/>
      </w:pPr>
      <w:r>
        <w:t>Chapter 4 — A model of competitive congestion and advancement</w:t>
      </w:r>
    </w:p>
    <w:p w14:paraId="6D4C3F32" w14:textId="77777777" w:rsidR="00CB3150" w:rsidRDefault="00000000">
      <w:pPr>
        <w:pStyle w:val="Heading1"/>
      </w:pPr>
      <w:bookmarkStart w:id="0" w:name="X166b1176d9c834602c4793dd44ed9435b820f4f"/>
      <w:r>
        <w:t>4.1 Individual performance and success in groups</w:t>
      </w:r>
    </w:p>
    <w:p w14:paraId="2121651D" w14:textId="7B21250C" w:rsidR="00CB3150" w:rsidRDefault="7C2906E5">
      <w:r>
        <w:t xml:space="preserve">Individuals develop, work, and demonstrate their capabilities alongside others. Advancement, however, depends on how their accomplishments are recognized and how opportunities are allocated. </w:t>
      </w:r>
      <w:commentRangeStart w:id="1"/>
      <w:ins w:id="2" w:author="Levine, Charles Roger (dzk3ja)" w:date="2026-10-18T11:34:00Z" w16du:dateUtc="2026-10-18T15:34:00Z">
        <w:r w:rsidR="009D2515">
          <w:t xml:space="preserve">Strong peers can accelerate individual development and performance, but those same peers can also intensify competition for attention, responsibility, and recognition. </w:t>
        </w:r>
        <w:commentRangeEnd w:id="1"/>
        <w:r w:rsidR="009D2515">
          <w:rPr>
            <w:rStyle w:val="CommentReference"/>
            <w:sz w:val="20"/>
            <w:szCs w:val="20"/>
          </w:rPr>
          <w:commentReference w:id="1"/>
        </w:r>
        <w:r w:rsidR="009D2515">
          <w:t xml:space="preserve">The same environment that elevates performance can therefore make advancement </w:t>
        </w:r>
      </w:ins>
      <w:ins w:id="3" w:author="Levine, Charles Roger (dzk3ja)" w:date="2026-10-18T11:44:00Z" w16du:dateUtc="2026-10-18T15:44:00Z">
        <w:r w:rsidR="00314C31">
          <w:t>m</w:t>
        </w:r>
      </w:ins>
      <w:ins w:id="4" w:author="Levine, Charles Roger (dzk3ja)" w:date="2026-10-18T11:34:00Z" w16du:dateUtc="2026-10-18T15:34:00Z">
        <w:r w:rsidR="009D2515">
          <w:t>or</w:t>
        </w:r>
      </w:ins>
      <w:ins w:id="5" w:author="Levine, Charles Roger (dzk3ja)" w:date="2026-10-18T11:44:00Z" w16du:dateUtc="2026-10-18T15:44:00Z">
        <w:r w:rsidR="00314C31">
          <w:t>e</w:t>
        </w:r>
      </w:ins>
      <w:ins w:id="6" w:author="Levine, Charles Roger (dzk3ja)" w:date="2026-10-18T11:34:00Z" w16du:dateUtc="2026-10-18T15:34:00Z">
        <w:r w:rsidR="009D2515">
          <w:t xml:space="preserve"> difficult, with the net effect varying across individuals. </w:t>
        </w:r>
      </w:ins>
      <w:ins w:id="7" w:author="Levine, Charles Roger (dzk3ja)" w:date="2026-10-18T12:00:00Z" w16du:dateUtc="2026-10-18T16:00:00Z">
        <w:r w:rsidR="00681BD3">
          <w:t>We observe the phenomenon that s</w:t>
        </w:r>
      </w:ins>
      <w:ins w:id="8" w:author="Levine, Charles Roger (dzk3ja)" w:date="2026-10-18T11:34:00Z" w16du:dateUtc="2026-10-18T15:34:00Z">
        <w:r w:rsidR="009D2515" w:rsidRPr="009D2515">
          <w:t>imilar individuals placed in different environments may consequently experience very different chances of ultimately advancing.</w:t>
        </w:r>
      </w:ins>
      <w:ins w:id="9" w:author="Levine, Charles Roger (dzk3ja)" w:date="2026-10-18T11:52:00Z" w16du:dateUtc="2026-10-18T15:52:00Z">
        <w:r w:rsidR="00681BD3">
          <w:t xml:space="preserve">  </w:t>
        </w:r>
        <w:r w:rsidR="00681BD3">
          <w:t>We therefore expect advancement to reflect the interaction between individual performance and the environment in which that performance is developed and evaluated.</w:t>
        </w:r>
      </w:ins>
      <w:commentRangeStart w:id="10"/>
      <w:del w:id="11" w:author="Levine, Charles Roger (dzk3ja)" w:date="2026-10-18T11:34:00Z" w16du:dateUtc="2026-10-18T15:34:00Z">
        <w:r w:rsidDel="009D2515">
          <w:delText>Strong peers may contribute to learning and productive work while also competing for attention, responsibility, and recognition. An environment that supports performance can therefore have more complicated consequences for who advances.</w:delText>
        </w:r>
        <w:commentRangeEnd w:id="10"/>
        <w:r w:rsidR="009D2515" w:rsidDel="009D2515">
          <w:rPr>
            <w:rStyle w:val="CommentReference"/>
            <w:sz w:val="20"/>
            <w:szCs w:val="20"/>
          </w:rPr>
          <w:commentReference w:id="10"/>
        </w:r>
      </w:del>
    </w:p>
    <w:p w14:paraId="1930DE6E" w14:textId="26E71D42" w:rsidR="00CB3150" w:rsidRDefault="00681BD3">
      <w:pPr>
        <w:pStyle w:val="BodyText"/>
      </w:pPr>
      <w:ins w:id="12" w:author="Levine, Charles Roger (dzk3ja)" w:date="2026-10-18T11:53:00Z" w16du:dateUtc="2026-10-18T15:53:00Z">
        <w:r>
          <w:rPr>
            <w:rStyle w:val="Strong"/>
          </w:rPr>
          <w:t>What features of an individual’s local environment determine whether that environment ultimately helps or hinders advancement, and how do those effects interact with individual performance?</w:t>
        </w:r>
        <w:r>
          <w:t xml:space="preserve"> This chapter connects the local social environments studied in network science with the allocation of recognition and advancement studied in the science of success. </w:t>
        </w:r>
        <w:r>
          <w:rPr>
            <w:rStyle w:val="Strong"/>
          </w:rPr>
          <w:t>More specifically, how does the composition of an individual’s group affect subsequent selection among people with comparable performance?</w:t>
        </w:r>
      </w:ins>
      <w:del w:id="13" w:author="Levine, Charles Roger (dzk3ja)" w:date="2026-10-18T11:53:00Z" w16du:dateUtc="2026-10-18T15:53:00Z">
        <w:r w:rsidR="7C2906E5" w:rsidDel="00681BD3">
          <w:delText xml:space="preserve">This chapter connects the local social environments studied in network science with the allocation of recognition and advancement studied in the science of success. </w:delText>
        </w:r>
      </w:del>
      <w:commentRangeStart w:id="14"/>
      <w:del w:id="15" w:author="Levine, Charles Roger (dzk3ja)" w:date="2026-10-18T11:42:00Z" w16du:dateUtc="2026-10-18T15:42:00Z">
        <w:r w:rsidR="7C2906E5" w:rsidDel="00314C31">
          <w:delText xml:space="preserve">Our question is </w:delText>
        </w:r>
      </w:del>
      <w:del w:id="16" w:author="Levine, Charles Roger (dzk3ja)" w:date="2026-10-18T11:53:00Z" w16du:dateUtc="2026-10-18T15:53:00Z">
        <w:r w:rsidR="7C2906E5" w:rsidDel="00681BD3">
          <w:delText>how the composition of an individual’s group can affect subsequent selection among people with comparable performance</w:delText>
        </w:r>
        <w:commentRangeEnd w:id="14"/>
        <w:r w:rsidR="7C2906E5" w:rsidDel="00681BD3">
          <w:rPr>
            <w:rStyle w:val="CommentReference"/>
            <w:sz w:val="20"/>
            <w:szCs w:val="20"/>
          </w:rPr>
          <w:commentReference w:id="14"/>
        </w:r>
      </w:del>
      <w:ins w:id="17" w:author="Levine, Charles Roger (dzk3ja)" w:date="2026-10-18T11:58:00Z" w16du:dateUtc="2026-10-18T15:58:00Z">
        <w:r>
          <w:t xml:space="preserve">  </w:t>
        </w:r>
      </w:ins>
      <w:del w:id="18" w:author="Levine, Charles Roger (dzk3ja)" w:date="2026-10-18T11:58:00Z" w16du:dateUtc="2026-10-18T15:58:00Z">
        <w:r w:rsidR="7C2906E5" w:rsidDel="00681BD3">
          <w:delText>.</w:delText>
        </w:r>
      </w:del>
      <w:del w:id="19" w:author="Levine, Charles Roger (dzk3ja)" w:date="2026-10-18T11:57:00Z" w16du:dateUtc="2026-10-18T15:57:00Z">
        <w:r w:rsidR="7C2906E5" w:rsidDel="00681BD3">
          <w:delText xml:space="preserve"> </w:delText>
        </w:r>
        <w:commentRangeStart w:id="20"/>
        <w:r w:rsidR="7C2906E5" w:rsidDel="00681BD3">
          <w:delText xml:space="preserve">Group membership supplies the local </w:delText>
        </w:r>
      </w:del>
      <w:del w:id="21" w:author="Levine, Charles Roger (dzk3ja)" w:date="2026-10-18T11:53:00Z" w16du:dateUtc="2026-10-18T15:53:00Z">
        <w:r w:rsidR="7C2906E5" w:rsidDel="00681BD3">
          <w:delText>structure</w:delText>
        </w:r>
      </w:del>
      <w:del w:id="22" w:author="Levine, Charles Roger (dzk3ja)" w:date="2026-10-18T11:57:00Z" w16du:dateUtc="2026-10-18T15:57:00Z">
        <w:r w:rsidR="7C2906E5" w:rsidDel="00681BD3">
          <w:delText xml:space="preserve">; selection links individuals from those groups to a broader set of scarce opportunities. </w:delText>
        </w:r>
      </w:del>
      <w:r w:rsidR="7C2906E5">
        <w:t xml:space="preserve">Scientific teams, organizational </w:t>
      </w:r>
      <w:ins w:id="23" w:author="Levine, Charles Roger (dzk3ja)" w:date="2026-10-18T11:58:00Z" w16du:dateUtc="2026-10-18T15:58:00Z">
        <w:r>
          <w:t xml:space="preserve">military </w:t>
        </w:r>
      </w:ins>
      <w:r w:rsidR="7C2906E5">
        <w:t>units, and athletic teams provide different settings in which to investigate this relationship. The phenomenon, rather than any one institutional setting, is the object of the model.</w:t>
      </w:r>
      <w:commentRangeEnd w:id="20"/>
      <w:r w:rsidR="7C2906E5">
        <w:rPr>
          <w:rStyle w:val="CommentReference"/>
          <w:sz w:val="20"/>
          <w:szCs w:val="20"/>
        </w:rPr>
        <w:commentReference w:id="20"/>
      </w:r>
    </w:p>
    <w:p w14:paraId="02D1F416" w14:textId="5766622A" w:rsidR="00CB3150" w:rsidRDefault="00DD0460">
      <w:pPr>
        <w:pStyle w:val="BodyText"/>
      </w:pPr>
      <w:ins w:id="24" w:author="Levine, Charles Roger (dzk3ja)" w:date="2026-10-18T12:03:00Z" w16du:dateUtc="2026-10-18T16:03:00Z">
        <w:r>
          <w:t xml:space="preserve">Here, </w:t>
        </w:r>
      </w:ins>
      <w:commentRangeStart w:id="25"/>
      <w:del w:id="26" w:author="Levine, Charles Roger (dzk3ja)" w:date="2026-10-18T12:03:00Z" w16du:dateUtc="2026-10-18T16:03:00Z">
        <w:r w:rsidR="6A8D71F1" w:rsidDel="00DD0460">
          <w:delText>W</w:delText>
        </w:r>
      </w:del>
      <w:ins w:id="27" w:author="Levine, Charles Roger (dzk3ja)" w:date="2026-10-18T12:03:00Z" w16du:dateUtc="2026-10-18T16:03:00Z">
        <w:r>
          <w:t>w</w:t>
        </w:r>
      </w:ins>
      <w:r w:rsidR="6A8D71F1">
        <w:t xml:space="preserve">e develop </w:t>
      </w:r>
      <w:del w:id="28" w:author="Levine, Charles Roger (dzk3ja)" w:date="2026-10-18T12:03:00Z" w16du:dateUtc="2026-10-18T16:03:00Z">
        <w:r w:rsidR="6A8D71F1" w:rsidDel="00DD0460">
          <w:delText>the argument by beginning with the simplest account</w:delText>
        </w:r>
      </w:del>
      <w:ins w:id="29" w:author="Levine, Charles Roger (dzk3ja)" w:date="2026-10-18T12:03:00Z" w16du:dateUtc="2026-10-18T16:03:00Z">
        <w:r>
          <w:t>a mo</w:t>
        </w:r>
      </w:ins>
      <w:ins w:id="30" w:author="Levine, Charles Roger (dzk3ja)" w:date="2026-10-18T12:04:00Z" w16du:dateUtc="2026-10-18T16:04:00Z">
        <w:r>
          <w:t xml:space="preserve">del </w:t>
        </w:r>
      </w:ins>
      <w:ins w:id="31" w:author="Levine, Charles Roger (dzk3ja)" w:date="2026-10-18T12:20:00Z" w16du:dateUtc="2026-10-18T16:20:00Z">
        <w:r w:rsidR="00593201">
          <w:t xml:space="preserve">of </w:t>
        </w:r>
      </w:ins>
      <w:ins w:id="32" w:author="Levine, Charles Roger (dzk3ja)" w:date="2026-10-18T12:06:00Z" w16du:dateUtc="2026-10-18T16:06:00Z">
        <w:r>
          <w:t>competitive</w:t>
        </w:r>
      </w:ins>
      <w:ins w:id="33" w:author="Levine, Charles Roger (dzk3ja)" w:date="2026-10-18T12:04:00Z" w16du:dateUtc="2026-10-18T16:04:00Z">
        <w:r>
          <w:t xml:space="preserve"> congestion and advancement by starting from the simplest </w:t>
        </w:r>
      </w:ins>
      <w:del w:id="34" w:author="Levine, Charles Roger (dzk3ja)" w:date="2026-10-18T12:04:00Z" w16du:dateUtc="2026-10-18T16:04:00Z">
        <w:r w:rsidR="6A8D71F1" w:rsidDel="00DD0460">
          <w:delText xml:space="preserve"> </w:delText>
        </w:r>
      </w:del>
      <w:ins w:id="35" w:author="Levine, Charles Roger (dzk3ja)" w:date="2026-10-18T12:04:00Z" w16du:dateUtc="2026-10-18T16:04:00Z">
        <w:r>
          <w:t xml:space="preserve">account </w:t>
        </w:r>
      </w:ins>
      <w:r w:rsidR="6A8D71F1">
        <w:t>of selection</w:t>
      </w:r>
      <w:commentRangeEnd w:id="25"/>
      <w:r>
        <w:rPr>
          <w:rStyle w:val="CommentReference"/>
          <w:sz w:val="20"/>
          <w:szCs w:val="20"/>
        </w:rPr>
        <w:commentReference w:id="25"/>
      </w:r>
      <w:ins w:id="36" w:author="Levine, Charles Roger (dzk3ja)" w:date="2026-10-18T12:05:00Z" w16du:dateUtc="2026-10-18T16:05:00Z">
        <w:r>
          <w:t xml:space="preserve"> and successively introduc</w:t>
        </w:r>
      </w:ins>
      <w:ins w:id="37" w:author="Levine, Charles Roger (dzk3ja)" w:date="2026-10-18T12:21:00Z" w16du:dateUtc="2026-10-18T16:21:00Z">
        <w:r w:rsidR="00593201">
          <w:t>ing</w:t>
        </w:r>
      </w:ins>
      <w:ins w:id="38" w:author="Levine, Charles Roger (dzk3ja)" w:date="2026-10-18T12:05:00Z" w16du:dateUtc="2026-10-18T16:05:00Z">
        <w:r>
          <w:t xml:space="preserve"> features absent from the preceding model</w:t>
        </w:r>
      </w:ins>
      <w:ins w:id="39" w:author="Levine, Charles Roger (dzk3ja)" w:date="2026-10-18T12:06:00Z" w16du:dateUtc="2026-10-18T16:06:00Z">
        <w:r>
          <w:t>,</w:t>
        </w:r>
      </w:ins>
      <w:ins w:id="40" w:author="Levine, Charles Roger (dzk3ja)" w:date="2026-10-18T12:07:00Z" w16du:dateUtc="2026-10-18T16:07:00Z">
        <w:r>
          <w:t xml:space="preserve"> until we have specified a plausible </w:t>
        </w:r>
      </w:ins>
      <w:ins w:id="41" w:author="Levine, Charles Roger (dzk3ja)" w:date="2026-10-18T12:08:00Z" w16du:dateUtc="2026-10-18T16:08:00Z">
        <w:r>
          <w:t>advancement</w:t>
        </w:r>
      </w:ins>
      <w:ins w:id="42" w:author="Levine, Charles Roger (dzk3ja)" w:date="2026-10-18T12:07:00Z" w16du:dateUtc="2026-10-18T16:07:00Z">
        <w:r>
          <w:t xml:space="preserve"> mechanism.  </w:t>
        </w:r>
      </w:ins>
      <w:ins w:id="43" w:author="Levine, Charles Roger (dzk3ja)" w:date="2026-10-18T12:22:00Z" w16du:dateUtc="2026-10-18T16:22:00Z">
        <w:r w:rsidR="00593201">
          <w:t>We begin with a naïve benchmark</w:t>
        </w:r>
        <w:r w:rsidR="0037031A">
          <w:t xml:space="preserve"> in which </w:t>
        </w:r>
      </w:ins>
      <w:ins w:id="44" w:author="Levine, Charles Roger (dzk3ja)" w:date="2026-10-18T12:09:00Z" w16du:dateUtc="2026-10-18T16:09:00Z">
        <w:r>
          <w:t xml:space="preserve">individuals </w:t>
        </w:r>
      </w:ins>
      <w:ins w:id="45" w:author="Levine, Charles Roger (dzk3ja)" w:date="2026-10-18T12:23:00Z" w16du:dateUtc="2026-10-18T16:23:00Z">
        <w:r w:rsidR="0037031A">
          <w:t xml:space="preserve">are ranked solely </w:t>
        </w:r>
      </w:ins>
      <w:ins w:id="46" w:author="Levine, Charles Roger (dzk3ja)" w:date="2026-10-18T12:09:00Z" w16du:dateUtc="2026-10-18T16:09:00Z">
        <w:r>
          <w:t xml:space="preserve">by their performance and the </w:t>
        </w:r>
        <w:r>
          <w:lastRenderedPageBreak/>
          <w:t>highest-ranked candidates</w:t>
        </w:r>
      </w:ins>
      <w:ins w:id="47" w:author="Levine, Charles Roger (dzk3ja)" w:date="2026-10-18T12:23:00Z" w16du:dateUtc="2026-10-18T16:23:00Z">
        <w:r w:rsidR="0037031A">
          <w:t xml:space="preserve"> are selected</w:t>
        </w:r>
      </w:ins>
      <w:ins w:id="48" w:author="Levine, Charles Roger (dzk3ja)" w:date="2026-10-18T12:09:00Z" w16du:dateUtc="2026-10-18T16:09:00Z">
        <w:r>
          <w:t xml:space="preserve">. </w:t>
        </w:r>
      </w:ins>
      <w:ins w:id="49" w:author="Levine, Charles Roger (dzk3ja)" w:date="2026-10-18T12:23:00Z" w16du:dateUtc="2026-10-18T16:23:00Z">
        <w:r w:rsidR="0037031A">
          <w:t xml:space="preserve">We then </w:t>
        </w:r>
      </w:ins>
      <w:ins w:id="50" w:author="Levine, Charles Roger (dzk3ja)" w:date="2026-10-18T12:24:00Z" w16du:dateUtc="2026-10-18T16:24:00Z">
        <w:r w:rsidR="0037031A">
          <w:t xml:space="preserve">relax </w:t>
        </w:r>
      </w:ins>
      <w:ins w:id="51" w:author="Levine, Charles Roger (dzk3ja)" w:date="2026-10-18T12:23:00Z" w16du:dateUtc="2026-10-18T16:23:00Z">
        <w:r w:rsidR="0037031A">
          <w:t xml:space="preserve">the assumption </w:t>
        </w:r>
      </w:ins>
      <w:ins w:id="52" w:author="Levine, Charles Roger (dzk3ja)" w:date="2026-10-18T12:24:00Z" w16du:dateUtc="2026-10-18T16:24:00Z">
        <w:r w:rsidR="0037031A">
          <w:t xml:space="preserve">of </w:t>
        </w:r>
      </w:ins>
      <w:ins w:id="53" w:author="Levine, Charles Roger (dzk3ja)" w:date="2026-10-18T12:09:00Z" w16du:dateUtc="2026-10-18T16:09:00Z">
        <w:r>
          <w:t>perfect selection</w:t>
        </w:r>
      </w:ins>
      <w:ins w:id="54" w:author="Levine, Charles Roger (dzk3ja)" w:date="2026-10-18T12:14:00Z" w16du:dateUtc="2026-10-18T16:14:00Z">
        <w:r w:rsidR="00FA6DF7">
          <w:t xml:space="preserve"> </w:t>
        </w:r>
      </w:ins>
      <w:ins w:id="55" w:author="Levine, Charles Roger (dzk3ja)" w:date="2026-10-18T12:24:00Z" w16du:dateUtc="2026-10-18T16:24:00Z">
        <w:r w:rsidR="0037031A">
          <w:t>by</w:t>
        </w:r>
      </w:ins>
      <w:ins w:id="56" w:author="Levine, Charles Roger (dzk3ja)" w:date="2026-10-18T12:14:00Z" w16du:dateUtc="2026-10-18T16:14:00Z">
        <w:r w:rsidR="00FA6DF7">
          <w:t xml:space="preserve"> introduc</w:t>
        </w:r>
      </w:ins>
      <w:ins w:id="57" w:author="Levine, Charles Roger (dzk3ja)" w:date="2026-10-18T12:24:00Z" w16du:dateUtc="2026-10-18T16:24:00Z">
        <w:r w:rsidR="0037031A">
          <w:t>ing, allowing high</w:t>
        </w:r>
      </w:ins>
      <w:ins w:id="58" w:author="Levine, Charles Roger (dzk3ja)" w:date="2026-10-18T12:25:00Z" w16du:dateUtc="2026-10-18T16:25:00Z">
        <w:r w:rsidR="0037031A">
          <w:t>er</w:t>
        </w:r>
      </w:ins>
      <w:ins w:id="59" w:author="Levine, Charles Roger (dzk3ja)" w:date="2026-10-18T12:24:00Z" w16du:dateUtc="2026-10-18T16:24:00Z">
        <w:r w:rsidR="0037031A">
          <w:t xml:space="preserve"> performance</w:t>
        </w:r>
      </w:ins>
      <w:ins w:id="60" w:author="Levine, Charles Roger (dzk3ja)" w:date="2026-10-18T12:14:00Z" w16du:dateUtc="2026-10-18T16:14:00Z">
        <w:r w:rsidR="00FA6DF7">
          <w:t xml:space="preserve"> </w:t>
        </w:r>
      </w:ins>
      <w:ins w:id="61" w:author="Levine, Charles Roger (dzk3ja)" w:date="2026-10-18T12:25:00Z" w16du:dateUtc="2026-10-18T16:25:00Z">
        <w:r w:rsidR="0037031A">
          <w:t>to improve an individual’s chances of advancement without guaranteei</w:t>
        </w:r>
      </w:ins>
      <w:ins w:id="62" w:author="Levine, Charles Roger (dzk3ja)" w:date="2026-10-18T12:26:00Z" w16du:dateUtc="2026-10-18T16:26:00Z">
        <w:r w:rsidR="0037031A">
          <w:t xml:space="preserve">ng selection.  Next we introduce </w:t>
        </w:r>
      </w:ins>
      <w:ins w:id="63" w:author="Levine, Charles Roger (dzk3ja)" w:date="2026-10-18T12:09:00Z" w16du:dateUtc="2026-10-18T16:09:00Z">
        <w:r>
          <w:t xml:space="preserve">group composition </w:t>
        </w:r>
      </w:ins>
      <w:ins w:id="64" w:author="Levine, Charles Roger (dzk3ja)" w:date="2026-10-18T12:26:00Z" w16du:dateUtc="2026-10-18T16:26:00Z">
        <w:r w:rsidR="0037031A">
          <w:t xml:space="preserve">and ask whether </w:t>
        </w:r>
      </w:ins>
      <w:ins w:id="65" w:author="Levine, Charles Roger (dzk3ja)" w:date="2026-10-18T12:27:00Z" w16du:dateUtc="2026-10-18T16:27:00Z">
        <w:r w:rsidR="0037031A">
          <w:t xml:space="preserve">the presence of strong peers alters competitive standing, even when </w:t>
        </w:r>
      </w:ins>
      <w:ins w:id="66" w:author="Levine, Charles Roger (dzk3ja)" w:date="2026-10-18T12:28:00Z" w16du:dateUtc="2026-10-18T16:28:00Z">
        <w:r w:rsidR="0037031A">
          <w:t xml:space="preserve">individual performance is held fixed.  </w:t>
        </w:r>
      </w:ins>
      <w:ins w:id="67" w:author="Levine, Charles Roger (dzk3ja)" w:date="2026-10-18T12:34:00Z" w16du:dateUtc="2026-10-18T16:34:00Z">
        <w:r w:rsidR="0037031A">
          <w:t>We then consider alternative ways to define peer strength and competitive pressure</w:t>
        </w:r>
        <w:r w:rsidR="0037031A">
          <w:t xml:space="preserve">.  </w:t>
        </w:r>
      </w:ins>
      <w:ins w:id="68" w:author="Levine, Charles Roger (dzk3ja)" w:date="2026-10-18T12:37:00Z" w16du:dateUtc="2026-10-18T16:37:00Z">
        <w:r w:rsidR="00450FEE">
          <w:t>We then parameterize this local competitive mechanism and use Maximum Likelihood Estimation to connect the model to observed data. Finally, we introduce a generative assignment mechanism that allows us to construct artificial groups with controlled levels of sorting and use those groups to examine the model under controlled experimental conditions.</w:t>
        </w:r>
      </w:ins>
      <w:del w:id="69" w:author="Levine, Charles Roger (dzk3ja)" w:date="2026-10-18T12:06:00Z" w16du:dateUtc="2026-10-18T16:06:00Z">
        <w:r w:rsidR="6A8D71F1" w:rsidDel="00DD0460">
          <w:delText xml:space="preserve">: </w:delText>
        </w:r>
      </w:del>
      <w:del w:id="70" w:author="Levine, Charles Roger (dzk3ja)" w:date="2026-10-18T12:09:00Z" w16du:dateUtc="2026-10-18T16:09:00Z">
        <w:r w:rsidR="6A8D71F1" w:rsidDel="00DD0460">
          <w:delText xml:space="preserve">rank individuals by their performance and choose the highest-ranked candidates. We then relax perfect selection, ask what changes when group composition matters, and refine how we represent local competition. </w:delText>
        </w:r>
      </w:del>
      <w:del w:id="71" w:author="Levine, Charles Roger (dzk3ja)" w:date="2026-10-18T12:12:00Z" w16du:dateUtc="2026-10-18T16:12:00Z">
        <w:r w:rsidR="6A8D71F1" w:rsidDel="00DD0460">
          <w:delText>Each step introduces a feature absent from the preceding model. Once the advancement mechanism is specified, we describe how to construct artificial groups for controlled experiments</w:delText>
        </w:r>
      </w:del>
      <w:del w:id="72" w:author="Levine, Charles Roger (dzk3ja)" w:date="2026-10-18T12:37:00Z" w16du:dateUtc="2026-10-18T16:37:00Z">
        <w:r w:rsidR="6A8D71F1" w:rsidDel="00450FEE">
          <w:delText xml:space="preserve"> and examine what the completed experiments and empirical fitting establish.</w:delText>
        </w:r>
      </w:del>
    </w:p>
    <w:p w14:paraId="4B8DA677" w14:textId="77777777" w:rsidR="00CB3150" w:rsidRDefault="00000000">
      <w:pPr>
        <w:pStyle w:val="Heading1"/>
      </w:pPr>
      <w:bookmarkStart w:id="73" w:name="Xfada5e96b17685afb9851f145398c9afa85bcfe"/>
      <w:bookmarkEnd w:id="0"/>
      <w:r>
        <w:t>4.2 Selecting the highest performing individuals</w:t>
      </w:r>
    </w:p>
    <w:p w14:paraId="1437FF19" w14:textId="2A332BA0" w:rsidR="00CB3150" w:rsidDel="00EC57FE" w:rsidRDefault="00EC57FE">
      <w:pPr>
        <w:pStyle w:val="BodyText"/>
        <w:rPr>
          <w:del w:id="74" w:author="Levine, Charles Roger (dzk3ja)" w:date="2026-10-18T12:50:00Z" w16du:dateUtc="2026-10-18T16:50:00Z"/>
        </w:rPr>
      </w:pPr>
      <w:ins w:id="75" w:author="Levine, Charles Roger (dzk3ja)" w:date="2026-10-18T12:50:00Z" w16du:dateUtc="2026-10-18T16:50:00Z">
        <w:r w:rsidRPr="00EC57FE">
          <w:rPr>
            <w:rStyle w:val="Strong"/>
            <w:b w:val="0"/>
            <w:bCs w:val="0"/>
            <w:rPrChange w:id="76" w:author="Levine, Charles Roger (dzk3ja)" w:date="2026-10-18T12:51:00Z" w16du:dateUtc="2026-10-18T16:51:00Z">
              <w:rPr>
                <w:rStyle w:val="Strong"/>
              </w:rPr>
            </w:rPrChange>
          </w:rPr>
          <w:t xml:space="preserve">The simplest model ranks all individuals in the population by performance and selects the top </w:t>
        </w:r>
      </w:ins>
      <m:oMath>
        <m:r>
          <w:rPr>
            <w:rFonts w:ascii="Cambria Math" w:hAnsi="Cambria Math"/>
            <w:sz w:val="22"/>
            <w:szCs w:val="22"/>
          </w:rPr>
          <m:t>K</m:t>
        </m:r>
      </m:oMath>
      <w:ins w:id="77" w:author="Levine, Charles Roger (dzk3ja)" w:date="2026-10-18T12:50:00Z" w16du:dateUtc="2026-10-18T16:50:00Z">
        <w:r w:rsidRPr="00EC57FE">
          <w:rPr>
            <w:rStyle w:val="Strong"/>
            <w:b w:val="0"/>
            <w:bCs w:val="0"/>
            <w:rPrChange w:id="78" w:author="Levine, Charles Roger (dzk3ja)" w:date="2026-10-18T12:51:00Z" w16du:dateUtc="2026-10-18T16:51:00Z">
              <w:rPr>
                <w:rStyle w:val="Strong"/>
              </w:rPr>
            </w:rPrChange>
          </w:rPr>
          <w:t xml:space="preserve"> candidates for a limited number of advancement opportunities.</w:t>
        </w:r>
        <w:r w:rsidRPr="00EC57FE">
          <w:rPr>
            <w:b/>
            <w:rPrChange w:id="79" w:author="Levine, Charles Roger (dzk3ja)" w:date="2026-10-18T12:51:00Z" w16du:dateUtc="2026-10-18T16:51:00Z">
              <w:rPr/>
            </w:rPrChange>
          </w:rPr>
          <w:t xml:space="preserve"> </w:t>
        </w:r>
        <w:r>
          <w:t>Consider a population of individuals who perform a task in teams. Over a period of activity, each accumulates a record of per</w:t>
        </w:r>
        <w:r w:rsidRPr="00EC57FE">
          <w:rPr>
            <w:b/>
            <w:bCs/>
            <w:rPrChange w:id="80" w:author="Levine, Charles Roger (dzk3ja)" w:date="2026-10-18T12:50:00Z" w16du:dateUtc="2026-10-18T16:50:00Z">
              <w:rPr/>
            </w:rPrChange>
          </w:rPr>
          <w:t>f</w:t>
        </w:r>
        <w:r>
          <w:t>ormance. At the end of that period, a decision maker allocates the available opportunities among the eligible individuals. In our first model, the decision maker can observe and compare performance perfectly. Everyone is ranked, and the highest-ranked individuals receive the available places. We call this performance-only, deterministic top-</w:t>
        </w:r>
      </w:ins>
      <m:oMath>
        <m:r>
          <w:rPr>
            <w:rFonts w:ascii="Cambria Math" w:hAnsi="Cambria Math"/>
            <w:sz w:val="22"/>
            <w:szCs w:val="22"/>
            <w:rPrChange w:id="81" w:author="Levine, Charles Roger (dzk3ja)" w:date="2026-10-18T12:51:00Z" w16du:dateUtc="2026-10-18T16:51:00Z">
              <w:rPr>
                <w:rFonts w:ascii="Cambria Math" w:hAnsi="Cambria Math"/>
              </w:rPr>
            </w:rPrChange>
          </w:rPr>
          <m:t>K</m:t>
        </m:r>
      </m:oMath>
      <w:ins w:id="82" w:author="Levine, Charles Roger (dzk3ja)" w:date="2026-10-18T12:50:00Z" w16du:dateUtc="2026-10-18T16:50:00Z">
        <w:r>
          <w:t xml:space="preserve"> model the naïve benchmark</w:t>
        </w:r>
      </w:ins>
      <w:ins w:id="83" w:author="Levine, Charles Roger (dzk3ja)" w:date="2026-10-18T12:57:00Z" w16du:dateUtc="2026-10-18T16:57:00Z">
        <w:r w:rsidR="005F3E29">
          <w:t>.</w:t>
        </w:r>
      </w:ins>
      <m:oMath>
        <m:r>
          <w:del w:id="84" w:author="Levine, Charles Roger (dzk3ja)" w:date="2026-10-18T12:50:00Z" w16du:dateUtc="2026-10-18T16:50:00Z">
            <w:rPr>
              <w:rFonts w:ascii="Cambria Math" w:hAnsi="Cambria Math"/>
            </w:rPr>
            <m:t>K</m:t>
          </w:del>
        </m:r>
      </m:oMath>
      <w:commentRangeStart w:id="85"/>
      <w:del w:id="86" w:author="Levine, Charles Roger (dzk3ja)" w:date="2026-10-18T12:50:00Z" w16du:dateUtc="2026-10-18T16:50:00Z">
        <w:r w:rsidR="00000000" w:rsidDel="00EC57FE">
          <w:delText xml:space="preserve">Consider </w:delText>
        </w:r>
        <w:r w:rsidR="00C73E7B" w:rsidDel="00EC57FE">
          <w:delText xml:space="preserve">a population of </w:delText>
        </w:r>
        <w:r w:rsidR="00000000" w:rsidDel="00EC57FE">
          <w:delText xml:space="preserve">individuals who </w:delText>
        </w:r>
      </w:del>
      <w:del w:id="87" w:author="Levine, Charles Roger (dzk3ja)" w:date="2026-10-18T12:41:00Z" w16du:dateUtc="2026-10-18T16:41:00Z">
        <w:r w:rsidR="00000000" w:rsidDel="00450FEE">
          <w:delText>already belong to groups</w:delText>
        </w:r>
      </w:del>
      <w:commentRangeEnd w:id="85"/>
      <w:del w:id="88" w:author="Levine, Charles Roger (dzk3ja)" w:date="2026-10-18T12:50:00Z" w16du:dateUtc="2026-10-18T16:50:00Z">
        <w:r w:rsidR="003E0D51" w:rsidDel="00EC57FE">
          <w:rPr>
            <w:rStyle w:val="CommentReference"/>
            <w:sz w:val="20"/>
            <w:szCs w:val="20"/>
          </w:rPr>
          <w:commentReference w:id="85"/>
        </w:r>
        <w:r w:rsidR="432615F6" w:rsidDel="00EC57FE">
          <w:delText>. Over a period of activity, each accumulates a record of performance. At the end of that period, a decision maker allocates a limited number of opportunities among the eligible individuals. In our first model, the decision maker can observe and compare their performance perfectly. Everyone is ranked, and the highest-ranked individuals receive the available places.</w:delText>
        </w:r>
        <w:r w:rsidR="00362992" w:rsidDel="00EC57FE">
          <w:delText xml:space="preserve"> We call this performance-only, deterministic top-</w:delText>
        </w:r>
      </w:del>
      <m:oMath>
        <m:r>
          <w:del w:id="89" w:author="Levine, Charles Roger (dzk3ja)" w:date="2026-10-18T12:50:00Z" w16du:dateUtc="2026-10-18T16:50:00Z">
            <w:rPr>
              <w:rFonts w:ascii="Cambria Math" w:eastAsia="Cambria Math" w:hAnsi="Cambria Math" w:cs="Cambria Math"/>
              <w:sz w:val="22"/>
              <w:szCs w:val="22"/>
            </w:rPr>
            <m:t>K</m:t>
          </w:del>
        </m:r>
      </m:oMath>
      <w:del w:id="90" w:author="Levine, Charles Roger (dzk3ja)" w:date="2026-10-18T12:50:00Z" w16du:dateUtc="2026-10-18T16:50:00Z">
        <w:r w:rsidR="00362992" w:rsidDel="00EC57FE">
          <w:delText xml:space="preserve"> model the naïve benchmark.</w:delText>
        </w:r>
      </w:del>
    </w:p>
    <w:p w14:paraId="434220B9" w14:textId="7F87EFC8" w:rsidR="00CB3150" w:rsidRDefault="005F3E29">
      <w:pPr>
        <w:pStyle w:val="BodyText"/>
      </w:pPr>
      <w:ins w:id="91" w:author="Levine, Charles Roger (dzk3ja)" w:date="2026-10-18T12:57:00Z" w16du:dateUtc="2026-10-18T16:57:00Z">
        <w:r>
          <w:t xml:space="preserve">  </w:t>
        </w:r>
      </w:ins>
      <w:commentRangeStart w:id="92"/>
      <w:r w:rsidR="432615F6">
        <w:t>A season followed by an athletic draft offers one concrete illustration.</w:t>
      </w:r>
      <w:commentRangeEnd w:id="92"/>
      <w:r w:rsidR="003E0D51">
        <w:rPr>
          <w:rStyle w:val="CommentReference"/>
          <w:sz w:val="20"/>
          <w:szCs w:val="20"/>
        </w:rPr>
        <w:commentReference w:id="92"/>
      </w:r>
      <w:r w:rsidR="432615F6">
        <w:t xml:space="preserve"> </w:t>
      </w:r>
      <w:del w:id="93" w:author="Levine, Charles Roger (dzk3ja)" w:date="2026-10-18T12:57:00Z" w16du:dateUtc="2026-10-18T16:57:00Z">
        <w:r w:rsidR="432615F6" w:rsidDel="005F3E29">
          <w:delText>The general model concerns any defined performance period and subsequent selection event. We begin with a common selection population spanning multiple groups. Here “global” means global relative to those local groups; it need not mean that every person in an institution, country, or profession is eligible.</w:delText>
        </w:r>
      </w:del>
    </w:p>
    <w:p w14:paraId="5AEE2D5A" w14:textId="77777777" w:rsidR="00CB3150" w:rsidRDefault="00000000">
      <w:pPr>
        <w:pStyle w:val="Heading2"/>
      </w:pPr>
      <w:bookmarkStart w:id="94" w:name="performance-and-the-selection-population"/>
      <w:r>
        <w:t>4.2.1 Performance and the selection population</w:t>
      </w:r>
    </w:p>
    <w:p w14:paraId="7E4EAEDB" w14:textId="77777777" w:rsidR="00CB3150" w:rsidRDefault="00000000">
      <w:r>
        <w:t xml:space="preserve">We summarize the record entering selection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the performance characteristic of individual </w:t>
      </w:r>
      <m:oMath>
        <m:r>
          <w:rPr>
            <w:rFonts w:ascii="Cambria Math" w:eastAsia="Cambria Math" w:hAnsi="Cambria Math" w:cs="Cambria Math"/>
            <w:sz w:val="22"/>
            <w:szCs w:val="22"/>
          </w:rPr>
          <m:t>i</m:t>
        </m:r>
      </m:oMath>
      <w:r>
        <w:t xml:space="preserve">. </w:t>
      </w:r>
      <m:oMath>
        <m:r>
          <w:rPr>
            <w:rFonts w:ascii="Cambria Math" w:eastAsia="Cambria Math" w:hAnsi="Cambria Math" w:cs="Cambria Math"/>
            <w:sz w:val="22"/>
            <w:szCs w:val="22"/>
          </w:rPr>
          <m:t>A</m:t>
        </m:r>
      </m:oMath>
      <w:r>
        <w:t xml:space="preserve"> denotes that characteristic in general. The model takes these values as given at the selection stage; it does not simulate their accumulation over time. Depending on the application,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may be a measured performance statistic or a specified characteristic in a </w:t>
      </w:r>
      <w:r>
        <w:lastRenderedPageBreak/>
        <w:t xml:space="preserve">simulation. It need not be innate talent, and a measured value may already reflect earlier environments. Perfect observation in this </w:t>
      </w:r>
      <w:r w:rsidR="00A16FA4">
        <w:t xml:space="preserve">naïve </w:t>
      </w:r>
      <w:r>
        <w:t xml:space="preserve">benchmark means perfect access to the stipulated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rather than a claim that empirical performance reveals underlying talent without error.</w:t>
      </w:r>
    </w:p>
    <w:p w14:paraId="2B970D9B" w14:textId="106CABD2" w:rsidR="00CB3150" w:rsidRDefault="00000000">
      <w:pPr>
        <w:pStyle w:val="BodyText"/>
        <w:rPr>
          <w:del w:id="95" w:author="Alexander Gates" w:date="2026-10-16T14:53:00Z" w16du:dateUtc="2026-10-16T14:53:44Z"/>
        </w:rPr>
      </w:pPr>
      <w:r>
        <w:t xml:space="preserve">Let </w:t>
      </w:r>
      <m:oMath>
        <m:r>
          <m:rPr>
            <m:scr m:val="script"/>
            <m:sty m:val="p"/>
          </m:rPr>
          <w:rPr>
            <w:rFonts w:ascii="Cambria Math" w:eastAsia="Cambria Math" w:hAnsi="Cambria Math" w:cs="Cambria Math"/>
            <w:sz w:val="22"/>
            <w:szCs w:val="22"/>
          </w:rPr>
          <m:t>I</m:t>
        </m:r>
      </m:oMath>
      <w:r>
        <w:t xml:space="preserve"> be the set of eligible individuals, with </w:t>
      </w:r>
      <m:oMath>
        <m:r>
          <w:rPr>
            <w:rFonts w:ascii="Cambria Math" w:eastAsia="Cambria Math" w:hAnsi="Cambria Math" w:cs="Cambria Math"/>
            <w:sz w:val="22"/>
            <w:szCs w:val="22"/>
          </w:rPr>
          <m:t>N</m:t>
        </m:r>
      </m:oMath>
      <w:r>
        <w:t xml:space="preserve"> members. Index groups by </w:t>
      </w:r>
      <m:oMath>
        <m:r>
          <w:rPr>
            <w:rFonts w:ascii="Cambria Math" w:eastAsia="Cambria Math" w:hAnsi="Cambria Math" w:cs="Cambria Math"/>
            <w:sz w:val="22"/>
            <w:szCs w:val="22"/>
          </w:rPr>
          <m:t>j</m:t>
        </m:r>
      </m:oMath>
      <w:r>
        <w:t xml:space="preserve">, and let </w:t>
      </w:r>
      <m:oMath>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w:t>
      </w:r>
      <w:r w:rsidR="6A8D71F1">
        <w:t xml:space="preserve">identify the group containing individual </w:t>
      </w:r>
      <m:oMath>
        <m:r>
          <w:rPr>
            <w:rFonts w:ascii="Cambria Math" w:eastAsia="Cambria Math" w:hAnsi="Cambria Math" w:cs="Cambria Math"/>
            <w:sz w:val="22"/>
            <w:szCs w:val="22"/>
          </w:rPr>
          <m:t>i</m:t>
        </m:r>
      </m:oMath>
      <w:r>
        <w:t xml:space="preserve">. Group </w:t>
      </w:r>
      <m:oMath>
        <m:r>
          <w:rPr>
            <w:rFonts w:ascii="Cambria Math" w:eastAsia="Cambria Math" w:hAnsi="Cambria Math" w:cs="Cambria Math"/>
            <w:sz w:val="22"/>
            <w:szCs w:val="22"/>
          </w:rPr>
          <m:t>j</m:t>
        </m:r>
      </m:oMath>
      <w:r>
        <w:t xml:space="preserve"> </w:t>
      </w:r>
      <w:r w:rsidR="6A8D71F1">
        <w:t xml:space="preserve">contains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individuals, all groups are nonempty, and their sizes sum to </w:t>
      </w:r>
      <m:oMath>
        <m:r>
          <w:rPr>
            <w:rFonts w:ascii="Cambria Math" w:eastAsia="Cambria Math" w:hAnsi="Cambria Math" w:cs="Cambria Math"/>
            <w:sz w:val="22"/>
            <w:szCs w:val="22"/>
          </w:rPr>
          <m:t>N</m:t>
        </m:r>
      </m:oMath>
      <w:r>
        <w:t xml:space="preserve">. </w:t>
      </w:r>
      <w:ins w:id="96" w:author="Alexander Gates" w:date="2026-10-16T14:53:00Z" w16du:dateUtc="2026-10-16T14:53:32Z">
        <w:r w:rsidR="6A8D71F1">
          <w:t xml:space="preserve">.  </w:t>
        </w:r>
      </w:ins>
      <w:del w:id="97" w:author="Alexander Gates" w:date="2026-10-16T14:53:00Z" w16du:dateUtc="2026-10-16T14:53:44Z">
        <w:r w:rsidDel="6A8D71F1">
          <w:delText>Memberships can come directly from observed rosters. We do not yet need a model of how those groups formed.</w:delText>
        </w:r>
      </w:del>
    </w:p>
    <w:p w14:paraId="5CF1CB7F" w14:textId="77777777" w:rsidR="00CB3150" w:rsidRDefault="00000000">
      <w:pPr>
        <w:pStyle w:val="BodyText"/>
      </w:pPr>
      <w:commentRangeStart w:id="98"/>
      <w:r>
        <w:t xml:space="preserve">Let </w:t>
      </w:r>
      <m:oMath>
        <m:r>
          <w:rPr>
            <w:rFonts w:ascii="Cambria Math" w:eastAsia="Cambria Math" w:hAnsi="Cambria Math" w:cs="Cambria Math"/>
            <w:sz w:val="22"/>
            <w:szCs w:val="22"/>
          </w:rPr>
          <m:t>K</m:t>
        </m:r>
      </m:oMath>
      <w:r>
        <w:t xml:space="preserve"> be the number of selection opportunities, with </w:t>
      </w:r>
      <m:oMath>
        <m:r>
          <w:rPr>
            <w:rFonts w:ascii="Cambria Math" w:eastAsia="Cambria Math" w:hAnsi="Cambria Math" w:cs="Cambria Math"/>
            <w:sz w:val="22"/>
            <w:szCs w:val="22"/>
          </w:rPr>
          <m:t>0</m:t>
        </m:r>
        <m:r>
          <m:rPr>
            <m:sty m:val="p"/>
          </m:rPr>
          <w:rPr>
            <w:rFonts w:ascii="Cambria Math" w:eastAsia="Cambria Math" w:hAnsi="Cambria Math" w:cs="Cambria Math"/>
            <w:sz w:val="22"/>
            <w:szCs w:val="22"/>
          </w:rPr>
          <m:t>≤</m:t>
        </m:r>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w:t>
      </w:r>
      <w:commentRangeEnd w:id="98"/>
      <w:r w:rsidR="003E0D51">
        <w:rPr>
          <w:rStyle w:val="CommentReference"/>
          <w:sz w:val="20"/>
          <w:szCs w:val="20"/>
        </w:rPr>
        <w:commentReference w:id="98"/>
      </w:r>
      <w:r w:rsidR="4685D27C">
        <w:t xml:space="preserve">The selection fraction </w:t>
      </w:r>
      <m:oMath>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describes their scarcity: smaller fractions mean fewer opportunities relative to the eligible population. We generally study </w:t>
      </w:r>
      <m:oMath>
        <m:r>
          <w:rPr>
            <w:rFonts w:ascii="Cambria Math" w:eastAsia="Cambria Math" w:hAnsi="Cambria Math" w:cs="Cambria Math"/>
            <w:sz w:val="22"/>
            <w:szCs w:val="22"/>
          </w:rPr>
          <m:t>0</m:t>
        </m:r>
        <m:r>
          <m:rPr>
            <m:sty m:val="p"/>
          </m:rPr>
          <w:rPr>
            <w:rFonts w:ascii="Cambria Math" w:eastAsia="Cambria Math" w:hAnsi="Cambria Math" w:cs="Cambria Math"/>
            <w:sz w:val="22"/>
            <w:szCs w:val="22"/>
          </w:rPr>
          <m:t>&lt;</m:t>
        </m:r>
        <m:r>
          <w:rPr>
            <w:rFonts w:ascii="Cambria Math" w:eastAsia="Cambria Math" w:hAnsi="Cambria Math" w:cs="Cambria Math"/>
            <w:sz w:val="22"/>
            <w:szCs w:val="22"/>
          </w:rPr>
          <m:t>K</m:t>
        </m:r>
        <m:r>
          <m:rPr>
            <m:sty m:val="p"/>
          </m:rPr>
          <w:rPr>
            <w:rFonts w:ascii="Cambria Math" w:eastAsia="Cambria Math" w:hAnsi="Cambria Math" w:cs="Cambria Math"/>
            <w:sz w:val="22"/>
            <w:szCs w:val="22"/>
          </w:rPr>
          <m:t>&lt;</m:t>
        </m:r>
        <m:r>
          <w:rPr>
            <w:rFonts w:ascii="Cambria Math" w:eastAsia="Cambria Math" w:hAnsi="Cambria Math" w:cs="Cambria Math"/>
            <w:sz w:val="22"/>
            <w:szCs w:val="22"/>
          </w:rPr>
          <m:t>N</m:t>
        </m:r>
      </m:oMath>
      <w:r>
        <w:t xml:space="preserve">, because selecting nobody or everybody leaves no variation in the binary outcome. Fixing </w:t>
      </w:r>
      <m:oMath>
        <m:r>
          <w:rPr>
            <w:rFonts w:ascii="Cambria Math" w:eastAsia="Cambria Math" w:hAnsi="Cambria Math" w:cs="Cambria Math"/>
            <w:sz w:val="22"/>
            <w:szCs w:val="22"/>
          </w:rPr>
          <m:t>K</m:t>
        </m:r>
      </m:oMath>
      <w:r>
        <w:t xml:space="preserve"> is a modeling assumption; it does not require that every application have an explicitly announced institutional quota.</w:t>
      </w:r>
    </w:p>
    <w:p w14:paraId="4318BF52" w14:textId="77777777" w:rsidR="00CB3150" w:rsidRDefault="00000000">
      <w:pPr>
        <w:pStyle w:val="Heading2"/>
      </w:pPr>
      <w:bookmarkStart w:id="99" w:name="the-score-and-the-selection-rule"/>
      <w:bookmarkEnd w:id="94"/>
      <w:r>
        <w:t>4.2.2 The score and the selection rule</w:t>
      </w:r>
    </w:p>
    <w:p w14:paraId="2770941E" w14:textId="77777777" w:rsidR="00CB3150" w:rsidRDefault="00D8262B">
      <w:r w:rsidRPr="00D8262B">
        <w:t>We now formalize the naïve benchmark by distinguishing two operations: SCORE and SELECT.</w:t>
      </w:r>
      <w:r w:rsidR="00203D06">
        <w:t xml:space="preserve">  We distinguish the score used to compare candidates from the rule that awards places. Write the score as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oMath>
      <w:r w:rsidR="00203D06">
        <w:t>. In this simplest model, individual performance is its only ingredient: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E9093E" w14:textId="77777777">
        <w:trPr>
          <w:cantSplit/>
        </w:trPr>
        <w:tc>
          <w:tcPr>
            <w:tcW w:w="8496" w:type="dxa"/>
            <w:vAlign w:val="center"/>
          </w:tcPr>
          <w:p w14:paraId="24EF08E2"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oMath>
            </m:oMathPara>
          </w:p>
        </w:tc>
        <w:tc>
          <w:tcPr>
            <w:tcW w:w="864" w:type="dxa"/>
            <w:vAlign w:val="center"/>
          </w:tcPr>
          <w:p w14:paraId="0134929C" w14:textId="0D69D63F" w:rsidR="00D951E9" w:rsidRDefault="00000000">
            <w:pPr>
              <w:spacing w:after="0" w:line="240" w:lineRule="auto"/>
              <w:jc w:val="right"/>
            </w:pPr>
            <w:r>
              <w:t>(</w:t>
            </w:r>
            <w:bookmarkStart w:id="100" w:name="Eq_4_1"/>
            <w:r>
              <w:t>4.</w:t>
            </w:r>
            <w:ins w:id="101"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102"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103" w:author="Levine, Charles Roger (dzk3ja)" w:date="2026-10-18T17:24:00Z" w16du:dateUtc="2026-10-18T21:24:00Z">
              <w:r w:rsidR="00416B7B">
                <w:rPr>
                  <w:noProof/>
                </w:rPr>
                <w:t>1</w:t>
              </w:r>
            </w:ins>
            <w:ins w:id="104" w:author="Levine, Charles Roger (dzk3ja)" w:date="2026-10-18T17:19:00Z" w16du:dateUtc="2026-10-18T21:19:00Z">
              <w:r w:rsidR="00416B7B">
                <w:fldChar w:fldCharType="end"/>
              </w:r>
            </w:ins>
            <w:del w:id="105" w:author="Levine, Charles Roger (dzk3ja)" w:date="2026-10-18T17:19:00Z" w16du:dateUtc="2026-10-18T21:19:00Z">
              <w:r w:rsidDel="00416B7B">
                <w:fldChar w:fldCharType="begin"/>
              </w:r>
              <w:r w:rsidDel="00416B7B">
                <w:delInstrText>SEQ Equation \r 1 \* ARABIC</w:delInstrText>
              </w:r>
              <w:r w:rsidDel="00416B7B">
                <w:fldChar w:fldCharType="separate"/>
              </w:r>
              <w:r w:rsidR="00D951E9" w:rsidDel="00416B7B">
                <w:delText>1</w:delText>
              </w:r>
              <w:r w:rsidDel="00416B7B">
                <w:fldChar w:fldCharType="end"/>
              </w:r>
            </w:del>
            <w:bookmarkEnd w:id="100"/>
            <w:r>
              <w:t>)</w:t>
            </w:r>
          </w:p>
        </w:tc>
      </w:tr>
    </w:tbl>
    <w:p w14:paraId="7F146D8E" w14:textId="77777777" w:rsidR="00CB3150" w:rsidRDefault="00000000">
      <w:r>
        <w:t xml:space="preserve">The selection rule chooses the </w:t>
      </w:r>
      <m:oMath>
        <m:r>
          <w:rPr>
            <w:rFonts w:ascii="Cambria Math" w:eastAsia="Cambria Math" w:hAnsi="Cambria Math" w:cs="Cambria Math"/>
            <w:sz w:val="22"/>
            <w:szCs w:val="22"/>
          </w:rPr>
          <m:t>K</m:t>
        </m:r>
      </m:oMath>
      <w:r>
        <w:t xml:space="preserve"> highest scores. Write </w:t>
      </w:r>
      <m:oMath>
        <m:r>
          <m:rPr>
            <m:sty m:val="bi"/>
          </m:rPr>
          <w:rPr>
            <w:rFonts w:ascii="Cambria Math" w:eastAsia="Cambria Math" w:hAnsi="Cambria Math" w:cs="Cambria Math"/>
            <w:sz w:val="22"/>
            <w:szCs w:val="22"/>
          </w:rPr>
          <m:t>S</m:t>
        </m:r>
      </m:oMath>
      <w:r>
        <w:t xml:space="preserve"> for the collection of all individual scores,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K</m:t>
            </m:r>
          </m:sub>
        </m:sSub>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S</m:t>
        </m:r>
        <m:r>
          <m:rPr>
            <m:sty m:val="p"/>
          </m:rPr>
          <w:rPr>
            <w:rFonts w:ascii="Cambria Math" w:eastAsia="Cambria Math" w:hAnsi="Cambria Math" w:cs="Cambria Math"/>
            <w:sz w:val="22"/>
            <w:szCs w:val="22"/>
          </w:rPr>
          <m:t>)</m:t>
        </m:r>
      </m:oMath>
      <w:r>
        <w:t xml:space="preserve"> denote the resulting set of winners.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oMath>
      <w:r>
        <w:t xml:space="preserve"> equal one if individual </w:t>
      </w:r>
      <m:oMath>
        <m:r>
          <w:rPr>
            <w:rFonts w:ascii="Cambria Math" w:eastAsia="Cambria Math" w:hAnsi="Cambria Math" w:cs="Cambria Math"/>
            <w:sz w:val="22"/>
            <w:szCs w:val="22"/>
          </w:rPr>
          <m:t>i</m:t>
        </m:r>
      </m:oMath>
      <w:r>
        <w:t xml:space="preserve"> is selected and zero otherwise. Using indicator notation, where </w:t>
      </w:r>
      <m:oMath>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r>
          <m:rPr>
            <m:nor/>
          </m:rPr>
          <w:rPr>
            <w:rFonts w:ascii="Cambria Math" w:eastAsia="Cambria Math" w:hAnsi="Cambria Math" w:cs="Cambria Math"/>
            <w:sz w:val="22"/>
            <w:szCs w:val="22"/>
          </w:rPr>
          <m:t>condition</m:t>
        </m:r>
        <m:r>
          <m:rPr>
            <m:sty m:val="p"/>
          </m:rPr>
          <w:rPr>
            <w:rFonts w:ascii="Cambria Math" w:eastAsia="Cambria Math" w:hAnsi="Cambria Math" w:cs="Cambria Math"/>
            <w:sz w:val="22"/>
            <w:szCs w:val="22"/>
          </w:rPr>
          <m:t>}</m:t>
        </m:r>
      </m:oMath>
      <w:r>
        <w:t xml:space="preserve"> equals one when the condition is true and zero otherwise, we write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854A6EB" w14:textId="77777777">
        <w:trPr>
          <w:cantSplit/>
        </w:trPr>
        <w:tc>
          <w:tcPr>
            <w:tcW w:w="8496" w:type="dxa"/>
            <w:vAlign w:val="center"/>
          </w:tcPr>
          <w:p w14:paraId="4DBBEAAE"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r>
                  <w:rPr>
                    <w:rFonts w:ascii="Cambria Math" w:eastAsia="Cambria Math" w:hAnsi="Cambria Math" w:cs="Cambria Math"/>
                    <w:sz w:val="22"/>
                    <w:szCs w:val="22"/>
                  </w:rPr>
                  <m:t>=1</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i∈ 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K</m:t>
                        </m:r>
                      </m:sub>
                    </m:sSub>
                    <m:d>
                      <m:dPr>
                        <m:ctrlPr>
                          <w:rPr>
                            <w:rFonts w:ascii="Cambria Math" w:eastAsia="Cambria Math" w:hAnsi="Cambria Math" w:cs="Cambria Math"/>
                            <w:sz w:val="22"/>
                            <w:szCs w:val="22"/>
                          </w:rPr>
                        </m:ctrlPr>
                      </m:dPr>
                      <m:e>
                        <m:r>
                          <m:rPr>
                            <m:sty m:val="b"/>
                          </m:rPr>
                          <w:rPr>
                            <w:rFonts w:ascii="Cambria Math" w:eastAsia="Cambria Math" w:hAnsi="Cambria Math" w:cs="Cambria Math"/>
                            <w:sz w:val="22"/>
                            <w:szCs w:val="22"/>
                          </w:rPr>
                          <m:t>S</m:t>
                        </m:r>
                      </m:e>
                    </m:d>
                  </m:e>
                </m:d>
                <m:r>
                  <w:rPr>
                    <w:rFonts w:ascii="Cambria Math" w:eastAsia="Cambria Math" w:hAnsi="Cambria Math" w:cs="Cambria Math"/>
                    <w:sz w:val="22"/>
                    <w:szCs w:val="22"/>
                  </w:rPr>
                  <m:t>,   </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i∈ I</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=K.</m:t>
                </m:r>
              </m:oMath>
            </m:oMathPara>
          </w:p>
        </w:tc>
        <w:tc>
          <w:tcPr>
            <w:tcW w:w="864" w:type="dxa"/>
            <w:vAlign w:val="center"/>
          </w:tcPr>
          <w:p w14:paraId="3D26E60F" w14:textId="4F5E88B0" w:rsidR="00D951E9" w:rsidRDefault="00000000">
            <w:pPr>
              <w:spacing w:after="0" w:line="240" w:lineRule="auto"/>
              <w:jc w:val="right"/>
            </w:pPr>
            <w:r>
              <w:t>(</w:t>
            </w:r>
            <w:bookmarkStart w:id="106" w:name="Eq_4_2"/>
            <w:r>
              <w:t>4.</w:t>
            </w:r>
            <w:ins w:id="107"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108"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109" w:author="Levine, Charles Roger (dzk3ja)" w:date="2026-10-18T17:19:00Z" w16du:dateUtc="2026-10-18T21:19:00Z">
              <w:r w:rsidR="00416B7B">
                <w:rPr>
                  <w:noProof/>
                </w:rPr>
                <w:t>2</w:t>
              </w:r>
              <w:r w:rsidR="00416B7B">
                <w:fldChar w:fldCharType="end"/>
              </w:r>
            </w:ins>
            <w:del w:id="110"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2</w:delText>
              </w:r>
              <w:r w:rsidDel="00416B7B">
                <w:fldChar w:fldCharType="end"/>
              </w:r>
            </w:del>
            <w:bookmarkEnd w:id="106"/>
            <w:r>
              <w:t>)</w:t>
            </w:r>
          </w:p>
        </w:tc>
      </w:tr>
    </w:tbl>
    <w:p w14:paraId="02943435" w14:textId="77777777" w:rsidR="00CB3150" w:rsidRDefault="00000000">
      <w:r>
        <w:lastRenderedPageBreak/>
        <w:t>Thus scoring establishes competitive standing and selection allocates the opportunities. A fixed tie convention completes the deterministic rule when several people share the boundary score. The deterministic experiments use a reproducible ordering for ties; uncertainty deliberately introduced in the next section is a separate choice.</w:t>
      </w:r>
      <w:r w:rsidR="004003FB">
        <w:t xml:space="preserve">  If several individuals share the score at the selection boundary, we fill the remaining places using a predetermined ordering of those individuals, fixed before selection and used consistently across comparisons.</w:t>
      </w:r>
    </w:p>
    <w:p w14:paraId="0AA37687" w14:textId="5A93536D" w:rsidR="00CB3150" w:rsidRDefault="00000000">
      <w:pPr>
        <w:pStyle w:val="Heading2"/>
      </w:pPr>
      <w:bookmarkStart w:id="111" w:name="Xa5823cb72cde8cbb5180a30bdc574971e9835d8"/>
      <w:bookmarkEnd w:id="99"/>
      <w:r>
        <w:t xml:space="preserve">4.2.3 </w:t>
      </w:r>
      <w:del w:id="112" w:author="Levine, Charles Roger (dzk3ja)" w:date="2026-10-18T13:13:00Z" w16du:dateUtc="2026-10-18T17:13:00Z">
        <w:r w:rsidDel="003E0D51">
          <w:delText xml:space="preserve">What group membership does in the </w:delText>
        </w:r>
        <w:r w:rsidR="00A16FA4" w:rsidDel="003E0D51">
          <w:delText xml:space="preserve">naïve </w:delText>
        </w:r>
        <w:r w:rsidDel="003E0D51">
          <w:delText>benchmark</w:delText>
        </w:r>
      </w:del>
      <w:ins w:id="113" w:author="Levine, Charles Roger (dzk3ja)" w:date="2026-10-18T13:13:00Z" w16du:dateUtc="2026-10-18T17:13:00Z">
        <w:r w:rsidR="003E0D51">
          <w:t xml:space="preserve">Two operations in the </w:t>
        </w:r>
      </w:ins>
      <w:ins w:id="114" w:author="Levine, Charles Roger (dzk3ja)" w:date="2026-10-18T13:14:00Z" w16du:dateUtc="2026-10-18T17:14:00Z">
        <w:r w:rsidR="003E0D51">
          <w:t>simplest model: SCORE and SELECT</w:t>
        </w:r>
      </w:ins>
    </w:p>
    <w:p w14:paraId="7BAA014F" w14:textId="56D5B5F8" w:rsidR="00997CD5" w:rsidRDefault="42895AD7" w:rsidP="00997CD5">
      <w:pPr>
        <w:rPr>
          <w:ins w:id="115" w:author="Levine, Charles Roger (dzk3ja)" w:date="2026-10-18T13:17:00Z" w16du:dateUtc="2026-10-18T17:17:00Z"/>
        </w:rPr>
        <w:pPrChange w:id="116" w:author="Levine, Charles Roger (dzk3ja)" w:date="2026-10-18T13:20:00Z" w16du:dateUtc="2026-10-18T17:20:00Z">
          <w:pPr>
            <w:pStyle w:val="BodyText"/>
          </w:pPr>
        </w:pPrChange>
      </w:pPr>
      <w:commentRangeStart w:id="117"/>
      <w:del w:id="118" w:author="Levine, Charles Roger (dzk3ja)" w:date="2026-10-18T13:05:00Z" w16du:dateUtc="2026-10-18T17:05:00Z">
        <w:r w:rsidDel="005F3E29">
          <w:delText xml:space="preserve">Groups </w:delText>
        </w:r>
      </w:del>
      <w:ins w:id="119" w:author="Levine, Charles Roger (dzk3ja)" w:date="2026-10-18T13:12:00Z" w16du:dateUtc="2026-10-18T17:12:00Z">
        <w:r w:rsidR="003E0D51">
          <w:t>The naïve benchmark requires two distinct operations: first, assigning each individual a score that summarizes the information used to compare candidates, and second, applying a selection rule that converts those scores into advancement outcomes. We refer to these operations as SCORE and SELECT.</w:t>
        </w:r>
      </w:ins>
      <w:del w:id="120" w:author="Levine, Charles Roger (dzk3ja)" w:date="2026-10-18T13:04:00Z" w16du:dateUtc="2026-10-18T17:04:00Z">
        <w:r w:rsidDel="005F3E29">
          <w:delText xml:space="preserve">exist in this first model, but they do not affect who is selected. </w:delText>
        </w:r>
        <w:commentRangeEnd w:id="117"/>
        <w:r w:rsidR="003E0D51" w:rsidDel="005F3E29">
          <w:rPr>
            <w:rStyle w:val="CommentReference"/>
            <w:sz w:val="20"/>
            <w:szCs w:val="20"/>
          </w:rPr>
          <w:commentReference w:id="117"/>
        </w:r>
        <w:r w:rsidDel="005F3E29">
          <w:delText xml:space="preserve">Reassigning the same individuals among groups leaves their scores and the selected set unchanged. </w:delText>
        </w:r>
        <w:commentRangeStart w:id="121"/>
        <w:r w:rsidDel="005F3E29">
          <w:delText>Group selection rates can nevertheless differ.</w:delText>
        </w:r>
        <w:commentRangeEnd w:id="121"/>
        <w:r w:rsidR="003E0D51" w:rsidDel="005F3E29">
          <w:rPr>
            <w:rStyle w:val="CommentReference"/>
            <w:sz w:val="20"/>
            <w:szCs w:val="20"/>
          </w:rPr>
          <w:commentReference w:id="121"/>
        </w:r>
        <w:r w:rsidDel="005F3E29">
          <w:delText xml:space="preserve"> A group containing many high-performing individuals can produce more selected candidates simply because of its composition. This is the structural reference against which we will evaluate a group effect: different outcomes across groups need not mean that membership changed anyone’s competitive standing. Later comparisons at similar </w:delText>
        </w:r>
      </w:del>
      <m:oMath>
        <m:sSub>
          <m:sSubPr>
            <m:ctrlPr>
              <w:del w:id="122" w:author="Levine, Charles Roger (dzk3ja)" w:date="2026-10-18T13:04:00Z" w16du:dateUtc="2026-10-18T17:04:00Z">
                <w:rPr>
                  <w:rFonts w:ascii="Cambria Math" w:eastAsia="Cambria Math" w:hAnsi="Cambria Math" w:cs="Cambria Math"/>
                  <w:sz w:val="22"/>
                  <w:szCs w:val="22"/>
                </w:rPr>
              </w:del>
            </m:ctrlPr>
          </m:sSubPr>
          <m:e>
            <m:r>
              <w:del w:id="123" w:author="Levine, Charles Roger (dzk3ja)" w:date="2026-10-18T13:04:00Z" w16du:dateUtc="2026-10-18T17:04:00Z">
                <w:rPr>
                  <w:rFonts w:ascii="Cambria Math" w:eastAsia="Cambria Math" w:hAnsi="Cambria Math" w:cs="Cambria Math"/>
                  <w:sz w:val="22"/>
                  <w:szCs w:val="22"/>
                </w:rPr>
                <m:t>A</m:t>
              </w:del>
            </m:r>
          </m:e>
          <m:sub>
            <m:r>
              <w:del w:id="124" w:author="Levine, Charles Roger (dzk3ja)" w:date="2026-10-18T13:04:00Z" w16du:dateUtc="2026-10-18T17:04:00Z">
                <w:rPr>
                  <w:rFonts w:ascii="Cambria Math" w:eastAsia="Cambria Math" w:hAnsi="Cambria Math" w:cs="Cambria Math"/>
                  <w:sz w:val="22"/>
                  <w:szCs w:val="22"/>
                </w:rPr>
                <m:t>i</m:t>
              </w:del>
            </m:r>
          </m:sub>
        </m:sSub>
      </m:oMath>
      <w:del w:id="125" w:author="Levine, Charles Roger (dzk3ja)" w:date="2026-10-18T13:04:00Z" w16du:dateUtc="2026-10-18T17:04:00Z">
        <w:r w:rsidDel="005F3E29">
          <w:delText xml:space="preserve"> and experiments on the same individuals and memberships will ask whether an explicit adjustment based on group composition changes that </w:delText>
        </w:r>
      </w:del>
      <w:del w:id="126" w:author="Levine, Charles Roger (dzk3ja)" w:date="2026-10-18T13:05:00Z" w16du:dateUtc="2026-10-18T17:05:00Z">
        <w:r w:rsidDel="005F3E29">
          <w:delText>conclusion.</w:delText>
        </w:r>
      </w:del>
      <w:ins w:id="127" w:author="Levine, Charles Roger (dzk3ja)" w:date="2026-10-18T13:20:00Z" w16du:dateUtc="2026-10-18T17:20:00Z">
        <w:r w:rsidR="00997CD5">
          <w:t xml:space="preserve">  </w:t>
        </w:r>
      </w:ins>
      <w:ins w:id="128" w:author="Levine, Charles Roger (dzk3ja)" w:date="2026-10-18T13:12:00Z" w16du:dateUtc="2026-10-18T17:12:00Z">
        <w:r w:rsidR="003E0D51" w:rsidRPr="003E0D51">
          <w:t xml:space="preserve">Let </w:t>
        </w:r>
      </w:ins>
      <m:oMath>
        <m:sSub>
          <m:sSubPr>
            <m:ctrlPr>
              <w:rPr>
                <w:rFonts w:ascii="Cambria Math" w:hAnsi="Cambria Math"/>
                <w:sz w:val="22"/>
                <w:szCs w:val="22"/>
                <w:rPrChange w:id="129" w:author="Levine, Charles Roger (dzk3ja)" w:date="2026-10-18T13:18:00Z" w16du:dateUtc="2026-10-18T17:18:00Z">
                  <w:rPr>
                    <w:rFonts w:ascii="Cambria Math" w:hAnsi="Cambria Math"/>
                  </w:rPr>
                </w:rPrChange>
              </w:rPr>
            </m:ctrlPr>
          </m:sSubPr>
          <m:e>
            <m:r>
              <w:rPr>
                <w:rFonts w:ascii="Cambria Math" w:hAnsi="Cambria Math"/>
                <w:sz w:val="22"/>
                <w:szCs w:val="22"/>
                <w:rPrChange w:id="130" w:author="Levine, Charles Roger (dzk3ja)" w:date="2026-10-18T13:18:00Z" w16du:dateUtc="2026-10-18T17:18:00Z">
                  <w:rPr>
                    <w:rFonts w:ascii="Cambria Math" w:hAnsi="Cambria Math"/>
                  </w:rPr>
                </w:rPrChange>
              </w:rPr>
              <m:t>A</m:t>
            </m:r>
          </m:e>
          <m:sub>
            <m:r>
              <w:rPr>
                <w:rFonts w:ascii="Cambria Math" w:hAnsi="Cambria Math"/>
                <w:sz w:val="22"/>
                <w:szCs w:val="22"/>
                <w:rPrChange w:id="131" w:author="Levine, Charles Roger (dzk3ja)" w:date="2026-10-18T13:18:00Z" w16du:dateUtc="2026-10-18T17:18:00Z">
                  <w:rPr>
                    <w:rFonts w:ascii="Cambria Math" w:hAnsi="Cambria Math"/>
                  </w:rPr>
                </w:rPrChange>
              </w:rPr>
              <m:t>i</m:t>
            </m:r>
          </m:sub>
        </m:sSub>
      </m:oMath>
      <w:ins w:id="132" w:author="Levine, Charles Roger (dzk3ja)" w:date="2026-10-18T13:18:00Z" w16du:dateUtc="2026-10-18T17:18:00Z">
        <w:r w:rsidR="00997CD5">
          <w:t xml:space="preserve"> </w:t>
        </w:r>
      </w:ins>
      <w:ins w:id="133" w:author="Levine, Charles Roger (dzk3ja)" w:date="2026-10-18T13:12:00Z" w16du:dateUtc="2026-10-18T17:12:00Z">
        <w:r w:rsidR="003E0D51" w:rsidRPr="003E0D51">
          <w:t xml:space="preserve">denote the observed performance of individual </w:t>
        </w:r>
      </w:ins>
      <m:oMath>
        <m:r>
          <w:rPr>
            <w:rFonts w:ascii="Cambria Math" w:hAnsi="Cambria Math"/>
            <w:sz w:val="22"/>
            <w:szCs w:val="22"/>
          </w:rPr>
          <m:t>i</m:t>
        </m:r>
      </m:oMath>
      <w:ins w:id="134" w:author="Levine, Charles Roger (dzk3ja)" w:date="2026-10-18T13:12:00Z" w16du:dateUtc="2026-10-18T17:12:00Z">
        <w:r w:rsidR="003E0D51" w:rsidRPr="003E0D51">
          <w:t xml:space="preserve">.  In the simplest model, the score the score contains no information beyond that </w:t>
        </w:r>
      </w:ins>
      <w:ins w:id="135" w:author="Levine, Charles Roger (dzk3ja)" w:date="2026-10-18T13:28:00Z" w16du:dateUtc="2026-10-18T17:28:00Z">
        <w:r w:rsidR="002522F8">
          <w:t>p</w:t>
        </w:r>
      </w:ins>
      <w:ins w:id="136" w:author="Levine, Charles Roger (dzk3ja)" w:date="2026-10-18T13:12:00Z" w16du:dateUtc="2026-10-18T17:12:00Z">
        <w:r w:rsidR="003E0D51" w:rsidRPr="003E0D51">
          <w:t>erformance.</w:t>
        </w:r>
      </w:ins>
      <w:ins w:id="137" w:author="Levine, Charles Roger (dzk3ja)" w:date="2026-10-18T13:14:00Z" w16du:dateUtc="2026-10-18T17:14:00Z">
        <w:r w:rsidR="003E0D51">
          <w:t xml:space="preserve">  If we let </w:t>
        </w:r>
      </w:ins>
      <m:oMath>
        <m:sSub>
          <m:sSubPr>
            <m:ctrlPr>
              <w:rPr>
                <w:rFonts w:ascii="Cambria Math" w:hAnsi="Cambria Math"/>
                <w:sz w:val="22"/>
                <w:szCs w:val="22"/>
                <w:rPrChange w:id="138" w:author="Levine, Charles Roger (dzk3ja)" w:date="2026-10-18T13:18:00Z" w16du:dateUtc="2026-10-18T17:18:00Z">
                  <w:rPr>
                    <w:rFonts w:ascii="Cambria Math" w:hAnsi="Cambria Math"/>
                  </w:rPr>
                </w:rPrChange>
              </w:rPr>
            </m:ctrlPr>
          </m:sSubPr>
          <m:e>
            <m:r>
              <w:rPr>
                <w:rFonts w:ascii="Cambria Math" w:hAnsi="Cambria Math"/>
                <w:sz w:val="22"/>
                <w:szCs w:val="22"/>
                <w:rPrChange w:id="139" w:author="Levine, Charles Roger (dzk3ja)" w:date="2026-10-18T13:18:00Z" w16du:dateUtc="2026-10-18T17:18:00Z">
                  <w:rPr>
                    <w:rFonts w:ascii="Cambria Math" w:hAnsi="Cambria Math"/>
                  </w:rPr>
                </w:rPrChange>
              </w:rPr>
              <m:t>S</m:t>
            </m:r>
          </m:e>
          <m:sub>
            <m:r>
              <w:rPr>
                <w:rFonts w:ascii="Cambria Math" w:hAnsi="Cambria Math"/>
                <w:sz w:val="22"/>
                <w:szCs w:val="22"/>
                <w:rPrChange w:id="140" w:author="Levine, Charles Roger (dzk3ja)" w:date="2026-10-18T13:18:00Z" w16du:dateUtc="2026-10-18T17:18:00Z">
                  <w:rPr>
                    <w:rFonts w:ascii="Cambria Math" w:hAnsi="Cambria Math"/>
                  </w:rPr>
                </w:rPrChange>
              </w:rPr>
              <m:t>i</m:t>
            </m:r>
          </m:sub>
        </m:sSub>
      </m:oMath>
      <w:ins w:id="141" w:author="Levine, Charles Roger (dzk3ja)" w:date="2026-10-18T13:14:00Z" w16du:dateUtc="2026-10-18T17:14:00Z">
        <w:r w:rsidR="003E0D51">
          <w:t xml:space="preserve"> denote the score of individual </w:t>
        </w:r>
      </w:ins>
      <m:oMath>
        <m:r>
          <w:rPr>
            <w:rFonts w:ascii="Cambria Math" w:hAnsi="Cambria Math"/>
            <w:sz w:val="22"/>
            <w:szCs w:val="22"/>
            <w:rPrChange w:id="142" w:author="Levine, Charles Roger (dzk3ja)" w:date="2026-10-18T13:17:00Z" w16du:dateUtc="2026-10-18T17:17:00Z">
              <w:rPr>
                <w:rFonts w:ascii="Cambria Math" w:hAnsi="Cambria Math"/>
              </w:rPr>
            </w:rPrChange>
          </w:rPr>
          <m:t>i</m:t>
        </m:r>
      </m:oMath>
      <w:ins w:id="143" w:author="Levine, Charles Roger (dzk3ja)" w:date="2026-10-18T13:14:00Z" w16du:dateUtc="2026-10-18T17:14:00Z">
        <w:r w:rsidR="003E0D51">
          <w:t xml:space="preserve">, </w:t>
        </w:r>
      </w:ins>
      <w:ins w:id="144" w:author="Levine, Charles Roger (dzk3ja)" w:date="2026-10-18T13:15:00Z" w16du:dateUtc="2026-10-18T17:15:00Z">
        <w:r w:rsidR="003E0D51">
          <w:t>then</w:t>
        </w:r>
      </w:ins>
    </w:p>
    <w:p w14:paraId="67280CB8" w14:textId="1BE20406" w:rsidR="00997CD5" w:rsidRDefault="00997CD5" w:rsidP="00997CD5">
      <w:pPr>
        <w:pStyle w:val="BodyText"/>
        <w:jc w:val="center"/>
        <w:rPr>
          <w:ins w:id="145" w:author="Levine, Charles Roger (dzk3ja)" w:date="2026-10-18T13:17:00Z" w16du:dateUtc="2026-10-18T17:17:00Z"/>
        </w:rPr>
        <w:pPrChange w:id="146" w:author="Levine, Charles Roger (dzk3ja)" w:date="2026-10-18T13:19:00Z" w16du:dateUtc="2026-10-18T17:19:00Z">
          <w:pPr>
            <w:pStyle w:val="BodyText"/>
          </w:pPr>
        </w:pPrChange>
      </w:pPr>
      <m:oMathPara>
        <m:oMath>
          <m:sSub>
            <m:sSubPr>
              <m:ctrlPr>
                <w:rPr>
                  <w:rFonts w:ascii="Cambria Math" w:hAnsi="Cambria Math"/>
                  <w:sz w:val="22"/>
                  <w:szCs w:val="22"/>
                  <w:rPrChange w:id="147" w:author="Levine, Charles Roger (dzk3ja)" w:date="2026-10-18T13:17:00Z" w16du:dateUtc="2026-10-18T17:17:00Z">
                    <w:rPr>
                      <w:rFonts w:ascii="Cambria Math" w:hAnsi="Cambria Math"/>
                    </w:rPr>
                  </w:rPrChange>
                </w:rPr>
              </m:ctrlPr>
            </m:sSubPr>
            <m:e>
              <m:r>
                <w:rPr>
                  <w:rFonts w:ascii="Cambria Math" w:hAnsi="Cambria Math"/>
                  <w:sz w:val="22"/>
                  <w:szCs w:val="22"/>
                  <w:rPrChange w:id="148" w:author="Levine, Charles Roger (dzk3ja)" w:date="2026-10-18T13:17:00Z" w16du:dateUtc="2026-10-18T17:17:00Z">
                    <w:rPr>
                      <w:rFonts w:ascii="Cambria Math" w:hAnsi="Cambria Math"/>
                    </w:rPr>
                  </w:rPrChange>
                </w:rPr>
                <m:t>S</m:t>
              </m:r>
            </m:e>
            <m:sub>
              <m:r>
                <w:rPr>
                  <w:rFonts w:ascii="Cambria Math" w:hAnsi="Cambria Math"/>
                  <w:sz w:val="22"/>
                  <w:szCs w:val="22"/>
                  <w:rPrChange w:id="149" w:author="Levine, Charles Roger (dzk3ja)" w:date="2026-10-18T13:17:00Z" w16du:dateUtc="2026-10-18T17:17:00Z">
                    <w:rPr>
                      <w:rFonts w:ascii="Cambria Math" w:hAnsi="Cambria Math"/>
                    </w:rPr>
                  </w:rPrChange>
                </w:rPr>
                <m:t>i</m:t>
              </m:r>
            </m:sub>
          </m:sSub>
          <m:r>
            <w:rPr>
              <w:rFonts w:ascii="Cambria Math" w:hAnsi="Cambria Math"/>
              <w:sz w:val="22"/>
              <w:szCs w:val="22"/>
              <w:rPrChange w:id="150" w:author="Levine, Charles Roger (dzk3ja)" w:date="2026-10-18T13:17:00Z" w16du:dateUtc="2026-10-18T17:17:00Z">
                <w:rPr>
                  <w:rFonts w:ascii="Cambria Math" w:hAnsi="Cambria Math"/>
                </w:rPr>
              </w:rPrChange>
            </w:rPr>
            <m:t>=</m:t>
          </m:r>
          <m:sSub>
            <m:sSubPr>
              <m:ctrlPr>
                <w:rPr>
                  <w:rFonts w:ascii="Cambria Math" w:hAnsi="Cambria Math"/>
                  <w:sz w:val="22"/>
                  <w:szCs w:val="22"/>
                  <w:rPrChange w:id="151" w:author="Levine, Charles Roger (dzk3ja)" w:date="2026-10-18T13:17:00Z" w16du:dateUtc="2026-10-18T17:17:00Z">
                    <w:rPr>
                      <w:rFonts w:ascii="Cambria Math" w:hAnsi="Cambria Math"/>
                    </w:rPr>
                  </w:rPrChange>
                </w:rPr>
              </m:ctrlPr>
            </m:sSubPr>
            <m:e>
              <m:r>
                <w:rPr>
                  <w:rFonts w:ascii="Cambria Math" w:hAnsi="Cambria Math"/>
                  <w:sz w:val="22"/>
                  <w:szCs w:val="22"/>
                  <w:rPrChange w:id="152" w:author="Levine, Charles Roger (dzk3ja)" w:date="2026-10-18T13:17:00Z" w16du:dateUtc="2026-10-18T17:17:00Z">
                    <w:rPr>
                      <w:rFonts w:ascii="Cambria Math" w:hAnsi="Cambria Math"/>
                    </w:rPr>
                  </w:rPrChange>
                </w:rPr>
                <m:t>A</m:t>
              </m:r>
            </m:e>
            <m:sub>
              <m:r>
                <w:rPr>
                  <w:rFonts w:ascii="Cambria Math" w:hAnsi="Cambria Math"/>
                  <w:sz w:val="22"/>
                  <w:szCs w:val="22"/>
                  <w:rPrChange w:id="153" w:author="Levine, Charles Roger (dzk3ja)" w:date="2026-10-18T13:17:00Z" w16du:dateUtc="2026-10-18T17:17:00Z">
                    <w:rPr>
                      <w:rFonts w:ascii="Cambria Math" w:hAnsi="Cambria Math"/>
                    </w:rPr>
                  </w:rPrChange>
                </w:rPr>
                <m:t>i</m:t>
              </m:r>
            </m:sub>
          </m:sSub>
        </m:oMath>
      </m:oMathPara>
    </w:p>
    <w:p w14:paraId="3605D27F" w14:textId="69439A79" w:rsidR="003E0D51" w:rsidDel="003E0D51" w:rsidRDefault="003E0D51">
      <w:pPr>
        <w:pStyle w:val="Heading1"/>
        <w:rPr>
          <w:del w:id="154" w:author="Levine, Charles Roger (dzk3ja)" w:date="2026-10-18T13:12:00Z" w16du:dateUtc="2026-10-18T17:12:00Z"/>
          <w:b w:val="0"/>
          <w:bCs w:val="0"/>
          <w:sz w:val="20"/>
          <w:szCs w:val="20"/>
        </w:rPr>
      </w:pPr>
      <w:ins w:id="155" w:author="Levine, Charles Roger (dzk3ja)" w:date="2026-10-18T13:15:00Z" w16du:dateUtc="2026-10-18T17:15:00Z">
        <w:r>
          <w:t xml:space="preserve">SELECT then ranks individuals </w:t>
        </w:r>
        <w:r w:rsidR="00997CD5">
          <w:t xml:space="preserve">by </w:t>
        </w:r>
      </w:ins>
      <m:oMath>
        <m:sSub>
          <m:sSubPr>
            <m:ctrlPr>
              <w:rPr>
                <w:rFonts w:ascii="Cambria Math" w:hAnsi="Cambria Math"/>
                <w:sz w:val="22"/>
                <w:szCs w:val="22"/>
                <w:rPrChange w:id="156" w:author="Levine, Charles Roger (dzk3ja)" w:date="2026-10-18T13:19:00Z" w16du:dateUtc="2026-10-18T17:19:00Z">
                  <w:rPr>
                    <w:rFonts w:ascii="Cambria Math" w:hAnsi="Cambria Math"/>
                    <w:sz w:val="20"/>
                    <w:szCs w:val="20"/>
                  </w:rPr>
                </w:rPrChange>
              </w:rPr>
            </m:ctrlPr>
          </m:sSubPr>
          <m:e>
            <m:r>
              <m:rPr>
                <m:sty m:val="bi"/>
              </m:rPr>
              <w:rPr>
                <w:rFonts w:ascii="Cambria Math" w:hAnsi="Cambria Math"/>
                <w:sz w:val="22"/>
                <w:szCs w:val="22"/>
                <w:rPrChange w:id="157" w:author="Levine, Charles Roger (dzk3ja)" w:date="2026-10-18T13:19:00Z" w16du:dateUtc="2026-10-18T17:19:00Z">
                  <w:rPr>
                    <w:rFonts w:ascii="Cambria Math" w:hAnsi="Cambria Math"/>
                    <w:sz w:val="20"/>
                    <w:szCs w:val="20"/>
                  </w:rPr>
                </w:rPrChange>
              </w:rPr>
              <m:t>S</m:t>
            </m:r>
          </m:e>
          <m:sub>
            <m:r>
              <m:rPr>
                <m:sty m:val="bi"/>
              </m:rPr>
              <w:rPr>
                <w:rFonts w:ascii="Cambria Math" w:hAnsi="Cambria Math"/>
                <w:sz w:val="22"/>
                <w:szCs w:val="22"/>
                <w:rPrChange w:id="158" w:author="Levine, Charles Roger (dzk3ja)" w:date="2026-10-18T13:19:00Z" w16du:dateUtc="2026-10-18T17:19:00Z">
                  <w:rPr>
                    <w:rFonts w:ascii="Cambria Math" w:hAnsi="Cambria Math"/>
                    <w:sz w:val="20"/>
                    <w:szCs w:val="20"/>
                  </w:rPr>
                </w:rPrChange>
              </w:rPr>
              <m:t>i</m:t>
            </m:r>
          </m:sub>
        </m:sSub>
      </m:oMath>
      <w:ins w:id="159" w:author="Levine, Charles Roger (dzk3ja)" w:date="2026-10-18T13:15:00Z" w16du:dateUtc="2026-10-18T17:15:00Z">
        <w:r w:rsidR="00997CD5">
          <w:t xml:space="preserve"> </w:t>
        </w:r>
      </w:ins>
      <w:ins w:id="160" w:author="Levine, Charles Roger (dzk3ja)" w:date="2026-10-18T13:16:00Z" w16du:dateUtc="2026-10-18T17:16:00Z">
        <w:r w:rsidR="00997CD5">
          <w:t xml:space="preserve">and awards the </w:t>
        </w:r>
      </w:ins>
      <m:oMath>
        <m:r>
          <m:rPr>
            <m:sty m:val="bi"/>
          </m:rPr>
          <w:rPr>
            <w:rFonts w:ascii="Cambria Math" w:hAnsi="Cambria Math"/>
            <w:sz w:val="22"/>
            <w:szCs w:val="22"/>
          </w:rPr>
          <m:t>K</m:t>
        </m:r>
      </m:oMath>
      <w:ins w:id="161" w:author="Levine, Charles Roger (dzk3ja)" w:date="2026-10-18T13:16:00Z" w16du:dateUtc="2026-10-18T17:16:00Z">
        <w:r w:rsidR="00997CD5">
          <w:t xml:space="preserve"> available opportunities to the </w:t>
        </w:r>
      </w:ins>
      <m:oMath>
        <m:r>
          <m:rPr>
            <m:sty m:val="bi"/>
          </m:rPr>
          <w:rPr>
            <w:rFonts w:ascii="Cambria Math" w:hAnsi="Cambria Math"/>
            <w:sz w:val="22"/>
            <w:szCs w:val="22"/>
          </w:rPr>
          <m:t>K</m:t>
        </m:r>
      </m:oMath>
      <w:ins w:id="162" w:author="Levine, Charles Roger (dzk3ja)" w:date="2026-10-18T13:16:00Z" w16du:dateUtc="2026-10-18T17:16:00Z">
        <w:r w:rsidR="00997CD5">
          <w:t>-highest scoring candidates.</w:t>
        </w:r>
      </w:ins>
    </w:p>
    <w:p w14:paraId="00E2E927" w14:textId="77777777" w:rsidR="003E0D51" w:rsidRPr="003E0D51" w:rsidRDefault="003E0D51" w:rsidP="003E0D51">
      <w:pPr>
        <w:pStyle w:val="BodyText"/>
        <w:rPr>
          <w:ins w:id="163" w:author="Levine, Charles Roger (dzk3ja)" w:date="2026-10-18T13:13:00Z" w16du:dateUtc="2026-10-18T17:13:00Z"/>
        </w:rPr>
        <w:pPrChange w:id="164" w:author="Levine, Charles Roger (dzk3ja)" w:date="2026-10-18T13:13:00Z" w16du:dateUtc="2026-10-18T17:13:00Z">
          <w:pPr/>
        </w:pPrChange>
      </w:pPr>
    </w:p>
    <w:p w14:paraId="69DB8A42" w14:textId="77777777" w:rsidR="00CB3150" w:rsidRDefault="00000000">
      <w:pPr>
        <w:pStyle w:val="Heading1"/>
      </w:pPr>
      <w:bookmarkStart w:id="165" w:name="allowing-uncertainty-in-selection"/>
      <w:bookmarkEnd w:id="73"/>
      <w:bookmarkEnd w:id="111"/>
      <w:r>
        <w:t>4.3 Allowing uncertainty in selection</w:t>
      </w:r>
    </w:p>
    <w:p w14:paraId="2653FA44" w14:textId="4325189D" w:rsidR="00CB3150" w:rsidRPr="002522F8" w:rsidDel="002522F8" w:rsidRDefault="002B762C" w:rsidP="00670276">
      <w:pPr>
        <w:rPr>
          <w:del w:id="166" w:author="Levine, Charles Roger (dzk3ja)" w:date="2026-10-18T13:35:00Z" w16du:dateUtc="2026-10-18T17:35:00Z"/>
        </w:rPr>
      </w:pPr>
      <w:ins w:id="167" w:author="Levine, Charles Roger (dzk3ja)" w:date="2026-10-18T13:48:00Z" w16du:dateUtc="2026-10-18T17:48:00Z">
        <w:r>
          <w:t xml:space="preserve">The naïve benchmark assumes that observed performance determines selection perfectly. Real selection processes, however, contain uncertainty. Evaluators may observe incomplete records, disagree about candidates, consider factors outside the model, or rely on a performance measure that only imperfectly captures the qualities relevant to advancement. </w:t>
        </w:r>
      </w:ins>
      <w:del w:id="168" w:author="Levine, Charles Roger (dzk3ja)" w:date="2026-10-18T13:48:00Z" w16du:dateUtc="2026-10-18T17:48:00Z">
        <w:r w:rsidR="69A5FF51" w:rsidDel="002B762C">
          <w:delText xml:space="preserve">Perfect selection by ranking is a useful starting point, but </w:delText>
        </w:r>
      </w:del>
      <w:del w:id="169" w:author="Levine, Charles Roger (dzk3ja)" w:date="2026-10-18T13:30:00Z" w16du:dateUtc="2026-10-18T17:30:00Z">
        <w:r w:rsidR="69A5FF51" w:rsidDel="002522F8">
          <w:delText>selection need not reproduce it exactly</w:delText>
        </w:r>
      </w:del>
      <w:del w:id="170" w:author="Levine, Charles Roger (dzk3ja)" w:date="2026-10-18T13:48:00Z" w16du:dateUtc="2026-10-18T17:48:00Z">
        <w:r w:rsidR="69A5FF51" w:rsidDel="002B762C">
          <w:delText xml:space="preserve">. </w:delText>
        </w:r>
        <w:commentRangeStart w:id="171"/>
        <w:r w:rsidR="69A5FF51" w:rsidDel="002B762C">
          <w:delText>Evaluators may observe incomplete records, disagree about candidates, or consider factors outside the model</w:delText>
        </w:r>
        <w:commentRangeEnd w:id="171"/>
        <w:r w:rsidR="00DB6476" w:rsidDel="002B762C">
          <w:rPr>
            <w:rStyle w:val="CommentReference"/>
            <w:sz w:val="20"/>
            <w:szCs w:val="20"/>
          </w:rPr>
          <w:commentReference w:id="171"/>
        </w:r>
        <w:r w:rsidR="69A5FF51" w:rsidDel="002B762C">
          <w:delText xml:space="preserve">. </w:delText>
        </w:r>
      </w:del>
      <m:oMath>
        <m:sSub>
          <m:sSubPr>
            <m:ctrlPr>
              <w:del w:id="172" w:author="Levine, Charles Roger (dzk3ja)" w:date="2026-10-18T13:56:00Z" w16du:dateUtc="2026-10-18T17:56:00Z">
                <w:rPr>
                  <w:rFonts w:ascii="Cambria Math" w:hAnsi="Cambria Math"/>
                  <w:sz w:val="22"/>
                  <w:szCs w:val="22"/>
                </w:rPr>
              </w:del>
            </m:ctrlPr>
          </m:sSubPr>
          <m:e>
            <m:r>
              <w:del w:id="173" w:author="Levine, Charles Roger (dzk3ja)" w:date="2026-10-18T13:56:00Z" w16du:dateUtc="2026-10-18T17:56:00Z">
                <w:rPr>
                  <w:rFonts w:ascii="Cambria Math" w:hAnsi="Cambria Math"/>
                  <w:sz w:val="22"/>
                  <w:szCs w:val="22"/>
                </w:rPr>
                <m:t>A</m:t>
              </w:del>
            </m:r>
          </m:e>
          <m:sub>
            <m:r>
              <w:del w:id="174" w:author="Levine, Charles Roger (dzk3ja)" w:date="2026-10-18T13:56:00Z" w16du:dateUtc="2026-10-18T17:56:00Z">
                <w:rPr>
                  <w:rFonts w:ascii="Cambria Math" w:hAnsi="Cambria Math"/>
                  <w:sz w:val="22"/>
                  <w:szCs w:val="22"/>
                </w:rPr>
                <m:t>i</m:t>
              </w:del>
            </m:r>
          </m:sub>
        </m:sSub>
      </m:oMath>
      <w:ins w:id="175" w:author="Levine, Charles Roger (dzk3ja)" w:date="2026-10-18T14:00:00Z" w16du:dateUtc="2026-10-18T18:00:00Z">
        <w:r w:rsidR="00670276">
          <w:t xml:space="preserve">We therefore replace deterministic ranking with stochastic selection, in which higher-scoring individuals are more likely, but not guaranteed, to receive one of the available </w:t>
        </w:r>
        <w:r w:rsidR="00670276">
          <w:lastRenderedPageBreak/>
          <w:t>opportunities. We represent this process using Gibbs-weighted selection without replacement</w:t>
        </w:r>
      </w:ins>
      <w:del w:id="176" w:author="Levine, Charles Roger (dzk3ja)" w:date="2026-10-18T13:26:00Z" w16du:dateUtc="2026-10-18T17:26:00Z">
        <w:r w:rsidR="69A5FF51" w:rsidDel="002522F8">
          <w:delText>A</w:delText>
        </w:r>
      </w:del>
      <w:del w:id="177" w:author="Levine, Charles Roger (dzk3ja)" w:date="2026-10-18T14:00:00Z" w16du:dateUtc="2026-10-18T18:00:00Z">
        <w:r w:rsidR="69A5FF51" w:rsidDel="00670276">
          <w:delText xml:space="preserve"> stronger record may increase a person’s chance of selection without guaranteeing that every higher-performing candidate is chosen ahead of every lower-performing one.  </w:delText>
        </w:r>
      </w:del>
      <w:commentRangeStart w:id="178"/>
      <w:del w:id="179" w:author="Levine, Charles Roger (dzk3ja)" w:date="2026-10-18T13:31:00Z" w16du:dateUtc="2026-10-18T17:31:00Z">
        <w:r w:rsidR="69A5FF51" w:rsidDel="002522F8">
          <w:delText xml:space="preserve">We </w:delText>
        </w:r>
      </w:del>
      <w:del w:id="180" w:author="Levine, Charles Roger (dzk3ja)" w:date="2026-10-18T14:00:00Z" w16du:dateUtc="2026-10-18T18:00:00Z">
        <w:r w:rsidR="69A5FF51" w:rsidDel="00670276">
          <w:delText xml:space="preserve">represent this </w:delText>
        </w:r>
        <w:r w:rsidR="69A5FF51" w:rsidRPr="002522F8" w:rsidDel="00670276">
          <w:delText>uncertainty</w:delText>
        </w:r>
      </w:del>
      <w:del w:id="181" w:author="Levine, Charles Roger (dzk3ja)" w:date="2026-10-18T13:32:00Z" w16du:dateUtc="2026-10-18T17:32:00Z">
        <w:r w:rsidR="69A5FF51" w:rsidRPr="002522F8" w:rsidDel="002522F8">
          <w:delText xml:space="preserve"> while retaining a fixed number of opportunities. The scores remain those supplied to selection; the identities receiving the </w:delText>
        </w:r>
      </w:del>
      <m:oMath>
        <m:r>
          <w:del w:id="182" w:author="Levine, Charles Roger (dzk3ja)" w:date="2026-10-18T13:32:00Z" w16du:dateUtc="2026-10-18T17:32:00Z">
            <w:rPr>
              <w:rFonts w:ascii="Cambria Math" w:eastAsia="Cambria Math" w:hAnsi="Cambria Math" w:cs="Cambria Math"/>
              <w:rPrChange w:id="183" w:author="Levine, Charles Roger (dzk3ja)" w:date="2026-10-18T13:34:00Z" w16du:dateUtc="2026-10-18T17:34:00Z">
                <w:rPr>
                  <w:rFonts w:ascii="Cambria Math" w:eastAsia="Cambria Math" w:hAnsi="Cambria Math" w:cs="Cambria Math"/>
                  <w:sz w:val="22"/>
                  <w:szCs w:val="22"/>
                </w:rPr>
              </w:rPrChange>
            </w:rPr>
            <m:t>K</m:t>
          </w:del>
        </m:r>
      </m:oMath>
      <w:del w:id="184" w:author="Levine, Charles Roger (dzk3ja)" w:date="2026-10-18T13:32:00Z" w16du:dateUtc="2026-10-18T17:32:00Z">
        <w:r w:rsidR="69A5FF51" w:rsidRPr="002522F8" w:rsidDel="002522F8">
          <w:delText xml:space="preserve"> places can vary. At this stage the score is still </w:delText>
        </w:r>
      </w:del>
      <m:oMath>
        <m:sSub>
          <m:sSubPr>
            <m:ctrlPr>
              <w:del w:id="185" w:author="Levine, Charles Roger (dzk3ja)" w:date="2026-10-18T13:32:00Z" w16du:dateUtc="2026-10-18T17:32:00Z">
                <w:rPr>
                  <w:rFonts w:ascii="Cambria Math" w:eastAsia="Cambria Math" w:hAnsi="Cambria Math" w:cs="Cambria Math"/>
                  <w:rPrChange w:id="186" w:author="Levine, Charles Roger (dzk3ja)" w:date="2026-10-18T13:34:00Z" w16du:dateUtc="2026-10-18T17:34:00Z">
                    <w:rPr>
                      <w:rFonts w:ascii="Cambria Math" w:eastAsia="Cambria Math" w:hAnsi="Cambria Math" w:cs="Cambria Math"/>
                      <w:sz w:val="22"/>
                      <w:szCs w:val="22"/>
                    </w:rPr>
                  </w:rPrChange>
                </w:rPr>
              </w:del>
            </m:ctrlPr>
          </m:sSubPr>
          <m:e>
            <m:r>
              <w:del w:id="187" w:author="Levine, Charles Roger (dzk3ja)" w:date="2026-10-18T13:32:00Z" w16du:dateUtc="2026-10-18T17:32:00Z">
                <w:rPr>
                  <w:rFonts w:ascii="Cambria Math" w:eastAsia="Cambria Math" w:hAnsi="Cambria Math" w:cs="Cambria Math"/>
                  <w:rPrChange w:id="188" w:author="Levine, Charles Roger (dzk3ja)" w:date="2026-10-18T13:34:00Z" w16du:dateUtc="2026-10-18T17:34:00Z">
                    <w:rPr>
                      <w:rFonts w:ascii="Cambria Math" w:eastAsia="Cambria Math" w:hAnsi="Cambria Math" w:cs="Cambria Math"/>
                      <w:sz w:val="22"/>
                      <w:szCs w:val="22"/>
                    </w:rPr>
                  </w:rPrChange>
                </w:rPr>
                <m:t>A</m:t>
              </w:del>
            </m:r>
          </m:e>
          <m:sub>
            <m:r>
              <w:del w:id="189" w:author="Levine, Charles Roger (dzk3ja)" w:date="2026-10-18T13:32:00Z" w16du:dateUtc="2026-10-18T17:32:00Z">
                <w:rPr>
                  <w:rFonts w:ascii="Cambria Math" w:eastAsia="Cambria Math" w:hAnsi="Cambria Math" w:cs="Cambria Math"/>
                  <w:rPrChange w:id="190" w:author="Levine, Charles Roger (dzk3ja)" w:date="2026-10-18T13:34:00Z" w16du:dateUtc="2026-10-18T17:34:00Z">
                    <w:rPr>
                      <w:rFonts w:ascii="Cambria Math" w:eastAsia="Cambria Math" w:hAnsi="Cambria Math" w:cs="Cambria Math"/>
                      <w:sz w:val="22"/>
                      <w:szCs w:val="22"/>
                    </w:rPr>
                  </w:rPrChange>
                </w:rPr>
                <m:t>i</m:t>
              </w:del>
            </m:r>
          </m:sub>
        </m:sSub>
      </m:oMath>
      <w:del w:id="191" w:author="Levine, Charles Roger (dzk3ja)" w:date="2026-10-18T13:32:00Z" w16du:dateUtc="2026-10-18T17:32:00Z">
        <w:r w:rsidR="69A5FF51" w:rsidRPr="002522F8" w:rsidDel="002522F8">
          <w:delText xml:space="preserve">. </w:delText>
        </w:r>
      </w:del>
      <w:ins w:id="192" w:author="Alexander Gates" w:date="2026-10-16T16:39:00Z" w16du:dateUtc="2026-10-16T16:39:32Z">
        <w:del w:id="193" w:author="Levine, Charles Roger (dzk3ja)" w:date="2026-10-18T13:32:00Z" w16du:dateUtc="2026-10-18T17:32:00Z">
          <w:r w:rsidR="69A5FF51" w:rsidRPr="002522F8" w:rsidDel="002522F8">
            <w:delText xml:space="preserve">.  </w:delText>
          </w:r>
        </w:del>
      </w:ins>
      <w:del w:id="194" w:author="Levine, Charles Roger (dzk3ja)" w:date="2026-10-18T13:32:00Z" w16du:dateUtc="2026-10-18T17:32:00Z">
        <w:r w:rsidR="69A5FF51" w:rsidRPr="002522F8" w:rsidDel="002522F8">
          <w:delText>We will adjust the selection method, not the scoring to introduce this uncertainty.</w:delText>
        </w:r>
        <w:commentRangeEnd w:id="178"/>
        <w:r w:rsidR="00DB6476" w:rsidDel="002522F8">
          <w:rPr>
            <w:rStyle w:val="CommentReference"/>
            <w:sz w:val="20"/>
            <w:szCs w:val="20"/>
          </w:rPr>
          <w:commentReference w:id="178"/>
        </w:r>
      </w:del>
    </w:p>
    <w:p w14:paraId="56A13587" w14:textId="51373CBA" w:rsidR="002522F8" w:rsidRPr="002522F8" w:rsidRDefault="002522F8" w:rsidP="00670276">
      <w:pPr>
        <w:rPr>
          <w:ins w:id="195" w:author="Levine, Charles Roger (dzk3ja)" w:date="2026-10-18T13:32:00Z" w16du:dateUtc="2026-10-18T17:32:00Z"/>
        </w:rPr>
        <w:pPrChange w:id="196" w:author="Levine, Charles Roger (dzk3ja)" w:date="2026-10-18T13:35:00Z" w16du:dateUtc="2026-10-18T17:35:00Z">
          <w:pPr>
            <w:pStyle w:val="Heading2"/>
          </w:pPr>
        </w:pPrChange>
      </w:pPr>
      <w:bookmarkStart w:id="197" w:name="Xa81b982df13d1d13892043cb673ae528535138a"/>
      <w:ins w:id="198" w:author="Levine, Charles Roger (dzk3ja)" w:date="2026-10-18T13:35:00Z" w16du:dateUtc="2026-10-18T17:35:00Z">
        <w:r>
          <w:t>.</w:t>
        </w:r>
      </w:ins>
    </w:p>
    <w:p w14:paraId="7EB4D8F1" w14:textId="32542E2D" w:rsidR="00CB3150" w:rsidRDefault="098F7565">
      <w:pPr>
        <w:pStyle w:val="Heading2"/>
      </w:pPr>
      <w:r>
        <w:t xml:space="preserve">4.3.1 </w:t>
      </w:r>
      <w:commentRangeStart w:id="199"/>
      <w:del w:id="200" w:author="Levine, Charles Roger (dzk3ja)" w:date="2026-10-18T13:52:00Z" w16du:dateUtc="2026-10-18T17:52:00Z">
        <w:r w:rsidDel="002B762C">
          <w:delText>From a fixed ranking to uncertain winners</w:delText>
        </w:r>
        <w:commentRangeEnd w:id="199"/>
        <w:r w:rsidR="00DB6476" w:rsidRPr="00DC6FA7" w:rsidDel="002B762C">
          <w:rPr>
            <w:rStyle w:val="CommentReference"/>
            <w:sz w:val="21"/>
            <w:szCs w:val="21"/>
          </w:rPr>
          <w:commentReference w:id="199"/>
        </w:r>
      </w:del>
      <w:ins w:id="201" w:author="Levine, Charles Roger (dzk3ja)" w:date="2026-10-18T14:11:00Z" w16du:dateUtc="2026-10-18T18:11:00Z">
        <w:r w:rsidR="00DC6FA7" w:rsidRPr="00DC6FA7">
          <w:t xml:space="preserve"> </w:t>
        </w:r>
        <w:r w:rsidR="00DC6FA7">
          <w:t>From deterministic ranking to stochastic selection</w:t>
        </w:r>
      </w:ins>
    </w:p>
    <w:p w14:paraId="7AF3985F" w14:textId="016602AC" w:rsidR="00CB3150" w:rsidDel="00520F8D" w:rsidRDefault="0086109E">
      <w:pPr>
        <w:pStyle w:val="BodyText"/>
        <w:rPr>
          <w:del w:id="202" w:author="Levine, Charles Roger (dzk3ja)" w:date="2026-10-18T14:38:00Z" w16du:dateUtc="2026-10-18T18:38:00Z"/>
        </w:rPr>
      </w:pPr>
      <w:ins w:id="203" w:author="Levine, Charles Roger (dzk3ja)" w:date="2026-10-18T15:50:00Z" w16du:dateUtc="2026-10-18T19:50:00Z">
        <w:r>
          <w:t>In the naïve benchmark, ranking the scores determines all K winners. To make the model more realistic while preserving exactly K positive outcomes, a higher score should make a person more likely to be selected without guaranteeing selection. We therefore introduce a probabilistic selection rule that continues until all K available slots are filled.</w:t>
        </w:r>
      </w:ins>
      <w:del w:id="204" w:author="Levine, Charles Roger (dzk3ja)" w:date="2026-10-18T14:38:00Z" w16du:dateUtc="2026-10-18T18:38:00Z">
        <w:r w:rsidR="00000000" w:rsidDel="00520F8D">
          <w:delText xml:space="preserve">In the </w:delText>
        </w:r>
        <w:r w:rsidR="00A16FA4" w:rsidDel="00520F8D">
          <w:delText xml:space="preserve">naïve </w:delText>
        </w:r>
        <w:r w:rsidR="00000000" w:rsidDel="00520F8D">
          <w:delText xml:space="preserve">benchmark selection method, ranking the scores determines all </w:delText>
        </w:r>
      </w:del>
      <m:oMath>
        <m:r>
          <w:del w:id="205" w:author="Levine, Charles Roger (dzk3ja)" w:date="2026-10-18T14:38:00Z" w16du:dateUtc="2026-10-18T18:38:00Z">
            <w:rPr>
              <w:rFonts w:ascii="Cambria Math" w:eastAsia="Cambria Math" w:hAnsi="Cambria Math" w:cs="Cambria Math"/>
              <w:sz w:val="22"/>
              <w:szCs w:val="22"/>
            </w:rPr>
            <m:t>K</m:t>
          </w:del>
        </m:r>
      </m:oMath>
      <w:del w:id="206" w:author="Levine, Charles Roger (dzk3ja)" w:date="2026-10-18T14:38:00Z" w16du:dateUtc="2026-10-18T18:38:00Z">
        <w:r w:rsidR="00000000" w:rsidDel="00520F8D">
          <w:delText xml:space="preserve"> </w:delText>
        </w:r>
      </w:del>
      <w:ins w:id="207" w:author="Alexander Gates" w:date="2026-10-16T16:41:00Z" w16du:dateUtc="2026-10-16T16:41:24Z">
        <w:del w:id="208" w:author="Levine, Charles Roger (dzk3ja)" w:date="2026-10-18T13:27:00Z" w16du:dateUtc="2026-10-18T17:27:00Z">
          <w:r w:rsidR="69A5FF51" w:rsidDel="002522F8">
            <w:delText xml:space="preserve">  </w:delText>
          </w:r>
        </w:del>
      </w:ins>
      <w:del w:id="209" w:author="Levine, Charles Roger (dzk3ja)" w:date="2026-10-18T14:38:00Z" w16du:dateUtc="2026-10-18T18:38:00Z">
        <w:r w:rsidR="69A5FF51" w:rsidDel="00520F8D">
          <w:delText xml:space="preserve">winners. </w:delText>
        </w:r>
      </w:del>
      <w:del w:id="210" w:author="Levine, Charles Roger (dzk3ja)" w:date="2026-10-18T14:31:00Z" w16du:dateUtc="2026-10-18T18:31:00Z">
        <w:r w:rsidR="69A5FF51" w:rsidDel="00AE79CD">
          <w:delText>To allow imperfect selection while keeping the same number of places, we instead fill those places one at a time. Everyone who has not yet been selected remains eligible for the next place. A higher score makes a person more likely to be chosen, but does not guarantee it. Once someone is chosen</w:delText>
        </w:r>
      </w:del>
      <w:del w:id="211" w:author="Levine, Charles Roger (dzk3ja)" w:date="2026-10-18T14:32:00Z" w16du:dateUtc="2026-10-18T18:32:00Z">
        <w:r w:rsidR="69A5FF51" w:rsidDel="00AE79CD">
          <w:delText xml:space="preserve">, that person leaves the pool; the process stops when </w:delText>
        </w:r>
      </w:del>
      <m:oMath>
        <m:r>
          <w:del w:id="212" w:author="Levine, Charles Roger (dzk3ja)" w:date="2026-10-18T14:32:00Z" w16du:dateUtc="2026-10-18T18:32:00Z">
            <w:rPr>
              <w:rFonts w:ascii="Cambria Math" w:eastAsia="Cambria Math" w:hAnsi="Cambria Math" w:cs="Cambria Math"/>
              <w:sz w:val="22"/>
              <w:szCs w:val="22"/>
            </w:rPr>
            <m:t>K</m:t>
          </w:del>
        </m:r>
      </m:oMath>
      <w:del w:id="213" w:author="Levine, Charles Roger (dzk3ja)" w:date="2026-10-18T14:32:00Z" w16du:dateUtc="2026-10-18T18:32:00Z">
        <w:r w:rsidR="69A5FF51" w:rsidDel="00AE79CD">
          <w:delText xml:space="preserve"> </w:delText>
        </w:r>
      </w:del>
      <w:ins w:id="214" w:author="Alexander Gates" w:date="2026-10-16T16:41:00Z" w16du:dateUtc="2026-10-16T16:41:32Z">
        <w:del w:id="215" w:author="Levine, Charles Roger (dzk3ja)" w:date="2026-10-18T14:32:00Z" w16du:dateUtc="2026-10-18T18:32:00Z">
          <w:r w:rsidR="69A5FF51" w:rsidDel="00AE79CD">
            <w:delText xml:space="preserve">  </w:delText>
          </w:r>
        </w:del>
      </w:ins>
      <w:del w:id="216" w:author="Levine, Charles Roger (dzk3ja)" w:date="2026-10-18T14:32:00Z" w16du:dateUtc="2026-10-18T18:32:00Z">
        <w:r w:rsidR="69A5FF51" w:rsidDel="00AE79CD">
          <w:delText>people have been selected.</w:delText>
        </w:r>
      </w:del>
    </w:p>
    <w:p w14:paraId="6E297A42" w14:textId="762C65FB" w:rsidR="00CB3150" w:rsidRDefault="00000000" w:rsidP="0086109E">
      <w:pPr>
        <w:pStyle w:val="BodyText"/>
      </w:pPr>
      <w:commentRangeStart w:id="217"/>
      <w:del w:id="218" w:author="Levine, Charles Roger (dzk3ja)" w:date="2026-10-18T15:50:00Z" w16du:dateUtc="2026-10-18T19:50:00Z">
        <w:r w:rsidDel="0086109E">
          <w:delText xml:space="preserve">We need to specify how much a score advantage matters in each draw. We use a positive parameter, </w:delText>
        </w:r>
      </w:del>
      <m:oMath>
        <m:sSub>
          <m:sSubPr>
            <m:ctrlPr>
              <w:del w:id="219" w:author="Levine, Charles Roger (dzk3ja)" w:date="2026-10-18T15:50:00Z" w16du:dateUtc="2026-10-18T19:50:00Z">
                <w:rPr>
                  <w:rFonts w:ascii="Cambria Math" w:eastAsia="Cambria Math" w:hAnsi="Cambria Math" w:cs="Cambria Math"/>
                  <w:sz w:val="22"/>
                  <w:szCs w:val="22"/>
                </w:rPr>
              </w:del>
            </m:ctrlPr>
          </m:sSubPr>
          <m:e>
            <m:r>
              <w:del w:id="220" w:author="Levine, Charles Roger (dzk3ja)" w:date="2026-10-18T15:50:00Z" w16du:dateUtc="2026-10-18T19:50:00Z">
                <w:rPr>
                  <w:rFonts w:ascii="Cambria Math" w:eastAsia="Cambria Math" w:hAnsi="Cambria Math" w:cs="Cambria Math"/>
                  <w:sz w:val="22"/>
                  <w:szCs w:val="22"/>
                </w:rPr>
                <m:t>t</m:t>
              </w:del>
            </m:r>
          </m:e>
          <m:sub>
            <m:r>
              <w:del w:id="221" w:author="Levine, Charles Roger (dzk3ja)" w:date="2026-10-18T15:50:00Z" w16du:dateUtc="2026-10-18T19:50:00Z">
                <w:rPr>
                  <w:rFonts w:ascii="Cambria Math" w:eastAsia="Cambria Math" w:hAnsi="Cambria Math" w:cs="Cambria Math"/>
                  <w:sz w:val="22"/>
                  <w:szCs w:val="22"/>
                </w:rPr>
                <m:t>sel</m:t>
              </w:del>
            </m:r>
          </m:sub>
        </m:sSub>
      </m:oMath>
      <w:del w:id="222" w:author="Levine, Charles Roger (dzk3ja)" w:date="2026-10-18T15:50:00Z" w16du:dateUtc="2026-10-18T19:50:00Z">
        <w:r w:rsidDel="0086109E">
          <w:delText xml:space="preserve">, </w:delText>
        </w:r>
      </w:del>
      <w:ins w:id="223" w:author="Alexander Gates" w:date="2026-10-16T16:43:00Z" w16du:dateUtc="2026-10-16T16:43:04Z">
        <w:del w:id="224" w:author="Levine, Charles Roger (dzk3ja)" w:date="2026-10-18T15:50:00Z" w16du:dateUtc="2026-10-18T19:50:00Z">
          <w:r w:rsidR="098F7565" w:rsidDel="0086109E">
            <w:delText xml:space="preserve">  </w:delText>
          </w:r>
        </w:del>
      </w:ins>
      <w:del w:id="225" w:author="Levine, Charles Roger (dzk3ja)" w:date="2026-10-18T15:50:00Z" w16du:dateUtc="2026-10-18T19:50:00Z">
        <w:r w:rsidR="098F7565" w:rsidDel="0086109E">
          <w:delText>called the selection temperature.</w:delText>
        </w:r>
        <w:commentRangeEnd w:id="217"/>
        <w:r w:rsidR="00DB6476" w:rsidDel="0086109E">
          <w:rPr>
            <w:rStyle w:val="CommentReference"/>
            <w:sz w:val="20"/>
            <w:szCs w:val="20"/>
          </w:rPr>
          <w:commentReference w:id="217"/>
        </w:r>
        <w:r w:rsidR="098F7565" w:rsidDel="0086109E">
          <w:delText xml:space="preserve"> At a low temperature, even modest score differences strongly favor higher-scoring candidates, so the outcome tends to follow the ranking. At a high temperature, those differences matter less, and lower-scoring candidates have a greater chance of being selected. Temperature governs uncertainty in selection given the scores. It does not model uncertainty in how </w:delText>
        </w:r>
      </w:del>
      <m:oMath>
        <m:sSub>
          <m:sSubPr>
            <m:ctrlPr>
              <w:del w:id="226" w:author="Levine, Charles Roger (dzk3ja)" w:date="2026-10-18T15:50:00Z" w16du:dateUtc="2026-10-18T19:50:00Z">
                <w:rPr>
                  <w:rFonts w:ascii="Cambria Math" w:eastAsia="Cambria Math" w:hAnsi="Cambria Math" w:cs="Cambria Math"/>
                  <w:sz w:val="22"/>
                  <w:szCs w:val="22"/>
                </w:rPr>
              </w:del>
            </m:ctrlPr>
          </m:sSubPr>
          <m:e>
            <m:r>
              <w:del w:id="227" w:author="Levine, Charles Roger (dzk3ja)" w:date="2026-10-18T15:50:00Z" w16du:dateUtc="2026-10-18T19:50:00Z">
                <w:rPr>
                  <w:rFonts w:ascii="Cambria Math" w:eastAsia="Cambria Math" w:hAnsi="Cambria Math" w:cs="Cambria Math"/>
                  <w:sz w:val="22"/>
                  <w:szCs w:val="22"/>
                </w:rPr>
                <m:t>A</m:t>
              </w:del>
            </m:r>
          </m:e>
          <m:sub>
            <m:r>
              <w:del w:id="228" w:author="Levine, Charles Roger (dzk3ja)" w:date="2026-10-18T15:50:00Z" w16du:dateUtc="2026-10-18T19:50:00Z">
                <w:rPr>
                  <w:rFonts w:ascii="Cambria Math" w:eastAsia="Cambria Math" w:hAnsi="Cambria Math" w:cs="Cambria Math"/>
                  <w:sz w:val="22"/>
                  <w:szCs w:val="22"/>
                </w:rPr>
                <m:t>i</m:t>
              </w:del>
            </m:r>
          </m:sub>
        </m:sSub>
      </m:oMath>
      <w:del w:id="229" w:author="Levine, Charles Roger (dzk3ja)" w:date="2026-10-18T15:50:00Z" w16du:dateUtc="2026-10-18T19:50:00Z">
        <w:r w:rsidR="098F7565" w:rsidDel="0086109E">
          <w:delText xml:space="preserve"> was measured.</w:delText>
        </w:r>
      </w:del>
    </w:p>
    <w:p w14:paraId="484418A8" w14:textId="2143BBB4" w:rsidR="00CB3150" w:rsidRDefault="00000000">
      <w:pPr>
        <w:pStyle w:val="Heading2"/>
      </w:pPr>
      <w:bookmarkStart w:id="230" w:name="X3403a481b954ec6ac05b20913aa990d79a7f6ac"/>
      <w:bookmarkEnd w:id="197"/>
      <w:r>
        <w:t xml:space="preserve">4.3.2 </w:t>
      </w:r>
      <w:ins w:id="231" w:author="Levine, Charles Roger (dzk3ja)" w:date="2026-10-18T14:11:00Z" w16du:dateUtc="2026-10-18T18:11:00Z">
        <w:r w:rsidR="00DC6FA7">
          <w:t>Gibbs-weighted selection without replacement</w:t>
        </w:r>
      </w:ins>
      <w:del w:id="232" w:author="Levine, Charles Roger (dzk3ja)" w:date="2026-10-18T14:11:00Z" w16du:dateUtc="2026-10-18T18:11:00Z">
        <w:r w:rsidR="003E7FF3" w:rsidDel="00DC6FA7">
          <w:delText>Stochastic selection using Gibbs weights</w:delText>
        </w:r>
      </w:del>
    </w:p>
    <w:p w14:paraId="7772C769" w14:textId="4C9F0666" w:rsidR="003E7FF3" w:rsidRDefault="00295F38" w:rsidP="003E7FF3">
      <w:pPr>
        <w:rPr>
          <w:ins w:id="233" w:author="Levine, Charles Roger (dzk3ja)" w:date="2026-10-18T16:08:00Z" w16du:dateUtc="2026-10-18T20:08:00Z"/>
        </w:rPr>
      </w:pPr>
      <w:ins w:id="234" w:author="Levine, Charles Roger (dzk3ja)" w:date="2026-10-18T15:55:00Z" w16du:dateUtc="2026-10-18T19:55:00Z">
        <w:r>
          <w:t xml:space="preserve">We need a stochastic rule that favors higher-scoring individuals while preserving exactly </w:t>
        </w:r>
      </w:ins>
      <m:oMath>
        <m:r>
          <w:rPr>
            <w:rFonts w:ascii="Cambria Math" w:hAnsi="Cambria Math"/>
            <w:sz w:val="22"/>
            <w:szCs w:val="22"/>
            <w:rPrChange w:id="235" w:author="Levine, Charles Roger (dzk3ja)" w:date="2026-10-18T16:02:00Z" w16du:dateUtc="2026-10-18T20:02:00Z">
              <w:rPr>
                <w:rFonts w:ascii="Cambria Math" w:hAnsi="Cambria Math"/>
              </w:rPr>
            </w:rPrChange>
          </w:rPr>
          <m:t>K</m:t>
        </m:r>
      </m:oMath>
      <w:ins w:id="236" w:author="Levine, Charles Roger (dzk3ja)" w:date="2026-10-18T15:55:00Z" w16du:dateUtc="2026-10-18T19:55:00Z">
        <w:r>
          <w:t xml:space="preserve"> selections. We accomplish this using Gibbs weights and weighted sampling without replacement.</w:t>
        </w:r>
        <w:r w:rsidDel="00295F38">
          <w:t xml:space="preserve"> </w:t>
        </w:r>
      </w:ins>
      <w:del w:id="237" w:author="Levine, Charles Roger (dzk3ja)" w:date="2026-10-18T15:55:00Z" w16du:dateUtc="2026-10-18T19:55:00Z">
        <w:r w:rsidR="003E7FF3" w:rsidDel="00295F38">
          <w:delText>We now replace the naïve benchmark’s deterministic top-</w:delText>
        </w:r>
      </w:del>
      <m:oMath>
        <m:r>
          <w:del w:id="238" w:author="Levine, Charles Roger (dzk3ja)" w:date="2026-10-18T15:55:00Z" w16du:dateUtc="2026-10-18T19:55:00Z">
            <w:rPr>
              <w:rFonts w:ascii="Cambria Math" w:eastAsia="Cambria Math" w:hAnsi="Cambria Math" w:cs="Cambria Math"/>
              <w:sz w:val="22"/>
              <w:szCs w:val="22"/>
            </w:rPr>
            <m:t>K</m:t>
          </w:del>
        </m:r>
      </m:oMath>
      <w:del w:id="239" w:author="Levine, Charles Roger (dzk3ja)" w:date="2026-10-18T15:55:00Z" w16du:dateUtc="2026-10-18T19:55:00Z">
        <w:r w:rsidR="003E7FF3" w:rsidDel="00295F38">
          <w:delText xml:space="preserve"> rule with a stochastic selection rule. Scores remain fixed, but selection becomes probabilistic: higher-scoring individuals are favored without being guaranteed a place. We implement </w:delText>
        </w:r>
      </w:del>
      <w:del w:id="240" w:author="Levine, Charles Roger (dzk3ja)" w:date="2026-10-18T15:56:00Z" w16du:dateUtc="2026-10-18T19:56:00Z">
        <w:r w:rsidR="003E7FF3" w:rsidDel="00295F38">
          <w:delText xml:space="preserve">this preference using </w:delText>
        </w:r>
        <w:r w:rsidR="003E7FF3" w:rsidRPr="00E21165" w:rsidDel="00295F38">
          <w:rPr>
            <w:b/>
            <w:bCs/>
          </w:rPr>
          <w:delText>Gibbs weights</w:delText>
        </w:r>
        <w:r w:rsidR="003E7FF3" w:rsidDel="00295F38">
          <w:delText xml:space="preserve">, assigning individual </w:delText>
        </w:r>
      </w:del>
      <m:oMath>
        <m:r>
          <w:del w:id="241" w:author="Levine, Charles Roger (dzk3ja)" w:date="2026-10-18T15:56:00Z" w16du:dateUtc="2026-10-18T19:56:00Z">
            <w:rPr>
              <w:rFonts w:ascii="Cambria Math" w:eastAsia="Cambria Math" w:hAnsi="Cambria Math" w:cs="Cambria Math"/>
              <w:sz w:val="22"/>
              <w:szCs w:val="22"/>
            </w:rPr>
            <m:t>i</m:t>
          </w:del>
        </m:r>
      </m:oMath>
      <w:del w:id="242" w:author="Levine, Charles Roger (dzk3ja)" w:date="2026-10-18T15:56:00Z" w16du:dateUtc="2026-10-18T19:56:00Z">
        <w:r w:rsidR="003E7FF3" w:rsidDel="00295F38">
          <w:delText xml:space="preserve"> the positive weight </w:delText>
        </w:r>
        <w:commentRangeStart w:id="243"/>
      </w:del>
      <m:oMath>
        <m:sSup>
          <m:sSupPr>
            <m:ctrlPr>
              <w:del w:id="244" w:author="Levine, Charles Roger (dzk3ja)" w:date="2026-10-18T15:56:00Z" w16du:dateUtc="2026-10-18T19:56:00Z">
                <w:rPr>
                  <w:rFonts w:ascii="Cambria Math" w:eastAsia="Cambria Math" w:hAnsi="Cambria Math" w:cs="Cambria Math"/>
                  <w:sz w:val="22"/>
                  <w:szCs w:val="22"/>
                </w:rPr>
              </w:del>
            </m:ctrlPr>
          </m:sSupPr>
          <m:e>
            <m:r>
              <w:del w:id="245" w:author="Levine, Charles Roger (dzk3ja)" w:date="2026-10-18T15:56:00Z" w16du:dateUtc="2026-10-18T19:56:00Z">
                <w:rPr>
                  <w:rFonts w:ascii="Cambria Math" w:eastAsia="Cambria Math" w:hAnsi="Cambria Math" w:cs="Cambria Math"/>
                  <w:sz w:val="22"/>
                  <w:szCs w:val="22"/>
                </w:rPr>
                <m:t>e</m:t>
              </w:del>
            </m:r>
          </m:e>
          <m:sup>
            <m:sSub>
              <m:sSubPr>
                <m:ctrlPr>
                  <w:del w:id="246" w:author="Levine, Charles Roger (dzk3ja)" w:date="2026-10-18T15:56:00Z" w16du:dateUtc="2026-10-18T19:56:00Z">
                    <w:rPr>
                      <w:rFonts w:ascii="Cambria Math" w:eastAsia="Cambria Math" w:hAnsi="Cambria Math" w:cs="Cambria Math"/>
                      <w:sz w:val="22"/>
                      <w:szCs w:val="22"/>
                    </w:rPr>
                  </w:del>
                </m:ctrlPr>
              </m:sSubPr>
              <m:e>
                <m:r>
                  <w:del w:id="247" w:author="Levine, Charles Roger (dzk3ja)" w:date="2026-10-18T15:56:00Z" w16du:dateUtc="2026-10-18T19:56:00Z">
                    <w:rPr>
                      <w:rFonts w:ascii="Cambria Math" w:eastAsia="Cambria Math" w:hAnsi="Cambria Math" w:cs="Cambria Math"/>
                      <w:sz w:val="22"/>
                      <w:szCs w:val="22"/>
                    </w:rPr>
                    <m:t>S</m:t>
                  </w:del>
                </m:r>
              </m:e>
              <m:sub>
                <m:r>
                  <w:del w:id="248" w:author="Levine, Charles Roger (dzk3ja)" w:date="2026-10-18T15:56:00Z" w16du:dateUtc="2026-10-18T19:56:00Z">
                    <w:rPr>
                      <w:rFonts w:ascii="Cambria Math" w:eastAsia="Cambria Math" w:hAnsi="Cambria Math" w:cs="Cambria Math"/>
                      <w:sz w:val="22"/>
                      <w:szCs w:val="22"/>
                    </w:rPr>
                    <m:t>i</m:t>
                  </w:del>
                </m:r>
              </m:sub>
            </m:sSub>
            <m:r>
              <w:del w:id="249" w:author="Levine, Charles Roger (dzk3ja)" w:date="2026-10-18T15:56:00Z" w16du:dateUtc="2026-10-18T19:56:00Z">
                <w:rPr>
                  <w:rFonts w:ascii="Cambria Math" w:eastAsia="Cambria Math" w:hAnsi="Cambria Math" w:cs="Cambria Math"/>
                  <w:sz w:val="22"/>
                  <w:szCs w:val="22"/>
                </w:rPr>
                <m:t>/</m:t>
              </w:del>
            </m:r>
            <m:sSub>
              <m:sSubPr>
                <m:ctrlPr>
                  <w:del w:id="250" w:author="Levine, Charles Roger (dzk3ja)" w:date="2026-10-18T15:56:00Z" w16du:dateUtc="2026-10-18T19:56:00Z">
                    <w:rPr>
                      <w:rFonts w:ascii="Cambria Math" w:eastAsia="Cambria Math" w:hAnsi="Cambria Math" w:cs="Cambria Math"/>
                      <w:sz w:val="22"/>
                      <w:szCs w:val="22"/>
                    </w:rPr>
                  </w:del>
                </m:ctrlPr>
              </m:sSubPr>
              <m:e>
                <m:r>
                  <w:del w:id="251" w:author="Levine, Charles Roger (dzk3ja)" w:date="2026-10-18T15:56:00Z" w16du:dateUtc="2026-10-18T19:56:00Z">
                    <w:rPr>
                      <w:rFonts w:ascii="Cambria Math" w:eastAsia="Cambria Math" w:hAnsi="Cambria Math" w:cs="Cambria Math"/>
                      <w:sz w:val="22"/>
                      <w:szCs w:val="22"/>
                    </w:rPr>
                    <m:t>t</m:t>
                  </w:del>
                </m:r>
              </m:e>
              <m:sub>
                <m:r>
                  <w:del w:id="252" w:author="Levine, Charles Roger (dzk3ja)" w:date="2026-10-18T15:56:00Z" w16du:dateUtc="2026-10-18T19:56:00Z">
                    <w:rPr>
                      <w:rFonts w:ascii="Cambria Math" w:eastAsia="Cambria Math" w:hAnsi="Cambria Math" w:cs="Cambria Math"/>
                      <w:sz w:val="22"/>
                      <w:szCs w:val="22"/>
                    </w:rPr>
                    <m:t>sel</m:t>
                  </w:del>
                </m:r>
              </m:sub>
            </m:sSub>
          </m:sup>
        </m:sSup>
      </m:oMath>
      <w:del w:id="253" w:author="Levine, Charles Roger (dzk3ja)" w:date="2026-10-18T15:56:00Z" w16du:dateUtc="2026-10-18T19:56:00Z">
        <w:r w:rsidR="003E7FF3" w:rsidDel="00295F38">
          <w:delText xml:space="preserve">. At each draw, an individual’s probability of selection equals their weight divided by the total weight of all remaining candidates. Each selected individual is removed, and the process continues until exactly </w:delText>
        </w:r>
      </w:del>
      <m:oMath>
        <m:r>
          <w:del w:id="254" w:author="Levine, Charles Roger (dzk3ja)" w:date="2026-10-18T15:56:00Z" w16du:dateUtc="2026-10-18T19:56:00Z">
            <w:rPr>
              <w:rFonts w:ascii="Cambria Math" w:eastAsia="Cambria Math" w:hAnsi="Cambria Math" w:cs="Cambria Math"/>
              <w:sz w:val="22"/>
              <w:szCs w:val="22"/>
            </w:rPr>
            <m:t>K</m:t>
          </w:del>
        </m:r>
      </m:oMath>
      <w:del w:id="255" w:author="Levine, Charles Roger (dzk3ja)" w:date="2026-10-18T15:56:00Z" w16du:dateUtc="2026-10-18T19:56:00Z">
        <w:r w:rsidR="003E7FF3" w:rsidDel="00295F38">
          <w:delText xml:space="preserve"> in</w:delText>
        </w:r>
        <w:commentRangeEnd w:id="243"/>
        <w:r w:rsidR="00DB6476" w:rsidDel="00295F38">
          <w:rPr>
            <w:rStyle w:val="CommentReference"/>
            <w:sz w:val="20"/>
            <w:szCs w:val="20"/>
          </w:rPr>
          <w:commentReference w:id="243"/>
        </w:r>
        <w:r w:rsidR="098F7565" w:rsidDel="00295F38">
          <w:delText>dividuals have been selected.</w:delText>
        </w:r>
      </w:del>
      <w:ins w:id="256" w:author="Levine, Charles Roger (dzk3ja)" w:date="2026-10-18T15:56:00Z" w16du:dateUtc="2026-10-18T19:56:00Z">
        <w:r>
          <w:t xml:space="preserve">Each individual enters selection with </w:t>
        </w:r>
      </w:ins>
      <w:ins w:id="257" w:author="Levine, Charles Roger (dzk3ja)" w:date="2026-10-18T17:13:00Z" w16du:dateUtc="2026-10-18T21:13:00Z">
        <w:r w:rsidR="00FD508B">
          <w:t>a</w:t>
        </w:r>
      </w:ins>
      <w:ins w:id="258" w:author="Levine, Charles Roger (dzk3ja)" w:date="2026-10-18T15:56:00Z" w16du:dateUtc="2026-10-18T19:56:00Z">
        <w:r>
          <w:t xml:space="preserve"> fixed score, </w:t>
        </w:r>
      </w:ins>
      <m:oMath>
        <m:sSub>
          <m:sSubPr>
            <m:ctrlPr>
              <w:rPr>
                <w:rFonts w:ascii="Cambria Math" w:hAnsi="Cambria Math"/>
                <w:sz w:val="22"/>
                <w:szCs w:val="22"/>
                <w:rPrChange w:id="259" w:author="Levine, Charles Roger (dzk3ja)" w:date="2026-10-18T16:02:00Z" w16du:dateUtc="2026-10-18T20:02:00Z">
                  <w:rPr>
                    <w:rFonts w:ascii="Cambria Math" w:hAnsi="Cambria Math"/>
                  </w:rPr>
                </w:rPrChange>
              </w:rPr>
            </m:ctrlPr>
          </m:sSubPr>
          <m:e>
            <m:r>
              <w:rPr>
                <w:rFonts w:ascii="Cambria Math" w:hAnsi="Cambria Math"/>
                <w:sz w:val="22"/>
                <w:szCs w:val="22"/>
                <w:rPrChange w:id="260" w:author="Levine, Charles Roger (dzk3ja)" w:date="2026-10-18T16:02:00Z" w16du:dateUtc="2026-10-18T20:02:00Z">
                  <w:rPr>
                    <w:rFonts w:ascii="Cambria Math" w:hAnsi="Cambria Math"/>
                  </w:rPr>
                </w:rPrChange>
              </w:rPr>
              <m:t>S</m:t>
            </m:r>
          </m:e>
          <m:sub>
            <m:r>
              <w:rPr>
                <w:rFonts w:ascii="Cambria Math" w:hAnsi="Cambria Math"/>
                <w:sz w:val="22"/>
                <w:szCs w:val="22"/>
                <w:rPrChange w:id="261" w:author="Levine, Charles Roger (dzk3ja)" w:date="2026-10-18T16:02:00Z" w16du:dateUtc="2026-10-18T20:02:00Z">
                  <w:rPr>
                    <w:rFonts w:ascii="Cambria Math" w:hAnsi="Cambria Math"/>
                  </w:rPr>
                </w:rPrChange>
              </w:rPr>
              <m:t>i</m:t>
            </m:r>
          </m:sub>
        </m:sSub>
      </m:oMath>
      <w:ins w:id="262" w:author="Levine, Charles Roger (dzk3ja)" w:date="2026-10-18T15:56:00Z" w16du:dateUtc="2026-10-18T19:56:00Z">
        <w:r>
          <w:t xml:space="preserve">.  </w:t>
        </w:r>
      </w:ins>
      <w:ins w:id="263" w:author="Levine, Charles Roger (dzk3ja)" w:date="2026-10-18T17:14:00Z" w16du:dateUtc="2026-10-18T21:14:00Z">
        <w:r w:rsidR="00FD508B">
          <w:t>We convert that</w:t>
        </w:r>
      </w:ins>
      <w:ins w:id="264" w:author="Levine, Charles Roger (dzk3ja)" w:date="2026-10-18T16:04:00Z" w16du:dateUtc="2026-10-18T20:04:00Z">
        <w:r w:rsidR="00EA0FE0">
          <w:t xml:space="preserve"> </w:t>
        </w:r>
      </w:ins>
      <w:ins w:id="265" w:author="Levine, Charles Roger (dzk3ja)" w:date="2026-10-18T16:00:00Z" w16du:dateUtc="2026-10-18T20:00:00Z">
        <w:r w:rsidR="00EA0FE0">
          <w:t xml:space="preserve">score </w:t>
        </w:r>
      </w:ins>
      <w:ins w:id="266" w:author="Levine, Charles Roger (dzk3ja)" w:date="2026-10-18T17:14:00Z" w16du:dateUtc="2026-10-18T21:14:00Z">
        <w:r w:rsidR="00FD508B">
          <w:t>into a positive selection weight using</w:t>
        </w:r>
      </w:ins>
      <w:ins w:id="267" w:author="Levine, Charles Roger (dzk3ja)" w:date="2026-10-18T16:00:00Z" w16du:dateUtc="2026-10-18T20:00:00Z">
        <w:r w:rsidR="00EA0FE0">
          <w:t xml:space="preserve"> </w:t>
        </w:r>
      </w:ins>
      <w:ins w:id="268" w:author="Levine, Charles Roger (dzk3ja)" w:date="2026-10-18T17:14:00Z" w16du:dateUtc="2026-10-18T21:14:00Z">
        <w:r w:rsidR="00FD508B">
          <w:t>the</w:t>
        </w:r>
      </w:ins>
      <w:ins w:id="269" w:author="Levine, Charles Roger (dzk3ja)" w:date="2026-10-18T16:04:00Z" w16du:dateUtc="2026-10-18T20:04:00Z">
        <w:r w:rsidR="00EA0FE0">
          <w:t xml:space="preserve"> </w:t>
        </w:r>
      </w:ins>
      <w:ins w:id="270" w:author="Levine, Charles Roger (dzk3ja)" w:date="2026-10-18T16:00:00Z" w16du:dateUtc="2026-10-18T20:00:00Z">
        <w:r w:rsidR="00EA0FE0">
          <w:t xml:space="preserve">global </w:t>
        </w:r>
      </w:ins>
      <w:ins w:id="271" w:author="Levine, Charles Roger (dzk3ja)" w:date="2026-10-18T17:14:00Z" w16du:dateUtc="2026-10-18T21:14:00Z">
        <w:r w:rsidR="00FD508B">
          <w:t>selection-</w:t>
        </w:r>
      </w:ins>
      <w:ins w:id="272" w:author="Levine, Charles Roger (dzk3ja)" w:date="2026-10-18T16:00:00Z" w16du:dateUtc="2026-10-18T20:00:00Z">
        <w:r w:rsidR="00EA0FE0">
          <w:t xml:space="preserve">temperature parameter </w:t>
        </w:r>
      </w:ins>
      <m:oMath>
        <m:sSub>
          <m:sSubPr>
            <m:ctrlPr>
              <w:rPr>
                <w:rFonts w:ascii="Cambria Math" w:hAnsi="Cambria Math"/>
                <w:sz w:val="22"/>
                <w:szCs w:val="22"/>
                <w:rPrChange w:id="273" w:author="Levine, Charles Roger (dzk3ja)" w:date="2026-10-18T16:05:00Z" w16du:dateUtc="2026-10-18T20:05:00Z">
                  <w:rPr>
                    <w:rFonts w:ascii="Cambria Math" w:hAnsi="Cambria Math"/>
                  </w:rPr>
                </w:rPrChange>
              </w:rPr>
            </m:ctrlPr>
          </m:sSubPr>
          <m:e>
            <m:r>
              <w:rPr>
                <w:rFonts w:ascii="Cambria Math" w:hAnsi="Cambria Math"/>
                <w:sz w:val="22"/>
                <w:szCs w:val="22"/>
                <w:rPrChange w:id="274" w:author="Levine, Charles Roger (dzk3ja)" w:date="2026-10-18T16:05:00Z" w16du:dateUtc="2026-10-18T20:05:00Z">
                  <w:rPr>
                    <w:rFonts w:ascii="Cambria Math" w:hAnsi="Cambria Math"/>
                  </w:rPr>
                </w:rPrChange>
              </w:rPr>
              <m:t>t</m:t>
            </m:r>
          </m:e>
          <m:sub>
            <m:r>
              <w:rPr>
                <w:rFonts w:ascii="Cambria Math" w:hAnsi="Cambria Math"/>
                <w:sz w:val="22"/>
                <w:szCs w:val="22"/>
                <w:rPrChange w:id="275" w:author="Levine, Charles Roger (dzk3ja)" w:date="2026-10-18T16:05:00Z" w16du:dateUtc="2026-10-18T20:05:00Z">
                  <w:rPr>
                    <w:rFonts w:ascii="Cambria Math" w:hAnsi="Cambria Math"/>
                  </w:rPr>
                </w:rPrChange>
              </w:rPr>
              <m:t>sel</m:t>
            </m:r>
          </m:sub>
        </m:sSub>
        <m:r>
          <w:ins w:id="276" w:author="Levine, Charles Roger (dzk3ja)" w:date="2026-10-18T16:07:00Z" w16du:dateUtc="2026-10-18T20:07:00Z">
            <w:rPr>
              <w:rFonts w:ascii="Cambria Math" w:hAnsi="Cambria Math"/>
              <w:sz w:val="22"/>
              <w:szCs w:val="22"/>
            </w:rPr>
            <m:t>&gt;0</m:t>
          </w:ins>
        </m:r>
      </m:oMath>
      <w:ins w:id="277" w:author="Levine, Charles Roger (dzk3ja)" w:date="2026-10-18T17:15:00Z" w16du:dateUtc="2026-10-18T21:15:00Z">
        <w:r w:rsidR="00FD508B">
          <w:t>:</w:t>
        </w:r>
      </w:ins>
      <m:oMath>
        <m:r>
          <w:del w:id="278" w:author="Levine, Charles Roger (dzk3ja)" w:date="2026-10-18T17:13:00Z" w16du:dateUtc="2026-10-18T21:13:00Z">
            <w:rPr>
              <w:rFonts w:ascii="Cambria Math" w:hAnsi="Cambria Math"/>
              <w:sz w:val="22"/>
              <w:szCs w:val="22"/>
              <w:rPrChange w:id="279" w:author="Levine, Charles Roger (dzk3ja)" w:date="2026-10-18T16:02:00Z" w16du:dateUtc="2026-10-18T20:02:00Z">
                <w:rPr>
                  <w:rFonts w:ascii="Cambria Math" w:hAnsi="Cambria Math"/>
                </w:rPr>
              </w:rPrChange>
            </w:rPr>
            <m:t>K</m:t>
          </w:del>
        </m:r>
      </m:oMath>
    </w:p>
    <w:p w14:paraId="4FB166B8" w14:textId="546F4D21" w:rsidR="00416B7B" w:rsidRPr="00416B7B" w:rsidRDefault="00416B7B" w:rsidP="003E7FF3">
      <w:pPr>
        <w:rPr>
          <w:sz w:val="22"/>
          <w:szCs w:val="22"/>
          <w:rPrChange w:id="280" w:author="Levine, Charles Roger (dzk3ja)" w:date="2026-10-18T17:27:00Z" w16du:dateUtc="2026-10-18T21:27:00Z">
            <w:rPr/>
          </w:rPrChange>
        </w:rPr>
      </w:pPr>
      <m:oMathPara>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oMath>
      </m:oMathPara>
    </w:p>
    <w:p w14:paraId="0958F3F2" w14:textId="10E40E1F" w:rsidR="00CB3150" w:rsidRDefault="00FD508B" w:rsidP="003E7FF3">
      <w:ins w:id="281" w:author="Levine, Charles Roger (dzk3ja)" w:date="2026-10-18T17:15:00Z" w16du:dateUtc="2026-10-18T21:15:00Z">
        <w:r>
          <w:t xml:space="preserve">Because </w:t>
        </w:r>
      </w:ins>
      <m:oMath>
        <m:sSub>
          <m:sSubPr>
            <m:ctrlPr>
              <w:rPr>
                <w:rFonts w:ascii="Cambria Math" w:hAnsi="Cambria Math"/>
                <w:sz w:val="22"/>
                <w:szCs w:val="22"/>
                <w:rPrChange w:id="282" w:author="Levine, Charles Roger (dzk3ja)" w:date="2026-10-18T16:17:00Z" w16du:dateUtc="2026-10-18T20:17:00Z">
                  <w:rPr>
                    <w:rFonts w:ascii="Cambria Math" w:hAnsi="Cambria Math"/>
                  </w:rPr>
                </w:rPrChange>
              </w:rPr>
            </m:ctrlPr>
          </m:sSubPr>
          <m:e>
            <m:r>
              <w:rPr>
                <w:rFonts w:ascii="Cambria Math" w:hAnsi="Cambria Math"/>
                <w:sz w:val="22"/>
                <w:szCs w:val="22"/>
                <w:rPrChange w:id="283" w:author="Levine, Charles Roger (dzk3ja)" w:date="2026-10-18T16:17:00Z" w16du:dateUtc="2026-10-18T20:17:00Z">
                  <w:rPr>
                    <w:rFonts w:ascii="Cambria Math" w:hAnsi="Cambria Math"/>
                  </w:rPr>
                </w:rPrChange>
              </w:rPr>
              <m:t>t</m:t>
            </m:r>
          </m:e>
          <m:sub>
            <m:r>
              <w:rPr>
                <w:rFonts w:ascii="Cambria Math" w:hAnsi="Cambria Math"/>
                <w:sz w:val="22"/>
                <w:szCs w:val="22"/>
                <w:rPrChange w:id="284" w:author="Levine, Charles Roger (dzk3ja)" w:date="2026-10-18T16:17:00Z" w16du:dateUtc="2026-10-18T20:17:00Z">
                  <w:rPr>
                    <w:rFonts w:ascii="Cambria Math" w:hAnsi="Cambria Math"/>
                  </w:rPr>
                </w:rPrChange>
              </w:rPr>
              <m:t>sel</m:t>
            </m:r>
          </m:sub>
        </m:sSub>
        <m:r>
          <w:rPr>
            <w:rFonts w:ascii="Cambria Math" w:hAnsi="Cambria Math"/>
            <w:sz w:val="22"/>
            <w:szCs w:val="22"/>
            <w:rPrChange w:id="285" w:author="Levine, Charles Roger (dzk3ja)" w:date="2026-10-18T16:17:00Z" w16du:dateUtc="2026-10-18T20:17:00Z">
              <w:rPr>
                <w:rFonts w:ascii="Cambria Math" w:hAnsi="Cambria Math"/>
              </w:rPr>
            </w:rPrChange>
          </w:rPr>
          <m:t>&gt;0</m:t>
        </m:r>
      </m:oMath>
      <w:ins w:id="286" w:author="Levine, Charles Roger (dzk3ja)" w:date="2026-10-18T16:16:00Z" w16du:dateUtc="2026-10-18T20:16:00Z">
        <w:r w:rsidR="00474CD7">
          <w:t>, higher score</w:t>
        </w:r>
      </w:ins>
      <w:ins w:id="287" w:author="Levine, Charles Roger (dzk3ja)" w:date="2026-10-18T17:15:00Z" w16du:dateUtc="2026-10-18T21:15:00Z">
        <w:r>
          <w:t xml:space="preserve">s produce larger weights and therefore </w:t>
        </w:r>
      </w:ins>
      <w:ins w:id="288" w:author="Levine, Charles Roger (dzk3ja)" w:date="2026-10-18T16:16:00Z" w16du:dateUtc="2026-10-18T20:16:00Z">
        <w:r w:rsidR="00474CD7">
          <w:t>higher probabilit</w:t>
        </w:r>
      </w:ins>
      <w:ins w:id="289" w:author="Levine, Charles Roger (dzk3ja)" w:date="2026-10-18T17:16:00Z" w16du:dateUtc="2026-10-18T21:16:00Z">
        <w:r>
          <w:t>ies</w:t>
        </w:r>
      </w:ins>
      <w:ins w:id="290" w:author="Levine, Charles Roger (dzk3ja)" w:date="2026-10-18T16:17:00Z" w16du:dateUtc="2026-10-18T20:17:00Z">
        <w:r w:rsidR="00474CD7">
          <w:t xml:space="preserve"> of </w:t>
        </w:r>
      </w:ins>
      <w:ins w:id="291" w:author="Levine, Charles Roger (dzk3ja)" w:date="2026-10-18T17:16:00Z" w16du:dateUtc="2026-10-18T21:16:00Z">
        <w:r>
          <w:t>being selected on the next draw</w:t>
        </w:r>
      </w:ins>
      <w:ins w:id="292" w:author="Levine, Charles Roger (dzk3ja)" w:date="2026-10-18T16:17:00Z" w16du:dateUtc="2026-10-18T20:17:00Z">
        <w:r w:rsidR="00474CD7">
          <w:t xml:space="preserve">.  </w:t>
        </w:r>
      </w:ins>
      <w:ins w:id="293" w:author="Levine, Charles Roger (dzk3ja)" w:date="2026-10-18T16:20:00Z" w16du:dateUtc="2026-10-18T20:20:00Z">
        <w:r w:rsidR="00BD0211">
          <w:t>Because exactly K winners must be selected, the model draws them one at a time from the populati</w:t>
        </w:r>
      </w:ins>
      <w:ins w:id="294" w:author="Levine, Charles Roger (dzk3ja)" w:date="2026-10-18T16:21:00Z" w16du:dateUtc="2026-10-18T20:21:00Z">
        <w:r w:rsidR="00BD0211">
          <w:t xml:space="preserve">on pool.  If an individual is selected they are removed from the eligibility </w:t>
        </w:r>
      </w:ins>
      <w:ins w:id="295" w:author="Levine, Charles Roger (dzk3ja)" w:date="2026-10-18T16:22:00Z" w16du:dateUtc="2026-10-18T20:22:00Z">
        <w:r w:rsidR="00BD0211">
          <w:t>pool,</w:t>
        </w:r>
      </w:ins>
      <w:del w:id="296" w:author="Levine, Charles Roger (dzk3ja)" w:date="2026-10-18T16:22:00Z" w16du:dateUtc="2026-10-18T20:22:00Z">
        <w:r w:rsidR="003E7FF3" w:rsidDel="00BD0211">
          <w:delText xml:space="preserve">Let </w:delText>
        </w:r>
      </w:del>
      <m:oMath>
        <m:sSub>
          <m:sSubPr>
            <m:ctrlPr>
              <w:del w:id="297" w:author="Levine, Charles Roger (dzk3ja)" w:date="2026-10-18T16:22:00Z" w16du:dateUtc="2026-10-18T20:22:00Z">
                <w:rPr>
                  <w:rFonts w:ascii="Cambria Math" w:eastAsia="Cambria Math" w:hAnsi="Cambria Math" w:cs="Cambria Math"/>
                  <w:sz w:val="22"/>
                  <w:szCs w:val="22"/>
                </w:rPr>
              </w:del>
            </m:ctrlPr>
          </m:sSubPr>
          <m:e>
            <m:r>
              <w:del w:id="298" w:author="Levine, Charles Roger (dzk3ja)" w:date="2026-10-18T16:22:00Z" w16du:dateUtc="2026-10-18T20:22:00Z">
                <w:rPr>
                  <w:rFonts w:ascii="Cambria Math" w:eastAsia="Cambria Math" w:hAnsi="Cambria Math" w:cs="Cambria Math"/>
                  <w:sz w:val="22"/>
                  <w:szCs w:val="22"/>
                </w:rPr>
                <m:t>I</m:t>
              </w:del>
            </m:r>
          </m:e>
          <m:sub>
            <m:r>
              <w:del w:id="299" w:author="Levine, Charles Roger (dzk3ja)" w:date="2026-10-18T16:22:00Z" w16du:dateUtc="2026-10-18T20:22:00Z">
                <w:rPr>
                  <w:rFonts w:ascii="Cambria Math" w:eastAsia="Cambria Math" w:hAnsi="Cambria Math" w:cs="Cambria Math"/>
                  <w:sz w:val="22"/>
                  <w:szCs w:val="22"/>
                </w:rPr>
                <m:t>r</m:t>
              </w:del>
            </m:r>
          </m:sub>
        </m:sSub>
      </m:oMath>
      <w:r w:rsidR="003E7FF3">
        <w:t xml:space="preserve"> </w:t>
      </w:r>
      <w:ins w:id="300" w:author="Levine, Charles Roger (dzk3ja)" w:date="2026-10-18T16:22:00Z" w16du:dateUtc="2026-10-18T20:22:00Z">
        <w:r w:rsidR="00BD0211">
          <w:t xml:space="preserve">and the </w:t>
        </w:r>
      </w:ins>
      <w:ins w:id="301" w:author="Levine, Charles Roger (dzk3ja)" w:date="2026-10-18T16:23:00Z" w16du:dateUtc="2026-10-18T20:23:00Z">
        <w:r w:rsidR="00BD0211">
          <w:t>remaining</w:t>
        </w:r>
      </w:ins>
      <w:ins w:id="302" w:author="Levine, Charles Roger (dzk3ja)" w:date="2026-10-18T16:22:00Z" w16du:dateUtc="2026-10-18T20:22:00Z">
        <w:r w:rsidR="00BD0211">
          <w:t xml:space="preserve"> populations pool is r</w:t>
        </w:r>
      </w:ins>
      <w:ins w:id="303" w:author="Levine, Charles Roger (dzk3ja)" w:date="2026-10-18T16:23:00Z" w16du:dateUtc="2026-10-18T20:23:00Z">
        <w:r w:rsidR="00BD0211">
          <w:t xml:space="preserve">enormalized on their selection weights for the next draw.  </w:t>
        </w:r>
      </w:ins>
      <w:ins w:id="304" w:author="Levine, Charles Roger (dzk3ja)" w:date="2026-10-18T16:25:00Z" w16du:dateUtc="2026-10-18T20:25:00Z">
        <w:r w:rsidR="00BD0211">
          <w:t xml:space="preserve">Let </w:t>
        </w:r>
      </w:ins>
      <m:oMath>
        <m:sSub>
          <m:sSubPr>
            <m:ctrlPr>
              <w:rPr>
                <w:rFonts w:ascii="Cambria Math" w:hAnsi="Cambria Math"/>
                <w:sz w:val="22"/>
                <w:szCs w:val="22"/>
                <w:rPrChange w:id="305" w:author="Levine, Charles Roger (dzk3ja)" w:date="2026-10-18T16:38:00Z" w16du:dateUtc="2026-10-18T20:38:00Z">
                  <w:rPr>
                    <w:rFonts w:ascii="Cambria Math" w:hAnsi="Cambria Math"/>
                  </w:rPr>
                </w:rPrChange>
              </w:rPr>
            </m:ctrlPr>
          </m:sSubPr>
          <m:e>
            <m:r>
              <w:rPr>
                <w:rFonts w:ascii="Cambria Math" w:hAnsi="Cambria Math"/>
                <w:sz w:val="22"/>
                <w:szCs w:val="22"/>
                <w:rPrChange w:id="306" w:author="Levine, Charles Roger (dzk3ja)" w:date="2026-10-18T16:38:00Z" w16du:dateUtc="2026-10-18T20:38:00Z">
                  <w:rPr>
                    <w:rFonts w:ascii="Cambria Math" w:hAnsi="Cambria Math"/>
                  </w:rPr>
                </w:rPrChange>
              </w:rPr>
              <m:t>I</m:t>
            </m:r>
          </m:e>
          <m:sub>
            <m:r>
              <w:rPr>
                <w:rFonts w:ascii="Cambria Math" w:hAnsi="Cambria Math"/>
                <w:sz w:val="22"/>
                <w:szCs w:val="22"/>
                <w:rPrChange w:id="307" w:author="Levine, Charles Roger (dzk3ja)" w:date="2026-10-18T16:38:00Z" w16du:dateUtc="2026-10-18T20:38:00Z">
                  <w:rPr>
                    <w:rFonts w:ascii="Cambria Math" w:hAnsi="Cambria Math"/>
                  </w:rPr>
                </w:rPrChange>
              </w:rPr>
              <m:t>r</m:t>
            </m:r>
          </m:sub>
        </m:sSub>
      </m:oMath>
      <w:ins w:id="308" w:author="Levine, Charles Roger (dzk3ja)" w:date="2026-10-18T16:37:00Z" w16du:dateUtc="2026-10-18T20:37:00Z">
        <w:r w:rsidR="00375FDF">
          <w:t xml:space="preserve"> </w:t>
        </w:r>
      </w:ins>
      <w:r w:rsidR="003E7FF3">
        <w:t xml:space="preserve">denote the individual selected on draw </w:t>
      </w:r>
      <m:oMath>
        <m:r>
          <w:rPr>
            <w:rFonts w:ascii="Cambria Math" w:eastAsia="Cambria Math" w:hAnsi="Cambria Math" w:cs="Cambria Math"/>
            <w:sz w:val="22"/>
            <w:szCs w:val="22"/>
          </w:rPr>
          <m:t>r</m:t>
        </m:r>
      </m:oMath>
      <w:ins w:id="309" w:author="Levine, Charles Roger (dzk3ja)" w:date="2026-10-18T16:39:00Z" w16du:dateUtc="2026-10-18T20:39:00Z">
        <w:r w:rsidR="00375FDF">
          <w:t xml:space="preserve">, and let </w:t>
        </w:r>
      </w:ins>
      <m:oMath>
        <m:sSub>
          <m:sSubPr>
            <m:ctrlPr>
              <w:rPr>
                <w:rFonts w:ascii="Cambria Math" w:hAnsi="Cambria Math"/>
                <w:sz w:val="22"/>
                <w:szCs w:val="22"/>
                <w:rPrChange w:id="310" w:author="Levine, Charles Roger (dzk3ja)" w:date="2026-10-18T16:40:00Z" w16du:dateUtc="2026-10-18T20:40:00Z">
                  <w:rPr>
                    <w:rFonts w:ascii="Cambria Math" w:hAnsi="Cambria Math"/>
                  </w:rPr>
                </w:rPrChange>
              </w:rPr>
            </m:ctrlPr>
          </m:sSubPr>
          <m:e>
            <m:r>
              <w:rPr>
                <w:rFonts w:ascii="Cambria Math" w:hAnsi="Cambria Math"/>
                <w:sz w:val="22"/>
                <w:szCs w:val="22"/>
                <w:rPrChange w:id="311" w:author="Levine, Charles Roger (dzk3ja)" w:date="2026-10-18T16:40:00Z" w16du:dateUtc="2026-10-18T20:40:00Z">
                  <w:rPr>
                    <w:rFonts w:ascii="Cambria Math" w:hAnsi="Cambria Math"/>
                  </w:rPr>
                </w:rPrChange>
              </w:rPr>
              <m:t>R</m:t>
            </m:r>
          </m:e>
          <m:sub>
            <m:r>
              <w:rPr>
                <w:rFonts w:ascii="Cambria Math" w:hAnsi="Cambria Math"/>
                <w:sz w:val="22"/>
                <w:szCs w:val="22"/>
                <w:rPrChange w:id="312" w:author="Levine, Charles Roger (dzk3ja)" w:date="2026-10-18T16:40:00Z" w16du:dateUtc="2026-10-18T20:40:00Z">
                  <w:rPr>
                    <w:rFonts w:ascii="Cambria Math" w:hAnsi="Cambria Math"/>
                  </w:rPr>
                </w:rPrChange>
              </w:rPr>
              <m:t>r</m:t>
            </m:r>
          </m:sub>
        </m:sSub>
      </m:oMath>
      <w:ins w:id="313" w:author="Levine, Charles Roger (dzk3ja)" w:date="2026-10-18T16:39:00Z" w16du:dateUtc="2026-10-18T20:39:00Z">
        <w:r w:rsidR="00375FDF">
          <w:t xml:space="preserve"> denote t</w:t>
        </w:r>
      </w:ins>
      <w:del w:id="314" w:author="Levine, Charles Roger (dzk3ja)" w:date="2026-10-18T16:39:00Z" w16du:dateUtc="2026-10-18T20:39:00Z">
        <w:r w:rsidR="003E7FF3" w:rsidDel="00375FDF">
          <w:delText>. T</w:delText>
        </w:r>
      </w:del>
      <w:r w:rsidR="003E7FF3">
        <w:t xml:space="preserve">he </w:t>
      </w:r>
      <w:ins w:id="315" w:author="Levine, Charles Roger (dzk3ja)" w:date="2026-10-18T16:39:00Z" w16du:dateUtc="2026-10-18T20:39:00Z">
        <w:r w:rsidR="00375FDF">
          <w:t xml:space="preserve">set of </w:t>
        </w:r>
      </w:ins>
      <w:r w:rsidR="003E7FF3">
        <w:t>remaining candidates immediately before that draw</w:t>
      </w:r>
      <w:ins w:id="316" w:author="Levine, Charles Roger (dzk3ja)" w:date="2026-10-18T16:39:00Z" w16du:dateUtc="2026-10-18T20:39:00Z">
        <w:r w:rsidR="00375FDF">
          <w:t>:</w:t>
        </w:r>
      </w:ins>
      <w:del w:id="317" w:author="Levine, Charles Roger (dzk3ja)" w:date="2026-10-18T16:39:00Z" w16du:dateUtc="2026-10-18T20:39:00Z">
        <w:r w:rsidR="003E7FF3" w:rsidDel="00375FDF">
          <w:delText xml:space="preserve"> are…</w:delText>
        </w:r>
      </w:del>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6CDC3D2" w14:textId="77777777">
        <w:trPr>
          <w:cantSplit/>
        </w:trPr>
        <w:tc>
          <w:tcPr>
            <w:tcW w:w="8496" w:type="dxa"/>
            <w:vAlign w:val="center"/>
          </w:tcPr>
          <w:p w14:paraId="34933480" w14:textId="071DEB7C" w:rsidR="00CB3150" w:rsidRDefault="005B726E">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r>
                  <m:rPr>
                    <m:scr m:val="script"/>
                    <m:sty m:val="p"/>
                  </m:rPr>
                  <w:rPr>
                    <w:rFonts w:ascii="Cambria Math" w:eastAsia="Cambria Math" w:hAnsi="Cambria Math" w:cs="Cambria Math"/>
                    <w:sz w:val="22"/>
                    <w:szCs w:val="22"/>
                  </w:rPr>
                  <m:t>I</m:t>
                </m:r>
                <m: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e>
                </m:d>
                <m:r>
                  <w:rPr>
                    <w:rFonts w:ascii="Cambria Math" w:eastAsia="Cambria Math" w:hAnsi="Cambria Math" w:cs="Cambria Math"/>
                    <w:sz w:val="22"/>
                    <w:szCs w:val="22"/>
                  </w:rPr>
                  <m:t>,</m:t>
                </m:r>
                <m:r>
                  <w:rPr>
                    <w:rFonts w:ascii="Cambria Math" w:eastAsia="Cambria Math" w:hAnsi="Cambria Math" w:cs="Cambria Math"/>
                    <w:i/>
                    <w:sz w:val="22"/>
                    <w:szCs w:val="22"/>
                  </w:rPr>
                  <m:t> </m:t>
                </m:r>
                <m:r>
                  <w:rPr>
                    <w:rFonts w:ascii="Cambria Math" w:eastAsia="Cambria Math" w:hAnsi="Cambria Math" w:cs="Cambria Math"/>
                    <w:i/>
                    <w:sz w:val="22"/>
                    <w:szCs w:val="22"/>
                  </w:rPr>
                  <m:t> </m:t>
                </m:r>
                <m:r>
                  <w:rPr>
                    <w:rFonts w:ascii="Cambria Math" w:eastAsia="Cambria Math" w:hAnsi="Cambria Math" w:cs="Cambria Math"/>
                    <w:sz w:val="22"/>
                    <w:szCs w:val="22"/>
                  </w:rPr>
                  <m:t>r=1,…,K</m:t>
                </m:r>
              </m:oMath>
            </m:oMathPara>
          </w:p>
        </w:tc>
        <w:tc>
          <w:tcPr>
            <w:tcW w:w="864" w:type="dxa"/>
            <w:vAlign w:val="center"/>
          </w:tcPr>
          <w:p w14:paraId="0E51E513" w14:textId="792D8999" w:rsidR="00D951E9" w:rsidRDefault="00000000">
            <w:pPr>
              <w:spacing w:after="0" w:line="240" w:lineRule="auto"/>
              <w:jc w:val="right"/>
            </w:pPr>
            <w:r>
              <w:t>(</w:t>
            </w:r>
            <w:bookmarkStart w:id="318" w:name="Eq_4_3"/>
            <w:r>
              <w:t>4.</w:t>
            </w:r>
            <w:ins w:id="319"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320"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321" w:author="Levine, Charles Roger (dzk3ja)" w:date="2026-10-18T17:19:00Z" w16du:dateUtc="2026-10-18T21:19:00Z">
              <w:r w:rsidR="00416B7B">
                <w:rPr>
                  <w:noProof/>
                </w:rPr>
                <w:t>1</w:t>
              </w:r>
              <w:r w:rsidR="00416B7B">
                <w:fldChar w:fldCharType="end"/>
              </w:r>
            </w:ins>
            <w:del w:id="322"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3</w:delText>
              </w:r>
              <w:r w:rsidDel="00416B7B">
                <w:fldChar w:fldCharType="end"/>
              </w:r>
            </w:del>
            <w:bookmarkEnd w:id="318"/>
            <w:r>
              <w:t>)</w:t>
            </w:r>
          </w:p>
        </w:tc>
      </w:tr>
    </w:tbl>
    <w:p w14:paraId="4EDE38CA" w14:textId="44CE2512" w:rsidR="00CB3150" w:rsidRDefault="00375FDF">
      <w:ins w:id="323" w:author="Levine, Charles Roger (dzk3ja)" w:date="2026-10-18T16:42:00Z" w16du:dateUtc="2026-10-18T20:42:00Z">
        <w:r>
          <w:t>Conditional on the previous selections,</w:t>
        </w:r>
      </w:ins>
      <w:ins w:id="324" w:author="Levine, Charles Roger (dzk3ja)" w:date="2026-10-18T16:43:00Z" w16du:dateUtc="2026-10-18T20:43:00Z">
        <w:r>
          <w:t xml:space="preserve"> </w:t>
        </w:r>
      </w:ins>
      <w:del w:id="325" w:author="Levine, Charles Roger (dzk3ja)" w:date="2026-10-18T16:42:00Z" w16du:dateUtc="2026-10-18T20:42:00Z">
        <w:r w:rsidR="00000000" w:rsidDel="00375FDF">
          <w:delText>F</w:delText>
        </w:r>
      </w:del>
      <w:ins w:id="326" w:author="Levine, Charles Roger (dzk3ja)" w:date="2026-10-18T16:42:00Z" w16du:dateUtc="2026-10-18T20:42:00Z">
        <w:r>
          <w:t>f</w:t>
        </w:r>
      </w:ins>
      <w:r w:rsidR="00000000">
        <w:t xml:space="preserve">or an individual </w:t>
      </w:r>
      <m:oMath>
        <m:r>
          <w:rPr>
            <w:rFonts w:ascii="Cambria Math" w:hAnsi="Cambria Math"/>
            <w:sz w:val="22"/>
            <w:szCs w:val="22"/>
            <w:rPrChange w:id="327" w:author="Levine, Charles Roger (dzk3ja)" w:date="2026-10-18T16:43:00Z" w16du:dateUtc="2026-10-18T20:43:00Z">
              <w:rPr>
                <w:rFonts w:ascii="Cambria Math" w:hAnsi="Cambria Math"/>
              </w:rPr>
            </w:rPrChange>
          </w:rPr>
          <m:t>i</m:t>
        </m:r>
      </m:oMath>
      <w:ins w:id="328" w:author="Levine, Charles Roger (dzk3ja)" w:date="2026-10-18T16:42:00Z" w16du:dateUtc="2026-10-18T20:42:00Z">
        <w:r>
          <w:t xml:space="preserve"> </w:t>
        </w:r>
      </w:ins>
      <w:r w:rsidR="00000000">
        <w:t xml:space="preserve">still in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oMath>
      <w:r w:rsidR="00000000">
        <w:t>, the probability of being selected next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4264BA0" w14:textId="77777777">
        <w:trPr>
          <w:cantSplit/>
        </w:trPr>
        <w:tc>
          <w:tcPr>
            <w:tcW w:w="8496" w:type="dxa"/>
            <w:vAlign w:val="center"/>
          </w:tcPr>
          <w:p w14:paraId="3E356DA2" w14:textId="77777777" w:rsidR="00203D06" w:rsidRPr="002E03B0" w:rsidRDefault="002E03B0">
            <m:oMathPara>
              <m:oMath>
                <m:r>
                  <w:rPr>
                    <w:rFonts w:ascii="Cambria Math" w:eastAsia="Cambria Math" w:hAnsi="Cambria Math" w:cs="Cambria Math"/>
                    <w:sz w:val="22"/>
                    <w:szCs w:val="22"/>
                  </w:rPr>
                  <w:lastRenderedPageBreak/>
                  <m:t>Pr</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=i|</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den>
                            </m:f>
                          </m:e>
                        </m:d>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den>
                                </m:f>
                              </m:e>
                            </m:d>
                          </m:sup>
                        </m:sSup>
                      </m:e>
                    </m:nary>
                  </m:den>
                </m:f>
              </m:oMath>
            </m:oMathPara>
          </w:p>
        </w:tc>
        <w:tc>
          <w:tcPr>
            <w:tcW w:w="864" w:type="dxa"/>
            <w:vAlign w:val="center"/>
          </w:tcPr>
          <w:p w14:paraId="22BBA7EF" w14:textId="206EBA19" w:rsidR="00D951E9" w:rsidRDefault="00000000">
            <w:pPr>
              <w:spacing w:after="0" w:line="240" w:lineRule="auto"/>
              <w:jc w:val="right"/>
            </w:pPr>
            <w:bookmarkStart w:id="329" w:name="_Ref243234820"/>
            <w:r>
              <w:t>(</w:t>
            </w:r>
            <w:bookmarkStart w:id="330" w:name="Eq_4_4"/>
            <w:r>
              <w:t>4.</w:t>
            </w:r>
            <w:ins w:id="331"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332"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333" w:author="Levine, Charles Roger (dzk3ja)" w:date="2026-10-18T17:19:00Z" w16du:dateUtc="2026-10-18T21:19:00Z">
              <w:r w:rsidR="00416B7B">
                <w:rPr>
                  <w:noProof/>
                </w:rPr>
                <w:t>2</w:t>
              </w:r>
              <w:r w:rsidR="00416B7B">
                <w:fldChar w:fldCharType="end"/>
              </w:r>
            </w:ins>
            <w:del w:id="334"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4</w:delText>
              </w:r>
              <w:r w:rsidDel="00416B7B">
                <w:fldChar w:fldCharType="end"/>
              </w:r>
            </w:del>
            <w:bookmarkEnd w:id="330"/>
            <w:r>
              <w:t>)</w:t>
            </w:r>
            <w:bookmarkEnd w:id="329"/>
          </w:p>
        </w:tc>
      </w:tr>
    </w:tbl>
    <w:p w14:paraId="1C2FFDC3" w14:textId="77777777" w:rsidR="002E03B0" w:rsidRDefault="002E03B0"/>
    <w:p w14:paraId="7826E400" w14:textId="0D71DC93" w:rsidR="00CB3150" w:rsidRDefault="00375FDF">
      <w:ins w:id="335" w:author="Levine, Charles Roger (dzk3ja)" w:date="2026-10-18T16:44:00Z" w16du:dateUtc="2026-10-18T20:44:00Z">
        <w:r>
          <w:t>Thus, each candidate’s probability of being selected next depends on their score relative to the scores of the othe</w:t>
        </w:r>
      </w:ins>
      <w:ins w:id="336" w:author="Levine, Charles Roger (dzk3ja)" w:date="2026-10-18T16:45:00Z" w16du:dateUtc="2026-10-18T20:45:00Z">
        <w:r>
          <w:t xml:space="preserve">r individuals who remain eligible.  </w:t>
        </w:r>
      </w:ins>
      <w:del w:id="337" w:author="Levine, Charles Roger (dzk3ja)" w:date="2026-10-18T16:45:00Z" w16du:dateUtc="2026-10-18T20:45:00Z">
        <w:r w:rsidR="00000000" w:rsidDel="00375FDF">
          <w:delText>Scores and group memberships remain fixed across draws. Only the set of candidates still eligible to be drawn changes.</w:delText>
        </w:r>
      </w:del>
      <w:ins w:id="338" w:author="Levine, Charles Roger (dzk3ja)" w:date="2026-10-18T16:45:00Z" w16du:dateUtc="2026-10-18T20:45:00Z">
        <w:r>
          <w:t xml:space="preserve">The process continues until K distinct individuals have been selected.  </w:t>
        </w:r>
      </w:ins>
      <w:r w:rsidR="00000000">
        <w:t xml:space="preserve"> The final </w:t>
      </w:r>
      <w:ins w:id="339" w:author="Levine, Charles Roger (dzk3ja)" w:date="2026-10-18T16:46:00Z" w16du:dateUtc="2026-10-18T20:46:00Z">
        <w:r>
          <w:t xml:space="preserve">binary </w:t>
        </w:r>
      </w:ins>
      <w:r w:rsidR="00000000">
        <w:t xml:space="preserve">outcome </w:t>
      </w:r>
      <w:ins w:id="340" w:author="Levine, Charles Roger (dzk3ja)" w:date="2026-10-18T16:46:00Z" w16du:dateUtc="2026-10-18T20:46:00Z">
        <w:r>
          <w:t xml:space="preserve">for individual </w:t>
        </w:r>
      </w:ins>
      <m:oMath>
        <m:r>
          <w:rPr>
            <w:rFonts w:ascii="Cambria Math" w:hAnsi="Cambria Math"/>
            <w:sz w:val="22"/>
            <w:szCs w:val="22"/>
            <w:rPrChange w:id="341" w:author="Levine, Charles Roger (dzk3ja)" w:date="2026-10-18T16:46:00Z" w16du:dateUtc="2026-10-18T20:46:00Z">
              <w:rPr>
                <w:rFonts w:ascii="Cambria Math" w:hAnsi="Cambria Math"/>
              </w:rPr>
            </w:rPrChange>
          </w:rPr>
          <m:t>i</m:t>
        </m:r>
      </m:oMath>
      <w:ins w:id="342" w:author="Levine, Charles Roger (dzk3ja)" w:date="2026-10-18T16:46:00Z" w16du:dateUtc="2026-10-18T20:46:00Z">
        <w:r>
          <w:t xml:space="preserve"> </w:t>
        </w:r>
      </w:ins>
      <w:r w:rsidR="00000000">
        <w:t>is</w:t>
      </w:r>
      <w:ins w:id="343" w:author="Levine, Charles Roger (dzk3ja)" w:date="2026-10-18T16:46:00Z" w16du:dateUtc="2026-10-18T20:46:00Z">
        <w:r>
          <w:t xml:space="preserve"> therefore</w:t>
        </w:r>
      </w:ins>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9C715ED" w14:textId="77777777">
        <w:trPr>
          <w:cantSplit/>
        </w:trPr>
        <w:tc>
          <w:tcPr>
            <w:tcW w:w="8496" w:type="dxa"/>
            <w:vAlign w:val="center"/>
          </w:tcPr>
          <w:p w14:paraId="0705BCC1" w14:textId="7E37CBF3" w:rsidR="00CB3150" w:rsidRDefault="00375FDF">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r>
                  <w:rPr>
                    <w:rFonts w:ascii="Cambria Math" w:eastAsia="Cambria Math" w:hAnsi="Cambria Math" w:cs="Cambria Math"/>
                    <w:sz w:val="22"/>
                    <w:szCs w:val="22"/>
                  </w:rPr>
                  <m:t>=1</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i∈</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K</m:t>
                            </m:r>
                          </m:sub>
                        </m:sSub>
                      </m:e>
                    </m:d>
                  </m:e>
                </m:d>
                <m:r>
                  <w:rPr>
                    <w:rFonts w:ascii="Cambria Math" w:eastAsia="Cambria Math" w:hAnsi="Cambria Math" w:cs="Cambria Math"/>
                    <w:sz w:val="22"/>
                    <w:szCs w:val="22"/>
                  </w:rPr>
                  <m:t>,  </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cr m:val="script"/>
                        <m:sty m:val="p"/>
                      </m:rPr>
                      <w:rPr>
                        <w:rFonts w:ascii="Cambria Math" w:eastAsia="Cambria Math" w:hAnsi="Cambria Math" w:cs="Cambria Math"/>
                        <w:sz w:val="22"/>
                        <w:szCs w:val="22"/>
                      </w:rPr>
                      <m:t>I</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=K</m:t>
                </m:r>
              </m:oMath>
            </m:oMathPara>
          </w:p>
        </w:tc>
        <w:tc>
          <w:tcPr>
            <w:tcW w:w="864" w:type="dxa"/>
            <w:vAlign w:val="center"/>
          </w:tcPr>
          <w:p w14:paraId="0226E90C" w14:textId="7D776664" w:rsidR="00D951E9" w:rsidRDefault="00000000">
            <w:pPr>
              <w:spacing w:after="0" w:line="240" w:lineRule="auto"/>
              <w:jc w:val="right"/>
            </w:pPr>
            <w:r>
              <w:t>(</w:t>
            </w:r>
            <w:bookmarkStart w:id="344" w:name="Eq_4_5"/>
            <w:r>
              <w:t>4.</w:t>
            </w:r>
            <w:ins w:id="345"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346"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347" w:author="Levine, Charles Roger (dzk3ja)" w:date="2026-10-18T17:19:00Z" w16du:dateUtc="2026-10-18T21:19:00Z">
              <w:r w:rsidR="00416B7B">
                <w:rPr>
                  <w:noProof/>
                </w:rPr>
                <w:t>3</w:t>
              </w:r>
              <w:r w:rsidR="00416B7B">
                <w:fldChar w:fldCharType="end"/>
              </w:r>
            </w:ins>
            <w:del w:id="348"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5</w:delText>
              </w:r>
              <w:r w:rsidDel="00416B7B">
                <w:fldChar w:fldCharType="end"/>
              </w:r>
            </w:del>
            <w:bookmarkEnd w:id="344"/>
            <w:r>
              <w:t>)</w:t>
            </w:r>
          </w:p>
        </w:tc>
      </w:tr>
    </w:tbl>
    <w:p w14:paraId="55A0F127" w14:textId="11E541D1" w:rsidR="00CB3150" w:rsidRDefault="00000000">
      <w:r>
        <w:t xml:space="preserve">The </w:t>
      </w:r>
      <w:del w:id="349" w:author="Levine, Charles Roger (dzk3ja)" w:date="2026-10-18T16:51:00Z" w16du:dateUtc="2026-10-18T20:51:00Z">
        <w:r w:rsidDel="005B726E">
          <w:delText>exponential terms are</w:delText>
        </w:r>
      </w:del>
      <w:ins w:id="350" w:author="Levine, Charles Roger (dzk3ja)" w:date="2026-10-18T16:51:00Z" w16du:dateUtc="2026-10-18T20:51:00Z">
        <w:r w:rsidR="005B726E">
          <w:t>procedure is a</w:t>
        </w:r>
      </w:ins>
      <w:r>
        <w:t xml:space="preserve"> Gibbs</w:t>
      </w:r>
      <w:ins w:id="351" w:author="Levine, Charles Roger (dzk3ja)" w:date="2026-10-18T16:51:00Z" w16du:dateUtc="2026-10-18T20:51:00Z">
        <w:r w:rsidR="005B726E">
          <w:t>-</w:t>
        </w:r>
      </w:ins>
      <w:del w:id="352" w:author="Levine, Charles Roger (dzk3ja)" w:date="2026-10-18T16:51:00Z" w16du:dateUtc="2026-10-18T20:51:00Z">
        <w:r w:rsidDel="005B726E">
          <w:delText xml:space="preserve"> </w:delText>
        </w:r>
      </w:del>
      <w:r>
        <w:t>weight</w:t>
      </w:r>
      <w:ins w:id="353" w:author="Levine, Charles Roger (dzk3ja)" w:date="2026-10-18T16:51:00Z" w16du:dateUtc="2026-10-18T20:51:00Z">
        <w:r w:rsidR="005B726E">
          <w:t>ed,</w:t>
        </w:r>
      </w:ins>
      <w:del w:id="354" w:author="Levine, Charles Roger (dzk3ja)" w:date="2026-10-18T16:51:00Z" w16du:dateUtc="2026-10-18T20:51:00Z">
        <w:r w:rsidDel="005B726E">
          <w:delText>s. Sequential selection using these weights is the</w:delText>
        </w:r>
      </w:del>
      <w:r>
        <w:t xml:space="preserve"> Plackett–Luce form of</w:t>
      </w:r>
      <w:ins w:id="355" w:author="Levine, Charles Roger (dzk3ja)" w:date="2026-10-18T16:52:00Z" w16du:dateUtc="2026-10-18T20:52:00Z">
        <w:r w:rsidR="005B726E">
          <w:t xml:space="preserve"> </w:t>
        </w:r>
      </w:ins>
      <w:del w:id="356" w:author="Levine, Charles Roger (dzk3ja)" w:date="2026-10-18T16:52:00Z" w16du:dateUtc="2026-10-18T20:52:00Z">
        <w:r w:rsidDel="005B726E">
          <w:delText xml:space="preserve"> w</w:delText>
        </w:r>
      </w:del>
      <w:del w:id="357" w:author="Levine, Charles Roger (dzk3ja)" w:date="2026-10-18T16:51:00Z" w16du:dateUtc="2026-10-18T20:51:00Z">
        <w:r w:rsidDel="005B726E">
          <w:delText xml:space="preserve">eighted </w:delText>
        </w:r>
      </w:del>
      <w:r>
        <w:t>sampling without replacement. The probability in Equation (</w:t>
      </w:r>
      <w:r>
        <w:fldChar w:fldCharType="begin"/>
      </w:r>
      <w:r w:rsidR="00CB3150">
        <w:instrText xml:space="preserve"> REF Eq_4_4 \h </w:instrText>
      </w:r>
      <w:r>
        <w:fldChar w:fldCharType="separate"/>
      </w:r>
      <w:r w:rsidR="00CB3150">
        <w:t>4.4</w:t>
      </w:r>
      <w:r>
        <w:fldChar w:fldCharType="end"/>
      </w:r>
      <w:r>
        <w:t xml:space="preserve">) </w:t>
      </w:r>
      <w:ins w:id="358" w:author="Levine, Charles Roger (dzk3ja)" w:date="2026-10-18T16:53:00Z" w16du:dateUtc="2026-10-18T20:53:00Z">
        <w:r w:rsidR="005B726E">
          <w:fldChar w:fldCharType="begin"/>
        </w:r>
        <w:r w:rsidR="005B726E">
          <w:instrText xml:space="preserve"> REF _Ref243234820 \p </w:instrText>
        </w:r>
        <w:r w:rsidR="005B726E">
          <w:fldChar w:fldCharType="separate"/>
        </w:r>
        <w:r w:rsidR="005B726E">
          <w:t>above</w:t>
        </w:r>
        <w:r w:rsidR="005B726E">
          <w:fldChar w:fldCharType="end"/>
        </w:r>
        <w:r w:rsidR="005B726E">
          <w:t xml:space="preserve"> </w:t>
        </w:r>
      </w:ins>
      <w:r>
        <w:t xml:space="preserve">describes the </w:t>
      </w:r>
      <w:ins w:id="359" w:author="Levine, Charles Roger (dzk3ja)" w:date="2026-10-18T16:52:00Z" w16du:dateUtc="2026-10-18T20:52:00Z">
        <w:r w:rsidR="005B726E">
          <w:t xml:space="preserve">chance of being selected in the </w:t>
        </w:r>
      </w:ins>
      <w:r>
        <w:t xml:space="preserve">next draw, </w:t>
      </w:r>
      <w:del w:id="360" w:author="Levine, Charles Roger (dzk3ja)" w:date="2026-10-18T16:54:00Z" w16du:dateUtc="2026-10-18T20:54:00Z">
        <w:r w:rsidDel="005B726E">
          <w:delText>rather than</w:delText>
        </w:r>
      </w:del>
      <w:ins w:id="361" w:author="Levine, Charles Roger (dzk3ja)" w:date="2026-10-18T16:54:00Z" w16du:dateUtc="2026-10-18T20:54:00Z">
        <w:r w:rsidR="005B726E">
          <w:t>not</w:t>
        </w:r>
      </w:ins>
      <w:r>
        <w:t xml:space="preserve"> the </w:t>
      </w:r>
      <w:del w:id="362" w:author="Levine, Charles Roger (dzk3ja)" w:date="2026-10-18T16:54:00Z" w16du:dateUtc="2026-10-18T20:54:00Z">
        <w:r w:rsidDel="005B726E">
          <w:delText>final marginal</w:delText>
        </w:r>
      </w:del>
      <w:ins w:id="363" w:author="Levine, Charles Roger (dzk3ja)" w:date="2026-10-18T16:54:00Z" w16du:dateUtc="2026-10-18T20:54:00Z">
        <w:r w:rsidR="005B726E">
          <w:t>individual’s final</w:t>
        </w:r>
      </w:ins>
      <w:r>
        <w:t xml:space="preserve"> probability of belonging to the</w:t>
      </w:r>
      <w:ins w:id="364" w:author="Levine, Charles Roger (dzk3ja)" w:date="2026-10-18T16:55:00Z" w16du:dateUtc="2026-10-18T20:55:00Z">
        <w:r w:rsidR="005B726E">
          <w:t xml:space="preserve"> set of</w:t>
        </w:r>
      </w:ins>
      <w:r>
        <w:t xml:space="preserve"> </w:t>
      </w:r>
      <m:oMath>
        <m:r>
          <w:rPr>
            <w:rFonts w:ascii="Cambria Math" w:eastAsia="Cambria Math" w:hAnsi="Cambria Math" w:cs="Cambria Math"/>
            <w:sz w:val="22"/>
            <w:szCs w:val="22"/>
          </w:rPr>
          <m:t>K</m:t>
        </m:r>
      </m:oMath>
      <w:r>
        <w:t xml:space="preserve"> winners</w:t>
      </w:r>
      <w:del w:id="365" w:author="Levine, Charles Roger (dzk3ja)" w:date="2026-10-18T16:57:00Z" w16du:dateUtc="2026-10-18T20:57:00Z">
        <w:r w:rsidDel="005B726E">
          <w:delText xml:space="preserve">. The sequential drawing rule lets us calculate the chance that any particular group </w:delText>
        </w:r>
      </w:del>
      <w:del w:id="366" w:author="Levine, Charles Roger (dzk3ja)" w:date="2026-10-18T16:56:00Z" w16du:dateUtc="2026-10-18T20:56:00Z">
        <w:r w:rsidDel="005B726E">
          <w:delText xml:space="preserve">of </w:delText>
        </w:r>
      </w:del>
      <m:oMath>
        <m:r>
          <w:del w:id="367" w:author="Levine, Charles Roger (dzk3ja)" w:date="2026-10-18T16:56:00Z" w16du:dateUtc="2026-10-18T20:56:00Z">
            <w:rPr>
              <w:rFonts w:ascii="Cambria Math" w:eastAsia="Cambria Math" w:hAnsi="Cambria Math" w:cs="Cambria Math"/>
              <w:sz w:val="22"/>
              <w:szCs w:val="22"/>
            </w:rPr>
            <m:t>K</m:t>
          </w:del>
        </m:r>
      </m:oMath>
      <w:del w:id="368" w:author="Levine, Charles Roger (dzk3ja)" w:date="2026-10-18T16:56:00Z" w16du:dateUtc="2026-10-18T20:56:00Z">
        <w:r w:rsidDel="005B726E">
          <w:delText xml:space="preserve"> individuals is selected. This draw sequence is a mathematical device; it does not imply that the institution selected, ranked, or recorded winners in that order</w:delText>
        </w:r>
      </w:del>
      <w:r>
        <w:t>. [1]</w:t>
      </w:r>
    </w:p>
    <w:p w14:paraId="1A503DA9" w14:textId="77777777" w:rsidR="00CB3150" w:rsidRDefault="00000000">
      <w:pPr>
        <w:pStyle w:val="BodyText"/>
      </w:pPr>
      <w:r>
        <w:t>For an ordered sequence of distinct winners, its probability is the product of the successive conditional probabilities. The probability of an unordered selected set is the sum of those products over every ordering of that set. This distinction becomes important when we turn to fitting: exact-</w:t>
      </w:r>
      <m:oMath>
        <m:r>
          <w:rPr>
            <w:rFonts w:ascii="Cambria Math" w:eastAsia="Cambria Math" w:hAnsi="Cambria Math" w:cs="Cambria Math"/>
            <w:sz w:val="22"/>
            <w:szCs w:val="22"/>
          </w:rPr>
          <m:t>K</m:t>
        </m:r>
      </m:oMath>
      <w:r>
        <w:t xml:space="preserve"> outcomes cannot be treated as independent Bernoulli decisions with the same likelihood.</w:t>
      </w:r>
    </w:p>
    <w:p w14:paraId="135A43BB" w14:textId="156D0D53" w:rsidR="00CB3150" w:rsidRDefault="00000000">
      <w:pPr>
        <w:pStyle w:val="Heading2"/>
      </w:pPr>
      <w:bookmarkStart w:id="369" w:name="limits-and-score-units"/>
      <w:bookmarkEnd w:id="230"/>
      <w:r>
        <w:t xml:space="preserve">4.3.3 </w:t>
      </w:r>
      <w:ins w:id="370" w:author="Levine, Charles Roger (dzk3ja)" w:date="2026-10-18T14:12:00Z" w16du:dateUtc="2026-10-18T18:12:00Z">
        <w:r w:rsidR="00237EC7">
          <w:t>Selection temperature and limiting behavior</w:t>
        </w:r>
        <w:r w:rsidR="00237EC7" w:rsidDel="00237EC7">
          <w:t xml:space="preserve"> </w:t>
        </w:r>
      </w:ins>
      <w:del w:id="371" w:author="Levine, Charles Roger (dzk3ja)" w:date="2026-10-18T14:12:00Z" w16du:dateUtc="2026-10-18T18:12:00Z">
        <w:r w:rsidDel="00237EC7">
          <w:delText>Limits and score units</w:delText>
        </w:r>
      </w:del>
    </w:p>
    <w:p w14:paraId="08E50D6A" w14:textId="3D0679FF" w:rsidR="009D54DD" w:rsidDel="007D7951" w:rsidRDefault="00000000">
      <w:pPr>
        <w:pStyle w:val="BodyText"/>
        <w:rPr>
          <w:del w:id="372" w:author="Levine, Charles Roger (dzk3ja)" w:date="2026-10-18T17:03:00Z" w16du:dateUtc="2026-10-18T21:03:00Z"/>
        </w:rPr>
      </w:pPr>
      <w:r>
        <w:t xml:space="preserve">To understand how strongly this rule favors higher scores, consider two candidates, </w:t>
      </w:r>
      <m:oMath>
        <m:r>
          <w:rPr>
            <w:rFonts w:ascii="Cambria Math" w:eastAsia="Cambria Math" w:hAnsi="Cambria Math" w:cs="Cambria Math"/>
            <w:sz w:val="22"/>
            <w:szCs w:val="22"/>
          </w:rPr>
          <m:t>i</m:t>
        </m:r>
      </m:oMath>
      <w:r>
        <w:t xml:space="preserve"> and </w:t>
      </w:r>
      <m:oMath>
        <m:r>
          <w:rPr>
            <w:rFonts w:ascii="Cambria Math" w:eastAsia="Cambria Math" w:hAnsi="Cambria Math" w:cs="Cambria Math"/>
            <w:sz w:val="22"/>
            <w:szCs w:val="22"/>
          </w:rPr>
          <m:t>h</m:t>
        </m:r>
      </m:oMath>
      <w:r>
        <w:t xml:space="preserve">, who remain eligible at the same draw. We ask how many times more likely one is to be selected next than the other. Each candidate’s probability is their Gibbs weight divided by </w:t>
      </w:r>
      <w:commentRangeStart w:id="373"/>
      <w:r w:rsidR="5E0A9E37">
        <w:t xml:space="preserve">the </w:t>
      </w:r>
      <w:del w:id="374" w:author="Levine, Charles Roger (dzk3ja)" w:date="2026-10-18T17:02:00Z" w16du:dateUtc="2026-10-18T21:02:00Z">
        <w:r w:rsidR="5E0A9E37" w:rsidDel="007D7951">
          <w:delText xml:space="preserve">same </w:delText>
        </w:r>
      </w:del>
      <w:r w:rsidR="5E0A9E37">
        <w:t xml:space="preserve">total remaining </w:t>
      </w:r>
      <w:ins w:id="375" w:author="Levine, Charles Roger (dzk3ja)" w:date="2026-10-18T17:02:00Z" w16du:dateUtc="2026-10-18T21:02:00Z">
        <w:r w:rsidR="007D7951">
          <w:t xml:space="preserve">candidate </w:t>
        </w:r>
      </w:ins>
      <w:r w:rsidR="5E0A9E37">
        <w:t>weight.</w:t>
      </w:r>
      <w:commentRangeEnd w:id="373"/>
      <w:r w:rsidR="00DB6476">
        <w:rPr>
          <w:rStyle w:val="CommentReference"/>
          <w:sz w:val="20"/>
          <w:szCs w:val="20"/>
        </w:rPr>
        <w:commentReference w:id="373"/>
      </w:r>
      <w:ins w:id="376" w:author="Levine, Charles Roger (dzk3ja)" w:date="2026-10-18T17:03:00Z" w16du:dateUtc="2026-10-18T21:03:00Z">
        <w:r w:rsidR="007D7951">
          <w:t xml:space="preserve">  </w:t>
        </w:r>
      </w:ins>
    </w:p>
    <w:p w14:paraId="564062FD" w14:textId="77777777" w:rsidR="00240C6A" w:rsidRDefault="00000000" w:rsidP="009D54DD">
      <w:pPr>
        <w:pStyle w:val="BodyText"/>
      </w:pPr>
      <w:commentRangeStart w:id="377"/>
      <w:r>
        <w:t xml:space="preserve">Let </w:t>
      </w:r>
      <w:r w:rsidR="009D54DD">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j∈</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oMath>
      <w:r>
        <w:t xml:space="preserve"> denote that total remaining weight at draw </w:t>
      </w:r>
      <m:oMath>
        <m:r>
          <w:rPr>
            <w:rFonts w:ascii="Cambria Math" w:eastAsia="Cambria Math" w:hAnsi="Cambria Math" w:cs="Cambria Math"/>
            <w:sz w:val="22"/>
            <w:szCs w:val="22"/>
          </w:rPr>
          <m:t>r</m:t>
        </m:r>
      </m:oMath>
      <w:r>
        <w:t>. Taking the ratio of the two candidates’ conditional probabilities gives</w:t>
      </w:r>
      <w:commentRangeEnd w:id="377"/>
      <w:r w:rsidR="00DB6476">
        <w:rPr>
          <w:rStyle w:val="CommentReference"/>
          <w:sz w:val="20"/>
          <w:szCs w:val="20"/>
        </w:rPr>
        <w:commentReference w:id="377"/>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1DCCDF4" w14:textId="77777777">
        <w:trPr>
          <w:cantSplit/>
        </w:trPr>
        <w:tc>
          <w:tcPr>
            <w:tcW w:w="8496" w:type="dxa"/>
            <w:vAlign w:val="center"/>
          </w:tcPr>
          <w:p w14:paraId="7F2268AF" w14:textId="77777777" w:rsidR="00C839E6" w:rsidRDefault="00000000" w:rsidP="00C839E6">
            <w:pPr>
              <w:keepNext/>
              <w:spacing w:before="120" w:line="240" w:lineRule="auto"/>
              <w:jc w:val="center"/>
            </w:pPr>
            <m:oMathPara>
              <m:oMathParaPr>
                <m:jc m:val="center"/>
              </m:oMathParaPr>
              <m:oMath>
                <m:f>
                  <m:fPr>
                    <m:ctrlPr>
                      <w:rPr>
                        <w:rFonts w:ascii="Cambria Math" w:eastAsia="Cambria Math" w:hAnsi="Cambria Math" w:cs="Cambria Math"/>
                        <w:sz w:val="22"/>
                        <w:szCs w:val="22"/>
                      </w:rPr>
                    </m:ctrlPr>
                  </m:fPr>
                  <m:num>
                    <m:func>
                      <m:funcPr>
                        <m:ctrlPr>
                          <w:rPr>
                            <w:rFonts w:ascii="Cambria Math" w:eastAsia="Cambria Math" w:hAnsi="Cambria Math" w:cs="Cambria Math"/>
                            <w:sz w:val="22"/>
                            <w:szCs w:val="22"/>
                          </w:rPr>
                        </m:ctrlPr>
                      </m:funcPr>
                      <m:fName>
                        <m:r>
                          <m:rPr>
                            <m:sty m:val="p"/>
                          </m:rPr>
                          <w:rPr>
                            <w:rFonts w:ascii="Cambria Math" w:eastAsia="Cambria Math" w:hAnsi="Cambria Math" w:cs="Cambria Math"/>
                            <w:sz w:val="22"/>
                            <w:szCs w:val="22"/>
                          </w:rPr>
                          <m:t>Pr</m:t>
                        </m:r>
                      </m:fName>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=i|</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e>
                    </m:func>
                  </m:num>
                  <m:den>
                    <m:func>
                      <m:funcPr>
                        <m:ctrlPr>
                          <w:rPr>
                            <w:rFonts w:ascii="Cambria Math" w:eastAsia="Cambria Math" w:hAnsi="Cambria Math" w:cs="Cambria Math"/>
                            <w:sz w:val="22"/>
                            <w:szCs w:val="22"/>
                          </w:rPr>
                        </m:ctrlPr>
                      </m:funcPr>
                      <m:fName>
                        <m:r>
                          <m:rPr>
                            <m:sty m:val="p"/>
                          </m:rPr>
                          <w:rPr>
                            <w:rFonts w:ascii="Cambria Math" w:eastAsia="Cambria Math" w:hAnsi="Cambria Math" w:cs="Cambria Math"/>
                            <w:sz w:val="22"/>
                            <w:szCs w:val="22"/>
                          </w:rPr>
                          <m:t>Pr</m:t>
                        </m:r>
                      </m:fName>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e>
                    </m:func>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r</m:t>
                            </m:r>
                          </m:sub>
                        </m:sSub>
                      </m:den>
                    </m:f>
                  </m:num>
                  <m:den>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r</m:t>
                            </m:r>
                          </m:sub>
                        </m:sSub>
                      </m:den>
                    </m:f>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den>
                </m:f>
                <m:r>
                  <w:rPr>
                    <w:rFonts w:ascii="Cambria Math" w:eastAsia="Cambria Math" w:hAnsi="Cambria Math" w:cs="Cambria Math"/>
                    <w:sz w:val="22"/>
                    <w:szCs w:val="22"/>
                  </w:rPr>
                  <m:t xml:space="preserve">     =    </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oMath>
            </m:oMathPara>
          </w:p>
          <w:p w14:paraId="66170D8A" w14:textId="77777777" w:rsidR="00240C6A" w:rsidRDefault="00240C6A" w:rsidP="009D54DD">
            <w:pPr>
              <w:keepNext/>
              <w:spacing w:before="120" w:line="240" w:lineRule="auto"/>
              <w:jc w:val="center"/>
            </w:pPr>
          </w:p>
        </w:tc>
        <w:tc>
          <w:tcPr>
            <w:tcW w:w="864" w:type="dxa"/>
            <w:vAlign w:val="center"/>
          </w:tcPr>
          <w:p w14:paraId="1D6F4CAA" w14:textId="3A93CD87" w:rsidR="00D951E9" w:rsidRDefault="00000000">
            <w:pPr>
              <w:spacing w:after="0" w:line="240" w:lineRule="auto"/>
              <w:jc w:val="right"/>
            </w:pPr>
            <w:r>
              <w:t>(</w:t>
            </w:r>
            <w:bookmarkStart w:id="378" w:name="Eq_4_6"/>
            <w:r>
              <w:t>4.</w:t>
            </w:r>
            <w:ins w:id="379"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380"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381" w:author="Levine, Charles Roger (dzk3ja)" w:date="2026-10-18T17:19:00Z" w16du:dateUtc="2026-10-18T21:19:00Z">
              <w:r w:rsidR="00416B7B">
                <w:rPr>
                  <w:noProof/>
                </w:rPr>
                <w:t>4</w:t>
              </w:r>
              <w:r w:rsidR="00416B7B">
                <w:fldChar w:fldCharType="end"/>
              </w:r>
            </w:ins>
            <w:del w:id="382"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6</w:delText>
              </w:r>
              <w:r w:rsidDel="00416B7B">
                <w:fldChar w:fldCharType="end"/>
              </w:r>
            </w:del>
            <w:bookmarkEnd w:id="378"/>
            <w:r>
              <w:t>)</w:t>
            </w:r>
          </w:p>
        </w:tc>
      </w:tr>
    </w:tbl>
    <w:p w14:paraId="1ED5EC53" w14:textId="77777777" w:rsidR="00240C6A" w:rsidRDefault="00000000">
      <w:pPr>
        <w:pStyle w:val="BodyText"/>
      </w:pPr>
      <w:r>
        <w:t>The common denominator cancels because both candidates face the same remaining selection pool. Their relative probabilities of being selected next therefore depend on their score difference and the selection temperature.</w:t>
      </w:r>
    </w:p>
    <w:p w14:paraId="0FD7E819" w14:textId="77777777" w:rsidR="00CB3150" w:rsidRDefault="00000000">
      <w:r>
        <w:t xml:space="preserve">A given score advantage therefore matters relative to the temperature. As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oMath>
      <w:r>
        <w:t xml:space="preserve"> approaches zero, selection approaches deterministic top-K when there is no tie at the boundary. If candidates tie at the selection boundary, the low-temperature limit need not reproduce the deterministic benchmark’s fixed tie-breaking rule. As temperature becomes arbitrarily large, each draw approaches uniform sampling among those remaining, and each person’s final inclusion probability approaches </w:t>
      </w:r>
      <m:oMath>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w:t>
      </w:r>
    </w:p>
    <w:p w14:paraId="68EFC68B" w14:textId="77777777" w:rsidR="00CB3150" w:rsidRDefault="00000000">
      <w:pPr>
        <w:pStyle w:val="BodyText"/>
      </w:pPr>
      <w:r>
        <w:t>Adding the same finite constant to every score leaves all conditional probabilities unchanged. Multiplying every score and the temperature by the same positive constant also preserves them. These properties follow by cancellation in the normalized weights. They establish that score differences, measured relative to temperature, determine the stochastic comparison. Scores can be any finite real numbers, including negative values.</w:t>
      </w:r>
    </w:p>
    <w:p w14:paraId="51A0BCEE" w14:textId="77777777" w:rsidR="00CB3150" w:rsidRDefault="00000000">
      <w:pPr>
        <w:pStyle w:val="BodyText"/>
      </w:pPr>
      <w:r>
        <w:t xml:space="preserve">The mathematical definition applies without clipping scores or reducing the stipulated capacity. </w:t>
      </w:r>
      <w:r w:rsidR="00704BA8">
        <w:t>Appendix 4A explains how the selection procedure used in some of our earlier simulations differs from the rule defined here and what those differences mean when interpreting their results.</w:t>
      </w:r>
    </w:p>
    <w:p w14:paraId="1E7CC8A9" w14:textId="77777777" w:rsidR="00CB3150" w:rsidRDefault="00000000">
      <w:pPr>
        <w:pStyle w:val="Heading1"/>
      </w:pPr>
      <w:bookmarkStart w:id="383" w:name="introducing-local-competitive-congestion"/>
      <w:bookmarkEnd w:id="165"/>
      <w:bookmarkEnd w:id="369"/>
      <w:r>
        <w:t>4.4 Introducing local competitive congestion</w:t>
      </w:r>
    </w:p>
    <w:p w14:paraId="342AB8D6" w14:textId="77777777" w:rsidR="00F90200" w:rsidRDefault="00F90200">
      <w: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w:t>
      </w:r>
      <w:r>
        <w:lastRenderedPageBreak/>
        <w:t xml:space="preserve">person to another group leaves that score unchanged, provided the person’s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remains fixed. We now ask whether this is a sufficient account of advancement when individuals work and become visible alongside others.</w:t>
      </w:r>
    </w:p>
    <w:p w14:paraId="6601C17B" w14:textId="77777777" w:rsidR="00CB3150" w:rsidRDefault="00000000">
      <w:pPr>
        <w:pStyle w:val="BodyText"/>
      </w:pPr>
      <w:commentRangeStart w:id="384"/>
      <w:r>
        <w:t>Strong peers can offer learning, collaboration, and access to productive activities. They can also compete for limited attention, responsibility, and distinction.</w:t>
      </w:r>
      <w:commentRangeEnd w:id="384"/>
      <w:r w:rsidR="00DB6476">
        <w:rPr>
          <w:rStyle w:val="CommentReference"/>
          <w:sz w:val="20"/>
          <w:szCs w:val="20"/>
        </w:rPr>
        <w:commentReference w:id="384"/>
      </w:r>
      <w:r>
        <w:t xml:space="preserve"> We </w:t>
      </w:r>
      <w:r w:rsidR="00F90200">
        <w:t xml:space="preserve">focus here on the </w:t>
      </w:r>
      <w:r>
        <w:t xml:space="preserve">competitive side of the environment while holding the performance values entering selection fixed. A separate developmental benefit function is an additional extension, but outside the present </w:t>
      </w:r>
      <w:r w:rsidR="008721FC">
        <w:t>scope of this model</w:t>
      </w:r>
      <w:r>
        <w:t xml:space="preserve">. Our question is whether local competition can </w:t>
      </w:r>
      <w:r w:rsidR="00F90200">
        <w:t>alter an individual’s</w:t>
      </w:r>
      <w:r>
        <w:t xml:space="preserve"> standing</w:t>
      </w:r>
      <w:r w:rsidR="00F90200">
        <w:t xml:space="preserve"> in</w:t>
      </w:r>
      <w:r>
        <w:t xml:space="preserve"> a broader selection process, even without reducing their measured performance.</w:t>
      </w:r>
    </w:p>
    <w:p w14:paraId="6C68806B" w14:textId="77777777" w:rsidR="00F90200" w:rsidRDefault="00F90200">
      <w:pPr>
        <w:pStyle w:val="BodyText"/>
      </w:pPr>
      <w:commentRangeStart w:id="385"/>
      <w:r>
        <w:t>We therefore extend the SCORE component of the model.</w:t>
      </w:r>
      <w:commentRangeEnd w:id="385"/>
      <w:r w:rsidR="00DB6476">
        <w:rPr>
          <w:rStyle w:val="CommentReference"/>
          <w:sz w:val="20"/>
          <w:szCs w:val="20"/>
        </w:rPr>
        <w:commentReference w:id="385"/>
      </w:r>
      <w:r>
        <w:t xml:space="preserve">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oMath>
      <w:r>
        <w:t xml:space="preserve"> denote the congestion experienced by individual </w:t>
      </w:r>
      <m:oMath>
        <m:r>
          <w:rPr>
            <w:rFonts w:ascii="Cambria Math" w:eastAsia="Cambria Math" w:hAnsi="Cambria Math" w:cs="Cambria Math"/>
            <w:sz w:val="22"/>
            <w:szCs w:val="22"/>
          </w:rPr>
          <m:t>i</m:t>
        </m:r>
      </m:oMath>
      <w:r>
        <w:t xml:space="preserve">. We distinguish this measure of congestion from the strength of its effect: a nonnegative coefficient </w:t>
      </w:r>
      <m:oMath>
        <m:r>
          <w:rPr>
            <w:rFonts w:ascii="Cambria Math" w:eastAsia="Cambria Math" w:hAnsi="Cambria Math" w:cs="Cambria Math"/>
            <w:sz w:val="22"/>
            <w:szCs w:val="22"/>
          </w:rPr>
          <m:t>λ</m:t>
        </m:r>
      </m:oMath>
      <w:r>
        <w:t xml:space="preserve"> determines how strongly congestion adjusts the individual’s selection score. The resulting score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9013FE3" w14:textId="77777777">
        <w:trPr>
          <w:cantSplit/>
        </w:trPr>
        <w:tc>
          <w:tcPr>
            <w:tcW w:w="8496" w:type="dxa"/>
            <w:vAlign w:val="center"/>
          </w:tcPr>
          <w:p w14:paraId="001388EE"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  λ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m:t>
                </m:r>
                <m:r>
                  <m:rPr>
                    <m:sty m:val="p"/>
                  </m:rPr>
                  <w:rPr>
                    <w:rFonts w:ascii="Cambria Math" w:eastAsia="Cambria Math" w:hAnsi="Cambria Math" w:cs="Cambria Math"/>
                    <w:sz w:val="22"/>
                    <w:szCs w:val="22"/>
                  </w:rPr>
                  <m:t>.</m:t>
                </m:r>
              </m:oMath>
            </m:oMathPara>
          </w:p>
        </w:tc>
        <w:tc>
          <w:tcPr>
            <w:tcW w:w="864" w:type="dxa"/>
            <w:vAlign w:val="center"/>
          </w:tcPr>
          <w:p w14:paraId="0878AFE9" w14:textId="0D8704D2" w:rsidR="00D951E9" w:rsidRDefault="00000000">
            <w:pPr>
              <w:spacing w:after="0" w:line="240" w:lineRule="auto"/>
              <w:jc w:val="right"/>
            </w:pPr>
            <w:bookmarkStart w:id="386" w:name="_Ref243031816"/>
            <w:r>
              <w:t>(</w:t>
            </w:r>
            <w:bookmarkStart w:id="387" w:name="Eq_4_7"/>
            <w:r>
              <w:t>4.</w:t>
            </w:r>
            <w:ins w:id="388"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389"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390" w:author="Levine, Charles Roger (dzk3ja)" w:date="2026-10-18T17:19:00Z" w16du:dateUtc="2026-10-18T21:19:00Z">
              <w:r w:rsidR="00416B7B">
                <w:rPr>
                  <w:noProof/>
                </w:rPr>
                <w:t>1</w:t>
              </w:r>
              <w:r w:rsidR="00416B7B">
                <w:fldChar w:fldCharType="end"/>
              </w:r>
            </w:ins>
            <w:del w:id="391"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7</w:delText>
              </w:r>
              <w:r w:rsidDel="00416B7B">
                <w:fldChar w:fldCharType="end"/>
              </w:r>
            </w:del>
            <w:bookmarkEnd w:id="387"/>
            <w:r>
              <w:t>)</w:t>
            </w:r>
            <w:bookmarkEnd w:id="386"/>
          </w:p>
        </w:tc>
      </w:tr>
    </w:tbl>
    <w:p w14:paraId="5FFC981C" w14:textId="61002877" w:rsidR="00F90200" w:rsidRPr="00F90200" w:rsidRDefault="00F90200" w:rsidP="00F90200">
      <w:pPr>
        <w:pStyle w:val="BodyText"/>
      </w:pPr>
      <w:r w:rsidRPr="00F90200">
        <w:t xml:space="preserve">At </w:t>
      </w:r>
      <m:oMath>
        <m:r>
          <w:rPr>
            <w:rFonts w:ascii="Cambria Math" w:eastAsia="Cambria Math" w:hAnsi="Cambria Math" w:cs="Cambria Math"/>
            <w:sz w:val="22"/>
            <w:szCs w:val="22"/>
          </w:rPr>
          <m:t>λ=0</m:t>
        </m:r>
      </m:oMath>
      <w:r w:rsidRPr="00F90200">
        <w:t xml:space="preserve">, the score returns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F90200">
        <w:t xml:space="preserve">. At positive </w:t>
      </w:r>
      <m:oMath>
        <m:r>
          <w:rPr>
            <w:rFonts w:ascii="Cambria Math" w:eastAsia="Cambria Math" w:hAnsi="Cambria Math" w:cs="Cambria Math"/>
            <w:sz w:val="22"/>
            <w:szCs w:val="22"/>
          </w:rPr>
          <m:t>λ</m:t>
        </m:r>
      </m:oMath>
      <w:r w:rsidRPr="00F90200">
        <w:t xml:space="preserve">, greater congestion lowers the score relative to that of an otherwise identical individual </w:t>
      </w:r>
      <w:ins w:id="392" w:author="Gates, Alex (hgt6rn)" w:date="2026-10-16T16:11:00Z" w16du:dateUtc="2026-10-16T20:11:00Z">
        <w:r w:rsidR="00187490">
          <w:t xml:space="preserve">in another group </w:t>
        </w:r>
      </w:ins>
      <w:r w:rsidRPr="00F90200">
        <w:t>facing less congestion. Either the deterministic or the stochastic selection rule can then operate on the adjusted scores. Recovering the complete naïve benchmark requires both performance-only scoring and deterministic top-</w:t>
      </w:r>
      <m:oMath>
        <m:r>
          <w:rPr>
            <w:rFonts w:ascii="Cambria Math" w:eastAsia="Cambria Math" w:hAnsi="Cambria Math" w:cs="Cambria Math"/>
            <w:sz w:val="22"/>
            <w:szCs w:val="22"/>
          </w:rPr>
          <m:t>K</m:t>
        </m:r>
      </m:oMath>
      <w:r w:rsidRPr="00F90200">
        <w:t xml:space="preserve"> selection.</w:t>
      </w:r>
    </w:p>
    <w:p w14:paraId="78645E1A" w14:textId="77777777" w:rsidR="00CB3150" w:rsidRDefault="00F90200" w:rsidP="00E21165">
      <w:pPr>
        <w:pStyle w:val="BodyText"/>
      </w:pPr>
      <w:r w:rsidRPr="00F90200">
        <w:t xml:space="preserve">The index </w:t>
      </w:r>
      <m:oMath>
        <m:r>
          <w:rPr>
            <w:rFonts w:ascii="Cambria Math" w:eastAsia="Cambria Math" w:hAnsi="Cambria Math" w:cs="Cambria Math"/>
            <w:sz w:val="22"/>
            <w:szCs w:val="22"/>
          </w:rPr>
          <m:t>i</m:t>
        </m:r>
      </m:oMath>
      <w:r w:rsidRPr="00F90200">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t>.</w:t>
      </w:r>
    </w:p>
    <w:p w14:paraId="3D7B03B5" w14:textId="77777777" w:rsidR="00CB3150" w:rsidRDefault="00000000">
      <w:pPr>
        <w:pStyle w:val="Heading2"/>
      </w:pPr>
      <w:bookmarkStart w:id="393" w:name="Xfcdd4f2c4319546fc0ffa163bb157420eb9d8c3"/>
      <w:r>
        <w:lastRenderedPageBreak/>
        <w:t xml:space="preserve">4.4.1 </w:t>
      </w:r>
      <w:commentRangeStart w:id="394"/>
      <w:r>
        <w:t>A first approximation using average peer performance</w:t>
      </w:r>
      <w:commentRangeEnd w:id="394"/>
      <w:r w:rsidR="00DB6476">
        <w:rPr>
          <w:rStyle w:val="CommentReference"/>
          <w:sz w:val="21"/>
          <w:szCs w:val="21"/>
        </w:rPr>
        <w:commentReference w:id="394"/>
      </w:r>
    </w:p>
    <w:p w14:paraId="3349FEC3" w14:textId="77777777" w:rsidR="00CB3150" w:rsidRDefault="00000000">
      <w:r>
        <w:t xml:space="preserve">A simple starting point is to summarize the strength of the other individuals in a person’s group. If stronger peers make distinction more difficult, </w:t>
      </w:r>
      <w:r w:rsidR="00F90200">
        <w:t xml:space="preserve">their </w:t>
      </w:r>
      <w:r>
        <w:t>average</w:t>
      </w:r>
      <w:del w:id="395" w:author="Gates, Alex (hgt6rn)" w:date="2026-10-16T16:12:00Z" w16du:dateUtc="2026-10-16T20:12:00Z">
        <w:r w:rsidDel="00187490">
          <w:delText xml:space="preserve"> </w:delText>
        </w:r>
      </w:del>
      <w:r w:rsidR="00F90200">
        <w:t xml:space="preserve"> </w:t>
      </w:r>
      <w:r>
        <w:t xml:space="preserve">performance </w:t>
      </w:r>
      <w:r w:rsidR="00F90200">
        <w:t xml:space="preserve">provides </w:t>
      </w:r>
      <w:r>
        <w:t xml:space="preserve">an initial approximation to competitive pressure. </w:t>
      </w:r>
      <w:r w:rsidR="00F90200">
        <w:t>We first e</w:t>
      </w:r>
      <w:r>
        <w:t>xclud</w:t>
      </w:r>
      <w:r w:rsidR="00F90200">
        <w:t>e</w:t>
      </w:r>
      <w:r>
        <w:t xml:space="preserve"> the focal individual </w:t>
      </w:r>
      <w:r w:rsidR="00F90200">
        <w:t>so that t</w:t>
      </w:r>
      <w:r>
        <w:t>heir own performance</w:t>
      </w:r>
      <w:r w:rsidR="00F90200">
        <w:t xml:space="preserve"> does not enter the average used to describe their peers.</w:t>
      </w:r>
    </w:p>
    <w:p w14:paraId="38BF47AC" w14:textId="77777777" w:rsidR="00CB3150" w:rsidRDefault="00F90200">
      <w:pPr>
        <w:pStyle w:val="BodyText"/>
      </w:pPr>
      <w:r>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oMath>
      <w:r>
        <w:t xml:space="preserve"> denote this </w:t>
      </w:r>
      <w:r>
        <w:rPr>
          <w:b/>
          <w:bCs/>
        </w:rPr>
        <w:t xml:space="preserve">leave-one-out </w:t>
      </w:r>
      <w:r>
        <w:t xml:space="preserve">congestion measure.  Recall that </w:t>
      </w:r>
      <m:oMath>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t xml:space="preserve"> identifies the group containing individual </w:t>
      </w:r>
      <m:oMath>
        <m:r>
          <w:rPr>
            <w:rFonts w:ascii="Cambria Math" w:eastAsia="Cambria Math" w:hAnsi="Cambria Math" w:cs="Cambria Math"/>
            <w:sz w:val="22"/>
            <w:szCs w:val="22"/>
          </w:rPr>
          <m:t>i</m:t>
        </m:r>
      </m:oMath>
      <w:r>
        <w:t xml:space="preserve">, and that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t xml:space="preserve"> is that group’s size.  </w:t>
      </w:r>
      <w:r w:rsidRPr="00F90200">
        <w:t>For</w:t>
      </w:r>
      <w:r>
        <w:t xml:space="preserve"> a group with more than one member,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1F0C8F9" w14:textId="77777777">
        <w:trPr>
          <w:cantSplit/>
        </w:trPr>
        <w:tc>
          <w:tcPr>
            <w:tcW w:w="8496" w:type="dxa"/>
            <w:vAlign w:val="center"/>
          </w:tcPr>
          <w:p w14:paraId="1D2D5A3E"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nary>
                  <m:naryPr>
                    <m:chr m:val="∑"/>
                    <m:limLoc m:val="undOvr"/>
                    <m:supHide m:val="1"/>
                    <m:ctrlPr>
                      <w:rPr>
                        <w:rFonts w:ascii="Cambria Math" w:eastAsia="Cambria Math" w:hAnsi="Cambria Math" w:cs="Cambria Math"/>
                        <w:sz w:val="22"/>
                        <w:szCs w:val="22"/>
                      </w:rPr>
                    </m:ctrlPr>
                  </m:naryPr>
                  <m:sub>
                    <m:m>
                      <m:mPr>
                        <m:plcHide m:val="1"/>
                        <m:mcs>
                          <m:mc>
                            <m:mcPr>
                              <m:count m:val="1"/>
                              <m:mcJc m:val="center"/>
                            </m:mcPr>
                          </m:mc>
                        </m:mcs>
                        <m:ctrlPr>
                          <w:rPr>
                            <w:rFonts w:ascii="Cambria Math" w:eastAsia="Cambria Math" w:hAnsi="Cambria Math" w:cs="Cambria Math"/>
                            <w:sz w:val="22"/>
                            <w:szCs w:val="22"/>
                          </w:rPr>
                        </m:ctrlPr>
                      </m:mP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e>
                      </m:m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e>
                      </m:mr>
                    </m:m>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6FEBBE4F" w14:textId="083FBA26" w:rsidR="00D951E9" w:rsidRDefault="00000000">
            <w:pPr>
              <w:spacing w:after="0" w:line="240" w:lineRule="auto"/>
              <w:jc w:val="right"/>
            </w:pPr>
            <w:r>
              <w:t>(</w:t>
            </w:r>
            <w:bookmarkStart w:id="396" w:name="Eq_4_8"/>
            <w:r>
              <w:t>4.</w:t>
            </w:r>
            <w:ins w:id="397"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398"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399" w:author="Levine, Charles Roger (dzk3ja)" w:date="2026-10-18T17:19:00Z" w16du:dateUtc="2026-10-18T21:19:00Z">
              <w:r w:rsidR="00416B7B">
                <w:rPr>
                  <w:noProof/>
                </w:rPr>
                <w:t>2</w:t>
              </w:r>
              <w:r w:rsidR="00416B7B">
                <w:fldChar w:fldCharType="end"/>
              </w:r>
            </w:ins>
            <w:del w:id="400"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8</w:delText>
              </w:r>
              <w:r w:rsidDel="00416B7B">
                <w:fldChar w:fldCharType="end"/>
              </w:r>
            </w:del>
            <w:bookmarkEnd w:id="396"/>
            <w:r>
              <w:t>)</w:t>
            </w:r>
          </w:p>
        </w:tc>
      </w:tr>
    </w:tbl>
    <w:p w14:paraId="4D5ABE11" w14:textId="77777777" w:rsidR="00F90200" w:rsidRDefault="00F90200">
      <w:r>
        <w:t xml:space="preserve">The sum includes every member of </w:t>
      </w:r>
      <m:oMath>
        <m:r>
          <w:rPr>
            <w:rFonts w:ascii="Cambria Math" w:eastAsia="Cambria Math" w:hAnsi="Cambria Math" w:cs="Cambria Math"/>
            <w:sz w:val="22"/>
            <w:szCs w:val="22"/>
          </w:rPr>
          <m:t>i</m:t>
        </m:r>
      </m:oMath>
      <w:r>
        <w:t xml:space="preserve">’s group except </w:t>
      </w:r>
      <m:oMath>
        <m:r>
          <w:rPr>
            <w:rFonts w:ascii="Cambria Math" w:eastAsia="Cambria Math" w:hAnsi="Cambria Math" w:cs="Cambria Math"/>
            <w:sz w:val="22"/>
            <w:szCs w:val="22"/>
          </w:rPr>
          <m:t>i</m:t>
        </m:r>
      </m:oMath>
      <w:r>
        <w:t xml:space="preserve">.  In this specification, we set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oMath>
      <w:r>
        <w:t xml:space="preserve">, giving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7662057" w14:textId="77777777">
        <w:trPr>
          <w:cantSplit/>
        </w:trPr>
        <w:tc>
          <w:tcPr>
            <w:tcW w:w="8496" w:type="dxa"/>
            <w:vAlign w:val="center"/>
          </w:tcPr>
          <w:p w14:paraId="2D3A6233" w14:textId="77777777" w:rsidR="00F90200" w:rsidRDefault="00000000">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oMath>
            </m:oMathPara>
          </w:p>
        </w:tc>
        <w:tc>
          <w:tcPr>
            <w:tcW w:w="864" w:type="dxa"/>
            <w:vAlign w:val="center"/>
          </w:tcPr>
          <w:p w14:paraId="33D61811" w14:textId="29CC4688" w:rsidR="00D951E9" w:rsidRDefault="00000000">
            <w:pPr>
              <w:spacing w:after="0" w:line="240" w:lineRule="auto"/>
              <w:jc w:val="right"/>
            </w:pPr>
            <w:r>
              <w:t>(</w:t>
            </w:r>
            <w:bookmarkStart w:id="401" w:name="Eq_4_9"/>
            <w:r>
              <w:t>4.</w:t>
            </w:r>
            <w:ins w:id="402"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403"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404" w:author="Levine, Charles Roger (dzk3ja)" w:date="2026-10-18T17:19:00Z" w16du:dateUtc="2026-10-18T21:19:00Z">
              <w:r w:rsidR="00416B7B">
                <w:rPr>
                  <w:noProof/>
                </w:rPr>
                <w:t>3</w:t>
              </w:r>
              <w:r w:rsidR="00416B7B">
                <w:fldChar w:fldCharType="end"/>
              </w:r>
            </w:ins>
            <w:del w:id="405"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9</w:delText>
              </w:r>
              <w:r w:rsidDel="00416B7B">
                <w:fldChar w:fldCharType="end"/>
              </w:r>
            </w:del>
            <w:bookmarkEnd w:id="401"/>
            <w:r>
              <w:t>)</w:t>
            </w:r>
          </w:p>
        </w:tc>
      </w:tr>
    </w:tbl>
    <w:p w14:paraId="63F36D1D" w14:textId="77777777" w:rsidR="00CB3150" w:rsidRDefault="00000000">
      <w:r>
        <w:t xml:space="preserve">Because a different </w:t>
      </w:r>
      <w:r w:rsidR="00F90200">
        <w:t xml:space="preserve">individual </w:t>
      </w:r>
      <w:r>
        <w:t xml:space="preserve">is excluded </w:t>
      </w:r>
      <w:r w:rsidR="00F90200">
        <w:t xml:space="preserve">from </w:t>
      </w:r>
      <w:r>
        <w:t>each calculation, members of the same group can receive different congestion values. A singleton has no peer average and requires separate treatment rather than an assigned value of zero.</w:t>
      </w:r>
    </w:p>
    <w:p w14:paraId="0CADE4A1" w14:textId="77777777" w:rsidR="00CB3150" w:rsidRDefault="00F90200">
      <w:pPr>
        <w:pStyle w:val="BodyText"/>
      </w:pPr>
      <w:r>
        <w:t>An alternative is to represent the group environment by a value shared by all its members.  For this second approximation, We use the mean performance of the entire group, including the focal individual. We denote that mean by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40AC8CE" w14:textId="77777777">
        <w:trPr>
          <w:cantSplit/>
        </w:trPr>
        <w:tc>
          <w:tcPr>
            <w:tcW w:w="8496" w:type="dxa"/>
            <w:vAlign w:val="center"/>
          </w:tcPr>
          <w:p w14:paraId="0628A7F8" w14:textId="77777777" w:rsidR="00CB3150" w:rsidRPr="00F9020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60C08067" w14:textId="361B8954" w:rsidR="00D951E9" w:rsidRDefault="00000000">
            <w:pPr>
              <w:spacing w:after="0" w:line="240" w:lineRule="auto"/>
              <w:jc w:val="right"/>
            </w:pPr>
            <w:r>
              <w:t>(</w:t>
            </w:r>
            <w:bookmarkStart w:id="406" w:name="Eq_4_10"/>
            <w:r>
              <w:t>4.</w:t>
            </w:r>
            <w:ins w:id="407"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408"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409" w:author="Levine, Charles Roger (dzk3ja)" w:date="2026-10-18T17:19:00Z" w16du:dateUtc="2026-10-18T21:19:00Z">
              <w:r w:rsidR="00416B7B">
                <w:rPr>
                  <w:noProof/>
                </w:rPr>
                <w:t>4</w:t>
              </w:r>
              <w:r w:rsidR="00416B7B">
                <w:fldChar w:fldCharType="end"/>
              </w:r>
            </w:ins>
            <w:del w:id="410"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10</w:delText>
              </w:r>
              <w:r w:rsidDel="00416B7B">
                <w:fldChar w:fldCharType="end"/>
              </w:r>
            </w:del>
            <w:bookmarkEnd w:id="406"/>
            <w:r>
              <w:t>)</w:t>
            </w:r>
          </w:p>
        </w:tc>
      </w:tr>
    </w:tbl>
    <w:p w14:paraId="3CC67B6D" w14:textId="77777777" w:rsidR="00F90200" w:rsidRDefault="006E112A">
      <w:pPr>
        <w:pStyle w:val="BodyText"/>
      </w:pPr>
      <w:r>
        <w:t xml:space="preserve">The symbol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describes the group’s mean performance. To identify its use as a congestion measure, we write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Q,i</m:t>
            </m:r>
          </m:sub>
        </m:sSub>
      </m:oMath>
      <w:r>
        <w:t xml:space="preserve">, where </w:t>
      </w:r>
      <m:oMath>
        <m:r>
          <w:rPr>
            <w:rFonts w:ascii="Cambria Math" w:eastAsia="Cambria Math" w:hAnsi="Cambria Math" w:cs="Cambria Math"/>
            <w:sz w:val="22"/>
            <w:szCs w:val="22"/>
          </w:rPr>
          <m:t>Q</m:t>
        </m:r>
      </m:oMath>
      <w:r>
        <w:t xml:space="preserve"> labels the group-quality specification. Individual </w:t>
      </w:r>
      <m:oMath>
        <m:r>
          <w:rPr>
            <w:rFonts w:ascii="Cambria Math" w:eastAsia="Cambria Math" w:hAnsi="Cambria Math" w:cs="Cambria Math"/>
            <w:sz w:val="22"/>
            <w:szCs w:val="22"/>
          </w:rPr>
          <m:t>i</m:t>
        </m:r>
      </m:oMath>
      <w:r>
        <w:t xml:space="preserve"> receives the mean of the group to which they belong: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5971F5D" w14:textId="77777777">
        <w:trPr>
          <w:cantSplit/>
        </w:trPr>
        <w:tc>
          <w:tcPr>
            <w:tcW w:w="8496" w:type="dxa"/>
            <w:vAlign w:val="center"/>
          </w:tcPr>
          <w:p w14:paraId="2579D05A" w14:textId="77777777" w:rsidR="00F90200" w:rsidRDefault="00000000" w:rsidP="00F902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Q,i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m:oMathPara>
          </w:p>
        </w:tc>
        <w:tc>
          <w:tcPr>
            <w:tcW w:w="864" w:type="dxa"/>
            <w:vAlign w:val="center"/>
          </w:tcPr>
          <w:p w14:paraId="4D3AD8AC" w14:textId="1050D5FF" w:rsidR="00D951E9" w:rsidRDefault="00000000">
            <w:pPr>
              <w:spacing w:after="0" w:line="240" w:lineRule="auto"/>
              <w:jc w:val="right"/>
            </w:pPr>
            <w:r>
              <w:t>(</w:t>
            </w:r>
            <w:bookmarkStart w:id="411" w:name="Eq_4_11"/>
            <w:r>
              <w:t>4.</w:t>
            </w:r>
            <w:ins w:id="412"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413"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414" w:author="Levine, Charles Roger (dzk3ja)" w:date="2026-10-18T17:19:00Z" w16du:dateUtc="2026-10-18T21:19:00Z">
              <w:r w:rsidR="00416B7B">
                <w:rPr>
                  <w:noProof/>
                </w:rPr>
                <w:t>5</w:t>
              </w:r>
              <w:r w:rsidR="00416B7B">
                <w:fldChar w:fldCharType="end"/>
              </w:r>
            </w:ins>
            <w:del w:id="415"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11</w:delText>
              </w:r>
              <w:r w:rsidDel="00416B7B">
                <w:fldChar w:fldCharType="end"/>
              </w:r>
            </w:del>
            <w:bookmarkEnd w:id="411"/>
            <w:r>
              <w:t>)</w:t>
            </w:r>
          </w:p>
        </w:tc>
      </w:tr>
    </w:tbl>
    <w:p w14:paraId="719B2DAA" w14:textId="77777777" w:rsidR="00F90200" w:rsidRDefault="006E112A">
      <w:pPr>
        <w:pStyle w:val="BodyText"/>
      </w:pPr>
      <w:r>
        <w:t xml:space="preserve">The corresponding score is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66A8404" w14:textId="77777777">
        <w:trPr>
          <w:cantSplit/>
        </w:trPr>
        <w:tc>
          <w:tcPr>
            <w:tcW w:w="8496" w:type="dxa"/>
            <w:vAlign w:val="center"/>
          </w:tcPr>
          <w:p w14:paraId="6933CEC3" w14:textId="77777777" w:rsidR="00F90200" w:rsidRPr="006E112A" w:rsidRDefault="00000000" w:rsidP="00F90200">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m:oMathPara>
          </w:p>
        </w:tc>
        <w:tc>
          <w:tcPr>
            <w:tcW w:w="864" w:type="dxa"/>
            <w:vAlign w:val="center"/>
          </w:tcPr>
          <w:p w14:paraId="0390005C" w14:textId="3682CA33" w:rsidR="00D951E9" w:rsidRDefault="00000000">
            <w:pPr>
              <w:spacing w:after="0" w:line="240" w:lineRule="auto"/>
              <w:jc w:val="right"/>
            </w:pPr>
            <w:r>
              <w:t>(</w:t>
            </w:r>
            <w:bookmarkStart w:id="416" w:name="Eq_4_12"/>
            <w:r>
              <w:t>4.</w:t>
            </w:r>
            <w:ins w:id="417"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418"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419" w:author="Levine, Charles Roger (dzk3ja)" w:date="2026-10-18T17:19:00Z" w16du:dateUtc="2026-10-18T21:19:00Z">
              <w:r w:rsidR="00416B7B">
                <w:rPr>
                  <w:noProof/>
                </w:rPr>
                <w:t>6</w:t>
              </w:r>
              <w:r w:rsidR="00416B7B">
                <w:fldChar w:fldCharType="end"/>
              </w:r>
            </w:ins>
            <w:del w:id="420"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12</w:delText>
              </w:r>
              <w:r w:rsidDel="00416B7B">
                <w:fldChar w:fldCharType="end"/>
              </w:r>
            </w:del>
            <w:bookmarkEnd w:id="416"/>
            <w:r>
              <w:t>)</w:t>
            </w:r>
          </w:p>
        </w:tc>
      </w:tr>
    </w:tbl>
    <w:p w14:paraId="7F5768F0" w14:textId="77777777" w:rsidR="006E112A" w:rsidRDefault="006E112A">
      <w:r>
        <w:t xml:space="preserve">Thus, every member of group </w:t>
      </w:r>
      <m:oMath>
        <m:r>
          <w:rPr>
            <w:rFonts w:ascii="Cambria Math" w:eastAsia="Cambria Math" w:hAnsi="Cambria Math" w:cs="Cambria Math"/>
            <w:sz w:val="22"/>
            <w:szCs w:val="22"/>
          </w:rPr>
          <m:t>j</m:t>
        </m:r>
      </m:oMath>
      <w:r>
        <w:t xml:space="preserve"> receives the same congestion value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although their scores can differ because their individual performances differ. Unlike the leave-one-out measure, this specification treats average group performance as a shared feature of the environment.</w:t>
      </w:r>
    </w:p>
    <w:p w14:paraId="5761B712" w14:textId="77777777" w:rsidR="00592BCF" w:rsidRDefault="00000000">
      <w:pPr>
        <w:pStyle w:val="BodyText"/>
      </w:pPr>
      <w:r>
        <w:t xml:space="preserve">The leave-one-out mean can be calculated directly from the full-group mean. To see this, consider individual </w:t>
      </w:r>
      <m:oMath>
        <m:r>
          <w:rPr>
            <w:rFonts w:ascii="Cambria Math" w:eastAsia="Cambria Math" w:hAnsi="Cambria Math" w:cs="Cambria Math"/>
            <w:sz w:val="22"/>
            <w:szCs w:val="22"/>
          </w:rPr>
          <m:t>i</m:t>
        </m:r>
      </m:oMath>
      <w:r>
        <w:t xml:space="preserve"> in group </w:t>
      </w:r>
      <m:oMath>
        <m:r>
          <w:rPr>
            <w:rFonts w:ascii="Cambria Math" w:eastAsia="Cambria Math" w:hAnsi="Cambria Math" w:cs="Cambria Math"/>
            <w:sz w:val="22"/>
            <w:szCs w:val="22"/>
          </w:rPr>
          <m:t>j</m:t>
        </m:r>
      </m:oMath>
      <w:r>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&gt;1</m:t>
        </m:r>
      </m:oMath>
      <w:r>
        <w:t>. Multiplying the group mean by the number of members recovers the group’s total performance:</w:t>
      </w:r>
    </w:p>
    <w:p w14:paraId="5AB91F5B"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h:g(h)=j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p w14:paraId="0AF4BC88" w14:textId="77777777" w:rsidR="00592BCF" w:rsidRDefault="00000000">
      <w:pPr>
        <w:pStyle w:val="BodyText"/>
      </w:pPr>
      <w:r>
        <w:t>Subtracting the focal individual’s performance leaves the total for everyone else:</w:t>
      </w:r>
    </w:p>
    <w:p w14:paraId="69F1520B"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h:g(h)=j, h≠i</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oMath>
      </m:oMathPara>
    </w:p>
    <w:p w14:paraId="69E56961" w14:textId="77777777" w:rsidR="00592BCF" w:rsidRDefault="00000000">
      <w:pPr>
        <w:pStyle w:val="BodyText"/>
      </w:pPr>
      <w:r>
        <w:t xml:space="preserve">There are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minus one remaining members. Dividing their total performance by that number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938C225" w14:textId="77777777">
        <w:trPr>
          <w:cantSplit/>
        </w:trPr>
        <w:tc>
          <w:tcPr>
            <w:tcW w:w="8496" w:type="dxa"/>
            <w:vAlign w:val="center"/>
          </w:tcPr>
          <w:p w14:paraId="210891F8"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den>
                </m:f>
                <m:r>
                  <w:rPr>
                    <w:rFonts w:ascii="Cambria Math" w:eastAsia="Cambria Math" w:hAnsi="Cambria Math" w:cs="Cambria Math"/>
                    <w:sz w:val="22"/>
                    <w:szCs w:val="22"/>
                  </w:rPr>
                  <m:t>.</m:t>
                </m:r>
              </m:oMath>
            </m:oMathPara>
          </w:p>
        </w:tc>
        <w:tc>
          <w:tcPr>
            <w:tcW w:w="864" w:type="dxa"/>
            <w:vAlign w:val="center"/>
          </w:tcPr>
          <w:p w14:paraId="60D4A7DD" w14:textId="40E6293E" w:rsidR="00D951E9" w:rsidRDefault="00000000">
            <w:pPr>
              <w:spacing w:after="0" w:line="240" w:lineRule="auto"/>
              <w:jc w:val="right"/>
            </w:pPr>
            <w:r>
              <w:t>(</w:t>
            </w:r>
            <w:bookmarkStart w:id="421" w:name="Eq_4_13"/>
            <w:r>
              <w:t>4.</w:t>
            </w:r>
            <w:ins w:id="422"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423"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424" w:author="Levine, Charles Roger (dzk3ja)" w:date="2026-10-18T17:19:00Z" w16du:dateUtc="2026-10-18T21:19:00Z">
              <w:r w:rsidR="00416B7B">
                <w:rPr>
                  <w:noProof/>
                </w:rPr>
                <w:t>7</w:t>
              </w:r>
              <w:r w:rsidR="00416B7B">
                <w:fldChar w:fldCharType="end"/>
              </w:r>
            </w:ins>
            <w:del w:id="425"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13</w:delText>
              </w:r>
              <w:r w:rsidDel="00416B7B">
                <w:fldChar w:fldCharType="end"/>
              </w:r>
            </w:del>
            <w:bookmarkEnd w:id="421"/>
            <w:r>
              <w:t>)</w:t>
            </w:r>
          </w:p>
        </w:tc>
      </w:tr>
    </w:tbl>
    <w:p w14:paraId="717CDEC1" w14:textId="77777777" w:rsidR="00592BCF" w:rsidRDefault="00000000">
      <w:pPr>
        <w:pStyle w:val="BodyText"/>
        <w:keepNext/>
      </w:pPr>
      <w:r>
        <w:t>We can also write this relationship 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D528675" w14:textId="77777777">
        <w:trPr>
          <w:cantSplit/>
        </w:trPr>
        <w:tc>
          <w:tcPr>
            <w:tcW w:w="8496" w:type="dxa"/>
            <w:vAlign w:val="center"/>
          </w:tcPr>
          <w:p w14:paraId="5E7A7FBB"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den>
                </m:f>
                <m:r>
                  <w:rPr>
                    <w:rFonts w:ascii="Cambria Math" w:eastAsia="Cambria Math" w:hAnsi="Cambria Math" w:cs="Cambria Math"/>
                    <w:sz w:val="22"/>
                    <w:szCs w:val="22"/>
                  </w:rPr>
                  <m:t>.</m:t>
                </m:r>
              </m:oMath>
            </m:oMathPara>
          </w:p>
        </w:tc>
        <w:tc>
          <w:tcPr>
            <w:tcW w:w="864" w:type="dxa"/>
            <w:vAlign w:val="center"/>
          </w:tcPr>
          <w:p w14:paraId="1C831F3F" w14:textId="13547A22" w:rsidR="00D951E9" w:rsidRDefault="00000000">
            <w:pPr>
              <w:spacing w:after="0" w:line="240" w:lineRule="auto"/>
              <w:jc w:val="right"/>
            </w:pPr>
            <w:r>
              <w:t>(</w:t>
            </w:r>
            <w:bookmarkStart w:id="426" w:name="Eq_4_14"/>
            <w:r>
              <w:t>4.</w:t>
            </w:r>
            <w:ins w:id="427"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428"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429" w:author="Levine, Charles Roger (dzk3ja)" w:date="2026-10-18T17:19:00Z" w16du:dateUtc="2026-10-18T21:19:00Z">
              <w:r w:rsidR="00416B7B">
                <w:rPr>
                  <w:noProof/>
                </w:rPr>
                <w:t>8</w:t>
              </w:r>
              <w:r w:rsidR="00416B7B">
                <w:fldChar w:fldCharType="end"/>
              </w:r>
            </w:ins>
            <w:del w:id="430"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14</w:delText>
              </w:r>
              <w:r w:rsidDel="00416B7B">
                <w:fldChar w:fldCharType="end"/>
              </w:r>
            </w:del>
            <w:bookmarkEnd w:id="426"/>
            <w:r>
              <w:t>)</w:t>
            </w:r>
          </w:p>
        </w:tc>
      </w:tr>
    </w:tbl>
    <w:p w14:paraId="11FD16CA" w14:textId="77777777" w:rsidR="00592BCF" w:rsidRDefault="00000000">
      <w:pPr>
        <w:pStyle w:val="BodyText"/>
      </w:pPr>
      <w:r>
        <w:t>This form makes the difference between the two measures explicit. Excluding an individual whose performance exceeds the group mean lowers the peer average. Excluding someone below the group mean raises it. For a fixed difference between individual performance and the group mean, the effect of exclusion is larger in smaller groups.</w:t>
      </w:r>
    </w:p>
    <w:p w14:paraId="35600698" w14:textId="77777777" w:rsidR="006E112A" w:rsidRPr="006E112A" w:rsidRDefault="006E112A" w:rsidP="006E112A">
      <w:r>
        <w:lastRenderedPageBreak/>
        <w:t>I</w:t>
      </w:r>
      <w:r w:rsidRPr="006E112A">
        <w:t xml:space="preserve">ncluding or excluding the focal individual is therefore a modeling choice, not merely a change in notation. The symbol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E112A">
        <w:t xml:space="preserve"> retains its meaning as the group mean throughout the chapter. Later, that mean will also be used to measure sorting and, as membership develops during simulated assignment, to define a group’s evolving centroid.</w:t>
      </w:r>
    </w:p>
    <w:p w14:paraId="3FE9CC70" w14:textId="77777777" w:rsidR="006E112A" w:rsidRPr="006E112A" w:rsidRDefault="006E112A" w:rsidP="006E112A">
      <w:commentRangeStart w:id="431"/>
      <w:r w:rsidRPr="006E112A">
        <w:t xml:space="preserve">Both specifications use average performance to approximate congestion. At positive </w:t>
      </w:r>
      <m:oMath>
        <m:r>
          <w:rPr>
            <w:rFonts w:ascii="Cambria Math" w:eastAsia="Cambria Math" w:hAnsi="Cambria Math" w:cs="Cambria Math"/>
            <w:sz w:val="22"/>
            <w:szCs w:val="22"/>
          </w:rPr>
          <m:t>λ</m:t>
        </m:r>
      </m:oMath>
      <w:r w:rsidRPr="006E112A">
        <w:t xml:space="preserve">, individuals with equal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E112A">
        <w:t xml:space="preserve"> can receive different selection scores because they belong to different peer environments. These are relative adjustments: if </w:t>
      </w:r>
      <m:oMath>
        <m:r>
          <w:rPr>
            <w:rFonts w:ascii="Cambria Math" w:eastAsia="Cambria Math" w:hAnsi="Cambria Math" w:cs="Cambria Math"/>
            <w:sz w:val="22"/>
            <w:szCs w:val="22"/>
          </w:rPr>
          <m:t>A</m:t>
        </m:r>
      </m:oMath>
      <w:r w:rsidRPr="006E112A">
        <w:t xml:space="preserve"> is standardized, a negative average raises the adjusted score above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E112A">
        <w:t>. The claim that stronger peers impose a disadvantage concerns comparisons at fixed own performance; it does not require every average-based adjustment to be a positive absolute burden.</w:t>
      </w:r>
    </w:p>
    <w:p w14:paraId="0754A8A7" w14:textId="77777777" w:rsidR="006E112A" w:rsidRPr="006E112A" w:rsidRDefault="006E112A" w:rsidP="006E112A">
      <w:r w:rsidRPr="006E112A">
        <w:t xml:space="preserve">We use these specifications as explanatory benchmarks before developing a more selective measure of competitive pressure. The numerical meaning of </w:t>
      </w:r>
      <m:oMath>
        <m:r>
          <w:rPr>
            <w:rFonts w:ascii="Cambria Math" w:eastAsia="Cambria Math" w:hAnsi="Cambria Math" w:cs="Cambria Math"/>
            <w:sz w:val="22"/>
            <w:szCs w:val="22"/>
          </w:rPr>
          <m:t>λ</m:t>
        </m:r>
      </m:oMath>
      <w:r w:rsidRPr="006E112A">
        <w:t xml:space="preserve"> depends on the definition and scale of congestion. Retaining the same coefficient symbol does not imply that a value chosen or fitted for one specification transfers unchanged to another.</w:t>
      </w:r>
      <w:commentRangeEnd w:id="431"/>
      <w:r w:rsidR="00DB6476" w:rsidRPr="006E112A">
        <w:rPr>
          <w:rStyle w:val="CommentReference"/>
          <w:sz w:val="20"/>
          <w:szCs w:val="20"/>
        </w:rPr>
        <w:commentReference w:id="431"/>
      </w:r>
    </w:p>
    <w:p w14:paraId="55D6B87A" w14:textId="77777777" w:rsidR="006E112A" w:rsidRDefault="006E112A" w:rsidP="006E112A">
      <w:pPr>
        <w:pStyle w:val="Heading2"/>
      </w:pPr>
      <w:bookmarkStart w:id="432" w:name="Xdc28eb0d9af23d26594087763702d6632d638b0"/>
      <w:bookmarkEnd w:id="393"/>
      <w:r>
        <w:t>4.4.</w:t>
      </w:r>
      <w:r w:rsidR="00506582">
        <w:t>2</w:t>
      </w:r>
      <w:r>
        <w:t xml:space="preserve"> </w:t>
      </w:r>
      <w:r w:rsidR="00506582">
        <w:t>From average peers to credible competitors</w:t>
      </w:r>
    </w:p>
    <w:p w14:paraId="297007CC" w14:textId="77777777" w:rsidR="00506582" w:rsidRDefault="00506582" w:rsidP="00506582">
      <w:r>
        <w:t xml:space="preserve">Average performance treats every group member’s performance as contributing directly to the environmental summary. Yet an increase in the performance of someone far below a competitively relevant level may do little to change the competition for advancement. Conversely, several members near that level may create substantial competition for visibility, opportunity, and distinction. Two groups can therefore have the same mean 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while differing in the concentration of members who are plausible candidates for advancement.</w:t>
      </w:r>
    </w:p>
    <w:p w14:paraId="49E7F107" w14:textId="77777777" w:rsidR="00506582" w:rsidRDefault="0081266A" w:rsidP="00506582">
      <w:r>
        <w:t xml:space="preserve">We use </w:t>
      </w:r>
      <w:r>
        <w:rPr>
          <w:rStyle w:val="Strong"/>
        </w:rPr>
        <w:t>roster pressure</w:t>
      </w:r>
      <w:r>
        <w:t xml:space="preserve"> to describe the competitive pressure associated with the composition of a group. To measure it, we first distinguish members according to their competitive relevance.  </w:t>
      </w:r>
      <w:r w:rsidR="00506582">
        <w:t xml:space="preserve">We introduce a common performance threshold </w:t>
      </w:r>
      <m:oMath>
        <m:r>
          <w:rPr>
            <w:rFonts w:ascii="Cambria Math" w:eastAsia="Cambria Math" w:hAnsi="Cambria Math" w:cs="Cambria Math"/>
            <w:sz w:val="22"/>
            <w:szCs w:val="22"/>
          </w:rPr>
          <m:t>θ</m:t>
        </m:r>
      </m:oMath>
      <w:r w:rsidR="00506582">
        <w:t xml:space="preserve">, around which an </w:t>
      </w:r>
      <w:r w:rsidR="00506582">
        <w:lastRenderedPageBreak/>
        <w:t>individual becomes competitively relevant. A strict cutoff would treat individuals immediately below and above the threshold very differently. Instead, we allow relevance to increase smoothly with performance.</w:t>
      </w:r>
    </w:p>
    <w:p w14:paraId="6216842A" w14:textId="77777777" w:rsidR="00506582" w:rsidRDefault="00506582" w:rsidP="00506582">
      <w:r>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denote member </w:t>
      </w:r>
      <m:oMath>
        <m:r>
          <w:rPr>
            <w:rFonts w:ascii="Cambria Math" w:eastAsia="Cambria Math" w:hAnsi="Cambria Math" w:cs="Cambria Math"/>
            <w:sz w:val="22"/>
            <w:szCs w:val="22"/>
          </w:rPr>
          <m:t>h</m:t>
        </m:r>
      </m:oMath>
      <w:r>
        <w:t xml:space="preserve">’s degree of competitive relevance. We use the logistic function, denoted by </w:t>
      </w:r>
      <m:oMath>
        <m:r>
          <w:rPr>
            <w:rFonts w:ascii="Cambria Math" w:eastAsia="Cambria Math" w:hAnsi="Cambria Math" w:cs="Cambria Math"/>
            <w:sz w:val="22"/>
            <w:szCs w:val="22"/>
          </w:rPr>
          <m:t>σ</m:t>
        </m:r>
      </m:oMath>
      <w:r>
        <w:t xml:space="preserve">, to map performance relative to </w:t>
      </w:r>
      <m:oMath>
        <m:r>
          <w:rPr>
            <w:rFonts w:ascii="Cambria Math" w:eastAsia="Cambria Math" w:hAnsi="Cambria Math" w:cs="Cambria Math"/>
            <w:sz w:val="22"/>
            <w:szCs w:val="22"/>
          </w:rPr>
          <m:t>θ</m:t>
        </m:r>
      </m:oMath>
      <w:r>
        <w:t xml:space="preserve"> into a value between zero and one. A positive parameter </w:t>
      </w:r>
      <m:oMath>
        <m:r>
          <w:rPr>
            <w:rFonts w:ascii="Cambria Math" w:eastAsia="Cambria Math" w:hAnsi="Cambria Math" w:cs="Cambria Math"/>
            <w:sz w:val="22"/>
            <w:szCs w:val="22"/>
          </w:rPr>
          <m:t>γ</m:t>
        </m:r>
      </m:oMath>
      <w:r>
        <w:t xml:space="preserve"> controls the sharpness of the transition: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F4E39EF" w14:textId="77777777">
        <w:trPr>
          <w:cantSplit/>
        </w:trPr>
        <w:tc>
          <w:tcPr>
            <w:tcW w:w="8496" w:type="dxa"/>
            <w:vAlign w:val="center"/>
          </w:tcPr>
          <w:p w14:paraId="14D92B4F" w14:textId="77777777" w:rsidR="00CB3150" w:rsidRDefault="00000000" w:rsidP="00506582">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=σ</m:t>
                </m:r>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sup>
                    </m:sSup>
                  </m:den>
                </m:f>
                <m:r>
                  <w:rPr>
                    <w:rFonts w:ascii="Cambria Math" w:eastAsia="Cambria Math" w:hAnsi="Cambria Math" w:cs="Cambria Math"/>
                    <w:sz w:val="22"/>
                    <w:szCs w:val="22"/>
                  </w:rPr>
                  <m:t>,</m:t>
                </m:r>
                <m:r>
                  <w:rPr>
                    <w:rFonts w:ascii="Cambria Math" w:eastAsia="Cambria Math" w:hAnsi="Cambria Math" w:cs="Cambria Math"/>
                    <w:i/>
                    <w:sz w:val="22"/>
                    <w:szCs w:val="22"/>
                  </w:rPr>
                  <m:t> </m:t>
                </m:r>
                <m:r>
                  <w:rPr>
                    <w:rFonts w:ascii="Cambria Math" w:eastAsia="Cambria Math" w:hAnsi="Cambria Math" w:cs="Cambria Math"/>
                    <w:i/>
                    <w:sz w:val="22"/>
                    <w:szCs w:val="22"/>
                  </w:rPr>
                  <m:t> </m:t>
                </m:r>
                <m:r>
                  <w:rPr>
                    <w:rFonts w:ascii="Cambria Math" w:eastAsia="Cambria Math" w:hAnsi="Cambria Math" w:cs="Cambria Math"/>
                    <w:sz w:val="22"/>
                    <w:szCs w:val="22"/>
                  </w:rPr>
                  <m:t>γ&gt;0.</m:t>
                </m:r>
              </m:oMath>
            </m:oMathPara>
          </w:p>
        </w:tc>
        <w:tc>
          <w:tcPr>
            <w:tcW w:w="864" w:type="dxa"/>
            <w:vAlign w:val="center"/>
          </w:tcPr>
          <w:p w14:paraId="6A5F2653" w14:textId="12874164" w:rsidR="00D951E9" w:rsidRDefault="00000000">
            <w:pPr>
              <w:spacing w:after="0" w:line="240" w:lineRule="auto"/>
              <w:jc w:val="right"/>
            </w:pPr>
            <w:bookmarkStart w:id="433" w:name="_Ref242970542"/>
            <w:bookmarkStart w:id="434" w:name="_Ref242970520"/>
            <w:r>
              <w:t>(</w:t>
            </w:r>
            <w:bookmarkStart w:id="435" w:name="Eq_4_15"/>
            <w:r>
              <w:t>4.</w:t>
            </w:r>
            <w:ins w:id="436"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437"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438" w:author="Levine, Charles Roger (dzk3ja)" w:date="2026-10-18T17:19:00Z" w16du:dateUtc="2026-10-18T21:19:00Z">
              <w:r w:rsidR="00416B7B">
                <w:rPr>
                  <w:noProof/>
                </w:rPr>
                <w:t>9</w:t>
              </w:r>
              <w:r w:rsidR="00416B7B">
                <w:fldChar w:fldCharType="end"/>
              </w:r>
            </w:ins>
            <w:del w:id="439"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15</w:delText>
              </w:r>
              <w:r w:rsidDel="00416B7B">
                <w:fldChar w:fldCharType="end"/>
              </w:r>
            </w:del>
            <w:bookmarkEnd w:id="433"/>
            <w:bookmarkEnd w:id="435"/>
            <w:r>
              <w:t>)</w:t>
            </w:r>
            <w:bookmarkEnd w:id="434"/>
          </w:p>
        </w:tc>
      </w:tr>
    </w:tbl>
    <w:p w14:paraId="5711625C" w14:textId="77777777" w:rsidR="00506582" w:rsidRDefault="00506582">
      <w:r>
        <w:t xml:space="preserve">A member whose performance equals </w:t>
      </w:r>
      <m:oMath>
        <m:r>
          <w:rPr>
            <w:rFonts w:ascii="Cambria Math" w:eastAsia="Cambria Math" w:hAnsi="Cambria Math" w:cs="Cambria Math"/>
            <w:sz w:val="22"/>
            <w:szCs w:val="22"/>
          </w:rPr>
          <m:t>θ</m:t>
        </m:r>
      </m:oMath>
      <w:r>
        <w:t xml:space="preserve"> contributes one half. Members sufficiently far below the threshold contribute values close to zero, whereas members sufficiently far above it contribute values close to one. Larger </w:t>
      </w:r>
      <m:oMath>
        <m:r>
          <w:rPr>
            <w:rFonts w:ascii="Cambria Math" w:eastAsia="Cambria Math" w:hAnsi="Cambria Math" w:cs="Cambria Math"/>
            <w:sz w:val="22"/>
            <w:szCs w:val="22"/>
          </w:rPr>
          <m:t>γ</m:t>
        </m:r>
      </m:oMath>
      <w:r>
        <w:t xml:space="preserve"> produces a sharper transition around the threshold; smaller </w:t>
      </w:r>
      <m:oMath>
        <m:r>
          <w:rPr>
            <w:rFonts w:ascii="Cambria Math" w:eastAsia="Cambria Math" w:hAnsi="Cambria Math" w:cs="Cambria Math"/>
            <w:sz w:val="22"/>
            <w:szCs w:val="22"/>
          </w:rPr>
          <m:t>γ</m:t>
        </m:r>
      </m:oMath>
      <w:r>
        <w:t xml:space="preserve">  produces a more gradual one. The upper bound expresses the assumption that an exceptionally high performance value does not generate an unlimited contribution to congestion.</w:t>
      </w:r>
    </w:p>
    <w:p w14:paraId="50F749C6" w14:textId="77777777" w:rsidR="00AF7AC1" w:rsidRDefault="00AF7AC1">
      <w:pPr>
        <w:pStyle w:val="BodyText"/>
      </w:pPr>
      <w:r>
        <w:t xml:space="preserve">The quantity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is a contribution to the congestion measure, not the probability that member </w:t>
      </w:r>
      <m:oMath>
        <m:r>
          <w:rPr>
            <w:rFonts w:ascii="Cambria Math" w:eastAsia="Cambria Math" w:hAnsi="Cambria Math" w:cs="Cambria Math"/>
            <w:sz w:val="22"/>
            <w:szCs w:val="22"/>
          </w:rPr>
          <m:t>h</m:t>
        </m:r>
      </m:oMath>
      <w:r>
        <w:t xml:space="preserve"> will be selected. The threshold </w:t>
      </w:r>
      <m:oMath>
        <m:r>
          <w:rPr>
            <w:rFonts w:ascii="Cambria Math" w:eastAsia="Cambria Math" w:hAnsi="Cambria Math" w:cs="Cambria Math"/>
            <w:sz w:val="22"/>
            <w:szCs w:val="22"/>
          </w:rPr>
          <m:t>θ</m:t>
        </m:r>
      </m:oMath>
      <w:r>
        <w:t xml:space="preserve"> identifies a common region of competitive relevance; it does not depend on whether a particular peer outperforms the focal individual. Nor is </w:t>
      </w:r>
      <m:oMath>
        <m:r>
          <w:rPr>
            <w:rFonts w:ascii="Cambria Math" w:eastAsia="Cambria Math" w:hAnsi="Cambria Math" w:cs="Cambria Math"/>
            <w:sz w:val="22"/>
            <w:szCs w:val="22"/>
          </w:rPr>
          <m:t>θ</m:t>
        </m:r>
      </m:oMath>
      <w:r>
        <w:t xml:space="preserve"> automatically the top-</w:t>
      </w:r>
      <m:oMath>
        <m:r>
          <w:rPr>
            <w:rFonts w:ascii="Cambria Math" w:eastAsia="Cambria Math" w:hAnsi="Cambria Math" w:cs="Cambria Math"/>
            <w:sz w:val="22"/>
            <w:szCs w:val="22"/>
          </w:rPr>
          <m:t>K</m:t>
        </m:r>
      </m:oMath>
      <w:r>
        <w:t xml:space="preserve"> selection cutoff. The threshold governs which members contribute substantially to local congestion, whereas </w:t>
      </w:r>
      <m:oMath>
        <m:r>
          <w:rPr>
            <w:rFonts w:ascii="Cambria Math" w:eastAsia="Cambria Math" w:hAnsi="Cambria Math" w:cs="Cambria Math"/>
            <w:sz w:val="22"/>
            <w:szCs w:val="22"/>
          </w:rPr>
          <m:t>K</m:t>
        </m:r>
      </m:oMath>
      <w:r>
        <w:t xml:space="preserve"> determines how many opportunities are awarded across the selection population. Section 4.5 examines their distinct roles.</w:t>
      </w:r>
      <w:r w:rsidDel="00AF7AC1">
        <w:t xml:space="preserve"> </w:t>
      </w:r>
    </w:p>
    <w:p w14:paraId="39D60F6A" w14:textId="77777777" w:rsidR="00CB3150" w:rsidRDefault="00B329C0">
      <w:pPr>
        <w:pStyle w:val="BodyText"/>
      </w:pPr>
      <w:r>
        <w:t xml:space="preserve">The smooth transition can represent imprecision in where competitive relevance begins, but </w:t>
      </w:r>
      <m:oMath>
        <m:r>
          <w:rPr>
            <w:rFonts w:ascii="Cambria Math" w:eastAsia="Cambria Math" w:hAnsi="Cambria Math" w:cs="Cambria Math"/>
            <w:sz w:val="22"/>
            <w:szCs w:val="22"/>
          </w:rPr>
          <m:t>γ</m:t>
        </m:r>
      </m:oMath>
      <w:r>
        <w:t xml:space="preserve"> is not itself an estimated measurement-error variance. The sigmoid determines how each member’s performance contributes to congestion during the SCORE stage, with </w:t>
      </w:r>
      <m:oMath>
        <m:r>
          <w:rPr>
            <w:rFonts w:ascii="Cambria Math" w:eastAsia="Cambria Math" w:hAnsi="Cambria Math" w:cs="Cambria Math"/>
            <w:sz w:val="22"/>
            <w:szCs w:val="22"/>
          </w:rPr>
          <m:t>γ</m:t>
        </m:r>
      </m:oMath>
      <w:r>
        <w:t xml:space="preserve"> controlling the sharpness of that transformation. Selection temperature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oMath>
      <w:r>
        <w:t xml:space="preserve"> governs uncertainty in the subsequent SELECT stage. Keeping these two roles explicit allows us to examine </w:t>
      </w:r>
      <w:r>
        <w:lastRenderedPageBreak/>
        <w:t>assumptions about competitive relevance separately from assumptions about uncertainty in selection.</w:t>
      </w:r>
    </w:p>
    <w:p w14:paraId="641A3138" w14:textId="77777777" w:rsidR="00CB3150" w:rsidRDefault="00000000">
      <w:pPr>
        <w:pStyle w:val="Heading2"/>
      </w:pPr>
      <w:bookmarkStart w:id="440" w:name="Xc082d50cc048025a16853c6d31ad799bd4fde31"/>
      <w:bookmarkEnd w:id="432"/>
      <w:r>
        <w:t>4.4.3 Aggregating competitive relevance into a group adjustment</w:t>
      </w:r>
    </w:p>
    <w:p w14:paraId="5BDF17C5" w14:textId="77777777" w:rsidR="006D78CC" w:rsidRPr="006D78CC" w:rsidRDefault="006D78CC" w:rsidP="006D78CC">
      <w:r w:rsidRPr="006D78CC">
        <w:t>We have defined how much each member contributes to the competitive field. We now combine those contributions into a measure of the group</w:t>
      </w:r>
      <w:r w:rsidR="0081266A">
        <w:t>’s roster pressure.</w:t>
      </w:r>
      <w:r w:rsidRPr="006D78CC">
        <w:t xml:space="preserve"> In Section 4.4.1, the shared measure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w:t>
      </w:r>
      <w:r w:rsidRPr="006D78CC">
        <w:t>averaged the performance values of all group members. Our refined measure instead averages their competitive relevance. This allows a group’s congestion to reflect the concentration of plausible candidates for advancement rather than its average performance alone.</w:t>
      </w:r>
      <w:r>
        <w:t xml:space="preserve">  </w:t>
      </w:r>
      <w:r w:rsidR="00E73B90">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189FC606" w14:textId="77777777" w:rsidR="006D78CC" w:rsidRPr="006D78CC" w:rsidRDefault="006D78CC" w:rsidP="006D78CC">
      <w:r w:rsidRPr="006D78CC">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denote this shared </w:t>
      </w:r>
      <w:r w:rsidR="0081266A">
        <w:t>roster pressure</w:t>
      </w:r>
      <w:r w:rsidRPr="006D78CC">
        <w:t xml:space="preserve"> for group </w:t>
      </w:r>
      <m:oMath>
        <m:r>
          <w:rPr>
            <w:rFonts w:ascii="Cambria Math" w:eastAsia="Cambria Math" w:hAnsi="Cambria Math" w:cs="Cambria Math"/>
            <w:sz w:val="22"/>
            <w:szCs w:val="22"/>
          </w:rPr>
          <m:t>j</m:t>
        </m:r>
      </m:oMath>
      <w:r w:rsidRPr="006D78CC">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D78CC">
        <w:t xml:space="preserve"> members and each member </w:t>
      </w:r>
      <m:oMath>
        <m:r>
          <w:rPr>
            <w:rFonts w:ascii="Cambria Math" w:eastAsia="Cambria Math" w:hAnsi="Cambria Math" w:cs="Cambria Math"/>
            <w:sz w:val="22"/>
            <w:szCs w:val="22"/>
          </w:rPr>
          <m:t>h</m:t>
        </m:r>
      </m:oMath>
      <w:r w:rsidRPr="006D78CC">
        <w:t xml:space="preserve"> contributing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6D78CC">
        <w:t>, we define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DD9AF10" w14:textId="77777777">
        <w:trPr>
          <w:cantSplit/>
        </w:trPr>
        <w:tc>
          <w:tcPr>
            <w:tcW w:w="8496" w:type="dxa"/>
            <w:vAlign w:val="center"/>
          </w:tcPr>
          <w:p w14:paraId="447C8568" w14:textId="77777777" w:rsidR="006D78CC" w:rsidRPr="006D78CC" w:rsidRDefault="00000000" w:rsidP="006D78CC">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r>
                      <w:rPr>
                        <w:rFonts w:ascii="Cambria Math" w:eastAsia="Cambria Math" w:hAnsi="Cambria Math" w:cs="Cambria Math"/>
                        <w:sz w:val="22"/>
                        <w:szCs w:val="22"/>
                      </w:rPr>
                      <m:t>σ</m:t>
                    </m:r>
                  </m:e>
                </m:nary>
                <m: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e>
                </m:d>
                <m:r>
                  <w:rPr>
                    <w:rFonts w:ascii="Cambria Math" w:eastAsia="Cambria Math" w:hAnsi="Cambria Math" w:cs="Cambria Math"/>
                    <w:sz w:val="22"/>
                    <w:szCs w:val="22"/>
                  </w:rPr>
                  <m:t>.</m:t>
                </m:r>
              </m:oMath>
            </m:oMathPara>
          </w:p>
        </w:tc>
        <w:tc>
          <w:tcPr>
            <w:tcW w:w="864" w:type="dxa"/>
            <w:vAlign w:val="center"/>
          </w:tcPr>
          <w:p w14:paraId="7816CD94" w14:textId="603CAFC6" w:rsidR="00D951E9" w:rsidRDefault="00000000">
            <w:pPr>
              <w:spacing w:after="0" w:line="240" w:lineRule="auto"/>
              <w:jc w:val="right"/>
            </w:pPr>
            <w:r>
              <w:t>(</w:t>
            </w:r>
            <w:bookmarkStart w:id="441" w:name="Eq_4_16"/>
            <w:r>
              <w:t>4.</w:t>
            </w:r>
            <w:ins w:id="442"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443"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444" w:author="Levine, Charles Roger (dzk3ja)" w:date="2026-10-18T17:19:00Z" w16du:dateUtc="2026-10-18T21:19:00Z">
              <w:r w:rsidR="00416B7B">
                <w:rPr>
                  <w:noProof/>
                </w:rPr>
                <w:t>10</w:t>
              </w:r>
              <w:r w:rsidR="00416B7B">
                <w:fldChar w:fldCharType="end"/>
              </w:r>
            </w:ins>
            <w:del w:id="445"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16</w:delText>
              </w:r>
              <w:r w:rsidDel="00416B7B">
                <w:fldChar w:fldCharType="end"/>
              </w:r>
            </w:del>
            <w:bookmarkEnd w:id="441"/>
            <w:r>
              <w:t>)</w:t>
            </w:r>
          </w:p>
        </w:tc>
      </w:tr>
    </w:tbl>
    <w:p w14:paraId="431DBBE0" w14:textId="77777777" w:rsidR="006D78CC" w:rsidRPr="006D78CC" w:rsidRDefault="006D78CC" w:rsidP="006D78CC">
      <w:r w:rsidRPr="006D78CC">
        <w:t xml:space="preserve">The sum includes every member of the group. Members whose performance is sufficiently far below </w:t>
      </w:r>
      <m:oMath>
        <m:r>
          <w:rPr>
            <w:rFonts w:ascii="Cambria Math" w:eastAsia="Cambria Math" w:hAnsi="Cambria Math" w:cs="Cambria Math"/>
            <w:sz w:val="22"/>
            <w:szCs w:val="22"/>
          </w:rPr>
          <m:t>θ</m:t>
        </m:r>
      </m:oMath>
      <w:r w:rsidRPr="006D78CC">
        <w:t xml:space="preserve"> contribute little, while those sufficiently far above it contribute nearly one. Dividing by group size makes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a measure of competitive concentration. When the sigmoid is sharply differentiated, this mean approximates the fraction of group members above the threshold, with members exactly at the threshold contributing one half.</w:t>
      </w:r>
    </w:p>
    <w:p w14:paraId="66BD49A7" w14:textId="77777777" w:rsidR="006D78CC" w:rsidRPr="006D78CC" w:rsidRDefault="006D78CC" w:rsidP="006D78CC">
      <w:r w:rsidRPr="006D78CC">
        <w:t xml:space="preserve">This definition makes a specific modeling choice: congestion is a shared feature of the group environment. Every individual in group </w:t>
      </w:r>
      <m:oMath>
        <m:r>
          <w:rPr>
            <w:rFonts w:ascii="Cambria Math" w:eastAsia="Cambria Math" w:hAnsi="Cambria Math" w:cs="Cambria Math"/>
            <w:sz w:val="22"/>
            <w:szCs w:val="22"/>
          </w:rPr>
          <m:t>j</m:t>
        </m:r>
      </m:oMath>
      <w:r w:rsidRPr="006D78CC">
        <w:t xml:space="preserve"> receives the same congestion value, including the </w:t>
      </w:r>
      <w:r w:rsidRPr="006D78CC">
        <w:lastRenderedPageBreak/>
        <w:t xml:space="preserve">contribution from their own performance. Recall that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oMath>
      <w:r w:rsidRPr="006D78CC">
        <w:t xml:space="preserve"> denotes the congestion applied to individual </w:t>
      </w:r>
      <m:oMath>
        <m:r>
          <w:rPr>
            <w:rFonts w:ascii="Cambria Math" w:eastAsia="Cambria Math" w:hAnsi="Cambria Math" w:cs="Cambria Math"/>
            <w:sz w:val="22"/>
            <w:szCs w:val="22"/>
          </w:rPr>
          <m:t>i</m:t>
        </m:r>
      </m:oMath>
      <w:r w:rsidRPr="006D78CC">
        <w:t xml:space="preserve">, and </w:t>
      </w:r>
      <m:oMath>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rsidRPr="006D78CC">
        <w:t xml:space="preserve"> identifies that individual’s group. Under the refined specification,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CCEB9DD" w14:textId="77777777">
        <w:trPr>
          <w:cantSplit/>
        </w:trPr>
        <w:tc>
          <w:tcPr>
            <w:tcW w:w="8496" w:type="dxa"/>
            <w:vAlign w:val="center"/>
          </w:tcPr>
          <w:p w14:paraId="06BF7E3D" w14:textId="77777777" w:rsidR="006D78CC" w:rsidRPr="006D78CC" w:rsidRDefault="00000000" w:rsidP="006D78CC">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r>
                  <w:rPr>
                    <w:rFonts w:ascii="Cambria Math" w:eastAsia="Cambria Math" w:hAnsi="Cambria Math" w:cs="Cambria Math"/>
                    <w:sz w:val="22"/>
                    <w:szCs w:val="22"/>
                  </w:rPr>
                  <m:t>.</m:t>
                </m:r>
              </m:oMath>
            </m:oMathPara>
          </w:p>
        </w:tc>
        <w:tc>
          <w:tcPr>
            <w:tcW w:w="864" w:type="dxa"/>
            <w:vAlign w:val="center"/>
          </w:tcPr>
          <w:p w14:paraId="7B5A9338" w14:textId="29066514" w:rsidR="00D951E9" w:rsidRDefault="00000000">
            <w:pPr>
              <w:spacing w:after="0" w:line="240" w:lineRule="auto"/>
              <w:jc w:val="right"/>
            </w:pPr>
            <w:r>
              <w:t>(</w:t>
            </w:r>
            <w:bookmarkStart w:id="446" w:name="Eq_4_17"/>
            <w:r>
              <w:t>4.</w:t>
            </w:r>
            <w:ins w:id="447"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448"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449" w:author="Levine, Charles Roger (dzk3ja)" w:date="2026-10-18T17:19:00Z" w16du:dateUtc="2026-10-18T21:19:00Z">
              <w:r w:rsidR="00416B7B">
                <w:rPr>
                  <w:noProof/>
                </w:rPr>
                <w:t>11</w:t>
              </w:r>
              <w:r w:rsidR="00416B7B">
                <w:fldChar w:fldCharType="end"/>
              </w:r>
            </w:ins>
            <w:del w:id="450"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17</w:delText>
              </w:r>
              <w:r w:rsidDel="00416B7B">
                <w:fldChar w:fldCharType="end"/>
              </w:r>
            </w:del>
            <w:bookmarkEnd w:id="446"/>
            <w:r>
              <w:t>)</w:t>
            </w:r>
          </w:p>
        </w:tc>
      </w:tr>
    </w:tbl>
    <w:p w14:paraId="01BD2A22" w14:textId="77777777" w:rsidR="006D78CC" w:rsidRPr="006D78CC" w:rsidRDefault="006D78CC" w:rsidP="006D78CC">
      <w:r w:rsidRPr="006D78CC">
        <w:t xml:space="preserve">Thus, for any individual belonging to group </w:t>
      </w:r>
      <m:oMath>
        <m:r>
          <w:rPr>
            <w:rFonts w:ascii="Cambria Math" w:eastAsia="Cambria Math" w:hAnsi="Cambria Math" w:cs="Cambria Math"/>
            <w:sz w:val="22"/>
            <w:szCs w:val="22"/>
          </w:rPr>
          <m:t>j</m:t>
        </m:r>
      </m:oMath>
      <w:r w:rsidRPr="006D78CC">
        <w:t xml:space="preserve">, the congestion applied to their score is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Their individual score remains distinct because it also depends on their own performance. Substituting the shared congestion measure into </w:t>
      </w:r>
      <w:r>
        <w:t>the SCORE equation (</w:t>
      </w:r>
      <w:r>
        <w:fldChar w:fldCharType="begin"/>
      </w:r>
      <w:r>
        <w:instrText xml:space="preserve"> REF Eq_4_7 \h </w:instrText>
      </w:r>
      <w:r>
        <w:fldChar w:fldCharType="separate"/>
      </w:r>
      <w:r>
        <w:t>4.7</w:t>
      </w:r>
      <w:r>
        <w:fldChar w:fldCharType="end"/>
      </w:r>
      <w:r>
        <w:t>)</w:t>
      </w:r>
      <w:r w:rsidRPr="006D78CC">
        <w:t xml:space="preserve"> </w:t>
      </w:r>
      <w:r w:rsidR="00F709E9">
        <w:fldChar w:fldCharType="begin"/>
      </w:r>
      <w:r w:rsidR="00F709E9">
        <w:instrText xml:space="preserve"> REF _Ref243031816 \p \h </w:instrText>
      </w:r>
      <w:r w:rsidR="00F709E9">
        <w:fldChar w:fldCharType="separate"/>
      </w:r>
      <w:r w:rsidR="00F709E9">
        <w:t>above</w:t>
      </w:r>
      <w:r w:rsidR="00F709E9">
        <w:fldChar w:fldCharType="end"/>
      </w:r>
      <w:r w:rsidR="00F709E9">
        <w:t xml:space="preserve"> </w:t>
      </w:r>
      <w:r w:rsidRPr="006D78CC">
        <w:t>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793AC1E" w14:textId="77777777">
        <w:trPr>
          <w:cantSplit/>
        </w:trPr>
        <w:tc>
          <w:tcPr>
            <w:tcW w:w="8496" w:type="dxa"/>
            <w:vAlign w:val="center"/>
          </w:tcPr>
          <w:p w14:paraId="5105FB78" w14:textId="77777777" w:rsidR="006D78CC" w:rsidRPr="006D78CC" w:rsidRDefault="00000000" w:rsidP="006D78CC">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r>
                  <w:rPr>
                    <w:rFonts w:ascii="Cambria Math" w:eastAsia="Cambria Math" w:hAnsi="Cambria Math" w:cs="Cambria Math"/>
                    <w:sz w:val="22"/>
                    <w:szCs w:val="22"/>
                  </w:rPr>
                  <m:t>,  λ≥0.</m:t>
                </m:r>
              </m:oMath>
            </m:oMathPara>
          </w:p>
        </w:tc>
        <w:tc>
          <w:tcPr>
            <w:tcW w:w="864" w:type="dxa"/>
            <w:vAlign w:val="center"/>
          </w:tcPr>
          <w:p w14:paraId="6D8D0F5F" w14:textId="0B37FEDF" w:rsidR="00D951E9" w:rsidRDefault="00000000">
            <w:pPr>
              <w:spacing w:after="0" w:line="240" w:lineRule="auto"/>
              <w:jc w:val="right"/>
            </w:pPr>
            <w:r>
              <w:t>(</w:t>
            </w:r>
            <w:bookmarkStart w:id="451" w:name="Eq_4_18"/>
            <w:r>
              <w:t>4.</w:t>
            </w:r>
            <w:ins w:id="452"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453"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454" w:author="Levine, Charles Roger (dzk3ja)" w:date="2026-10-18T17:19:00Z" w16du:dateUtc="2026-10-18T21:19:00Z">
              <w:r w:rsidR="00416B7B">
                <w:rPr>
                  <w:noProof/>
                </w:rPr>
                <w:t>12</w:t>
              </w:r>
              <w:r w:rsidR="00416B7B">
                <w:fldChar w:fldCharType="end"/>
              </w:r>
            </w:ins>
            <w:del w:id="455"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18</w:delText>
              </w:r>
              <w:r w:rsidDel="00416B7B">
                <w:fldChar w:fldCharType="end"/>
              </w:r>
            </w:del>
            <w:bookmarkEnd w:id="451"/>
            <w:r>
              <w:t>)</w:t>
            </w:r>
          </w:p>
        </w:tc>
      </w:tr>
    </w:tbl>
    <w:p w14:paraId="573ED76F" w14:textId="77777777" w:rsidR="006D78CC" w:rsidRPr="006D78CC" w:rsidRDefault="006D78CC" w:rsidP="006D78CC">
      <w:r w:rsidRPr="006D78CC">
        <w:t xml:space="preserve">The coefficient </w:t>
      </w:r>
      <m:oMath>
        <m:r>
          <w:rPr>
            <w:rFonts w:ascii="Cambria Math" w:eastAsia="Cambria Math" w:hAnsi="Cambria Math" w:cs="Cambria Math"/>
            <w:sz w:val="22"/>
            <w:szCs w:val="22"/>
          </w:rPr>
          <m:t>λ</m:t>
        </m:r>
      </m:oMath>
      <w:r w:rsidRPr="006D78CC">
        <w:t xml:space="preserve"> controls the strength of the congestion adjustment. Setting </w:t>
      </w:r>
      <m:oMath>
        <m:r>
          <w:rPr>
            <w:rFonts w:ascii="Cambria Math" w:eastAsia="Cambria Math" w:hAnsi="Cambria Math" w:cs="Cambria Math"/>
            <w:sz w:val="22"/>
            <w:szCs w:val="22"/>
          </w:rPr>
          <m:t>λ=0</m:t>
        </m:r>
      </m:oMath>
      <w:r w:rsidRPr="006D78CC">
        <w:t xml:space="preserve"> recovers performance-only scoring; combining that score with deterministic top-</w:t>
      </w:r>
      <m:oMath>
        <m:r>
          <w:rPr>
            <w:rFonts w:ascii="Cambria Math" w:eastAsia="Cambria Math" w:hAnsi="Cambria Math" w:cs="Cambria Math"/>
            <w:sz w:val="22"/>
            <w:szCs w:val="22"/>
          </w:rPr>
          <m:t>K</m:t>
        </m:r>
      </m:oMath>
      <w:r w:rsidRPr="006D78CC">
        <w:t xml:space="preserve"> selection recovers the naïve benchmark. At positive </w:t>
      </w:r>
      <m:oMath>
        <m:r>
          <w:rPr>
            <w:rFonts w:ascii="Cambria Math" w:eastAsia="Cambria Math" w:hAnsi="Cambria Math" w:cs="Cambria Math"/>
            <w:sz w:val="22"/>
            <w:szCs w:val="22"/>
          </w:rPr>
          <m:t>λ</m:t>
        </m:r>
      </m:oMath>
      <w:r w:rsidRPr="006D78CC">
        <w:t>, otherwise equal individuals receive lower scores in groups with greater competitive concentration. The subsequent SELECT rule converts those scores into outcomes.</w:t>
      </w:r>
    </w:p>
    <w:p w14:paraId="20DBA3AE" w14:textId="77777777" w:rsidR="006D78CC" w:rsidRPr="006D78CC" w:rsidRDefault="006D78CC" w:rsidP="006D78CC">
      <w:r w:rsidRPr="006D78CC">
        <w:t xml:space="preserve">The distinction between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D78CC">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is substantive. The former averages performance</w:t>
      </w:r>
      <w:r w:rsidR="0081266A">
        <w:t xml:space="preserve"> values</w:t>
      </w:r>
      <w:r w:rsidRPr="006D78CC">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rsidRPr="006D78CC">
        <w:t xml:space="preserve">; the latter </w:t>
      </w:r>
      <w:r w:rsidR="0081266A">
        <w:t>measure roster pressure by averaging their degrees of competitive relevance</w:t>
      </w:r>
      <w:r w:rsidRPr="006D78CC">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6D78CC">
        <w:t xml:space="preserve">. Groups with the same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D78CC">
        <w:t xml:space="preserve"> can therefore have different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Likewise, the numerical meaning of </w:t>
      </w:r>
      <m:oMath>
        <m:r>
          <w:rPr>
            <w:rFonts w:ascii="Cambria Math" w:eastAsia="Cambria Math" w:hAnsi="Cambria Math" w:cs="Cambria Math"/>
            <w:sz w:val="22"/>
            <w:szCs w:val="22"/>
          </w:rPr>
          <m:t>λ</m:t>
        </m:r>
      </m:oMath>
      <w:r w:rsidRPr="006D78CC">
        <w:t xml:space="preserve"> changes with the congestion measure: a coefficient multiplying average performance is not directly interchangeable with one multiplying average competitive relevance. When </w:t>
      </w:r>
      <m:oMath>
        <m:r>
          <w:rPr>
            <w:rFonts w:ascii="Cambria Math" w:eastAsia="Cambria Math" w:hAnsi="Cambria Math" w:cs="Cambria Math"/>
            <w:sz w:val="22"/>
            <w:szCs w:val="22"/>
          </w:rPr>
          <m:t>A</m:t>
        </m:r>
      </m:oMath>
      <w:r w:rsidRPr="006D78CC">
        <w:t xml:space="preserve"> is standardized, </w:t>
      </w:r>
      <m:oMath>
        <m:r>
          <w:rPr>
            <w:rFonts w:ascii="Cambria Math" w:eastAsia="Cambria Math" w:hAnsi="Cambria Math" w:cs="Cambria Math"/>
            <w:sz w:val="22"/>
            <w:szCs w:val="22"/>
          </w:rPr>
          <m:t>λ</m:t>
        </m:r>
      </m:oMath>
      <w:r w:rsidRPr="006D78CC">
        <w:t xml:space="preserve"> in the refined specification has units of standard deviations of performance per unit of mean competitive relevance.</w:t>
      </w:r>
    </w:p>
    <w:p w14:paraId="25230256" w14:textId="77777777" w:rsidR="00A40337" w:rsidRPr="00A40337" w:rsidRDefault="00A40337" w:rsidP="00A40337">
      <w:r w:rsidRPr="00A40337">
        <w:t xml:space="preserve">For finite performance values and finite positive </w:t>
      </w:r>
      <m:oMath>
        <m:r>
          <w:rPr>
            <w:rFonts w:ascii="Cambria Math" w:eastAsia="Cambria Math" w:hAnsi="Cambria Math" w:cs="Cambria Math"/>
            <w:sz w:val="22"/>
            <w:szCs w:val="22"/>
          </w:rPr>
          <m:t>γ</m:t>
        </m:r>
      </m:oMath>
      <w:r w:rsidRPr="00A40337">
        <w:t xml:space="preserve">, each individual’s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A40337">
        <w:t xml:space="preserve"> lies strictly between zero and one. The group’s roster 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A40337">
        <w:t>, is the average of these values and therefore also lies strictly between zero and one.</w:t>
      </w:r>
    </w:p>
    <w:p w14:paraId="4B1D5297" w14:textId="77777777" w:rsidR="00720CC2" w:rsidRPr="00720CC2" w:rsidRDefault="00720CC2" w:rsidP="00720CC2">
      <w:r w:rsidRPr="00720CC2">
        <w:t xml:space="preserve">Unlike a count of competitors, roster pressure is normalized by the number of members in the group. It measures the </w:t>
      </w:r>
      <w:r w:rsidRPr="00720CC2">
        <w:rPr>
          <w:b/>
          <w:bCs/>
        </w:rPr>
        <w:t>concentration of competitive relevance within the roster</w:t>
      </w:r>
      <w:r w:rsidRPr="00720CC2">
        <w:t xml:space="preserve">, </w:t>
      </w:r>
      <w:r w:rsidRPr="00720CC2">
        <w:lastRenderedPageBreak/>
        <w:t>allowing groups of different sizes to be compared on the same scale. A larger group therefore does not receive a higher roster-pressure value merely because it contains more people.</w:t>
      </w:r>
    </w:p>
    <w:p w14:paraId="3EF65148" w14:textId="77777777" w:rsidR="00720CC2" w:rsidRPr="00720CC2" w:rsidRDefault="00720CC2" w:rsidP="00720CC2">
      <w:r w:rsidRPr="00720CC2">
        <w:t>Using an average specifies how group size enters the model. When all groups have the same size, the sum and the average of competitive relevance differ only by a common constant factor. When group sizes differ, using the sum would assign greater congestion to a larger group with the same average competitive relevance. We use the average to represent competitive concentration rather than the total amount of competitive relevance.</w:t>
      </w:r>
    </w:p>
    <w:p w14:paraId="0A991C9D" w14:textId="77777777" w:rsidR="00720CC2" w:rsidRPr="00720CC2" w:rsidRDefault="00720CC2" w:rsidP="00720CC2">
      <w:commentRangeStart w:id="456"/>
      <w:r w:rsidRPr="00720CC2">
        <w:t xml:space="preserve">We also choose to include </w:t>
      </w:r>
      <w:r w:rsidRPr="00720CC2">
        <w:rPr>
          <w:b/>
          <w:bCs/>
        </w:rPr>
        <w:t>every member of the group, including the focal individual</w:t>
      </w:r>
      <w:r w:rsidRPr="00720CC2">
        <w:t xml:space="preserve">, in that average. This makes roster pressure a shared feature of the group: every member helps constitute the competitive environment, and every member receives the same congestion value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720CC2">
        <w:t xml:space="preserve">. </w:t>
      </w:r>
      <w:commentRangeEnd w:id="456"/>
      <w:r w:rsidR="00DB6476" w:rsidRPr="00720CC2">
        <w:rPr>
          <w:rStyle w:val="CommentReference"/>
          <w:sz w:val="20"/>
          <w:szCs w:val="20"/>
        </w:rPr>
        <w:commentReference w:id="456"/>
      </w:r>
      <w:r w:rsidRPr="00720CC2">
        <w:t>Compared with the initial leave-one-out specification, the refined measure changes both what we averag</w:t>
      </w:r>
      <w:r>
        <w:t xml:space="preserve">e, </w:t>
      </w:r>
      <w:r w:rsidRPr="00720CC2">
        <w:t>from performance to competitive relevanc</w:t>
      </w:r>
      <w:r>
        <w:t xml:space="preserve">e, </w:t>
      </w:r>
      <w:r w:rsidRPr="00720CC2">
        <w:t>and whom we include</w:t>
      </w:r>
      <w:r w:rsidR="00DC6ABB">
        <w:t xml:space="preserve">, </w:t>
      </w:r>
      <w:r w:rsidRPr="00720CC2">
        <w:t>from the other members to the entire group. It therefore describes shared roster pressure rather than pressure exerted exclusively by others.</w:t>
      </w:r>
    </w:p>
    <w:p w14:paraId="2EEB6444" w14:textId="77777777" w:rsidR="00CB3150" w:rsidRDefault="00720CC2" w:rsidP="006D78CC">
      <w:r>
        <w:t>Finally, t</w:t>
      </w:r>
      <w:r w:rsidRPr="00720CC2">
        <w:t xml:space="preserve">he resulting congestion adjustment changes an individual’s standing in selection. A lower adjusted score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oMath>
      <w:r w:rsidRPr="00720CC2">
        <w:t xml:space="preserve"> does not mean that the individual’s recorded 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720CC2">
        <w:t xml:space="preserve"> or learning has declined. Competition for attention, opportunities to stand out, and sponsorship provides possible explanations for why group composition could affect advancement. The present model represents those effects through the score adjustment; it does not separately model interpersonal ties or the processes through which attention, recognition, or sponsorship develop.</w:t>
      </w:r>
    </w:p>
    <w:p w14:paraId="17724525" w14:textId="77777777" w:rsidR="00CB3150" w:rsidRDefault="00000000">
      <w:pPr>
        <w:pStyle w:val="Heading2"/>
      </w:pPr>
      <w:bookmarkStart w:id="457" w:name="X6be0b98e308fb3b1e3a269c0b46a979e83043a9"/>
      <w:bookmarkEnd w:id="440"/>
      <w:r>
        <w:lastRenderedPageBreak/>
        <w:t>4.4.4 How local composition changes global comparisons</w:t>
      </w:r>
    </w:p>
    <w:p w14:paraId="15D35803" w14:textId="77777777" w:rsidR="00CB3150" w:rsidRDefault="00000000">
      <w: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shared by all group members, two members of the same group satisfy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0A03917" w14:textId="77777777">
        <w:trPr>
          <w:cantSplit/>
        </w:trPr>
        <w:tc>
          <w:tcPr>
            <w:tcW w:w="8496" w:type="dxa"/>
            <w:vAlign w:val="center"/>
          </w:tcPr>
          <w:p w14:paraId="67E42E13"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oMath>
            </m:oMathPara>
          </w:p>
        </w:tc>
        <w:tc>
          <w:tcPr>
            <w:tcW w:w="864" w:type="dxa"/>
            <w:vAlign w:val="center"/>
          </w:tcPr>
          <w:p w14:paraId="37C87794" w14:textId="49712426" w:rsidR="00D951E9" w:rsidRDefault="00000000">
            <w:pPr>
              <w:spacing w:after="0" w:line="240" w:lineRule="auto"/>
              <w:jc w:val="right"/>
            </w:pPr>
            <w:r>
              <w:t>(</w:t>
            </w:r>
            <w:bookmarkStart w:id="458" w:name="Eq_4_19"/>
            <w:r>
              <w:t>4.</w:t>
            </w:r>
            <w:ins w:id="459"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460"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461" w:author="Levine, Charles Roger (dzk3ja)" w:date="2026-10-18T17:19:00Z" w16du:dateUtc="2026-10-18T21:19:00Z">
              <w:r w:rsidR="00416B7B">
                <w:rPr>
                  <w:noProof/>
                </w:rPr>
                <w:t>13</w:t>
              </w:r>
              <w:r w:rsidR="00416B7B">
                <w:fldChar w:fldCharType="end"/>
              </w:r>
            </w:ins>
            <w:del w:id="462"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19</w:delText>
              </w:r>
              <w:r w:rsidDel="00416B7B">
                <w:fldChar w:fldCharType="end"/>
              </w:r>
            </w:del>
            <w:bookmarkEnd w:id="458"/>
            <w:r>
              <w:t>)</w:t>
            </w:r>
          </w:p>
        </w:tc>
      </w:tr>
    </w:tbl>
    <w:p w14:paraId="3DBAF668" w14:textId="77777777" w:rsidR="00CB3150" w:rsidRDefault="00000000">
      <w:r>
        <w:t xml:space="preserve">Their ordering by </w:t>
      </w:r>
      <m:oMath>
        <m:r>
          <w:rPr>
            <w:rFonts w:ascii="Cambria Math" w:eastAsia="Cambria Math" w:hAnsi="Cambria Math" w:cs="Cambria Math"/>
            <w:sz w:val="22"/>
            <w:szCs w:val="22"/>
          </w:rPr>
          <m:t>A</m:t>
        </m:r>
      </m:oMath>
      <w:r>
        <w:t xml:space="preserve"> is preserved. Across different groups, however,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D0C3461" w14:textId="77777777">
        <w:trPr>
          <w:cantSplit/>
        </w:trPr>
        <w:tc>
          <w:tcPr>
            <w:tcW w:w="8496" w:type="dxa"/>
            <w:vAlign w:val="center"/>
          </w:tcPr>
          <w:p w14:paraId="488BBF75"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oMath>
            </m:oMathPara>
          </w:p>
        </w:tc>
        <w:tc>
          <w:tcPr>
            <w:tcW w:w="864" w:type="dxa"/>
            <w:vAlign w:val="center"/>
          </w:tcPr>
          <w:p w14:paraId="343CD6E1" w14:textId="58E7FAE8" w:rsidR="00D951E9" w:rsidRDefault="00000000">
            <w:pPr>
              <w:spacing w:after="0" w:line="240" w:lineRule="auto"/>
              <w:jc w:val="right"/>
            </w:pPr>
            <w:r>
              <w:t>(</w:t>
            </w:r>
            <w:bookmarkStart w:id="463" w:name="Eq_4_20"/>
            <w:r>
              <w:t>4.</w:t>
            </w:r>
            <w:ins w:id="464"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465"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466" w:author="Levine, Charles Roger (dzk3ja)" w:date="2026-10-18T17:19:00Z" w16du:dateUtc="2026-10-18T21:19:00Z">
              <w:r w:rsidR="00416B7B">
                <w:rPr>
                  <w:noProof/>
                </w:rPr>
                <w:t>14</w:t>
              </w:r>
              <w:r w:rsidR="00416B7B">
                <w:fldChar w:fldCharType="end"/>
              </w:r>
            </w:ins>
            <w:del w:id="467"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20</w:delText>
              </w:r>
              <w:r w:rsidDel="00416B7B">
                <w:fldChar w:fldCharType="end"/>
              </w:r>
            </w:del>
            <w:bookmarkEnd w:id="463"/>
            <w:r>
              <w:t>)</w:t>
            </w:r>
          </w:p>
        </w:tc>
      </w:tr>
    </w:tbl>
    <w:p w14:paraId="78424161" w14:textId="77777777" w:rsidR="00CB3150" w:rsidRDefault="00000000">
      <w:r>
        <w:t xml:space="preserve">A candidate with a performance advantage can therefore have a lower adjusted score if their group has sufficiently greater congestion. For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&gt;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&gt;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oMath>
      <w:r>
        <w:t>, the scores coincide at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1D46F96" w14:textId="77777777">
        <w:trPr>
          <w:cantSplit/>
        </w:trPr>
        <w:tc>
          <w:tcPr>
            <w:tcW w:w="8496" w:type="dxa"/>
            <w:vAlign w:val="center"/>
          </w:tcPr>
          <w:p w14:paraId="20D325C5" w14:textId="77777777" w:rsidR="00CB3150" w:rsidRDefault="00000000">
            <w:pPr>
              <w:pStyle w:val="BodyText"/>
            </w:pPr>
            <m:oMathPara>
              <m:oMathParaPr>
                <m:jc m:val="center"/>
              </m:oMathParaP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den>
                </m:f>
                <m:r>
                  <m:rPr>
                    <m:sty m:val="p"/>
                  </m:rPr>
                  <w:rPr>
                    <w:rFonts w:ascii="Cambria Math" w:eastAsia="Cambria Math" w:hAnsi="Cambria Math" w:cs="Cambria Math"/>
                    <w:sz w:val="22"/>
                    <w:szCs w:val="22"/>
                  </w:rPr>
                  <m:t>.</m:t>
                </m:r>
              </m:oMath>
            </m:oMathPara>
          </w:p>
        </w:tc>
        <w:tc>
          <w:tcPr>
            <w:tcW w:w="864" w:type="dxa"/>
            <w:vAlign w:val="center"/>
          </w:tcPr>
          <w:p w14:paraId="5F5CAFE3" w14:textId="6604D99C" w:rsidR="00D951E9" w:rsidRDefault="00000000">
            <w:pPr>
              <w:spacing w:after="0" w:line="240" w:lineRule="auto"/>
              <w:jc w:val="right"/>
            </w:pPr>
            <w:r>
              <w:t>(</w:t>
            </w:r>
            <w:bookmarkStart w:id="468" w:name="Eq_4_21"/>
            <w:r>
              <w:t>4.</w:t>
            </w:r>
            <w:ins w:id="469"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470"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471" w:author="Levine, Charles Roger (dzk3ja)" w:date="2026-10-18T17:19:00Z" w16du:dateUtc="2026-10-18T21:19:00Z">
              <w:r w:rsidR="00416B7B">
                <w:rPr>
                  <w:noProof/>
                </w:rPr>
                <w:t>15</w:t>
              </w:r>
              <w:r w:rsidR="00416B7B">
                <w:fldChar w:fldCharType="end"/>
              </w:r>
            </w:ins>
            <w:del w:id="472"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21</w:delText>
              </w:r>
              <w:r w:rsidDel="00416B7B">
                <w:fldChar w:fldCharType="end"/>
              </w:r>
            </w:del>
            <w:bookmarkEnd w:id="468"/>
            <w:r>
              <w:t>)</w:t>
            </w:r>
          </w:p>
        </w:tc>
      </w:tr>
    </w:tbl>
    <w:p w14:paraId="4DC971FB" w14:textId="77777777" w:rsidR="00CB3150" w:rsidRDefault="00000000">
      <w:r>
        <w:t>Above that value, their order reverses when the underlying performance and congestion quantities are held fixed. Under deterministic selection, such a reversal changes outcomes only if it changes membership at the top-</w:t>
      </w:r>
      <m:oMath>
        <m:r>
          <w:rPr>
            <w:rFonts w:ascii="Cambria Math" w:eastAsia="Cambria Math" w:hAnsi="Cambria Math" w:cs="Cambria Math"/>
            <w:sz w:val="22"/>
            <w:szCs w:val="22"/>
          </w:rPr>
          <m:t>K</m:t>
        </m:r>
      </m:oMath>
      <w:r>
        <w:t xml:space="preserve"> boundary. Under stochastic selection, altered score differences can change probabilities even before a reversal occurs. Environmental consequences for advancement therefore depend on both the score adjustment and the subsequent selection rule.</w:t>
      </w:r>
    </w:p>
    <w:p w14:paraId="442695A2" w14:textId="77777777" w:rsidR="00322265" w:rsidRDefault="00000000">
      <w:pPr>
        <w:pStyle w:val="BodyText"/>
      </w:pPr>
      <w:r>
        <w:t>The present model considers a common selection pool containing individuals from multiple groups. This is a modeling choice, not a claim that advancement decisions are entirely global. In applications such as tenure, local decisions may coexist with broader comparisons and institutional constraints. Competition for opportunities within a group is distinct from allocating advancement places within that group. Our congestion term represents the former, while the selection rule compares candidates across groups.</w:t>
      </w:r>
    </w:p>
    <w:p w14:paraId="17474477" w14:textId="77777777" w:rsidR="00322265" w:rsidRDefault="00000000">
      <w:pPr>
        <w:pStyle w:val="BodyText"/>
        <w:rPr>
          <w:ins w:id="473" w:author="Gates, Alex (hgt6rn)" w:date="2026-10-16T16:22:00Z" w16du:dateUtc="2026-10-16T20:22:00Z"/>
        </w:rPr>
      </w:pPr>
      <w:r>
        <w:lastRenderedPageBreak/>
        <w:t xml:space="preserve">Our shared congestion penalty affects selection through comparisons across groups. If each group instead had a fixed number of advancement places reserved for its own members, subtracting the same penalty from every member would leave its internal rankings and stochastic selection probabilities unchanged. The present mechanism therefore addresses competition across groups for common advancement opportunities; selection entirely within groups would require a different or additional mechanism. Appendix </w:t>
      </w:r>
      <w:r>
        <w:fldChar w:fldCharType="begin"/>
      </w:r>
      <w:r>
        <w:instrText xml:space="preserve"> REF LocalSelectionAppendix \h </w:instrText>
      </w:r>
      <w:r>
        <w:fldChar w:fldCharType="separate"/>
      </w:r>
      <w:r>
        <w:t>4A.8</w:t>
      </w:r>
      <w:r>
        <w:fldChar w:fldCharType="end"/>
      </w:r>
      <w:r>
        <w:t xml:space="preserve"> provides the derivation.</w:t>
      </w:r>
    </w:p>
    <w:p w14:paraId="15646A07" w14:textId="3602A127" w:rsidR="00A93276" w:rsidRDefault="00A93276">
      <w:pPr>
        <w:pStyle w:val="BodyText"/>
      </w:pPr>
      <w:commentRangeStart w:id="474"/>
      <w:ins w:id="475" w:author="Gates, Alex (hgt6rn)" w:date="2026-10-16T16:22:00Z" w16du:dateUtc="2026-10-16T20:22:00Z">
        <w:r>
          <w:t xml:space="preserve">Summary </w:t>
        </w:r>
      </w:ins>
      <w:commentRangeEnd w:id="474"/>
      <w:r w:rsidR="00DB6476">
        <w:rPr>
          <w:rStyle w:val="CommentReference"/>
          <w:sz w:val="20"/>
          <w:szCs w:val="20"/>
        </w:rPr>
        <w:commentReference w:id="474"/>
      </w:r>
    </w:p>
    <w:p w14:paraId="241A5031" w14:textId="77777777" w:rsidR="00CB3150" w:rsidRDefault="00000000">
      <w:pPr>
        <w:pStyle w:val="Heading1"/>
      </w:pPr>
      <w:bookmarkStart w:id="476" w:name="X7a04dd235f4b61b299248b9776f1ec12743c145"/>
      <w:bookmarkEnd w:id="383"/>
      <w:bookmarkEnd w:id="457"/>
      <w:r>
        <w:t>4.5 Mathematical behavior and parameter regimes</w:t>
      </w:r>
    </w:p>
    <w:p w14:paraId="20831BCE" w14:textId="63A05C0A" w:rsidR="00CB3150" w:rsidRDefault="0039309B">
      <w:del w:id="477" w:author="Gates, Alex (hgt6rn)" w:date="2026-10-16T16:26:00Z" w16du:dateUtc="2026-10-16T20:26:00Z">
        <w:r w:rsidDel="00445030">
          <w:delText>We have specified</w:delText>
        </w:r>
      </w:del>
      <w:ins w:id="478" w:author="Gates, Alex (hgt6rn)" w:date="2026-10-16T16:26:00Z" w16du:dateUtc="2026-10-16T20:26:00Z">
        <w:r w:rsidR="00445030">
          <w:t>Our model captures</w:t>
        </w:r>
      </w:ins>
      <w:r>
        <w:t xml:space="preserve"> how </w:t>
      </w:r>
      <w:commentRangeStart w:id="479"/>
      <w:r>
        <w:t xml:space="preserve">roster pressure </w:t>
      </w:r>
      <w:commentRangeEnd w:id="479"/>
      <w:r w:rsidR="00DB6476">
        <w:rPr>
          <w:rStyle w:val="CommentReference"/>
          <w:sz w:val="20"/>
          <w:szCs w:val="20"/>
        </w:rPr>
        <w:commentReference w:id="479"/>
      </w:r>
      <w:r>
        <w:t xml:space="preserve">adjusts individual scores and how those scores determine selection. </w:t>
      </w:r>
      <w:commentRangeStart w:id="480"/>
      <w:r>
        <w:t>We now examine when these adjustments change who advances.</w:t>
      </w:r>
      <w:commentRangeEnd w:id="480"/>
      <w:r w:rsidR="00DB6476">
        <w:rPr>
          <w:rStyle w:val="CommentReference"/>
          <w:sz w:val="20"/>
          <w:szCs w:val="20"/>
        </w:rPr>
        <w:commentReference w:id="480"/>
      </w:r>
      <w:r>
        <w:t xml:space="preserve"> Lowering everyone’s score by the same amount leaves their ranking unchanged. Even when 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14:paraId="60CE638F" w14:textId="77777777" w:rsidR="00CB3150" w:rsidRDefault="00000000">
      <w:pPr>
        <w:pStyle w:val="Heading2"/>
      </w:pPr>
      <w:bookmarkStart w:id="481" w:name="X6d651838145b13eafa5e51df11b757b7c1070b2"/>
      <w:r>
        <w:t>4.5.1 Threshold location and transition sharpness</w:t>
      </w:r>
    </w:p>
    <w:p w14:paraId="68CE47DA" w14:textId="77777777" w:rsidR="00CB3150" w:rsidRDefault="0039309B">
      <w:r>
        <w:t xml:space="preserve">The threshold </w:t>
      </w:r>
      <m:oMath>
        <m:r>
          <w:rPr>
            <w:rFonts w:ascii="Cambria Math" w:eastAsia="Cambria Math" w:hAnsi="Cambria Math" w:cs="Cambria Math"/>
            <w:sz w:val="22"/>
            <w:szCs w:val="22"/>
          </w:rPr>
          <m:t>θ</m:t>
        </m:r>
      </m:oMath>
      <w:r>
        <w:t xml:space="preserve"> determines where performance becomes competitively relevant, while </w:t>
      </w:r>
      <m:oMath>
        <m:r>
          <w:rPr>
            <w:rFonts w:ascii="Cambria Math" w:eastAsia="Cambria Math" w:hAnsi="Cambria Math" w:cs="Cambria Math"/>
            <w:sz w:val="22"/>
            <w:szCs w:val="22"/>
          </w:rPr>
          <m:t>γ</m:t>
        </m:r>
      </m:oMath>
      <w: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holding </w:t>
      </w:r>
      <m:oMath>
        <m:r>
          <w:rPr>
            <w:rFonts w:ascii="Cambria Math" w:eastAsia="Cambria Math" w:hAnsi="Cambria Math" w:cs="Cambria Math"/>
            <w:sz w:val="22"/>
            <w:szCs w:val="22"/>
          </w:rPr>
          <m:t>θ</m:t>
        </m:r>
      </m:oMath>
      <w:r>
        <w:t xml:space="preserve"> and </w:t>
      </w:r>
      <m:oMath>
        <m:r>
          <w:rPr>
            <w:rFonts w:ascii="Cambria Math" w:eastAsia="Cambria Math" w:hAnsi="Cambria Math" w:cs="Cambria Math"/>
            <w:sz w:val="22"/>
            <w:szCs w:val="22"/>
          </w:rPr>
          <m:t>γ</m:t>
        </m:r>
      </m:oMath>
      <w:r>
        <w:t xml:space="preserve"> fixed:</w:t>
      </w:r>
    </w:p>
    <w:p w14:paraId="4CA76D68" w14:textId="77777777" w:rsidR="00176F8C" w:rsidRPr="00C5784C" w:rsidRDefault="00176F8C" w:rsidP="00C5784C">
      <w:pPr>
        <w:spacing w:before="100" w:beforeAutospacing="1" w:after="100" w:afterAutospacing="1"/>
        <w:rPr>
          <w:color w:val="auto"/>
        </w:rPr>
      </w:pPr>
      <w:r w:rsidRPr="00176F8C">
        <w:rPr>
          <w:color w:val="auto"/>
        </w:rPr>
        <w:t>Start with the definition of competitive relevance in Equation</w:t>
      </w:r>
      <w:r w:rsidR="00A76800">
        <w:rPr>
          <w:color w:val="auto"/>
        </w:rPr>
        <w:t xml:space="preserve"> </w:t>
      </w:r>
      <w:r w:rsidR="00A76800">
        <w:rPr>
          <w:color w:val="auto"/>
        </w:rPr>
        <w:fldChar w:fldCharType="begin"/>
      </w:r>
      <w:r w:rsidR="00A76800">
        <w:rPr>
          <w:color w:val="auto"/>
        </w:rPr>
        <w:instrText xml:space="preserve"> REF _Ref242970520 \h </w:instrText>
      </w:r>
      <w:r w:rsidR="00A76800">
        <w:rPr>
          <w:color w:val="auto"/>
        </w:rPr>
      </w:r>
      <w:r w:rsidR="00A76800">
        <w:rPr>
          <w:color w:val="auto"/>
        </w:rPr>
        <w:fldChar w:fldCharType="separate"/>
      </w:r>
      <w:r w:rsidR="00A76800">
        <w:t>(4.15)</w:t>
      </w:r>
      <w:r w:rsidR="00A76800">
        <w:rPr>
          <w:color w:val="auto"/>
        </w:rPr>
        <w:fldChar w:fldCharType="end"/>
      </w:r>
      <w:r w:rsidR="00A76800">
        <w:rPr>
          <w:color w:val="auto"/>
        </w:rPr>
        <w:t xml:space="preserve"> </w:t>
      </w:r>
      <w:r w:rsidR="00A76800">
        <w:rPr>
          <w:color w:val="auto"/>
        </w:rPr>
        <w:fldChar w:fldCharType="begin"/>
      </w:r>
      <w:r w:rsidR="00A76800">
        <w:rPr>
          <w:color w:val="auto"/>
        </w:rPr>
        <w:instrText xml:space="preserve"> REF _Ref242970520 \p </w:instrText>
      </w:r>
      <w:r w:rsidR="00A76800">
        <w:rPr>
          <w:color w:val="auto"/>
        </w:rPr>
        <w:fldChar w:fldCharType="separate"/>
      </w:r>
      <w:r w:rsidR="00A76800">
        <w:rPr>
          <w:color w:val="auto"/>
        </w:rPr>
        <w:t>above</w:t>
      </w:r>
      <w:r w:rsidR="00A76800">
        <w:rPr>
          <w:color w:val="auto"/>
        </w:rPr>
        <w:fldChar w:fldCharType="end"/>
      </w:r>
      <w:r w:rsidRPr="00176F8C">
        <w:rPr>
          <w:color w:val="auto"/>
        </w:rPr>
        <w:t>:</w:t>
      </w:r>
    </w:p>
    <w:p w14:paraId="4E1D083F"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1</m:t>
              </m:r>
            </m:num>
            <m:den>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den>
          </m:f>
          <m:r>
            <w:rPr>
              <w:rFonts w:ascii="Cambria Math" w:eastAsia="Cambria Math" w:hAnsi="Cambria Math" w:cs="Cambria Math"/>
              <w:color w:val="auto"/>
              <w:sz w:val="22"/>
              <w:szCs w:val="22"/>
            </w:rPr>
            <m:t>.</m:t>
          </m:r>
        </m:oMath>
      </m:oMathPara>
    </w:p>
    <w:p w14:paraId="4AD22E14" w14:textId="77777777" w:rsidR="00C5784C" w:rsidRPr="00C5784C" w:rsidRDefault="00C5784C" w:rsidP="00C5784C">
      <w:pPr>
        <w:spacing w:before="100" w:beforeAutospacing="1" w:after="100" w:afterAutospacing="1"/>
        <w:rPr>
          <w:color w:val="auto"/>
        </w:rPr>
      </w:pPr>
      <w:r w:rsidRPr="00C5784C">
        <w:rPr>
          <w:color w:val="auto"/>
        </w:rPr>
        <w:lastRenderedPageBreak/>
        <w:t xml:space="preserve">We want to know </w:t>
      </w:r>
      <w:r w:rsidRPr="00C5784C">
        <w:rPr>
          <w:b/>
          <w:bCs/>
          <w:color w:val="auto"/>
        </w:rPr>
        <w:t>how rapidly competitive relevance changes as an individual’s performance increases</w:t>
      </w:r>
      <w:r w:rsidRPr="00C5784C">
        <w:rPr>
          <w:color w:val="auto"/>
        </w:rPr>
        <w:t xml:space="preserve">, holding the threshold </w:t>
      </w:r>
      <m:oMath>
        <m:r>
          <w:rPr>
            <w:rFonts w:ascii="Cambria Math" w:eastAsia="Cambria Math" w:hAnsi="Cambria Math" w:cs="Cambria Math"/>
            <w:color w:val="auto"/>
            <w:sz w:val="22"/>
            <w:szCs w:val="22"/>
          </w:rPr>
          <m:t>θ</m:t>
        </m:r>
      </m:oMath>
      <w:r w:rsidRPr="00C5784C">
        <w:rPr>
          <w:color w:val="auto"/>
        </w:rPr>
        <w:t xml:space="preserve"> and sharpness parameter </w:t>
      </w:r>
      <m:oMath>
        <m:r>
          <w:rPr>
            <w:rFonts w:ascii="Cambria Math" w:eastAsia="Cambria Math" w:hAnsi="Cambria Math" w:cs="Cambria Math"/>
            <w:color w:val="auto"/>
            <w:sz w:val="22"/>
            <w:szCs w:val="22"/>
          </w:rPr>
          <m:t>γ</m:t>
        </m:r>
      </m:oMath>
      <w:r w:rsidRPr="00C5784C">
        <w:rPr>
          <w:color w:val="auto"/>
        </w:rPr>
        <w:t xml:space="preserve"> fixed.</w:t>
      </w:r>
    </w:p>
    <w:p w14:paraId="7C3EA342" w14:textId="77777777" w:rsidR="00C5784C" w:rsidRPr="00C5784C" w:rsidRDefault="00C5784C" w:rsidP="00C5784C">
      <w:pPr>
        <w:spacing w:before="100" w:beforeAutospacing="1" w:after="100" w:afterAutospacing="1"/>
        <w:rPr>
          <w:color w:val="auto"/>
        </w:rPr>
      </w:pPr>
      <w:r w:rsidRPr="00C5784C">
        <w:rPr>
          <w:color w:val="auto"/>
        </w:rPr>
        <w:t xml:space="preserve">First, </w:t>
      </w:r>
      <w:r w:rsidR="0011686D">
        <w:rPr>
          <w:color w:val="auto"/>
        </w:rPr>
        <w:t>re</w:t>
      </w:r>
      <w:r w:rsidRPr="00C5784C">
        <w:rPr>
          <w:color w:val="auto"/>
        </w:rPr>
        <w:t>write the denominator as a negative power:</w:t>
      </w:r>
    </w:p>
    <w:p w14:paraId="0A0A0DB2"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-1</m:t>
              </m:r>
            </m:sup>
          </m:sSup>
          <m:r>
            <w:rPr>
              <w:rFonts w:ascii="Cambria Math" w:eastAsia="Cambria Math" w:hAnsi="Cambria Math" w:cs="Cambria Math"/>
              <w:color w:val="auto"/>
              <w:sz w:val="22"/>
              <w:szCs w:val="22"/>
            </w:rPr>
            <m:t>.</m:t>
          </m:r>
        </m:oMath>
      </m:oMathPara>
    </w:p>
    <w:p w14:paraId="3EBC1CBD" w14:textId="77777777" w:rsidR="00C5784C" w:rsidRPr="00C5784C" w:rsidRDefault="00C5784C" w:rsidP="00C5784C">
      <w:pPr>
        <w:spacing w:before="100" w:beforeAutospacing="1" w:after="100" w:afterAutospacing="1"/>
        <w:rPr>
          <w:color w:val="auto"/>
        </w:rPr>
      </w:pPr>
      <w:r w:rsidRPr="00C5784C">
        <w:rPr>
          <w:color w:val="auto"/>
        </w:rPr>
        <w:t>Applying the chain rule gives</w:t>
      </w:r>
    </w:p>
    <w:p w14:paraId="51A7458B" w14:textId="77777777"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m:t>
          </m:r>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-2</m:t>
              </m:r>
            </m:sup>
          </m:sSup>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e>
          </m:d>
          <m:r>
            <w:rPr>
              <w:rFonts w:ascii="Cambria Math" w:eastAsia="Cambria Math" w:hAnsi="Cambria Math" w:cs="Cambria Math"/>
              <w:color w:val="auto"/>
              <w:sz w:val="22"/>
              <w:szCs w:val="22"/>
            </w:rPr>
            <m:t>.</m:t>
          </m:r>
        </m:oMath>
      </m:oMathPara>
    </w:p>
    <w:p w14:paraId="1923B8E5" w14:textId="77777777" w:rsidR="00C5784C" w:rsidRPr="00C5784C" w:rsidRDefault="00C5784C" w:rsidP="00C5784C">
      <w:pPr>
        <w:spacing w:before="100" w:beforeAutospacing="1" w:after="100" w:afterAutospacing="1"/>
        <w:rPr>
          <w:color w:val="auto"/>
        </w:rPr>
      </w:pPr>
      <w:r w:rsidRPr="00C5784C">
        <w:rPr>
          <w:color w:val="auto"/>
        </w:rPr>
        <w:t>T</w:t>
      </w:r>
      <w:r w:rsidR="0011686D">
        <w:rPr>
          <w:color w:val="auto"/>
        </w:rPr>
        <w:t>his reduces to</w:t>
      </w:r>
    </w:p>
    <w:p w14:paraId="0A78E30A" w14:textId="77777777"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γ</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num>
            <m:den>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2</m:t>
                  </m:r>
                </m:sup>
              </m:sSup>
            </m:den>
          </m:f>
          <m:r>
            <w:rPr>
              <w:rFonts w:ascii="Cambria Math" w:eastAsia="Cambria Math" w:hAnsi="Cambria Math" w:cs="Cambria Math"/>
              <w:color w:val="auto"/>
              <w:sz w:val="22"/>
              <w:szCs w:val="22"/>
            </w:rPr>
            <m:t>.</m:t>
          </m:r>
        </m:oMath>
      </m:oMathPara>
    </w:p>
    <w:p w14:paraId="5AAAB2CD" w14:textId="77777777" w:rsidR="00C5784C" w:rsidRPr="00C5784C" w:rsidRDefault="00C5784C" w:rsidP="00C5784C">
      <w:pPr>
        <w:spacing w:before="100" w:beforeAutospacing="1" w:after="100" w:afterAutospacing="1"/>
        <w:rPr>
          <w:color w:val="auto"/>
        </w:rPr>
      </w:pPr>
      <w:r w:rsidRPr="00C5784C">
        <w:rPr>
          <w:color w:val="auto"/>
        </w:rPr>
        <w:t>To express this in terms of competitive relevance itself, observe that</w:t>
      </w:r>
    </w:p>
    <w:p w14:paraId="619A36D7" w14:textId="77777777" w:rsidR="00C5784C" w:rsidRPr="00C5784C" w:rsidRDefault="009701B6" w:rsidP="00C5784C">
      <w:pPr>
        <w:spacing w:after="0" w:line="240" w:lineRule="auto"/>
        <w:rPr>
          <w:rFonts w:eastAsia="Times New Roman" w:cs="Times New Roman"/>
          <w:color w:val="auto"/>
          <w:szCs w:val="24"/>
        </w:rPr>
      </w:pPr>
      <m:oMathPara>
        <m:oMath>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num>
            <m:den>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den>
          </m:f>
          <m:r>
            <w:rPr>
              <w:rFonts w:ascii="Cambria Math" w:eastAsia="Cambria Math" w:hAnsi="Cambria Math" w:cs="Cambria Math"/>
              <w:i/>
              <w:color w:val="auto"/>
              <w:sz w:val="22"/>
              <w:szCs w:val="22"/>
            </w:rPr>
            <m:t> </m:t>
          </m:r>
          <m:r>
            <w:rPr>
              <w:rFonts w:ascii="Cambria Math" w:eastAsia="Cambria Math" w:hAnsi="Cambria Math" w:cs="Cambria Math"/>
              <w:color w:val="auto"/>
              <w:sz w:val="22"/>
              <w:szCs w:val="22"/>
            </w:rPr>
            <m:t>.</m:t>
          </m:r>
        </m:oMath>
      </m:oMathPara>
    </w:p>
    <w:p w14:paraId="7436C42C" w14:textId="77777777" w:rsidR="00C5784C" w:rsidRPr="00C5784C" w:rsidRDefault="00C5784C" w:rsidP="00C5784C">
      <w:pPr>
        <w:spacing w:before="100" w:beforeAutospacing="1" w:after="100" w:afterAutospacing="1"/>
        <w:rPr>
          <w:color w:val="auto"/>
        </w:rPr>
      </w:pPr>
      <w:r w:rsidRPr="00C5784C">
        <w:rPr>
          <w:color w:val="auto"/>
        </w:rPr>
        <w:t>Consequently,</w:t>
      </w:r>
    </w:p>
    <w:p w14:paraId="7410C5AA"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num>
            <m:den>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2</m:t>
                  </m:r>
                </m:sup>
              </m:sSup>
            </m:den>
          </m:f>
          <m:r>
            <w:rPr>
              <w:rFonts w:ascii="Cambria Math" w:eastAsia="Cambria Math" w:hAnsi="Cambria Math" w:cs="Cambria Math"/>
              <w:i/>
              <w:color w:val="auto"/>
              <w:sz w:val="22"/>
              <w:szCs w:val="22"/>
            </w:rPr>
            <m:t> </m:t>
          </m:r>
          <m:r>
            <w:rPr>
              <w:rFonts w:ascii="Cambria Math" w:eastAsia="Cambria Math" w:hAnsi="Cambria Math" w:cs="Cambria Math"/>
              <w:color w:val="auto"/>
              <w:sz w:val="22"/>
              <w:szCs w:val="22"/>
            </w:rPr>
            <m:t>,</m:t>
          </m:r>
        </m:oMath>
      </m:oMathPara>
    </w:p>
    <w:p w14:paraId="427C0A5C" w14:textId="77777777" w:rsidR="00C5784C" w:rsidRPr="00C5784C" w:rsidRDefault="00C5784C" w:rsidP="00C5784C">
      <w:pPr>
        <w:spacing w:before="100" w:beforeAutospacing="1" w:after="100" w:afterAutospacing="1"/>
        <w:rPr>
          <w:color w:val="auto"/>
        </w:rPr>
      </w:pPr>
      <w:r w:rsidRPr="00C5784C">
        <w:rPr>
          <w:color w:val="auto"/>
        </w:rPr>
        <w:t xml:space="preserve">so </w:t>
      </w:r>
      <w:r w:rsidR="008D4320">
        <w:rPr>
          <w:color w:val="auto"/>
        </w:rPr>
        <w:t xml:space="preserve">we can simplify </w:t>
      </w:r>
      <w:r w:rsidRPr="00C5784C">
        <w:rPr>
          <w:color w:val="auto"/>
        </w:rPr>
        <w:t>the derivative to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FCF8AAC" w14:textId="77777777">
        <w:trPr>
          <w:cantSplit/>
        </w:trPr>
        <w:tc>
          <w:tcPr>
            <w:tcW w:w="8496" w:type="dxa"/>
            <w:vAlign w:val="center"/>
          </w:tcPr>
          <w:p w14:paraId="2BA65226" w14:textId="77777777" w:rsidR="00C5784C" w:rsidRPr="00C5784C" w:rsidRDefault="00000000" w:rsidP="00C5784C">
            <w:pPr>
              <w:spacing w:after="0" w:line="240" w:lineRule="auto"/>
              <w:rPr>
                <w:rFonts w:eastAsia="Times New Roman" w:cs="Times New Roman"/>
                <w:color w:val="auto"/>
                <w:szCs w:val="24"/>
              </w:rPr>
            </w:pPr>
            <m:oMathPara>
              <m:oMath>
                <m:borderBox>
                  <m:borderBoxPr>
                    <m:ctrlPr>
                      <w:rPr>
                        <w:rFonts w:ascii="Cambria Math" w:eastAsia="Cambria Math" w:hAnsi="Cambria Math" w:cs="Cambria Math"/>
                        <w:color w:val="auto"/>
                        <w:sz w:val="22"/>
                        <w:szCs w:val="22"/>
                      </w:rPr>
                    </m:ctrlPr>
                  </m:borderBoxPr>
                  <m:e>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=γ</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r>
                      <w:rPr>
                        <w:rFonts w:ascii="Cambria Math" w:eastAsia="Cambria Math" w:hAnsi="Cambria Math" w:cs="Cambria Math"/>
                        <w:color w:val="auto"/>
                        <w:sz w:val="22"/>
                        <w:szCs w:val="22"/>
                      </w:rPr>
                      <m:t>.</m:t>
                    </m:r>
                  </m:e>
                </m:borderBox>
              </m:oMath>
            </m:oMathPara>
          </w:p>
        </w:tc>
        <w:tc>
          <w:tcPr>
            <w:tcW w:w="864" w:type="dxa"/>
            <w:vAlign w:val="center"/>
          </w:tcPr>
          <w:p w14:paraId="26AA56C5" w14:textId="50629F79" w:rsidR="00D951E9" w:rsidRDefault="00000000">
            <w:pPr>
              <w:spacing w:after="0" w:line="240" w:lineRule="auto"/>
              <w:jc w:val="right"/>
            </w:pPr>
            <w:bookmarkStart w:id="482" w:name="_Ref243000367"/>
            <w:r>
              <w:t>(</w:t>
            </w:r>
            <w:bookmarkStart w:id="483" w:name="Eq_4_23"/>
            <w:r>
              <w:t>4.</w:t>
            </w:r>
            <w:ins w:id="484"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485"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486" w:author="Levine, Charles Roger (dzk3ja)" w:date="2026-10-18T17:19:00Z" w16du:dateUtc="2026-10-18T21:19:00Z">
              <w:r w:rsidR="00416B7B">
                <w:rPr>
                  <w:noProof/>
                </w:rPr>
                <w:t>1</w:t>
              </w:r>
              <w:r w:rsidR="00416B7B">
                <w:fldChar w:fldCharType="end"/>
              </w:r>
            </w:ins>
            <w:del w:id="487"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22</w:delText>
              </w:r>
              <w:r w:rsidDel="00416B7B">
                <w:fldChar w:fldCharType="end"/>
              </w:r>
            </w:del>
            <w:bookmarkEnd w:id="483"/>
            <w:r>
              <w:t>)</w:t>
            </w:r>
            <w:bookmarkEnd w:id="482"/>
          </w:p>
        </w:tc>
      </w:tr>
      <w:tr w:rsidR="00D951E9" w14:paraId="263C502A" w14:textId="77777777">
        <w:trPr>
          <w:cantSplit/>
        </w:trPr>
        <w:tc>
          <w:tcPr>
            <w:tcW w:w="8496" w:type="dxa"/>
            <w:vAlign w:val="center"/>
          </w:tcPr>
          <w:p w14:paraId="0807D0CA" w14:textId="77777777" w:rsidR="00955A15" w:rsidRDefault="00C5784C" w:rsidP="00955A15">
            <w:pPr>
              <w:pStyle w:val="NormalWeb"/>
              <w:rPr>
                <w:rFonts w:ascii="Times New Roman" w:eastAsia="Times New Roman" w:hAnsi="Times New Roman" w:cs="Times New Roman"/>
                <w:color w:val="auto"/>
              </w:rPr>
            </w:pPr>
            <w:r w:rsidRPr="00C5784C">
              <w:rPr>
                <w:b/>
                <w:bCs/>
                <w:color w:val="auto"/>
              </w:rPr>
              <w:lastRenderedPageBreak/>
              <w:t>This also explains why the response is strongest at the threshold.</w:t>
            </w:r>
            <w:r w:rsidRPr="00C5784C">
              <w:rPr>
                <w:color w:val="auto"/>
              </w:rPr>
              <w:t xml:space="preserve"> </w:t>
            </w:r>
            <w:r w:rsidR="00955A15">
              <w:rPr>
                <w:color w:val="auto"/>
              </w:rPr>
              <w:t xml:space="preserve"> </w:t>
            </w:r>
            <w:r w:rsidR="001A752E">
              <w:rPr>
                <w:color w:val="auto"/>
              </w:rPr>
              <w:t xml:space="preserve">Since </w:t>
            </w:r>
            <m:oMath>
              <m:r>
                <w:rPr>
                  <w:rFonts w:ascii="Cambria Math" w:eastAsia="Cambria Math" w:hAnsi="Cambria Math" w:cs="Cambria Math"/>
                  <w:color w:val="auto"/>
                  <w:sz w:val="22"/>
                  <w:szCs w:val="22"/>
                </w:rPr>
                <m:t>γ&gt;0</m:t>
              </m:r>
            </m:oMath>
            <w:r w:rsidR="001A752E">
              <w:rPr>
                <w:color w:val="auto"/>
              </w:rPr>
              <w:t xml:space="preserve">, the partial derivative </w:t>
            </w:r>
            <w:r w:rsidR="00362D35">
              <w:rPr>
                <w:color w:val="auto"/>
              </w:rPr>
              <w:fldChar w:fldCharType="begin"/>
            </w:r>
            <w:r w:rsidR="00362D35">
              <w:rPr>
                <w:color w:val="auto"/>
              </w:rPr>
              <w:instrText xml:space="preserve"> REF _Ref243000367 \h </w:instrText>
            </w:r>
            <w:r w:rsidR="00362D35">
              <w:rPr>
                <w:color w:val="auto"/>
              </w:rPr>
            </w:r>
            <w:r w:rsidR="00362D35">
              <w:rPr>
                <w:color w:val="auto"/>
              </w:rPr>
              <w:fldChar w:fldCharType="separate"/>
            </w:r>
            <w:r w:rsidR="00362D35">
              <w:t>(4.22)</w:t>
            </w:r>
            <w:r w:rsidR="00362D35">
              <w:rPr>
                <w:color w:val="auto"/>
              </w:rPr>
              <w:fldChar w:fldCharType="end"/>
            </w:r>
            <w:r w:rsidR="00362D35">
              <w:rPr>
                <w:color w:val="auto"/>
              </w:rPr>
              <w:t xml:space="preserve"> </w:t>
            </w:r>
            <w:r w:rsidR="00362D35">
              <w:rPr>
                <w:color w:val="auto"/>
              </w:rPr>
              <w:fldChar w:fldCharType="begin"/>
            </w:r>
            <w:r w:rsidR="00362D35">
              <w:rPr>
                <w:color w:val="auto"/>
              </w:rPr>
              <w:instrText xml:space="preserve"> REF _Ref243000367 \p </w:instrText>
            </w:r>
            <w:r w:rsidR="00362D35">
              <w:rPr>
                <w:color w:val="auto"/>
              </w:rPr>
              <w:fldChar w:fldCharType="separate"/>
            </w:r>
            <w:r w:rsidR="00362D35">
              <w:rPr>
                <w:color w:val="auto"/>
              </w:rPr>
              <w:t>above</w:t>
            </w:r>
            <w:r w:rsidR="00362D35">
              <w:rPr>
                <w:color w:val="auto"/>
              </w:rPr>
              <w:fldChar w:fldCharType="end"/>
            </w:r>
            <w:r w:rsidR="001A752E">
              <w:rPr>
                <w:color w:val="auto"/>
              </w:rPr>
              <w:t xml:space="preserve"> is largest when t</w:t>
            </w:r>
            <w:r w:rsidRPr="00C5784C">
              <w:rPr>
                <w:color w:val="auto"/>
              </w:rPr>
              <w:t xml:space="preserve">he product </w:t>
            </w:r>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oMath>
            <w:r w:rsidRPr="00C5784C">
              <w:rPr>
                <w:color w:val="auto"/>
              </w:rPr>
              <w:t xml:space="preserve"> is </w:t>
            </w:r>
            <w:r w:rsidR="001A752E">
              <w:rPr>
                <w:color w:val="auto"/>
              </w:rPr>
              <w:t xml:space="preserve">maximized.  </w:t>
            </w:r>
            <w:r w:rsidR="00955A15">
              <w:t xml:space="preserve">To find where the product is largest, differentiate </w:t>
            </w:r>
            <w:r w:rsidR="00955A15">
              <w:rPr>
                <w:rStyle w:val="Strong"/>
              </w:rPr>
              <w:t xml:space="preserve">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00955A15">
              <w:t>:</w:t>
            </w:r>
          </w:p>
          <w:p w14:paraId="2EE182DE" w14:textId="77777777" w:rsidR="00955A15" w:rsidRDefault="00000000" w:rsidP="00955A15">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d</m:t>
                    </m:r>
                  </m:num>
                  <m:den>
                    <m:r>
                      <w:rPr>
                        <w:rFonts w:ascii="Cambria Math" w:eastAsia="Cambria Math" w:hAnsi="Cambria Math" w:cs="Cambria Math"/>
                        <w:sz w:val="22"/>
                        <w:szCs w:val="22"/>
                      </w:rPr>
                      <m:t>d</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den>
                </m:f>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d>
                  </m:e>
                </m:d>
                <m:r>
                  <w:rPr>
                    <w:rFonts w:ascii="Cambria Math" w:eastAsia="Cambria Math" w:hAnsi="Cambria Math" w:cs="Cambria Math"/>
                    <w:sz w:val="22"/>
                    <w:szCs w:val="22"/>
                  </w:rPr>
                  <m:t>=1-2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oMath>
            </m:oMathPara>
          </w:p>
          <w:p w14:paraId="1C663BF1" w14:textId="77777777" w:rsidR="00955A15" w:rsidRDefault="00955A15" w:rsidP="00955A15">
            <w:pPr>
              <w:pStyle w:val="NormalWeb"/>
            </w:pPr>
            <w:r>
              <w:t>Set it equal to zero:</w:t>
            </w:r>
          </w:p>
          <w:p w14:paraId="1916565C" w14:textId="77777777" w:rsidR="00955A15" w:rsidRDefault="00955A15" w:rsidP="00955A15">
            <m:oMathPara>
              <m:oMath>
                <m:r>
                  <w:rPr>
                    <w:rFonts w:ascii="Cambria Math" w:eastAsia="Cambria Math" w:hAnsi="Cambria Math" w:cs="Cambria Math"/>
                    <w:sz w:val="22"/>
                    <w:szCs w:val="22"/>
                  </w:rPr>
                  <m:t>1-2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=0</m:t>
                </m:r>
                <m:r>
                  <w:rPr>
                    <w:rFonts w:ascii="Cambria Math" w:eastAsia="Cambria Math" w:hAnsi="Cambria Math" w:cs="Cambria Math"/>
                    <w:i/>
                    <w:sz w:val="22"/>
                    <w:szCs w:val="22"/>
                  </w:rPr>
                  <m:t> </m:t>
                </m:r>
                <m:r>
                  <w:rPr>
                    <w:rFonts w:ascii="Cambria Math" w:eastAsia="Cambria Math" w:hAnsi="Cambria Math" w:cs="Cambria Math"/>
                    <w:sz w:val="22"/>
                    <w:szCs w:val="22"/>
                  </w:rPr>
                  <m:t>⟹</m:t>
                </m:r>
                <m:r>
                  <w:rPr>
                    <w:rFonts w:ascii="Cambria Math" w:eastAsia="Cambria Math" w:hAnsi="Cambria Math" w:cs="Cambria Math"/>
                    <w:i/>
                    <w:sz w:val="22"/>
                    <w:szCs w:val="22"/>
                  </w:rPr>
                  <m:t>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2</m:t>
                    </m:r>
                  </m:den>
                </m:f>
              </m:oMath>
            </m:oMathPara>
          </w:p>
          <w:p w14:paraId="08FBB7AE" w14:textId="6580AB12" w:rsidR="001A752E" w:rsidRDefault="00955A15" w:rsidP="00362D35">
            <w:pPr>
              <w:pStyle w:val="NormalWeb"/>
            </w:pPr>
            <w:r>
              <w:t xml:space="preserve">The second derivative </w:t>
            </w:r>
            <m:oMath>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d</m:t>
                      </m:r>
                    </m:e>
                    <m:sup>
                      <m:r>
                        <w:rPr>
                          <w:rFonts w:ascii="Cambria Math" w:hAnsi="Cambria Math"/>
                          <w:sz w:val="22"/>
                          <w:szCs w:val="22"/>
                        </w:rPr>
                        <m:t>2</m:t>
                      </m:r>
                    </m:sup>
                  </m:sSup>
                </m:num>
                <m:den>
                  <m:r>
                    <w:rPr>
                      <w:rFonts w:ascii="Cambria Math" w:hAnsi="Cambria Math"/>
                      <w:sz w:val="22"/>
                      <w:szCs w:val="22"/>
                    </w:rPr>
                    <m:t>d</m:t>
                  </m:r>
                  <m:sSubSup>
                    <m:sSubSupPr>
                      <m:ctrlPr>
                        <w:rPr>
                          <w:rFonts w:ascii="Cambria Math" w:hAnsi="Cambria Math"/>
                          <w:sz w:val="22"/>
                          <w:szCs w:val="22"/>
                        </w:rPr>
                      </m:ctrlPr>
                    </m:sSubSupPr>
                    <m:e>
                      <m:r>
                        <w:rPr>
                          <w:rFonts w:ascii="Cambria Math" w:hAnsi="Cambria Math"/>
                          <w:sz w:val="22"/>
                          <w:szCs w:val="22"/>
                        </w:rPr>
                        <m:t>v</m:t>
                      </m:r>
                    </m:e>
                    <m:sub>
                      <m:r>
                        <w:rPr>
                          <w:rFonts w:ascii="Cambria Math" w:hAnsi="Cambria Math"/>
                          <w:sz w:val="22"/>
                          <w:szCs w:val="22"/>
                        </w:rPr>
                        <m:t>h</m:t>
                      </m:r>
                    </m:sub>
                    <m:sup>
                      <m:r>
                        <w:rPr>
                          <w:rFonts w:ascii="Cambria Math" w:hAnsi="Cambria Math"/>
                          <w:sz w:val="22"/>
                          <w:szCs w:val="22"/>
                        </w:rPr>
                        <m:t>2</m:t>
                      </m:r>
                    </m:sup>
                  </m:sSubSup>
                </m:den>
              </m:f>
              <m:r>
                <w:rPr>
                  <w:rFonts w:ascii="Cambria Math" w:hAnsi="Cambria Math"/>
                  <w:sz w:val="22"/>
                  <w:szCs w:val="22"/>
                </w:rPr>
                <m:t>=-2</m:t>
              </m:r>
            </m:oMath>
            <w:r>
              <w:t xml:space="preserve">, so this point is a </w:t>
            </w:r>
            <w:r>
              <w:rPr>
                <w:rStyle w:val="Strong"/>
              </w:rPr>
              <w:t>maximum</w:t>
            </w:r>
            <w:r>
              <w:t xml:space="preserve">. Since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xml:space="preserve">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the sigmoid’s slope is greatest at the threshold.</w:t>
            </w:r>
          </w:p>
        </w:tc>
        <w:tc>
          <w:tcPr>
            <w:tcW w:w="864" w:type="dxa"/>
            <w:vAlign w:val="center"/>
          </w:tcPr>
          <w:p w14:paraId="3BC240CA" w14:textId="77777777" w:rsidR="00D951E9" w:rsidRDefault="00D951E9">
            <w:pPr>
              <w:spacing w:after="0" w:line="240" w:lineRule="auto"/>
              <w:jc w:val="right"/>
            </w:pPr>
          </w:p>
        </w:tc>
      </w:tr>
    </w:tbl>
    <w:p w14:paraId="72DC195F" w14:textId="77777777" w:rsidR="00CB3150" w:rsidRDefault="00521087" w:rsidP="00C5784C">
      <w:r>
        <w:t xml:space="preserve">This derivative measures how rapidly competitive relevance changes as performance increases. It is largest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xml:space="preserve">, which occurs 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xml:space="preserve">, and its value there is </w:t>
      </w:r>
      <m:oMath>
        <m:r>
          <w:rPr>
            <w:rFonts w:ascii="Cambria Math" w:eastAsia="Cambria Math" w:hAnsi="Cambria Math" w:cs="Cambria Math"/>
            <w:sz w:val="22"/>
            <w:szCs w:val="22"/>
          </w:rPr>
          <m:t>γ/4</m:t>
        </m:r>
      </m:oMath>
      <w:r>
        <w:t xml:space="preserve">. Thus, the same small performance increase matters most for someone near the threshold. Far below or above it, relevance changes relatively little because it is already close to zero or one.  </w:t>
      </w:r>
    </w:p>
    <w:p w14:paraId="00C6419C" w14:textId="77777777" w:rsidR="00C21D63" w:rsidRDefault="00000000">
      <w:pPr>
        <w:pStyle w:val="BodyText"/>
      </w:pPr>
      <w:r>
        <w:t xml:space="preserve">This result concerns the individual whose performance contributes to roster pressure. A teammate near the competitive-relevance threshold produces the largest marginal increase in shared roster pressure when their performance improves. The individual most vulnerable to losing a selection place may be someone else: a group member near the selection boundary. The competitive-relevance threshold determines where additional performance changes roster pressure most strongly; the selection boundary determines which candidates are most readily displaced by the resulting score changes. Appendix </w:t>
      </w:r>
      <w:r>
        <w:fldChar w:fldCharType="begin"/>
      </w:r>
      <w:r>
        <w:instrText xml:space="preserve"> REF SensitivityAppendixSection \h </w:instrText>
      </w:r>
      <w:r>
        <w:fldChar w:fldCharType="separate"/>
      </w:r>
      <w:r>
        <w:t>4A.7</w:t>
      </w:r>
      <w:r>
        <w:fldChar w:fldCharType="end"/>
      </w:r>
      <w:r>
        <w:t xml:space="preserve"> derives this connection.</w:t>
      </w:r>
    </w:p>
    <w:p w14:paraId="50CFA6F5" w14:textId="77777777" w:rsidR="00521087" w:rsidRDefault="00521087" w:rsidP="00521087">
      <w:r w:rsidRPr="00521087">
        <w:t xml:space="preserve">We can also hold everyone’s performance fixed and change </w:t>
      </w:r>
      <m:oMath>
        <m:r>
          <w:rPr>
            <w:rFonts w:ascii="Cambria Math" w:eastAsia="Cambria Math" w:hAnsi="Cambria Math" w:cs="Cambria Math"/>
            <w:sz w:val="22"/>
            <w:szCs w:val="22"/>
          </w:rPr>
          <m:t>γ</m:t>
        </m:r>
      </m:oMath>
      <w:r w:rsidRPr="00521087">
        <w:t xml:space="preserve">. Increasing </w:t>
      </w:r>
      <m:oMath>
        <m:r>
          <w:rPr>
            <w:rFonts w:ascii="Cambria Math" w:eastAsia="Cambria Math" w:hAnsi="Cambria Math" w:cs="Cambria Math"/>
            <w:sz w:val="22"/>
            <w:szCs w:val="22"/>
          </w:rPr>
          <m:t>γ</m:t>
        </m:r>
      </m:oMath>
      <w:r w:rsidRPr="00521087">
        <w:t xml:space="preserve"> makes the distinction around </w:t>
      </w:r>
      <m:oMath>
        <m:r>
          <w:rPr>
            <w:rFonts w:ascii="Cambria Math" w:eastAsia="Cambria Math" w:hAnsi="Cambria Math" w:cs="Cambria Math"/>
            <w:sz w:val="22"/>
            <w:szCs w:val="22"/>
          </w:rPr>
          <m:t>θ</m:t>
        </m:r>
      </m:oMath>
      <w:r w:rsidRPr="00521087">
        <w:t xml:space="preserve"> sharper: competitive relevance rises for individuals above the threshold </w:t>
      </w:r>
      <w:r w:rsidRPr="00521087">
        <w:lastRenderedPageBreak/>
        <w:t xml:space="preserve">and falls for those below it. Individuals exactly at the threshold retain a relevance value of one half. Because a group can contain members on both sides, increasing </w:t>
      </w:r>
      <m:oMath>
        <m:r>
          <w:rPr>
            <w:rFonts w:ascii="Cambria Math" w:eastAsia="Cambria Math" w:hAnsi="Cambria Math" w:cs="Cambria Math"/>
            <w:sz w:val="22"/>
            <w:szCs w:val="22"/>
          </w:rPr>
          <m:t>γ</m:t>
        </m:r>
      </m:oMath>
      <w:r w:rsidRPr="00521087">
        <w:t xml:space="preserve"> can raise or lower its average competitive relevance. The direction depends on the performances of its members.</w:t>
      </w:r>
      <w:r w:rsidR="00927B5E">
        <w:t xml:space="preserve">  </w:t>
      </w:r>
      <w:r w:rsidR="00927B5E">
        <w:fldChar w:fldCharType="begin"/>
      </w:r>
      <w:r w:rsidR="00927B5E">
        <w:instrText xml:space="preserve"> REF _Ref242720681 \h </w:instrText>
      </w:r>
      <w:r w:rsidR="00927B5E">
        <w:fldChar w:fldCharType="separate"/>
      </w:r>
      <w:r w:rsidR="005E5BEF">
        <w:t>Figure 4-1</w:t>
      </w:r>
      <w:r w:rsidR="00927B5E">
        <w:fldChar w:fldCharType="end"/>
      </w:r>
      <w:r>
        <w:t xml:space="preserve"> </w:t>
      </w:r>
      <w:r>
        <w:fldChar w:fldCharType="begin"/>
      </w:r>
      <w:r>
        <w:instrText>REF _Ref242970669 \p</w:instrText>
      </w:r>
      <w:r>
        <w:fldChar w:fldCharType="separate"/>
      </w:r>
      <w:r w:rsidR="009907A5">
        <w:t>below</w:t>
      </w:r>
      <w:r>
        <w:fldChar w:fldCharType="end"/>
      </w:r>
      <w:r w:rsidR="00927B5E">
        <w:t xml:space="preserve"> illustrates these two roles separately. In Panel A, increasing </w:t>
      </w:r>
      <m:oMath>
        <m:r>
          <w:rPr>
            <w:rFonts w:ascii="Cambria Math" w:eastAsia="Cambria Math" w:hAnsi="Cambria Math" w:cs="Cambria Math"/>
            <w:sz w:val="22"/>
            <w:szCs w:val="22"/>
          </w:rPr>
          <m:t>γ</m:t>
        </m:r>
      </m:oMath>
      <w:r w:rsidR="007D3748">
        <w:t xml:space="preserve"> </w:t>
      </w:r>
      <w:r w:rsidR="00927B5E">
        <w:t xml:space="preserve">sharpens the transition around a fixed threshold. In Panel B, changing </w:t>
      </w:r>
      <m:oMath>
        <m:r>
          <w:rPr>
            <w:rFonts w:ascii="Cambria Math" w:eastAsia="Cambria Math" w:hAnsi="Cambria Math" w:cs="Cambria Math"/>
            <w:sz w:val="22"/>
            <w:szCs w:val="22"/>
          </w:rPr>
          <m:t>θ</m:t>
        </m:r>
      </m:oMath>
      <w:r w:rsidR="00927B5E">
        <w:t xml:space="preserve"> moves the transition along the performance axis. Every curve reaches competitive relevance of one half at its threshold.</w:t>
      </w:r>
    </w:p>
    <w:p w14:paraId="4944E211" w14:textId="77777777" w:rsidR="00927B5E" w:rsidRDefault="00927B5E" w:rsidP="00E21165">
      <w:pPr>
        <w:pStyle w:val="Illustration"/>
        <w:keepNext/>
      </w:pPr>
      <w:r>
        <w:rPr>
          <w:noProof/>
        </w:rPr>
        <w:drawing>
          <wp:inline distT="0" distB="0" distL="0" distR="0" wp14:anchorId="7417E5B4" wp14:editId="4D775C9A">
            <wp:extent cx="5943600" cy="2846070"/>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12"/>
                    <a:stretch>
                      <a:fillRect/>
                    </a:stretch>
                  </pic:blipFill>
                  <pic:spPr>
                    <a:xfrm>
                      <a:off x="0" y="0"/>
                      <a:ext cx="5943600" cy="2846070"/>
                    </a:xfrm>
                    <a:prstGeom prst="rect">
                      <a:avLst/>
                    </a:prstGeom>
                  </pic:spPr>
                </pic:pic>
              </a:graphicData>
            </a:graphic>
          </wp:inline>
        </w:drawing>
      </w:r>
    </w:p>
    <w:p w14:paraId="72A17C0A" w14:textId="77777777" w:rsidR="00927B5E" w:rsidRPr="00521087" w:rsidRDefault="00927B5E" w:rsidP="00E21165">
      <w:pPr>
        <w:pStyle w:val="Caption"/>
      </w:pPr>
      <w:bookmarkStart w:id="488" w:name="Chapter4Figure1"/>
      <w:bookmarkStart w:id="489" w:name="_Ref242720681"/>
      <w:bookmarkStart w:id="490" w:name="_Ref242772765"/>
      <w:bookmarkStart w:id="491" w:name="_Ref242970669"/>
      <w:r>
        <w:t>Figure 4-</w:t>
      </w:r>
      <w:r>
        <w:fldChar w:fldCharType="begin"/>
      </w:r>
      <w:r>
        <w:instrText>SEQ Figure \* ARABIC</w:instrText>
      </w:r>
      <w:r>
        <w:fldChar w:fldCharType="separate"/>
      </w:r>
      <w:r w:rsidR="005E5BEF">
        <w:rPr>
          <w:noProof/>
        </w:rPr>
        <w:t>1</w:t>
      </w:r>
      <w:r>
        <w:fldChar w:fldCharType="end"/>
      </w:r>
      <w:bookmarkEnd w:id="488"/>
      <w:bookmarkEnd w:id="489"/>
      <w:bookmarkEnd w:id="490"/>
      <w:r>
        <w:t xml:space="preserve">. </w:t>
      </w:r>
      <w:r w:rsidRPr="00E21165">
        <w:rPr>
          <w:rStyle w:val="CaptionTitle"/>
        </w:rPr>
        <w:t>Threshold location and transition sharpness</w:t>
      </w:r>
      <w:r>
        <w:t xml:space="preserve"> -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is plotted against individual 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Panel A holds </w:t>
      </w:r>
      <m:oMath>
        <m:r>
          <w:rPr>
            <w:rFonts w:ascii="Cambria Math" w:eastAsia="Cambria Math" w:hAnsi="Cambria Math" w:cs="Cambria Math"/>
            <w:sz w:val="22"/>
            <w:szCs w:val="22"/>
          </w:rPr>
          <m:t>θ=0</m:t>
        </m:r>
      </m:oMath>
      <w:r>
        <w:t xml:space="preserve"> and compares </w:t>
      </w:r>
      <m:oMath>
        <m:r>
          <w:rPr>
            <w:rFonts w:ascii="Cambria Math" w:eastAsia="Cambria Math" w:hAnsi="Cambria Math" w:cs="Cambria Math"/>
            <w:sz w:val="22"/>
            <w:szCs w:val="22"/>
          </w:rPr>
          <m:t>γ=0.5,2,</m:t>
        </m:r>
      </m:oMath>
      <w:r>
        <w:t xml:space="preserve"> and </w:t>
      </w:r>
      <m:oMath>
        <m:r>
          <w:rPr>
            <w:rFonts w:ascii="Cambria Math" w:eastAsia="Cambria Math" w:hAnsi="Cambria Math" w:cs="Cambria Math"/>
            <w:sz w:val="22"/>
            <w:szCs w:val="22"/>
          </w:rPr>
          <m:t>8</m:t>
        </m:r>
      </m:oMath>
      <w:r>
        <w:t xml:space="preserve">. Panel B holds </w:t>
      </w:r>
      <m:oMath>
        <m:r>
          <w:rPr>
            <w:rFonts w:ascii="Cambria Math" w:eastAsia="Cambria Math" w:hAnsi="Cambria Math" w:cs="Cambria Math"/>
            <w:sz w:val="22"/>
            <w:szCs w:val="22"/>
          </w:rPr>
          <m:t>γ=2</m:t>
        </m:r>
      </m:oMath>
      <w:r>
        <w:t xml:space="preserve"> and compares </w:t>
      </w:r>
      <m:oMath>
        <m:r>
          <w:rPr>
            <w:rFonts w:ascii="Cambria Math" w:eastAsia="Cambria Math" w:hAnsi="Cambria Math" w:cs="Cambria Math"/>
            <w:sz w:val="22"/>
            <w:szCs w:val="22"/>
          </w:rPr>
          <m:t>θ=-1,0,</m:t>
        </m:r>
      </m:oMath>
      <w:r>
        <w:t xml:space="preserve"> and </w:t>
      </w:r>
      <m:oMath>
        <m:r>
          <w:rPr>
            <w:rFonts w:ascii="Cambria Math" w:eastAsia="Cambria Math" w:hAnsi="Cambria Math" w:cs="Cambria Math"/>
            <w:sz w:val="22"/>
            <w:szCs w:val="22"/>
          </w:rPr>
          <m:t>1</m:t>
        </m:r>
      </m:oMath>
      <w:r>
        <w:t xml:space="preserve">. The marked points identify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xml:space="preserve">, where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These illustrative curves describe competitive relevance, not selection probabilities.</w:t>
      </w:r>
      <w:bookmarkEnd w:id="491"/>
    </w:p>
    <w:p w14:paraId="382091FB" w14:textId="77777777" w:rsidR="00521087" w:rsidRPr="00521087" w:rsidRDefault="00521087" w:rsidP="00521087">
      <w:r w:rsidRPr="00521087">
        <w:t xml:space="preserve">The limiting cases clarify what this parameter does. As </w:t>
      </w:r>
      <m:oMath>
        <m:r>
          <w:rPr>
            <w:rFonts w:ascii="Cambria Math" w:eastAsia="Cambria Math" w:hAnsi="Cambria Math" w:cs="Cambria Math"/>
            <w:sz w:val="22"/>
            <w:szCs w:val="22"/>
          </w:rPr>
          <m:t>γ</m:t>
        </m:r>
      </m:oMath>
      <w:r w:rsidRPr="00521087">
        <w:t xml:space="preserve"> approaches zero, with performance values and </w:t>
      </w:r>
      <m:oMath>
        <m:r>
          <w:rPr>
            <w:rFonts w:ascii="Cambria Math" w:eastAsia="Cambria Math" w:hAnsi="Cambria Math" w:cs="Cambria Math"/>
            <w:sz w:val="22"/>
            <w:szCs w:val="22"/>
          </w:rPr>
          <m:t>θ</m:t>
        </m:r>
      </m:oMath>
      <w:r w:rsidRPr="00521087">
        <w:t xml:space="preserve"> held fixed, every individual’s competitive relevance approaches one half. Consequently, every group’s congestion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521087">
        <w:t xml:space="preserve"> approaches one half, and every individual receives the same score penalty, </w:t>
      </w:r>
      <m:oMath>
        <m:r>
          <w:rPr>
            <w:rFonts w:ascii="Cambria Math" w:eastAsia="Cambria Math" w:hAnsi="Cambria Math" w:cs="Cambria Math"/>
            <w:sz w:val="22"/>
            <w:szCs w:val="22"/>
          </w:rPr>
          <m:t>λ/2</m:t>
        </m:r>
      </m:oMath>
      <w:r w:rsidRPr="00521087">
        <w:t>. Subtracting this common amount preserves all score differences. Both deterministic rankings and stochastic selection probabilities therefore approach those obtained from performance-only scoring.</w:t>
      </w:r>
    </w:p>
    <w:p w14:paraId="548D17E2" w14:textId="77777777" w:rsidR="00521087" w:rsidRPr="00521087" w:rsidRDefault="00521087" w:rsidP="00521087">
      <w:r w:rsidRPr="00521087">
        <w:lastRenderedPageBreak/>
        <w:t xml:space="preserve">As </w:t>
      </w:r>
      <m:oMath>
        <m:r>
          <w:rPr>
            <w:rFonts w:ascii="Cambria Math" w:eastAsia="Cambria Math" w:hAnsi="Cambria Math" w:cs="Cambria Math"/>
            <w:sz w:val="22"/>
            <w:szCs w:val="22"/>
          </w:rPr>
          <m:t>γ</m:t>
        </m:r>
      </m:oMath>
      <w:r w:rsidRPr="00521087">
        <w:t xml:space="preserve"> becomes very large, the sigmoid approaches a sharp threshold rule. Individuals above </w:t>
      </w:r>
      <m:oMath>
        <m:r>
          <w:rPr>
            <w:rFonts w:ascii="Cambria Math" w:eastAsia="Cambria Math" w:hAnsi="Cambria Math" w:cs="Cambria Math"/>
            <w:sz w:val="22"/>
            <w:szCs w:val="22"/>
          </w:rPr>
          <m:t>θ</m:t>
        </m:r>
      </m:oMath>
      <w:r w:rsidRPr="00521087">
        <w:t xml:space="preserve"> have relevance approaching one, those below it have relevance approaching zero, and those exactly at it retain one half. Group congestion then approaches the fraction of members above the threshold, with half weight assigned to members exactly at it.</w:t>
      </w:r>
    </w:p>
    <w:p w14:paraId="43DA20CD" w14:textId="77777777" w:rsidR="00521087" w:rsidRPr="00521087" w:rsidRDefault="00521087" w:rsidP="00521087">
      <w:r w:rsidRPr="00521087">
        <w:t xml:space="preserve">Changing </w:t>
      </w:r>
      <m:oMath>
        <m:r>
          <w:rPr>
            <w:rFonts w:ascii="Cambria Math" w:eastAsia="Cambria Math" w:hAnsi="Cambria Math" w:cs="Cambria Math"/>
            <w:sz w:val="22"/>
            <w:szCs w:val="22"/>
          </w:rPr>
          <m:t>θ</m:t>
        </m:r>
      </m:oMath>
      <w:r w:rsidRPr="00521087">
        <w:t xml:space="preserve"> can also reduce differences in congestion across groups. If the threshold is sufficiently far below everyone’s performance, nearly every member has relevance close to one, so every group’s congestion is close to one. If the threshold is sufficiently far above everyone’s performance, the relevance values</w:t>
      </w:r>
      <w:r w:rsidR="0051183D">
        <w:t xml:space="preserve">, and thus </w:t>
      </w:r>
      <w:r w:rsidRPr="00521087">
        <w:t>group congestion</w:t>
      </w:r>
      <w:r w:rsidR="0051183D">
        <w:t xml:space="preserve">, </w:t>
      </w:r>
      <w:r w:rsidRPr="00521087">
        <w:t xml:space="preserve">are instead close to zero. In either case, at a fixed finite </w:t>
      </w:r>
      <m:oMath>
        <m:r>
          <w:rPr>
            <w:rFonts w:ascii="Cambria Math" w:eastAsia="Cambria Math" w:hAnsi="Cambria Math" w:cs="Cambria Math"/>
            <w:sz w:val="22"/>
            <w:szCs w:val="22"/>
          </w:rPr>
          <m:t>λ</m:t>
        </m:r>
      </m:oMath>
      <w:r w:rsidRPr="00521087">
        <w:t>, the resulting penalties become nearly identical across groups.</w:t>
      </w:r>
    </w:p>
    <w:p w14:paraId="2229414D" w14:textId="77777777" w:rsidR="00CB3150" w:rsidRDefault="00521087" w:rsidP="00C5784C">
      <w:r w:rsidRPr="00521087">
        <w:t>These results follow directly from the equations. They show that a positive penalty coefficient alone is insufficient to change competitive standing: congestion must also differ across groups. Even then, changing score differences need not change the deterministic winners; the adjustment must affect who falls above or below the selection cutoff.</w:t>
      </w:r>
    </w:p>
    <w:p w14:paraId="23BADEDF" w14:textId="77777777" w:rsidR="00CB3150" w:rsidRDefault="00000000">
      <w:pPr>
        <w:pStyle w:val="Heading2"/>
      </w:pPr>
      <w:bookmarkStart w:id="492" w:name="penalty-strength-and-score-scale"/>
      <w:bookmarkEnd w:id="481"/>
      <w:r>
        <w:t>4.5.2 Penalty strength and score scale</w:t>
      </w:r>
    </w:p>
    <w:p w14:paraId="5304D7D1" w14:textId="77777777" w:rsidR="00CB3150" w:rsidRDefault="00000000">
      <w:r>
        <w:t xml:space="preserve">For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&gt;</m:t>
        </m:r>
        <m:r>
          <w:rPr>
            <w:rFonts w:ascii="Cambria Math" w:eastAsia="Cambria Math" w:hAnsi="Cambria Math" w:cs="Cambria Math"/>
            <w:sz w:val="22"/>
            <w:szCs w:val="22"/>
          </w:rPr>
          <m:t>0</m:t>
        </m:r>
      </m:oMath>
      <w:r>
        <w:t xml:space="preserve">, the raw penalty on any candidate lies strictly between zero and </w:t>
      </w:r>
      <m:oMath>
        <m:r>
          <w:rPr>
            <w:rFonts w:ascii="Cambria Math" w:eastAsia="Cambria Math" w:hAnsi="Cambria Math" w:cs="Cambria Math"/>
            <w:sz w:val="22"/>
            <w:szCs w:val="22"/>
          </w:rPr>
          <m:t>λ</m:t>
        </m:r>
      </m:oMath>
      <w:r>
        <w:t xml:space="preserve">, and a cross-group penalty difference has magnitude less than </w:t>
      </w:r>
      <m:oMath>
        <m:r>
          <w:rPr>
            <w:rFonts w:ascii="Cambria Math" w:eastAsia="Cambria Math" w:hAnsi="Cambria Math" w:cs="Cambria Math"/>
            <w:sz w:val="22"/>
            <w:szCs w:val="22"/>
          </w:rPr>
          <m:t>λ</m:t>
        </m:r>
      </m:oMath>
      <w:r>
        <w:t xml:space="preserve">. At </w:t>
      </w:r>
      <m:oMath>
        <m:r>
          <w:rPr>
            <w:rFonts w:ascii="Cambria Math" w:eastAsia="Cambria Math" w:hAnsi="Cambria Math" w:cs="Cambria Math"/>
            <w:sz w:val="22"/>
            <w:szCs w:val="22"/>
          </w:rPr>
          <m:t>λ</m:t>
        </m:r>
      </m:oMath>
      <w:r>
        <w:t xml:space="preserve"> = 0, both quantities are zero. Thus a performance advantage greater than </w:t>
      </w:r>
      <m:oMath>
        <m:r>
          <w:rPr>
            <w:rFonts w:ascii="Cambria Math" w:eastAsia="Cambria Math" w:hAnsi="Cambria Math" w:cs="Cambria Math"/>
            <w:sz w:val="22"/>
            <w:szCs w:val="22"/>
          </w:rPr>
          <m:t>λ</m:t>
        </m:r>
      </m:oMath>
      <w:r>
        <w:t xml:space="preserve"> cannot be reversed by this raw congestion term alone. The practical influence of </w:t>
      </w:r>
      <m:oMath>
        <m:r>
          <w:rPr>
            <w:rFonts w:ascii="Cambria Math" w:eastAsia="Cambria Math" w:hAnsi="Cambria Math" w:cs="Cambria Math"/>
            <w:sz w:val="22"/>
            <w:szCs w:val="22"/>
          </w:rPr>
          <m:t>λ</m:t>
        </m:r>
      </m:oMath>
      <w:r>
        <w:t xml:space="preserve"> also depends on the observed spread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If all groups have nearly equal congestion, the differential penalty may be small even when its common level is large.</w:t>
      </w:r>
    </w:p>
    <w:p w14:paraId="7BD85FB6" w14:textId="77777777" w:rsidR="00927B5E" w:rsidRDefault="00000000">
      <w:pPr>
        <w:pStyle w:val="BodyText"/>
      </w:pPr>
      <w:r>
        <w:t xml:space="preserve">For a fixed population, fixed groups, and a fixed threshold, each score is linear in </w:t>
      </w:r>
      <m:oMath>
        <m:r>
          <w:rPr>
            <w:rFonts w:ascii="Cambria Math" w:eastAsia="Cambria Math" w:hAnsi="Cambria Math" w:cs="Cambria Math"/>
            <w:sz w:val="22"/>
            <w:szCs w:val="22"/>
          </w:rPr>
          <m:t>λ</m:t>
        </m:r>
      </m:oMath>
      <w:r>
        <w:t>. Pairwise rankings can change only at crossing values of the form derived in Section 4.4.4. Between crossing values, deterministic top-</w:t>
      </w:r>
      <m:oMath>
        <m:r>
          <w:rPr>
            <w:rFonts w:ascii="Cambria Math" w:eastAsia="Cambria Math" w:hAnsi="Cambria Math" w:cs="Cambria Math"/>
            <w:sz w:val="22"/>
            <w:szCs w:val="22"/>
          </w:rPr>
          <m:t>K</m:t>
        </m:r>
      </m:oMath>
      <w:r>
        <w:t xml:space="preserve"> membership remains unchanged. This explains why numerical scores can change continuously while the selected set changes in discrete steps. </w:t>
      </w:r>
      <w:r>
        <w:lastRenderedPageBreak/>
        <w:t>An increase in penalty strength is not itself evidence that more people have changed selection status.</w:t>
      </w:r>
      <w:r w:rsidR="00927B5E">
        <w:t xml:space="preserve">  </w:t>
      </w:r>
      <w:r w:rsidR="007E58FD">
        <w:fldChar w:fldCharType="begin"/>
      </w:r>
      <w:r w:rsidR="007E58FD">
        <w:instrText xml:space="preserve"> REF _Ref242721199 \h </w:instrText>
      </w:r>
      <w:r w:rsidR="007E58FD">
        <w:fldChar w:fldCharType="separate"/>
      </w:r>
      <w:r w:rsidR="005E5BEF">
        <w:t>Figure 4-2</w:t>
      </w:r>
      <w:r w:rsidR="007E58FD">
        <w:fldChar w:fldCharType="end"/>
      </w:r>
      <w:r w:rsidR="009907A5">
        <w:t xml:space="preserve"> </w:t>
      </w:r>
      <w:r>
        <w:fldChar w:fldCharType="begin"/>
      </w:r>
      <w:r>
        <w:instrText>REF _Ref242970699 \p</w:instrText>
      </w:r>
      <w:r>
        <w:fldChar w:fldCharType="separate"/>
      </w:r>
      <w:r w:rsidR="009907A5">
        <w:t>below</w:t>
      </w:r>
      <w:r>
        <w:fldChar w:fldCharType="end"/>
      </w:r>
      <w:r w:rsidR="00BD0C74">
        <w:t xml:space="preserve"> follows nine individuals in three fixed groups as </w:t>
      </w:r>
      <m:oMath>
        <m:r>
          <w:rPr>
            <w:rFonts w:ascii="Cambria Math" w:eastAsia="Cambria Math" w:hAnsi="Cambria Math" w:cs="Cambria Math"/>
            <w:sz w:val="22"/>
            <w:szCs w:val="22"/>
          </w:rPr>
          <m:t>λ</m:t>
        </m:r>
      </m:oMath>
      <w:r w:rsidR="00BD0C74">
        <w:t xml:space="preserve"> increases, 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36DCD3CF" w14:textId="77777777" w:rsidR="00BD0C74" w:rsidRDefault="00927B5E" w:rsidP="00E21165">
      <w:pPr>
        <w:pStyle w:val="Illustration"/>
        <w:keepNext/>
      </w:pPr>
      <w:r>
        <w:rPr>
          <w:noProof/>
        </w:rPr>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13"/>
                    <a:stretch>
                      <a:fillRect/>
                    </a:stretch>
                  </pic:blipFill>
                  <pic:spPr>
                    <a:xfrm>
                      <a:off x="0" y="0"/>
                      <a:ext cx="5943600" cy="5764530"/>
                    </a:xfrm>
                    <a:prstGeom prst="rect">
                      <a:avLst/>
                    </a:prstGeom>
                  </pic:spPr>
                </pic:pic>
              </a:graphicData>
            </a:graphic>
          </wp:inline>
        </w:drawing>
      </w:r>
    </w:p>
    <w:p w14:paraId="50B68E6E" w14:textId="77777777" w:rsidR="00927B5E" w:rsidRDefault="00BD0C74" w:rsidP="00E21165">
      <w:pPr>
        <w:pStyle w:val="Caption"/>
      </w:pPr>
      <w:bookmarkStart w:id="493" w:name="Chapter4Figure2"/>
      <w:bookmarkStart w:id="494" w:name="_Ref242721199"/>
      <w:bookmarkStart w:id="495" w:name="_Ref242970699"/>
      <w:r>
        <w:t>Figure 4-</w:t>
      </w:r>
      <w:r>
        <w:fldChar w:fldCharType="begin"/>
      </w:r>
      <w:r>
        <w:instrText>SEQ Figure \* ARABIC</w:instrText>
      </w:r>
      <w:r>
        <w:fldChar w:fldCharType="separate"/>
      </w:r>
      <w:r w:rsidR="005E5BEF">
        <w:rPr>
          <w:noProof/>
        </w:rPr>
        <w:t>2</w:t>
      </w:r>
      <w:r>
        <w:fldChar w:fldCharType="end"/>
      </w:r>
      <w:bookmarkEnd w:id="493"/>
      <w:bookmarkEnd w:id="494"/>
      <w:r>
        <w:t xml:space="preserve">. </w:t>
      </w:r>
      <w:r w:rsidRPr="007D56E8">
        <w:t xml:space="preserve"> </w:t>
      </w:r>
      <w:r w:rsidRPr="00E21165">
        <w:rPr>
          <w:rStyle w:val="CaptionTitle"/>
        </w:rPr>
        <w:t>Continuous score changes and discrete changes in selection.</w:t>
      </w:r>
      <w:r>
        <w:rPr>
          <w:rStyle w:val="CaptionTitle"/>
          <w:bCs w:val="0"/>
        </w:rPr>
        <w:t xml:space="preserve"> </w:t>
      </w:r>
      <w:r>
        <w:t xml:space="preserve">Nine illustrative individuals belong to three groups of three. Competitive relevance is calculated using </w:t>
      </w:r>
      <m:oMath>
        <m:r>
          <w:rPr>
            <w:rFonts w:ascii="Cambria Math" w:eastAsia="Cambria Math" w:hAnsi="Cambria Math" w:cs="Cambria Math"/>
            <w:sz w:val="22"/>
            <w:szCs w:val="22"/>
          </w:rPr>
          <m:t>θ=1</m:t>
        </m:r>
      </m:oMath>
      <w:r>
        <w:t xml:space="preserve"> and </w:t>
      </w:r>
      <m:oMath>
        <m:r>
          <w:rPr>
            <w:rFonts w:ascii="Cambria Math" w:eastAsia="Cambria Math" w:hAnsi="Cambria Math" w:cs="Cambria Math"/>
            <w:sz w:val="22"/>
            <w:szCs w:val="22"/>
          </w:rPr>
          <m:t>γ=2</m:t>
        </m:r>
      </m:oMath>
      <w:r>
        <w:t xml:space="preserve">, and each group’s roster </w:t>
      </w:r>
      <w:r>
        <w:lastRenderedPageBreak/>
        <w:t xml:space="preserve">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the mean relevance of all its members. Performance, membership, and roster pressure remain fixed while </w:t>
      </w:r>
      <m:oMath>
        <m:r>
          <w:rPr>
            <w:rFonts w:ascii="Cambria Math" w:eastAsia="Cambria Math" w:hAnsi="Cambria Math" w:cs="Cambria Math"/>
            <w:sz w:val="22"/>
            <w:szCs w:val="22"/>
          </w:rPr>
          <m:t>λ</m:t>
        </m:r>
      </m:oMath>
      <w:r>
        <w:t xml:space="preserve"> varies. Panel A plots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t xml:space="preserve">; colors identify groups, and bold segments identify the global top three. Panel B records selection membership. At </w:t>
      </w:r>
      <m:oMath>
        <m:r>
          <w:rPr>
            <w:rFonts w:ascii="Cambria Math" w:eastAsia="Cambria Math" w:hAnsi="Cambria Math" w:cs="Cambria Math"/>
            <w:sz w:val="22"/>
            <w:szCs w:val="22"/>
          </w:rPr>
          <m:t>λ≈0.336</m:t>
        </m:r>
      </m:oMath>
      <w:r>
        <w:t xml:space="preserve">, P7 replaces P2. At </w:t>
      </w:r>
      <m:oMath>
        <m:r>
          <w:rPr>
            <w:rFonts w:ascii="Cambria Math" w:eastAsia="Cambria Math" w:hAnsi="Cambria Math" w:cs="Cambria Math"/>
            <w:sz w:val="22"/>
            <w:szCs w:val="22"/>
          </w:rPr>
          <m:t>λ≈0.617</m:t>
        </m:r>
      </m:oMath>
      <w:r>
        <w:t>, P4 overtakes P1, but both remain selected. Exact ties favor the lower person number. Inputs are illustrative, not fitted estimates.</w:t>
      </w:r>
      <w:bookmarkEnd w:id="495"/>
    </w:p>
    <w:p w14:paraId="0682F0D3" w14:textId="77777777" w:rsidR="00143374" w:rsidRPr="00143374" w:rsidRDefault="00143374" w:rsidP="00C5784C"/>
    <w:p w14:paraId="685D807A" w14:textId="77777777" w:rsidR="0064739C" w:rsidRPr="0064739C" w:rsidRDefault="0064739C" w:rsidP="0064739C">
      <w:pPr>
        <w:pStyle w:val="BodyText"/>
      </w:pPr>
      <w:r w:rsidRPr="0064739C">
        <w:t xml:space="preserve">Here we account for </w:t>
      </w:r>
      <w:r w:rsidRPr="0064739C">
        <w:rPr>
          <w:b/>
          <w:bCs/>
        </w:rPr>
        <w:t xml:space="preserve">two things changing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rPr>
          <w:b/>
          <w:bCs/>
        </w:rPr>
        <w:t xml:space="preserve"> increases</w:t>
      </w:r>
      <w:r w:rsidRPr="0064739C">
        <w:t>: the individual’s own performance term rises, and their competitive relevance raises the group’s shared roster pressure.</w:t>
      </w:r>
    </w:p>
    <w:p w14:paraId="6616C081" w14:textId="77777777" w:rsidR="0064739C" w:rsidRPr="0064739C" w:rsidRDefault="0064739C" w:rsidP="0064739C">
      <w:pPr>
        <w:pStyle w:val="BodyText"/>
      </w:pPr>
      <w:r w:rsidRPr="0064739C">
        <w:t xml:space="preserve">Let </w:t>
      </w:r>
      <m:oMath>
        <m:r>
          <w:rPr>
            <w:rFonts w:ascii="Cambria Math" w:eastAsia="Cambria Math" w:hAnsi="Cambria Math" w:cs="Cambria Math"/>
            <w:sz w:val="22"/>
            <w:szCs w:val="22"/>
          </w:rPr>
          <m:t>j=g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rsidRPr="0064739C">
        <w:t xml:space="preserve"> denote individual </w:t>
      </w:r>
      <m:oMath>
        <m:r>
          <w:rPr>
            <w:rFonts w:ascii="Cambria Math" w:eastAsia="Cambria Math" w:hAnsi="Cambria Math" w:cs="Cambria Math"/>
            <w:sz w:val="22"/>
            <w:szCs w:val="22"/>
          </w:rPr>
          <m:t>i</m:t>
        </m:r>
      </m:oMath>
      <w:r w:rsidRPr="0064739C">
        <w:t xml:space="preserve">’s group,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4739C">
        <w:t xml:space="preserve"> members. Our score is</w:t>
      </w:r>
    </w:p>
    <w:p w14:paraId="11E3FC31"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oMath>
      </m:oMathPara>
    </w:p>
    <w:p w14:paraId="724EA9C8" w14:textId="77777777" w:rsidR="0064739C" w:rsidRPr="0064739C" w:rsidRDefault="0064739C" w:rsidP="0064739C">
      <w:pPr>
        <w:pStyle w:val="BodyText"/>
      </w:pPr>
      <w:r w:rsidRPr="0064739C">
        <w:t>where</w:t>
      </w:r>
    </w:p>
    <w:p w14:paraId="4ED45085"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e>
                  </m:d>
                </m:sup>
              </m:sSup>
            </m:den>
          </m:f>
          <m:r>
            <w:rPr>
              <w:rFonts w:ascii="Cambria Math" w:eastAsia="Cambria Math" w:hAnsi="Cambria Math" w:cs="Cambria Math"/>
              <w:sz w:val="22"/>
              <w:szCs w:val="22"/>
            </w:rPr>
            <m:t>.</m:t>
          </m:r>
        </m:oMath>
      </m:oMathPara>
    </w:p>
    <w:p w14:paraId="4221E9B0" w14:textId="77777777" w:rsidR="0064739C" w:rsidRPr="0064739C" w:rsidRDefault="0064739C" w:rsidP="0064739C">
      <w:pPr>
        <w:pStyle w:val="BodyText"/>
      </w:pPr>
      <w:r w:rsidRPr="0064739C">
        <w:t xml:space="preserve">We hold group membership, the other members’ performances, and </w:t>
      </w:r>
      <m:oMath>
        <m:r>
          <w:rPr>
            <w:rFonts w:ascii="Cambria Math" w:eastAsia="Cambria Math" w:hAnsi="Cambria Math" w:cs="Cambria Math"/>
            <w:sz w:val="22"/>
            <w:szCs w:val="22"/>
          </w:rPr>
          <m:t>λ,γ,θ</m:t>
        </m:r>
      </m:oMath>
      <w:r w:rsidRPr="0064739C">
        <w:t xml:space="preserve"> fixed. In particular, </w:t>
      </w:r>
      <w:r w:rsidRPr="0064739C">
        <w:rPr>
          <w:b/>
          <w:bCs/>
        </w:rPr>
        <w:t xml:space="preserve">we do not recalculate the threshold as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rPr>
          <w:b/>
          <w:bCs/>
        </w:rPr>
        <w:t xml:space="preserve"> changes</w:t>
      </w:r>
      <w:r w:rsidRPr="0064739C">
        <w:t>.</w:t>
      </w:r>
    </w:p>
    <w:p w14:paraId="2A0EE9F1" w14:textId="77777777" w:rsidR="0064739C" w:rsidRPr="0064739C" w:rsidRDefault="0064739C" w:rsidP="0064739C">
      <w:pPr>
        <w:pStyle w:val="BodyText"/>
      </w:pPr>
      <w:r w:rsidRPr="0064739C">
        <w:t>First, separate the focal individual’s competitive relevance from everyone else’s:</w:t>
      </w:r>
    </w:p>
    <w:p w14:paraId="193196B3"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eqArr>
                    <m:eqArrPr>
                      <m:ctrlPr>
                        <w:rPr>
                          <w:rFonts w:ascii="Cambria Math" w:eastAsia="Cambria Math" w:hAnsi="Cambria Math" w:cs="Cambria Math"/>
                          <w:sz w:val="22"/>
                          <w:szCs w:val="22"/>
                        </w:rPr>
                      </m:ctrlPr>
                    </m:eqArrPr>
                    <m:e>
                      <m:r>
                        <w:rPr>
                          <w:rFonts w:ascii="Cambria Math" w:eastAsia="Cambria Math" w:hAnsi="Cambria Math" w:cs="Cambria Math"/>
                          <w:sz w:val="22"/>
                          <w:szCs w:val="22"/>
                        </w:rPr>
                        <m:t>h∈j</m:t>
                      </m:r>
                    </m:e>
                    <m:e>
                      <m:r>
                        <w:rPr>
                          <w:rFonts w:ascii="Cambria Math" w:eastAsia="Cambria Math" w:hAnsi="Cambria Math" w:cs="Cambria Math"/>
                          <w:sz w:val="22"/>
                          <w:szCs w:val="22"/>
                        </w:rPr>
                        <m:t>h≠i</m:t>
                      </m:r>
                    </m:e>
                  </m:eqAr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e>
          </m:d>
          <m:r>
            <w:rPr>
              <w:rFonts w:ascii="Cambria Math" w:eastAsia="Cambria Math" w:hAnsi="Cambria Math" w:cs="Cambria Math"/>
              <w:sz w:val="22"/>
              <w:szCs w:val="22"/>
            </w:rPr>
            <m:t>.</m:t>
          </m:r>
        </m:oMath>
      </m:oMathPara>
    </w:p>
    <w:p w14:paraId="1E6F03D5" w14:textId="77777777" w:rsidR="0064739C" w:rsidRPr="0064739C" w:rsidRDefault="0064739C" w:rsidP="0064739C">
      <w:pPr>
        <w:pStyle w:val="BodyText"/>
      </w:pPr>
      <w:r w:rsidRPr="0064739C">
        <w:t xml:space="preserve">Differentiate 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t xml:space="preserve">. The derivative of the first term is one. Within the parentheses, only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rsidRPr="0064739C">
        <w:t xml:space="preserve"> changes:</w:t>
      </w:r>
    </w:p>
    <w:p w14:paraId="23F2BBB3" w14:textId="77777777" w:rsidR="0064739C" w:rsidRPr="0064739C" w:rsidRDefault="00000000" w:rsidP="0064739C">
      <w:pPr>
        <w:pStyle w:val="BodyText"/>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m:t>
          </m:r>
        </m:oMath>
      </m:oMathPara>
    </w:p>
    <w:p w14:paraId="32179A25" w14:textId="77777777" w:rsidR="0064739C" w:rsidRPr="0064739C" w:rsidRDefault="0064739C" w:rsidP="0064739C">
      <w:pPr>
        <w:pStyle w:val="BodyText"/>
      </w:pPr>
      <w:r w:rsidRPr="0064739C">
        <w:t>Using the derivative we just established,</w:t>
      </w:r>
    </w:p>
    <w:p w14:paraId="4E81484B" w14:textId="77777777" w:rsidR="0064739C" w:rsidRPr="0064739C" w:rsidRDefault="00000000" w:rsidP="0064739C">
      <w:pPr>
        <w:pStyle w:val="BodyText"/>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=γ</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oMath>
      </m:oMathPara>
    </w:p>
    <w:p w14:paraId="50BF50B1" w14:textId="77777777" w:rsidR="0064739C" w:rsidRPr="0064739C" w:rsidRDefault="0064739C" w:rsidP="0064739C">
      <w:pPr>
        <w:pStyle w:val="BodyText"/>
      </w:pPr>
      <w:r w:rsidRPr="0064739C">
        <w:lastRenderedPageBreak/>
        <w:t>we obtain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16246AE" w14:textId="77777777">
        <w:trPr>
          <w:cantSplit/>
        </w:trPr>
        <w:tc>
          <w:tcPr>
            <w:tcW w:w="8496" w:type="dxa"/>
            <w:vAlign w:val="center"/>
          </w:tcPr>
          <w:p w14:paraId="56878245" w14:textId="77777777" w:rsidR="0064739C" w:rsidRPr="0064739C" w:rsidRDefault="00000000" w:rsidP="0064739C">
            <w:pPr>
              <w:pStyle w:val="BodyText"/>
            </w:pPr>
            <m:oMathPara>
              <m:oMath>
                <m:borderBox>
                  <m:borderBoxPr>
                    <m:ctrlPr>
                      <w:rPr>
                        <w:rFonts w:ascii="Cambria Math" w:eastAsia="Cambria Math" w:hAnsi="Cambria Math" w:cs="Cambria Math"/>
                        <w:sz w:val="22"/>
                        <w:szCs w:val="22"/>
                      </w:rPr>
                    </m:ctrlPr>
                  </m:borderBoxPr>
                  <m:e>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λγ</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e>
                </m:borderBox>
              </m:oMath>
            </m:oMathPara>
          </w:p>
        </w:tc>
        <w:tc>
          <w:tcPr>
            <w:tcW w:w="864" w:type="dxa"/>
            <w:vAlign w:val="center"/>
          </w:tcPr>
          <w:p w14:paraId="279D8774" w14:textId="0CB1AA25" w:rsidR="00D951E9" w:rsidRDefault="00000000">
            <w:pPr>
              <w:spacing w:after="0" w:line="240" w:lineRule="auto"/>
              <w:jc w:val="right"/>
            </w:pPr>
            <w:r>
              <w:t>(</w:t>
            </w:r>
            <w:bookmarkStart w:id="496" w:name="Eq_4_25"/>
            <w:r>
              <w:t>4.</w:t>
            </w:r>
            <w:ins w:id="497"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498"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499" w:author="Levine, Charles Roger (dzk3ja)" w:date="2026-10-18T17:19:00Z" w16du:dateUtc="2026-10-18T21:19:00Z">
              <w:r w:rsidR="00416B7B">
                <w:rPr>
                  <w:noProof/>
                </w:rPr>
                <w:t>2</w:t>
              </w:r>
              <w:r w:rsidR="00416B7B">
                <w:fldChar w:fldCharType="end"/>
              </w:r>
            </w:ins>
            <w:del w:id="500"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23</w:delText>
              </w:r>
              <w:r w:rsidDel="00416B7B">
                <w:fldChar w:fldCharType="end"/>
              </w:r>
            </w:del>
            <w:bookmarkEnd w:id="496"/>
            <w:r>
              <w:t>)</w:t>
            </w:r>
          </w:p>
        </w:tc>
      </w:tr>
    </w:tbl>
    <w:p w14:paraId="123E5D60" w14:textId="77777777" w:rsidR="0064739C" w:rsidRPr="0064739C" w:rsidRDefault="0064739C" w:rsidP="0064739C">
      <w:pPr>
        <w:pStyle w:val="BodyText"/>
      </w:pPr>
      <w:r w:rsidRPr="0064739C">
        <w:rPr>
          <w:b/>
          <w:bCs/>
        </w:rPr>
        <w:t>The first term represents the direct gain from higher performance. The second represents the additional congestion penalty arising because that individual now contributes more competitive relevance to the group average.</w:t>
      </w:r>
      <w:r w:rsidRPr="0064739C">
        <w:t xml:space="preserve"> Division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4739C">
        <w:t xml:space="preserve"> reflects that one person’s change is spread across the full roster.</w:t>
      </w:r>
    </w:p>
    <w:p w14:paraId="7D90EF62" w14:textId="77777777" w:rsidR="0064739C" w:rsidRPr="0064739C" w:rsidRDefault="0064739C" w:rsidP="0064739C">
      <w:pPr>
        <w:pStyle w:val="BodyText"/>
      </w:pPr>
      <w:r w:rsidRPr="0064739C">
        <w:t>Because</w:t>
      </w:r>
    </w:p>
    <w:p w14:paraId="3C3C75B1"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4</m:t>
              </m:r>
            </m:den>
          </m:f>
          <m:r>
            <w:rPr>
              <w:rFonts w:ascii="Cambria Math" w:eastAsia="Cambria Math" w:hAnsi="Cambria Math" w:cs="Cambria Math"/>
              <w:sz w:val="22"/>
              <w:szCs w:val="22"/>
            </w:rPr>
            <m:t>,</m:t>
          </m:r>
        </m:oMath>
      </m:oMathPara>
    </w:p>
    <w:p w14:paraId="767BE123" w14:textId="77777777" w:rsidR="0064739C" w:rsidRPr="0064739C" w:rsidRDefault="0064739C" w:rsidP="0064739C">
      <w:pPr>
        <w:pStyle w:val="BodyText"/>
      </w:pPr>
      <w:r w:rsidRPr="0064739C">
        <w:t>we have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F28C14E" w14:textId="77777777">
        <w:trPr>
          <w:cantSplit/>
        </w:trPr>
        <w:tc>
          <w:tcPr>
            <w:tcW w:w="8496" w:type="dxa"/>
            <w:vAlign w:val="center"/>
          </w:tcPr>
          <w:p w14:paraId="0978F3C1" w14:textId="77777777" w:rsidR="0064739C" w:rsidRPr="0064739C" w:rsidRDefault="00000000" w:rsidP="0064739C">
            <w:pPr>
              <w:pStyle w:val="BodyText"/>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λγ</m:t>
                    </m:r>
                  </m:num>
                  <m:den>
                    <m:r>
                      <w:rPr>
                        <w:rFonts w:ascii="Cambria Math" w:eastAsia="Cambria Math" w:hAnsi="Cambria Math" w:cs="Cambria Math"/>
                        <w:sz w:val="22"/>
                        <w:szCs w:val="22"/>
                      </w:rPr>
                      <m:t>4</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r>
                  <w:rPr>
                    <w:rFonts w:ascii="Cambria Math" w:eastAsia="Cambria Math" w:hAnsi="Cambria Math" w:cs="Cambria Math"/>
                    <w:sz w:val="22"/>
                    <w:szCs w:val="22"/>
                  </w:rPr>
                  <m:t>.</m:t>
                </m:r>
              </m:oMath>
            </m:oMathPara>
          </w:p>
        </w:tc>
        <w:tc>
          <w:tcPr>
            <w:tcW w:w="864" w:type="dxa"/>
            <w:vAlign w:val="center"/>
          </w:tcPr>
          <w:p w14:paraId="002BE625" w14:textId="0A78BC5F" w:rsidR="00D951E9" w:rsidRDefault="00000000">
            <w:pPr>
              <w:spacing w:after="0" w:line="240" w:lineRule="auto"/>
              <w:jc w:val="right"/>
            </w:pPr>
            <w:r>
              <w:t>(</w:t>
            </w:r>
            <w:bookmarkStart w:id="501" w:name="Eq_4_26"/>
            <w:r>
              <w:t>4.</w:t>
            </w:r>
            <w:ins w:id="502"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503"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504" w:author="Levine, Charles Roger (dzk3ja)" w:date="2026-10-18T17:19:00Z" w16du:dateUtc="2026-10-18T21:19:00Z">
              <w:r w:rsidR="00416B7B">
                <w:rPr>
                  <w:noProof/>
                </w:rPr>
                <w:t>3</w:t>
              </w:r>
              <w:r w:rsidR="00416B7B">
                <w:fldChar w:fldCharType="end"/>
              </w:r>
            </w:ins>
            <w:del w:id="505"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24</w:delText>
              </w:r>
              <w:r w:rsidDel="00416B7B">
                <w:fldChar w:fldCharType="end"/>
              </w:r>
            </w:del>
            <w:bookmarkEnd w:id="501"/>
            <w:r>
              <w:t>)</w:t>
            </w:r>
          </w:p>
        </w:tc>
      </w:tr>
    </w:tbl>
    <w:p w14:paraId="498C9917" w14:textId="77777777" w:rsidR="0064739C" w:rsidRPr="0064739C" w:rsidRDefault="0064739C" w:rsidP="0064739C">
      <w:pPr>
        <w:pStyle w:val="BodyText"/>
      </w:pPr>
      <w:r w:rsidRPr="0064739C">
        <w:t>Therefore,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7632C5D" w14:textId="77777777">
        <w:trPr>
          <w:cantSplit/>
        </w:trPr>
        <w:tc>
          <w:tcPr>
            <w:tcW w:w="8496" w:type="dxa"/>
            <w:vAlign w:val="center"/>
          </w:tcPr>
          <w:p w14:paraId="31D9E1B8" w14:textId="77777777" w:rsidR="0064739C" w:rsidRPr="0064739C" w:rsidRDefault="00000000" w:rsidP="0064739C">
            <w:pPr>
              <w:pStyle w:val="BodyText"/>
            </w:pPr>
            <m:oMathPara>
              <m:oMath>
                <m:borderBox>
                  <m:borderBoxPr>
                    <m:ctrlPr>
                      <w:rPr>
                        <w:rFonts w:ascii="Cambria Math" w:eastAsia="Cambria Math" w:hAnsi="Cambria Math" w:cs="Cambria Math"/>
                        <w:sz w:val="22"/>
                        <w:szCs w:val="22"/>
                      </w:rPr>
                    </m:ctrlPr>
                  </m:borderBoxPr>
                  <m:e>
                    <m:r>
                      <w:rPr>
                        <w:rFonts w:ascii="Cambria Math" w:eastAsia="Cambria Math" w:hAnsi="Cambria Math" w:cs="Cambria Math"/>
                        <w:sz w:val="22"/>
                        <w:szCs w:val="22"/>
                      </w:rPr>
                      <m:t>λγ&lt;4</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borderBox>
              </m:oMath>
            </m:oMathPara>
          </w:p>
        </w:tc>
        <w:tc>
          <w:tcPr>
            <w:tcW w:w="864" w:type="dxa"/>
            <w:vAlign w:val="center"/>
          </w:tcPr>
          <w:p w14:paraId="0EB52BEF" w14:textId="545AC4A8" w:rsidR="00D951E9" w:rsidRDefault="00000000">
            <w:pPr>
              <w:spacing w:after="0" w:line="240" w:lineRule="auto"/>
              <w:jc w:val="right"/>
            </w:pPr>
            <w:r>
              <w:t>(</w:t>
            </w:r>
            <w:bookmarkStart w:id="506" w:name="Eq_4_27"/>
            <w:r>
              <w:t>4.</w:t>
            </w:r>
            <w:ins w:id="507"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508"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509" w:author="Levine, Charles Roger (dzk3ja)" w:date="2026-10-18T17:19:00Z" w16du:dateUtc="2026-10-18T21:19:00Z">
              <w:r w:rsidR="00416B7B">
                <w:rPr>
                  <w:noProof/>
                </w:rPr>
                <w:t>4</w:t>
              </w:r>
              <w:r w:rsidR="00416B7B">
                <w:fldChar w:fldCharType="end"/>
              </w:r>
            </w:ins>
            <w:del w:id="510"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25</w:delText>
              </w:r>
              <w:r w:rsidDel="00416B7B">
                <w:fldChar w:fldCharType="end"/>
              </w:r>
            </w:del>
            <w:bookmarkEnd w:id="506"/>
            <w:r>
              <w:t>)</w:t>
            </w:r>
          </w:p>
        </w:tc>
      </w:tr>
    </w:tbl>
    <w:p w14:paraId="12A9E300" w14:textId="77777777" w:rsidR="0064739C" w:rsidRPr="0064739C" w:rsidRDefault="0064739C" w:rsidP="0064739C">
      <w:pPr>
        <w:pStyle w:val="BodyText"/>
      </w:pPr>
      <w:r w:rsidRPr="0064739C">
        <w:t xml:space="preserve">guarantees that the individual’s adjusted score increases with their performance at every performance level. If this condition fails, the score does </w:t>
      </w:r>
      <w:r w:rsidRPr="0064739C">
        <w:rPr>
          <w:b/>
          <w:bCs/>
        </w:rPr>
        <w:t>not necessarily</w:t>
      </w:r>
      <w:r w:rsidRPr="0064739C">
        <w:t xml:space="preserve"> decrease; its response depends on the individual’s proximity to the threshold.</w:t>
      </w:r>
    </w:p>
    <w:p w14:paraId="1A762A1B" w14:textId="77777777" w:rsidR="00C21D63" w:rsidRDefault="00000000">
      <w:pPr>
        <w:pStyle w:val="BodyText"/>
      </w:pPr>
      <w:r>
        <w:t xml:space="preserve">In particular, if </w:t>
      </w:r>
      <m:oMath>
        <m:r>
          <w:rPr>
            <w:rFonts w:ascii="Cambria Math" w:hAnsi="Cambria Math"/>
            <w:sz w:val="22"/>
            <w:szCs w:val="22"/>
          </w:rPr>
          <m:t>λγ</m:t>
        </m:r>
      </m:oMath>
      <w:r>
        <w:t xml:space="preserve"> exceeds four times the group size, the individual’s own adjusted score decreases for performance values sufficiently close to </w:t>
      </w:r>
      <m:oMath>
        <m:r>
          <w:rPr>
            <w:rFonts w:ascii="Cambria Math" w:hAnsi="Cambria Math"/>
            <w:sz w:val="22"/>
            <w:szCs w:val="22"/>
          </w:rPr>
          <m:t>θ</m:t>
        </m:r>
      </m:oMath>
      <w:r>
        <w:t>. This is a property of the full-group scoring specification that should be considered when choosing or fitting its parameters.</w:t>
      </w:r>
    </w:p>
    <w:p w14:paraId="4239FCA4" w14:textId="77777777" w:rsidR="0064739C" w:rsidRPr="0064739C" w:rsidRDefault="0064739C" w:rsidP="0064739C">
      <w:pPr>
        <w:pStyle w:val="BodyText"/>
      </w:pPr>
      <w:r w:rsidRPr="0064739C">
        <w:t xml:space="preserve">One distinction deserves emphasis: </w:t>
      </w:r>
      <w:r w:rsidRPr="0064739C">
        <w:rPr>
          <w:b/>
          <w:bCs/>
        </w:rPr>
        <w:t>this derivative concerns the individual’s numerical score, not their within-group rank or selection probability.</w:t>
      </w:r>
      <w:r w:rsidRPr="0064739C">
        <w:t xml:space="preserve"> </w:t>
      </w:r>
      <w:r w:rsidR="00EA5386">
        <w:t xml:space="preserve"> </w:t>
      </w:r>
      <w:r w:rsidRPr="0064739C">
        <w:t xml:space="preserve">Every member receives the same congestion subtraction. For a teammate </w:t>
      </w:r>
      <m:oMath>
        <m:r>
          <w:rPr>
            <w:rFonts w:ascii="Cambria Math" w:eastAsia="Cambria Math" w:hAnsi="Cambria Math" w:cs="Cambria Math"/>
            <w:sz w:val="22"/>
            <w:szCs w:val="22"/>
          </w:rPr>
          <m:t>h</m:t>
        </m:r>
      </m:oMath>
      <w:r w:rsidRPr="0064739C">
        <w:t>,</w:t>
      </w:r>
    </w:p>
    <w:p w14:paraId="459DE736"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oMath>
      </m:oMathPara>
    </w:p>
    <w:p w14:paraId="55BBCEF8" w14:textId="77777777" w:rsidR="00CB3150" w:rsidRDefault="0064739C" w:rsidP="0064739C">
      <w:pPr>
        <w:pStyle w:val="BodyText"/>
      </w:pPr>
      <w:r w:rsidRPr="0064739C">
        <w:t xml:space="preserve">Thus, holding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rsidRPr="0064739C">
        <w:t xml:space="preserve"> fixed, an increase in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t xml:space="preserve"> always improves </w:t>
      </w:r>
      <m:oMath>
        <m:r>
          <w:rPr>
            <w:rFonts w:ascii="Cambria Math" w:eastAsia="Cambria Math" w:hAnsi="Cambria Math" w:cs="Cambria Math"/>
            <w:sz w:val="22"/>
            <w:szCs w:val="22"/>
          </w:rPr>
          <m:t>i</m:t>
        </m:r>
      </m:oMath>
      <w:r w:rsidRPr="0064739C">
        <w:t xml:space="preserve">’s standing relative to that teammate, even in a parameter regime where </w:t>
      </w:r>
      <m:oMath>
        <m:r>
          <w:rPr>
            <w:rFonts w:ascii="Cambria Math" w:eastAsia="Cambria Math" w:hAnsi="Cambria Math" w:cs="Cambria Math"/>
            <w:sz w:val="22"/>
            <w:szCs w:val="22"/>
          </w:rPr>
          <m:t>i</m:t>
        </m:r>
      </m:oMath>
      <w:r w:rsidRPr="0064739C">
        <w:t>’s own adjusted score decreases.</w:t>
      </w:r>
    </w:p>
    <w:p w14:paraId="20FFDD75" w14:textId="77777777" w:rsidR="00CB3150" w:rsidRDefault="00000000">
      <w:pPr>
        <w:pStyle w:val="Heading2"/>
      </w:pPr>
      <w:bookmarkStart w:id="511" w:name="scarcity-and-the-selection-margin"/>
      <w:bookmarkEnd w:id="492"/>
      <w:r>
        <w:t>4.5.3 Scarcity and the selection margin</w:t>
      </w:r>
    </w:p>
    <w:p w14:paraId="12DF916C" w14:textId="77777777" w:rsidR="00471E0D" w:rsidRPr="00471E0D" w:rsidRDefault="009A1126" w:rsidP="00471E0D">
      <w:r>
        <w:t xml:space="preserve">We focus on advancement under scarce opportunities, where meeting a qualification standard does not guarantee selection.  </w:t>
      </w:r>
      <w:r w:rsidR="00471E0D" w:rsidRPr="00471E0D">
        <w:t>An individual may perform well and still fall short because others are competing for the same places. Our interest is therefore in selection settings where the number of available opportunities helps determine what it means to be a credible competitor. Settings in which everyone meeting a qualification standard can succeed are outside the competitive-selection setting emphasized here.</w:t>
      </w:r>
    </w:p>
    <w:p w14:paraId="25DA8D64" w14:textId="77777777" w:rsidR="00471E0D" w:rsidRPr="00471E0D" w:rsidRDefault="00471E0D" w:rsidP="00471E0D">
      <w:r w:rsidRPr="00471E0D">
        <w:t xml:space="preserve">Let </w:t>
      </w:r>
      <m:oMath>
        <m:r>
          <w:rPr>
            <w:rFonts w:ascii="Cambria Math" w:eastAsia="Cambria Math" w:hAnsi="Cambria Math" w:cs="Cambria Math"/>
            <w:sz w:val="22"/>
            <w:szCs w:val="22"/>
          </w:rPr>
          <m:t>N</m:t>
        </m:r>
      </m:oMath>
      <w:r w:rsidRPr="00471E0D">
        <w:t xml:space="preserve"> denote the number of individuals competing for </w:t>
      </w:r>
      <m:oMath>
        <m:r>
          <w:rPr>
            <w:rFonts w:ascii="Cambria Math" w:eastAsia="Cambria Math" w:hAnsi="Cambria Math" w:cs="Cambria Math"/>
            <w:sz w:val="22"/>
            <w:szCs w:val="22"/>
          </w:rPr>
          <m:t>K</m:t>
        </m:r>
      </m:oMath>
      <w:r w:rsidRPr="00471E0D">
        <w:t xml:space="preserve"> available places. The selection fraction </w:t>
      </w:r>
      <m:oMath>
        <m:r>
          <w:rPr>
            <w:rFonts w:ascii="Cambria Math" w:eastAsia="Cambria Math" w:hAnsi="Cambria Math" w:cs="Cambria Math"/>
            <w:sz w:val="22"/>
            <w:szCs w:val="22"/>
          </w:rPr>
          <m:t>K/N</m:t>
        </m:r>
      </m:oMath>
      <w:r w:rsidRPr="00471E0D">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4C6EEECC" w14:textId="77777777" w:rsidR="00432E89" w:rsidRPr="00471E0D" w:rsidRDefault="00432E89" w:rsidP="00471E0D">
      <w:r w:rsidRPr="00432E89">
        <w:t xml:space="preserve">The competitive-relevance threshold </w:t>
      </w:r>
      <m:oMath>
        <m:r>
          <w:rPr>
            <w:rFonts w:ascii="Cambria Math" w:eastAsia="Cambria Math" w:hAnsi="Cambria Math" w:cs="Cambria Math"/>
            <w:sz w:val="22"/>
            <w:szCs w:val="22"/>
          </w:rPr>
          <m:t>θ</m:t>
        </m:r>
      </m:oMath>
      <w:r w:rsidRPr="00432E89">
        <w:t xml:space="preserve"> gives us a way to represent this difference. It identifies the performance level around which individuals become substantially relevant to the competitive field. For the competitive settings motivating this model, we propose choosing </w:t>
      </w:r>
      <m:oMath>
        <m:r>
          <w:rPr>
            <w:rFonts w:ascii="Cambria Math" w:eastAsia="Cambria Math" w:hAnsi="Cambria Math" w:cs="Cambria Math"/>
            <w:sz w:val="22"/>
            <w:szCs w:val="22"/>
          </w:rPr>
          <m:t>θ</m:t>
        </m:r>
      </m:oMath>
      <w:r w:rsidRPr="00432E89">
        <w:t xml:space="preserve"> in relation to scarcity: holding the performance distribution fixed, a smaller selection fraction should generally correspond to a higher reference threshold. </w:t>
      </w:r>
      <w:r>
        <w:t xml:space="preserve">This is a principle for specifying the model, rather than a relationship imposed by the equations already introduced. A particular application must state how its threshold is chosen. The equations permit the threshold and selection fraction to vary independently, but </w:t>
      </w:r>
      <w:r>
        <w:lastRenderedPageBreak/>
        <w:t>configurations that substantially misalign them do not represent the competitive setting motivating the model.</w:t>
      </w:r>
    </w:p>
    <w:p w14:paraId="56CBEE29" w14:textId="77777777" w:rsidR="00471E0D" w:rsidRPr="00471E0D" w:rsidRDefault="00A5330A" w:rsidP="00471E0D">
      <w:r>
        <w:t xml:space="preserve">The competitive-relevance threshold </w:t>
      </w:r>
      <m:oMath>
        <m:r>
          <w:rPr>
            <w:rFonts w:ascii="Cambria Math" w:eastAsia="Cambria Math" w:hAnsi="Cambria Math" w:cs="Cambria Math"/>
            <w:sz w:val="22"/>
            <w:szCs w:val="22"/>
          </w:rPr>
          <m:t>θ</m:t>
        </m:r>
      </m:oMath>
      <w:r>
        <w:t xml:space="preserve"> identifies the performance level around which individuals count strongly toward roster pressure; it does not determine who ultimately receives a place.  </w:t>
      </w:r>
      <w:r w:rsidR="00471E0D" w:rsidRPr="00471E0D">
        <w:t xml:space="preserve">The threshold is used first to calculate competitive relevance and, from it, each group’s roster pressure. Roster pressure then adjusts individual scores, after which the selection rule allocates the </w:t>
      </w:r>
      <m:oMath>
        <m:r>
          <w:rPr>
            <w:rFonts w:ascii="Cambria Math" w:eastAsia="Cambria Math" w:hAnsi="Cambria Math" w:cs="Cambria Math"/>
            <w:sz w:val="22"/>
            <w:szCs w:val="22"/>
          </w:rPr>
          <m:t>K</m:t>
        </m:r>
      </m:oMath>
      <w:r w:rsidR="004E37D4">
        <w:t xml:space="preserve"> </w:t>
      </w:r>
      <w:r w:rsidR="00471E0D" w:rsidRPr="00471E0D">
        <w:t xml:space="preserve">available places. An individual above </w:t>
      </w:r>
      <m:oMath>
        <m:r>
          <w:rPr>
            <w:rFonts w:ascii="Cambria Math" w:eastAsia="Cambria Math" w:hAnsi="Cambria Math" w:cs="Cambria Math"/>
            <w:sz w:val="22"/>
            <w:szCs w:val="22"/>
          </w:rPr>
          <m:t>θ</m:t>
        </m:r>
      </m:oMath>
      <w:r w:rsidR="00471E0D" w:rsidRPr="00471E0D">
        <w:t xml:space="preserve"> is therefore not guaranteed selection, and an individual below it is not automatically excluded. </w:t>
      </w:r>
      <w:r w:rsidR="00143374">
        <w:t xml:space="preserve">For finite positive </w:t>
      </w:r>
      <m:oMath>
        <m:r>
          <w:rPr>
            <w:rFonts w:ascii="Cambria Math" w:eastAsia="Cambria Math" w:hAnsi="Cambria Math" w:cs="Cambria Math"/>
            <w:sz w:val="22"/>
            <w:szCs w:val="22"/>
          </w:rPr>
          <m:t>γ</m:t>
        </m:r>
      </m:oMath>
      <w:r w:rsidR="00143374">
        <w:t xml:space="preserve">, competitive relevance changes smoothly around the threshold, with larger values of </w:t>
      </w:r>
      <m:oMath>
        <m:r>
          <w:rPr>
            <w:rFonts w:ascii="Cambria Math" w:eastAsia="Cambria Math" w:hAnsi="Cambria Math" w:cs="Cambria Math"/>
            <w:sz w:val="22"/>
            <w:szCs w:val="22"/>
          </w:rPr>
          <m:t>γ</m:t>
        </m:r>
      </m:oMath>
      <w:r w:rsidR="00143374">
        <w:t xml:space="preserve"> producing a sharper transition. Selection then depends on the adjusted scores and the selection rule.</w:t>
      </w:r>
    </w:p>
    <w:p w14:paraId="687C83DE" w14:textId="77777777" w:rsidR="00432E89" w:rsidRPr="00471E0D" w:rsidRDefault="00432E89" w:rsidP="00471E0D">
      <w:r>
        <w:t xml:space="preserve">Scarcity and competitive relevance therefore enter through distinct parameters. The number of places </w:t>
      </w:r>
      <m:oMath>
        <m:r>
          <w:rPr>
            <w:rFonts w:ascii="Cambria Math" w:eastAsia="Cambria Math" w:hAnsi="Cambria Math" w:cs="Cambria Math"/>
            <w:sz w:val="22"/>
            <w:szCs w:val="22"/>
          </w:rPr>
          <m:t>K</m:t>
        </m:r>
      </m:oMath>
      <w:r>
        <w:t xml:space="preserve"> directly limits how many individuals advance, while </w:t>
      </w:r>
      <m:oMath>
        <m:r>
          <w:rPr>
            <w:rFonts w:ascii="Cambria Math" w:eastAsia="Cambria Math" w:hAnsi="Cambria Math" w:cs="Cambria Math"/>
            <w:sz w:val="22"/>
            <w:szCs w:val="22"/>
          </w:rPr>
          <m:t>θ</m:t>
        </m:r>
      </m:oMath>
      <w:r>
        <w:t xml:space="preserve"> determines which performances contribute strongly to roster pressure. Choosing </w:t>
      </w:r>
      <m:oMath>
        <m:r>
          <w:rPr>
            <w:rFonts w:ascii="Cambria Math" w:eastAsia="Cambria Math" w:hAnsi="Cambria Math" w:cs="Cambria Math"/>
            <w:sz w:val="22"/>
            <w:szCs w:val="22"/>
          </w:rPr>
          <m:t>θ</m:t>
        </m:r>
      </m:oMath>
      <w:r>
        <w:t xml:space="preserve"> in relation to </w:t>
      </w:r>
      <m:oMath>
        <m:r>
          <w:rPr>
            <w:rFonts w:ascii="Cambria Math" w:eastAsia="Cambria Math" w:hAnsi="Cambria Math" w:cs="Cambria Math"/>
            <w:sz w:val="22"/>
            <w:szCs w:val="22"/>
          </w:rPr>
          <m:t>K/N</m:t>
        </m:r>
      </m:oMath>
      <w:r>
        <w:t xml:space="preserve"> connects these two parts of the model, but doing so requires an explicit threshold rule. </w:t>
      </w:r>
      <w:r w:rsidR="00A5330A">
        <w:fldChar w:fldCharType="begin"/>
      </w:r>
      <w:r w:rsidR="00A5330A">
        <w:instrText xml:space="preserve"> REF Chapter4Figure3 \h </w:instrText>
      </w:r>
      <w:r w:rsidR="00A5330A">
        <w:fldChar w:fldCharType="separate"/>
      </w:r>
      <w:r w:rsidR="005E5BEF">
        <w:t>Figure 4-3</w:t>
      </w:r>
      <w:r w:rsidR="00A5330A">
        <w:fldChar w:fldCharType="end"/>
      </w:r>
      <w:r w:rsidR="009907A5">
        <w:t xml:space="preserve"> </w:t>
      </w:r>
      <w:r>
        <w:fldChar w:fldCharType="begin"/>
      </w:r>
      <w:r>
        <w:instrText>REF _Ref242970725 \p</w:instrText>
      </w:r>
      <w:r>
        <w:fldChar w:fldCharType="separate"/>
      </w:r>
      <w:r w:rsidR="009907A5">
        <w:t>below</w:t>
      </w:r>
      <w:r>
        <w:fldChar w:fldCharType="end"/>
      </w:r>
      <w:r>
        <w:t xml:space="preserve"> illustrates one such rule without establishing it as the general specification.</w:t>
      </w:r>
    </w:p>
    <w:p w14:paraId="0BDBC7D9" w14:textId="77777777" w:rsidR="00A5330A" w:rsidRPr="00471E0D" w:rsidRDefault="00A5330A" w:rsidP="00471E0D">
      <w:r>
        <w:t xml:space="preserve">A lower roster-pressure value does not necessarily mean that advancement has become easier. With performances and </w:t>
      </w:r>
      <m:oMath>
        <m:r>
          <w:rPr>
            <w:rFonts w:ascii="Cambria Math" w:eastAsia="Cambria Math" w:hAnsi="Cambria Math" w:cs="Cambria Math"/>
            <w:sz w:val="22"/>
            <w:szCs w:val="22"/>
          </w:rPr>
          <m:t>γ</m:t>
        </m:r>
      </m:oMath>
      <w:r>
        <w:t xml:space="preserve"> held fixed, a higher </w:t>
      </w:r>
      <m:oMath>
        <m:r>
          <w:rPr>
            <w:rFonts w:ascii="Cambria Math" w:eastAsia="Cambria Math" w:hAnsi="Cambria Math" w:cs="Cambria Math"/>
            <w:sz w:val="22"/>
            <w:szCs w:val="22"/>
          </w:rPr>
          <m:t>θ</m:t>
        </m:r>
      </m:oMath>
      <w: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p>
    <w:p w14:paraId="098E8E67" w14:textId="77777777" w:rsidR="00432E89" w:rsidRPr="00471E0D" w:rsidRDefault="00A5330A" w:rsidP="00471E0D">
      <w:r>
        <w:t xml:space="preserve">To isolate the effect of the congestion adjustment, we compare performance-only scoring with congestion-adjusted scoring while holding the population, group memberships, and </w:t>
      </w:r>
      <w:r>
        <w:lastRenderedPageBreak/>
        <w:t xml:space="preserve">number of available places fixed.  </w:t>
      </w:r>
      <w:r w:rsidR="00432E89">
        <w:t xml:space="preserve">We specify </w:t>
      </w:r>
      <m:oMath>
        <m:r>
          <w:rPr>
            <w:rFonts w:ascii="Cambria Math" w:eastAsia="Cambria Math" w:hAnsi="Cambria Math" w:cs="Cambria Math"/>
            <w:sz w:val="22"/>
            <w:szCs w:val="22"/>
          </w:rPr>
          <m:t>θ</m:t>
        </m:r>
      </m:oMath>
      <w:r w:rsidR="00432E89">
        <w:t xml:space="preserve">, </w:t>
      </w:r>
      <m:oMath>
        <m:r>
          <w:rPr>
            <w:rFonts w:ascii="Cambria Math" w:eastAsia="Cambria Math" w:hAnsi="Cambria Math" w:cs="Cambria Math"/>
            <w:sz w:val="22"/>
            <w:szCs w:val="22"/>
          </w:rPr>
          <m:t>γ</m:t>
        </m:r>
      </m:oMath>
      <w:r w:rsidR="00432E89">
        <w:t xml:space="preserve">, and </w:t>
      </w:r>
      <m:oMath>
        <m:r>
          <w:rPr>
            <w:rFonts w:ascii="Cambria Math" w:eastAsia="Cambria Math" w:hAnsi="Cambria Math" w:cs="Cambria Math"/>
            <w:sz w:val="22"/>
            <w:szCs w:val="22"/>
          </w:rPr>
          <m:t>λ</m:t>
        </m:r>
      </m:oMath>
      <w:r w:rsidR="00432E89">
        <w:t xml:space="preserve"> for the congestion-adjusted calculation and compare its selected set with the performance-only benchmark. Under deterministic top-</w:t>
      </w:r>
      <m:oMath>
        <m:r>
          <w:rPr>
            <w:rFonts w:ascii="Cambria Math" w:eastAsia="Cambria Math" w:hAnsi="Cambria Math" w:cs="Cambria Math"/>
            <w:sz w:val="22"/>
            <w:szCs w:val="22"/>
          </w:rPr>
          <m:t>K</m:t>
        </m:r>
      </m:oMath>
      <w:r w:rsidR="00432E89">
        <w:t xml:space="preserve"> selection, differences between those sets arise from the score adjustment. When comparing these differences across levels of scarcity, we must also state whether and how the threshold changes.</w:t>
      </w:r>
    </w:p>
    <w:p w14:paraId="3CF9AC3B" w14:textId="77777777" w:rsidR="00471E0D" w:rsidRPr="00471E0D" w:rsidRDefault="00471E0D" w:rsidP="00471E0D">
      <w:r w:rsidRPr="00471E0D">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eastAsia="Cambria Math" w:hAnsi="Cambria Math" w:cs="Cambria Math"/>
            <w:sz w:val="22"/>
            <w:szCs w:val="22"/>
          </w:rPr>
          <m:t>W</m:t>
        </m:r>
      </m:oMath>
      <w:r w:rsidRPr="00471E0D">
        <w:t xml:space="preserve"> and </w:t>
      </w:r>
      <m:oMath>
        <m:r>
          <w:rPr>
            <w:rFonts w:ascii="Cambria Math" w:eastAsia="Cambria Math" w:hAnsi="Cambria Math" w:cs="Cambria Math"/>
            <w:sz w:val="22"/>
            <w:szCs w:val="22"/>
          </w:rPr>
          <m:t>W'</m:t>
        </m:r>
      </m:oMath>
      <w:r w:rsidRPr="00471E0D">
        <w:t xml:space="preserve"> denote the sets selected under performance-only and congestion-adjusted scoring, respectively. Their intersection, </w:t>
      </w:r>
      <m:oMath>
        <m:r>
          <w:rPr>
            <w:rFonts w:ascii="Cambria Math" w:eastAsia="Cambria Math" w:hAnsi="Cambria Math" w:cs="Cambria Math"/>
            <w:sz w:val="22"/>
            <w:szCs w:val="22"/>
          </w:rPr>
          <m:t>W∩W'</m:t>
        </m:r>
      </m:oMath>
      <w:r w:rsidRPr="00471E0D">
        <w:t xml:space="preserve">, contains those selected under both rules. Using vertical bars to denote the </w:t>
      </w:r>
      <w:r w:rsidR="006758F5">
        <w:t>cardinality of</w:t>
      </w:r>
      <w:r w:rsidRPr="00471E0D">
        <w:t xml:space="preserve"> a set, the number of replaced places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2DECDCF" w14:textId="77777777">
        <w:trPr>
          <w:cantSplit/>
        </w:trPr>
        <w:tc>
          <w:tcPr>
            <w:tcW w:w="8496" w:type="dxa"/>
            <w:vAlign w:val="center"/>
          </w:tcPr>
          <w:p w14:paraId="515130B8" w14:textId="77777777" w:rsidR="00471E0D" w:rsidRPr="00471E0D" w:rsidRDefault="004E37D4" w:rsidP="00471E0D">
            <m:oMathPara>
              <m:oMath>
                <m:r>
                  <w:rPr>
                    <w:rFonts w:ascii="Cambria Math" w:eastAsia="Cambria Math" w:hAnsi="Cambria Math" w:cs="Cambria Math"/>
                    <w:sz w:val="22"/>
                    <w:szCs w:val="22"/>
                  </w:rPr>
                  <m:t>D=K-</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W∩W'</m:t>
                    </m:r>
                  </m:e>
                </m:d>
                <m:r>
                  <w:rPr>
                    <w:rFonts w:ascii="Cambria Math" w:eastAsia="Cambria Math" w:hAnsi="Cambria Math" w:cs="Cambria Math"/>
                    <w:sz w:val="22"/>
                    <w:szCs w:val="22"/>
                  </w:rPr>
                  <m:t>.</m:t>
                </m:r>
              </m:oMath>
            </m:oMathPara>
          </w:p>
        </w:tc>
        <w:tc>
          <w:tcPr>
            <w:tcW w:w="864" w:type="dxa"/>
            <w:vAlign w:val="center"/>
          </w:tcPr>
          <w:p w14:paraId="32C6E227" w14:textId="21DF5A25" w:rsidR="00D951E9" w:rsidRDefault="00000000">
            <w:pPr>
              <w:spacing w:after="0" w:line="240" w:lineRule="auto"/>
              <w:jc w:val="right"/>
            </w:pPr>
            <w:r>
              <w:t>(</w:t>
            </w:r>
            <w:bookmarkStart w:id="512" w:name="Eq_4_28"/>
            <w:r>
              <w:t>4.</w:t>
            </w:r>
            <w:ins w:id="513"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514"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515" w:author="Levine, Charles Roger (dzk3ja)" w:date="2026-10-18T17:19:00Z" w16du:dateUtc="2026-10-18T21:19:00Z">
              <w:r w:rsidR="00416B7B">
                <w:rPr>
                  <w:noProof/>
                </w:rPr>
                <w:t>5</w:t>
              </w:r>
              <w:r w:rsidR="00416B7B">
                <w:fldChar w:fldCharType="end"/>
              </w:r>
            </w:ins>
            <w:del w:id="516"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26</w:delText>
              </w:r>
              <w:r w:rsidDel="00416B7B">
                <w:fldChar w:fldCharType="end"/>
              </w:r>
            </w:del>
            <w:bookmarkEnd w:id="512"/>
            <w:r>
              <w:t>)</w:t>
            </w:r>
          </w:p>
        </w:tc>
      </w:tr>
    </w:tbl>
    <w:p w14:paraId="088A374C" w14:textId="77777777" w:rsidR="00471E0D" w:rsidRPr="00C5784C" w:rsidRDefault="00471E0D" w:rsidP="00C5784C">
      <w:pPr>
        <w:pStyle w:val="NormalWeb"/>
        <w:rPr>
          <w:color w:val="auto"/>
        </w:rPr>
      </w:pPr>
      <w:r w:rsidRPr="00471E0D">
        <w:t xml:space="preserve">For </w:t>
      </w:r>
      <m:oMath>
        <m:r>
          <w:rPr>
            <w:rFonts w:ascii="Cambria Math" w:eastAsia="Cambria Math" w:hAnsi="Cambria Math" w:cs="Cambria Math"/>
            <w:sz w:val="22"/>
            <w:szCs w:val="22"/>
          </w:rPr>
          <m:t>K&gt;0</m:t>
        </m:r>
      </m:oMath>
      <w:r w:rsidRPr="00471E0D">
        <w:t xml:space="preserve">, the fraction of available places that change hands is </w:t>
      </w:r>
      <m:oMath>
        <m:r>
          <w:rPr>
            <w:rFonts w:ascii="Cambria Math" w:eastAsia="Cambria Math" w:hAnsi="Cambria Math" w:cs="Cambria Math"/>
            <w:sz w:val="22"/>
            <w:szCs w:val="22"/>
          </w:rPr>
          <m:t>D/K</m:t>
        </m:r>
      </m:oMath>
      <w:r w:rsidRPr="00471E0D">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r w:rsidR="00A5330A">
        <w:t>Greater scarcity does not necessarily produce a larger congestion effect. Whether it does must be examined under an explicitly stated rule for choosing the threshold.</w:t>
      </w:r>
    </w:p>
    <w:p w14:paraId="397821D2" w14:textId="77777777" w:rsidR="00B21393" w:rsidRDefault="00B21393" w:rsidP="00471E0D">
      <w:r>
        <w:fldChar w:fldCharType="begin"/>
      </w:r>
      <w:r>
        <w:instrText xml:space="preserve"> REF _Ref242736721 \h </w:instrText>
      </w:r>
      <w:r>
        <w:fldChar w:fldCharType="separate"/>
      </w:r>
      <w:r w:rsidR="005E5BEF">
        <w:t>Figure 4-3</w:t>
      </w:r>
      <w:r>
        <w:fldChar w:fldCharType="end"/>
      </w:r>
      <w:r w:rsidR="009907A5">
        <w:t xml:space="preserve"> </w:t>
      </w:r>
      <w:r>
        <w:fldChar w:fldCharType="begin"/>
      </w:r>
      <w:r>
        <w:instrText>REF _Ref242970725 \p</w:instrText>
      </w:r>
      <w:r>
        <w:fldChar w:fldCharType="separate"/>
      </w:r>
      <w:r w:rsidR="009907A5">
        <w:t>below</w:t>
      </w:r>
      <w:r>
        <w:fldChar w:fldCharType="end"/>
      </w:r>
      <w:r>
        <w:t xml:space="preserve"> </w:t>
      </w:r>
      <w:r w:rsidR="00A5330A">
        <w:t xml:space="preserve">illustrates one possible rule for aligning the competitive-relevance threshold with scarcity, using the same nine individuals under two levels of scarcity.  </w:t>
      </w:r>
      <w:r>
        <w:t xml:space="preserve">For this example, we set </w:t>
      </w:r>
      <m:oMath>
        <m:r>
          <w:rPr>
            <w:rFonts w:ascii="Cambria Math" w:eastAsia="Cambria Math" w:hAnsi="Cambria Math" w:cs="Cambria Math"/>
            <w:sz w:val="22"/>
            <w:szCs w:val="22"/>
          </w:rPr>
          <m:t>θ</m:t>
        </m:r>
      </m:oMath>
      <w:r>
        <w:t xml:space="preserve"> at the empirical performance quantile corresponding to </w:t>
      </w:r>
      <m:oMath>
        <m:r>
          <w:rPr>
            <w:rFonts w:ascii="Cambria Math" w:eastAsia="Cambria Math" w:hAnsi="Cambria Math" w:cs="Cambria Math"/>
            <w:sz w:val="22"/>
            <w:szCs w:val="22"/>
          </w:rPr>
          <m:t>1-K/N</m:t>
        </m:r>
      </m:oMath>
      <w:r>
        <w:t xml:space="preserve">, so reducing the available places from three to one raises the competitive-relevance threshold. We then recalculate roster pressure and adjusted scores before selecting the winners. One place changes hands in each setting, but the identities involved and the fraction of available </w:t>
      </w:r>
      <w:r>
        <w:lastRenderedPageBreak/>
        <w:t>places replaced differ.</w:t>
      </w:r>
      <w:r w:rsidR="00A5330A">
        <w:t xml:space="preserve">  This quantile rule specifies the alignment for this illustration; it is not a general rule adopted for every application.</w:t>
      </w:r>
    </w:p>
    <w:p w14:paraId="50B64C81" w14:textId="77777777" w:rsidR="00B21393" w:rsidRDefault="00B21393" w:rsidP="00C5784C">
      <w:pPr>
        <w:pStyle w:val="Illustration"/>
        <w:keepNext/>
      </w:pPr>
      <w:r>
        <w:rPr>
          <w:noProof/>
        </w:rPr>
        <w:drawing>
          <wp:inline distT="0" distB="0" distL="0" distR="0" wp14:anchorId="68999C59" wp14:editId="0B4D22F7">
            <wp:extent cx="5943600" cy="5196839"/>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4"/>
                    <a:stretch>
                      <a:fillRect/>
                    </a:stretch>
                  </pic:blipFill>
                  <pic:spPr>
                    <a:xfrm>
                      <a:off x="0" y="0"/>
                      <a:ext cx="5943600" cy="5196839"/>
                    </a:xfrm>
                    <a:prstGeom prst="rect">
                      <a:avLst/>
                    </a:prstGeom>
                  </pic:spPr>
                </pic:pic>
              </a:graphicData>
            </a:graphic>
          </wp:inline>
        </w:drawing>
      </w:r>
    </w:p>
    <w:p w14:paraId="7CA1DB2F" w14:textId="77777777" w:rsidR="00B21393" w:rsidRPr="00B21393" w:rsidRDefault="00B21393" w:rsidP="00D8262B">
      <w:pPr>
        <w:pStyle w:val="Caption"/>
      </w:pPr>
      <w:bookmarkStart w:id="517" w:name="Chapter4Figure3"/>
      <w:bookmarkStart w:id="518" w:name="_Ref242736721"/>
      <w:bookmarkStart w:id="519" w:name="_Ref242970725"/>
      <w:r>
        <w:t>Figure 4-</w:t>
      </w:r>
      <w:r>
        <w:fldChar w:fldCharType="begin"/>
      </w:r>
      <w:r>
        <w:instrText>SEQ Figure \* ARABIC</w:instrText>
      </w:r>
      <w:r>
        <w:fldChar w:fldCharType="separate"/>
      </w:r>
      <w:r w:rsidR="005E5BEF">
        <w:rPr>
          <w:noProof/>
        </w:rPr>
        <w:t>3</w:t>
      </w:r>
      <w:r>
        <w:fldChar w:fldCharType="end"/>
      </w:r>
      <w:bookmarkEnd w:id="517"/>
      <w:bookmarkEnd w:id="518"/>
      <w:r>
        <w:t xml:space="preserve">. </w:t>
      </w:r>
      <w:r w:rsidRPr="00C5784C">
        <w:rPr>
          <w:rStyle w:val="CaptionTitle"/>
        </w:rPr>
        <w:t>Scarcity and competitive relevance change together.</w:t>
      </w:r>
      <w:r>
        <w:rPr>
          <w:rStyle w:val="CaptionTitle"/>
          <w:bCs w:val="0"/>
        </w:rPr>
        <w:t xml:space="preserve">  </w:t>
      </w:r>
      <w:r>
        <w:t xml:space="preserve">The same nine individuals compete for three places in the left column and one place in the right column. For this illustration, </w:t>
      </w:r>
      <m:oMath>
        <m:r>
          <w:rPr>
            <w:rFonts w:ascii="Cambria Math" w:eastAsia="Cambria Math" w:hAnsi="Cambria Math" w:cs="Cambria Math"/>
            <w:sz w:val="22"/>
            <w:szCs w:val="22"/>
          </w:rPr>
          <m:t>θ</m:t>
        </m:r>
      </m:oMath>
      <w:r>
        <w:t xml:space="preserve"> is the linearly interpolated empirical </w:t>
      </w:r>
      <m:oMath>
        <m:d>
          <m:dPr>
            <m:ctrlPr>
              <w:rPr>
                <w:rFonts w:ascii="Cambria Math" w:eastAsia="Cambria Math" w:hAnsi="Cambria Math" w:cs="Cambria Math"/>
                <w:sz w:val="22"/>
                <w:szCs w:val="22"/>
              </w:rPr>
            </m:ctrlPr>
          </m:dPr>
          <m:e>
            <m:r>
              <w:rPr>
                <w:rFonts w:ascii="Cambria Math" w:eastAsia="Cambria Math" w:hAnsi="Cambria Math" w:cs="Cambria Math"/>
                <w:sz w:val="22"/>
                <w:szCs w:val="22"/>
              </w:rPr>
              <m:t>1-K/N</m:t>
            </m:r>
          </m:e>
        </m:d>
      </m:oMath>
      <w:r>
        <w:t xml:space="preserve">-quantile of performance, while </w:t>
      </w:r>
      <m:oMath>
        <m:r>
          <w:rPr>
            <w:rFonts w:ascii="Cambria Math" w:eastAsia="Cambria Math" w:hAnsi="Cambria Math" w:cs="Cambria Math"/>
            <w:sz w:val="22"/>
            <w:szCs w:val="22"/>
          </w:rPr>
          <m:t>γ=2</m:t>
        </m:r>
      </m:oMath>
      <w:r>
        <w:t xml:space="preserve"> and </w:t>
      </w:r>
      <m:oMath>
        <m:r>
          <w:rPr>
            <w:rFonts w:ascii="Cambria Math" w:eastAsia="Cambria Math" w:hAnsi="Cambria Math" w:cs="Cambria Math"/>
            <w:sz w:val="22"/>
            <w:szCs w:val="22"/>
          </w:rPr>
          <m:t>λ=2</m:t>
        </m:r>
      </m:oMath>
      <w: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m:oMath>
        <m:r>
          <w:rPr>
            <w:rFonts w:ascii="Cambria Math" w:eastAsia="Cambria Math" w:hAnsi="Cambria Math" w:cs="Cambria Math"/>
            <w:sz w:val="22"/>
            <w:szCs w:val="22"/>
          </w:rPr>
          <m:t>D=1</m:t>
        </m:r>
      </m:oMath>
      <w:r>
        <w:t xml:space="preserve"> and </w:t>
      </w:r>
      <m:oMath>
        <m:r>
          <w:rPr>
            <w:rFonts w:ascii="Cambria Math" w:eastAsia="Cambria Math" w:hAnsi="Cambria Math" w:cs="Cambria Math"/>
            <w:sz w:val="22"/>
            <w:szCs w:val="22"/>
          </w:rPr>
          <m:t>D/K=1/3</m:t>
        </m:r>
      </m:oMath>
      <w:r>
        <w:t xml:space="preserve">. With one place, P4 replaces P1, giving </w:t>
      </w:r>
      <m:oMath>
        <m:r>
          <w:rPr>
            <w:rFonts w:ascii="Cambria Math" w:eastAsia="Cambria Math" w:hAnsi="Cambria Math" w:cs="Cambria Math"/>
            <w:sz w:val="22"/>
            <w:szCs w:val="22"/>
          </w:rPr>
          <m:t>D=1</m:t>
        </m:r>
      </m:oMath>
      <w:r>
        <w:t xml:space="preserve"> and </w:t>
      </w:r>
      <m:oMath>
        <m:r>
          <w:rPr>
            <w:rFonts w:ascii="Cambria Math" w:eastAsia="Cambria Math" w:hAnsi="Cambria Math" w:cs="Cambria Math"/>
            <w:sz w:val="22"/>
            <w:szCs w:val="22"/>
          </w:rPr>
          <m:t>D/K=1</m:t>
        </m:r>
      </m:oMath>
      <w:r>
        <w:t>. This constructed example illustrates an aligned threshold rule; it does not establish that greater scarcity necessarily increases the congestion effect.</w:t>
      </w:r>
      <w:bookmarkEnd w:id="519"/>
    </w:p>
    <w:p w14:paraId="6862909C" w14:textId="77777777" w:rsidR="00CB3150" w:rsidRDefault="00A5330A" w:rsidP="00AB7FFC">
      <w:r>
        <w:t xml:space="preserve">Under stochastic selection, changes in the winners can reflect both the congestion adjustment and selection randomness. Exactly \(K\) individuals still receive places, but their identities can vary even when scores remain fixed. Assessing congestion in that setting </w:t>
      </w:r>
      <w:r>
        <w:lastRenderedPageBreak/>
        <w:t>therefore requires comparing selection probabilities or outcomes over repeated draws, rather than attributing every observed replacement to the score adjustment.</w:t>
      </w:r>
    </w:p>
    <w:p w14:paraId="28529826" w14:textId="77777777" w:rsidR="00CB3150" w:rsidRDefault="00000000">
      <w:pPr>
        <w:pStyle w:val="Heading2"/>
      </w:pPr>
      <w:bookmarkStart w:id="520" w:name="Xa069076e58659a3b4bc8e27a3dcbab40ab45238"/>
      <w:bookmarkEnd w:id="511"/>
      <w:r>
        <w:t xml:space="preserve">4.5.4 </w:t>
      </w:r>
      <w:r w:rsidR="00B21393">
        <w:t>Interpreting selection patterns across group environments</w:t>
      </w:r>
    </w:p>
    <w:p w14:paraId="03A3BDBA" w14:textId="77777777" w:rsidR="000B421F" w:rsidRPr="000B421F" w:rsidRDefault="000B421F" w:rsidP="000B421F">
      <w:r w:rsidRPr="000B421F">
        <w:rPr>
          <w:b/>
          <w:bCs/>
        </w:rPr>
        <w:t>A selection curve shows how frequently individuals advance across different group environments, but it does not by itself explain why those rates differ.</w:t>
      </w:r>
      <w:r w:rsidRPr="000B421F">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p>
    <w:p w14:paraId="3BB24CD5" w14:textId="77777777" w:rsidR="000B421F" w:rsidRPr="000B421F" w:rsidRDefault="000B421F" w:rsidP="000B421F">
      <w:r w:rsidRPr="000B421F">
        <w:rPr>
          <w:b/>
          <w:bCs/>
        </w:rPr>
        <w:t>Neither a rising curve nor a downturn establishes the effect of congestion on its own.</w:t>
      </w:r>
      <w:r w:rsidRPr="000B421F">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p>
    <w:p w14:paraId="423A4D10" w14:textId="77777777" w:rsidR="000B421F" w:rsidRPr="000B421F" w:rsidRDefault="000B421F" w:rsidP="000B421F">
      <w:r w:rsidRPr="000B421F">
        <w:rPr>
          <w:b/>
          <w:bCs/>
        </w:rPr>
        <w:t>To examine the role of group environment more closely, we compare individuals with similar performance.</w:t>
      </w:r>
      <w:r w:rsidRPr="000B421F">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w:t>
      </w:r>
      <w:r w:rsidRPr="000B421F">
        <w:lastRenderedPageBreak/>
        <w:t>performance also varies systematically across the group environments represented within a band.</w:t>
      </w:r>
    </w:p>
    <w:p w14:paraId="51AB35CE" w14:textId="77777777" w:rsidR="000B421F" w:rsidRPr="000B421F" w:rsidRDefault="000B421F" w:rsidP="000B421F">
      <w:r w:rsidRPr="000B421F">
        <w:rPr>
          <w:b/>
          <w:bCs/>
        </w:rPr>
        <w:t>The group average used on the horizontal axis is different from the roster pressure used in scoring.</w:t>
      </w:r>
      <w:r w:rsidRPr="000B421F">
        <w:t xml:space="preserve"> The group mean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0B421F">
        <w:t xml:space="preserve"> averages members’ performance values. Roster 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0B421F">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0B421F">
        <w:t xml:space="preserve"> therefore compares selection across groups with different average performance; it does not directly show how selection varies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0B421F">
        <w:t>.</w:t>
      </w:r>
    </w:p>
    <w:p w14:paraId="303BF541" w14:textId="77777777" w:rsidR="000B421F" w:rsidRPr="000B421F" w:rsidRDefault="000B421F" w:rsidP="000B421F">
      <w:r w:rsidRPr="000B421F">
        <w:rPr>
          <w:b/>
          <w:bCs/>
        </w:rPr>
        <w:t>Individuals whose scores place them near the selection boundary are especially informative because a congestion adjustment may change whether they advance.</w:t>
      </w:r>
      <w:r w:rsidRPr="000B421F">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Pr>
        <w:t>band of excellence</w:t>
      </w:r>
      <w:r w:rsidRPr="000B421F">
        <w:t>. Its location is an empirical or model-specific question: the relevant performance range depends on scarcity, roster pressure, and the resulting score distribution. A fixed percentile band should not be assumed to identify these individuals in every setting.</w:t>
      </w:r>
    </w:p>
    <w:p w14:paraId="073C9B27" w14:textId="77777777" w:rsidR="00C21D63" w:rsidRDefault="00000000">
      <w:pPr>
        <w:pStyle w:val="BodyText"/>
      </w:pPr>
      <w:r>
        <w:t xml:space="preserve">Strong sensitivity in roster pressure does not necessarily produce a change in the selected set. Under deterministic selection, an affected candidate must cross the selection boundary before their advancement outcome changes. The teammate generating the largest marginal increase in roster pressure and the player whose place is lost need not be the same individual. Appendix </w:t>
      </w:r>
      <w:r>
        <w:fldChar w:fldCharType="begin"/>
      </w:r>
      <w:r>
        <w:instrText xml:space="preserve"> REF SensitivityAppendixSection \h </w:instrText>
      </w:r>
      <w:r>
        <w:fldChar w:fldCharType="separate"/>
      </w:r>
      <w:r>
        <w:t>4A.7</w:t>
      </w:r>
      <w:r>
        <w:fldChar w:fldCharType="end"/>
      </w:r>
      <w:r>
        <w:t xml:space="preserve"> derives this connection.</w:t>
      </w:r>
    </w:p>
    <w:p w14:paraId="3B18E728" w14:textId="77777777" w:rsidR="000B421F" w:rsidRPr="000B421F" w:rsidRDefault="000B421F" w:rsidP="000B421F">
      <w:r w:rsidRPr="000B421F">
        <w:rPr>
          <w:b/>
          <w:bCs/>
        </w:rPr>
        <w:t>A plotted rate is easier to interpret when we know how many individuals and groups support it.</w:t>
      </w:r>
      <w:r w:rsidRPr="000B421F">
        <w:t xml:space="preserve"> If only a few individuals occupy a particular combination of </w:t>
      </w:r>
      <w:r w:rsidRPr="000B421F">
        <w:lastRenderedPageBreak/>
        <w:t>performance band and group environment, changing one selection outcome can substantially change the observed rate. A point based on many individuals from a single 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p>
    <w:p w14:paraId="4568C804" w14:textId="77777777" w:rsidR="00AC0AA7" w:rsidRDefault="000B421F" w:rsidP="000B421F">
      <w:r w:rsidRPr="000B421F">
        <w:rPr>
          <w:b/>
          <w:bCs/>
        </w:rPr>
        <w:t>These summaries provide complementary views of the model’s behavior.</w:t>
      </w:r>
      <w:r w:rsidRPr="000B421F">
        <w:t xml:space="preserve"> A curve combining all individuals describes how selection rates vary across group environments. Curves within performance bands make comparisons among individuals with more similar performance. Holding the population, memberships, and </w:t>
      </w:r>
      <m:oMath>
        <m:r>
          <w:rPr>
            <w:rFonts w:ascii="Cambria Math" w:eastAsia="Cambria Math" w:hAnsi="Cambria Math" w:cs="Cambria Math"/>
            <w:sz w:val="22"/>
            <w:szCs w:val="22"/>
          </w:rPr>
          <m:t>K</m:t>
        </m:r>
      </m:oMath>
      <w:r w:rsidRPr="000B421F">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p>
    <w:p w14:paraId="5FCE1D2A" w14:textId="77777777" w:rsidR="00AC0AA7" w:rsidRDefault="00AC0AA7" w:rsidP="000B421F">
      <w:r>
        <w:t xml:space="preserve">An overall selection curve can conceal patterns within particular performance bands. </w:t>
      </w:r>
      <w:r>
        <w:fldChar w:fldCharType="begin"/>
      </w:r>
      <w:r>
        <w:instrText xml:space="preserve"> REF _Ref242801844 \h </w:instrText>
      </w:r>
      <w:r>
        <w:fldChar w:fldCharType="separate"/>
      </w:r>
      <w:r w:rsidR="005E5BEF">
        <w:t>Figure 4-4</w:t>
      </w:r>
      <w:r>
        <w:fldChar w:fldCharType="end"/>
      </w:r>
      <w:r>
        <w:t xml:space="preserve"> </w:t>
      </w:r>
      <w:r>
        <w:fldChar w:fldCharType="begin"/>
      </w:r>
      <w:r>
        <w:instrText>REF _Ref242970800 \p</w:instrText>
      </w:r>
      <w:r>
        <w:fldChar w:fldCharType="separate"/>
      </w:r>
      <w:r w:rsidR="009907A5">
        <w:t>below</w:t>
      </w:r>
      <w:r>
        <w:fldChar w:fldCharType="end"/>
      </w:r>
      <w: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information about sample size and uncertainty. It does not establish that congestion caused the observed pattern.</w:t>
      </w:r>
    </w:p>
    <w:p w14:paraId="0141BAB0" w14:textId="77777777" w:rsidR="00AC0AA7" w:rsidRDefault="00AC0AA7" w:rsidP="000B421F"/>
    <w:p w14:paraId="51A3B107" w14:textId="77777777" w:rsidR="00AC0AA7" w:rsidRDefault="00AC0AA7" w:rsidP="00C5784C">
      <w:pPr>
        <w:pStyle w:val="Illustration"/>
        <w:keepNext/>
      </w:pPr>
      <w:r>
        <w:rPr>
          <w:noProof/>
        </w:rPr>
        <w:lastRenderedPageBreak/>
        <w:drawing>
          <wp:inline distT="0" distB="0" distL="0" distR="0" wp14:anchorId="6F957913" wp14:editId="15929BCD">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5"/>
                    <a:stretch>
                      <a:fillRect/>
                    </a:stretch>
                  </pic:blipFill>
                  <pic:spPr>
                    <a:xfrm>
                      <a:off x="0" y="0"/>
                      <a:ext cx="5943600" cy="2858135"/>
                    </a:xfrm>
                    <a:prstGeom prst="rect">
                      <a:avLst/>
                    </a:prstGeom>
                  </pic:spPr>
                </pic:pic>
              </a:graphicData>
            </a:graphic>
          </wp:inline>
        </w:drawing>
      </w:r>
    </w:p>
    <w:p w14:paraId="0FCB3123" w14:textId="77777777" w:rsidR="00AC0AA7" w:rsidRDefault="00AC0AA7" w:rsidP="00AC0AA7">
      <w:pPr>
        <w:pStyle w:val="Caption"/>
      </w:pPr>
      <w:bookmarkStart w:id="521" w:name="_Ref242801844"/>
      <w:bookmarkStart w:id="522" w:name="_Ref242970800"/>
      <w:r>
        <w:t>Figure 4-</w:t>
      </w:r>
      <w:r>
        <w:fldChar w:fldCharType="begin"/>
      </w:r>
      <w:r>
        <w:instrText>SEQ Figure \* ARABIC</w:instrText>
      </w:r>
      <w:r>
        <w:fldChar w:fldCharType="separate"/>
      </w:r>
      <w:r w:rsidR="005E5BEF">
        <w:rPr>
          <w:noProof/>
        </w:rPr>
        <w:t>4</w:t>
      </w:r>
      <w:r>
        <w:fldChar w:fldCharType="end"/>
      </w:r>
      <w:bookmarkEnd w:id="521"/>
      <w:r>
        <w:t xml:space="preserve"> </w:t>
      </w:r>
      <w:r>
        <w:rPr>
          <w:rStyle w:val="CaptionTitle"/>
        </w:rPr>
        <w:t>Selection across peer environments for the full basketball cohort and its top performance band.</w:t>
      </w:r>
      <w: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winsorization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bookmarkEnd w:id="522"/>
    </w:p>
    <w:p w14:paraId="0128D79F" w14:textId="77777777" w:rsidR="00CB3150" w:rsidRDefault="00890411" w:rsidP="000B421F">
      <w:r>
        <w:t xml:space="preserve">We can also examine selection within two differently defined bands of strong individual performance. </w:t>
      </w:r>
      <w:r>
        <w:fldChar w:fldCharType="begin"/>
      </w:r>
      <w:r>
        <w:instrText xml:space="preserve"> REF _Ref242867911 \h </w:instrText>
      </w:r>
      <w:r>
        <w:fldChar w:fldCharType="separate"/>
      </w:r>
      <w:r w:rsidR="005E5BEF">
        <w:t>Figure 4-5</w:t>
      </w:r>
      <w:r>
        <w:fldChar w:fldCharType="end"/>
      </w:r>
      <w:r>
        <w:t xml:space="preserve"> </w:t>
      </w:r>
      <w:r>
        <w:fldChar w:fldCharType="begin"/>
      </w:r>
      <w:r>
        <w:instrText>REF _Ref242970825 \p</w:instrText>
      </w:r>
      <w:r>
        <w:fldChar w:fldCharType="separate"/>
      </w:r>
      <w:r w:rsidR="009907A5">
        <w:t>below</w:t>
      </w:r>
      <w:r>
        <w:fldChar w:fldCharType="end"/>
      </w:r>
      <w:r>
        <w:t xml:space="preserve"> compares players whose standardized performance lies between two and three standard deviations above the seasonal mean with players in the top 7% of the eligible performance distribution. Both panels show lower draft frequencies at the strongest peer environments than in several intermediate environments, although the estimates have substantial uncertainty. This illustration uses a different population from the preceding figure: it includes eligible player-seasons from 2011–2021, restricted to teams represented by at least one ever-drafted player. A player may therefore appear in more than one season. These patterns motivate closer examination of competition among strong performers; they do not establish a causal effect of congestion.</w:t>
      </w:r>
    </w:p>
    <w:p w14:paraId="16E4A251" w14:textId="77777777" w:rsidR="00890411" w:rsidRDefault="00890411" w:rsidP="00890411">
      <w:pPr>
        <w:pStyle w:val="Illustration"/>
        <w:keepNext/>
      </w:pPr>
      <w:r>
        <w:rPr>
          <w:noProof/>
        </w:rPr>
        <w:lastRenderedPageBreak/>
        <w:drawing>
          <wp:inline distT="0" distB="0" distL="0" distR="0" wp14:anchorId="5BF34E12" wp14:editId="696A7BCD">
            <wp:extent cx="5943600" cy="2795905"/>
            <wp:effectExtent l="0" t="0" r="0" b="0"/>
            <wp:docPr id="16249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306" name="Picture 1624988306"/>
                    <pic:cNvPicPr/>
                  </pic:nvPicPr>
                  <pic:blipFill>
                    <a:blip r:embed="rId16"/>
                    <a:stretch>
                      <a:fillRect/>
                    </a:stretch>
                  </pic:blipFill>
                  <pic:spPr>
                    <a:xfrm>
                      <a:off x="0" y="0"/>
                      <a:ext cx="5943600" cy="2795905"/>
                    </a:xfrm>
                    <a:prstGeom prst="rect">
                      <a:avLst/>
                    </a:prstGeom>
                  </pic:spPr>
                </pic:pic>
              </a:graphicData>
            </a:graphic>
          </wp:inline>
        </w:drawing>
      </w:r>
    </w:p>
    <w:p w14:paraId="5C33AFB4" w14:textId="77777777" w:rsidR="00890411" w:rsidRDefault="00890411" w:rsidP="00890411">
      <w:pPr>
        <w:pStyle w:val="Caption"/>
      </w:pPr>
      <w:bookmarkStart w:id="523" w:name="_Ref242867911"/>
      <w:bookmarkStart w:id="524" w:name="_Ref242970825"/>
      <w:r>
        <w:t>Figure 4-</w:t>
      </w:r>
      <w:r>
        <w:fldChar w:fldCharType="begin"/>
      </w:r>
      <w:r>
        <w:instrText>SEQ Figure \* ARABIC</w:instrText>
      </w:r>
      <w:r>
        <w:fldChar w:fldCharType="separate"/>
      </w:r>
      <w:r w:rsidR="005E5BEF">
        <w:rPr>
          <w:noProof/>
        </w:rPr>
        <w:t>5</w:t>
      </w:r>
      <w:r>
        <w:fldChar w:fldCharType="end"/>
      </w:r>
      <w:bookmarkEnd w:id="523"/>
      <w:r>
        <w:t xml:space="preserve"> </w:t>
      </w:r>
      <w:r>
        <w:rPr>
          <w:rStyle w:val="CaptionTitle"/>
        </w:rPr>
        <w:t>Draft outcomes across peer environments within two high-performance bands.</w:t>
      </w:r>
      <w:r>
        <w:t xml:space="preserve"> Individual performance is points per minute standardized within season. Panel A includes 425 player-season observations with performance between two and three standard deviations above the mean; Panel B includes 1,237 observations in the top 7%. Both use 2011–2021 and restrict teams to those represented by at least one ever-drafted player in the source window. The horizontal axis measures average teammate performance, excluding the focal player. The vertical axis reports the percentage of observations belonging to players who were ever drafted, rather than drafted in that particular season. Panel A uses 16 quantile bins; Panel B uses four lower-region bins and seven finer upper-region bins. Their bin boundaries differ. Counts beneath points report player-seasons. Error bars show pointwise 95% Wilson intervals without adjustment for repeated players or team clustering; open circles mark fewer than 30 observations. The performance bands overlap and are not independent samples.</w:t>
      </w:r>
      <w:bookmarkEnd w:id="524"/>
    </w:p>
    <w:p w14:paraId="45E86D29" w14:textId="77777777" w:rsidR="00CB3150" w:rsidRDefault="00000000">
      <w:pPr>
        <w:pStyle w:val="Heading1"/>
      </w:pPr>
      <w:bookmarkStart w:id="525" w:name="Xace9f33b90814f9bd53ece6c999c09ae207edc6"/>
      <w:bookmarkEnd w:id="476"/>
      <w:bookmarkEnd w:id="520"/>
      <w:r>
        <w:t>4.6 Generating artificial groups with controlled sorting</w:t>
      </w:r>
    </w:p>
    <w:p w14:paraId="00B09B2F" w14:textId="77777777" w:rsidR="00912BB1" w:rsidRPr="00912BB1" w:rsidRDefault="00912BB1" w:rsidP="00912BB1">
      <w:r w:rsidRPr="00912BB1">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p>
    <w:p w14:paraId="123E1306" w14:textId="77777777" w:rsidR="00CB3150" w:rsidRDefault="00912BB1">
      <w:r w:rsidRPr="00912BB1">
        <w:t xml:space="preserve">The assignment procedure supplies these artificial environments for simulation. It allows us to vary the tendency of similar individuals to join the same group while preserving the number of individuals and each group’s roster capacity. Assignment is therefore a device for </w:t>
      </w:r>
      <w:r w:rsidRPr="00912BB1">
        <w:lastRenderedPageBreak/>
        <w:t>studying the consequences of group composition. The scoring and selection model can also operate on observed groups without generating new memberships</w:t>
      </w:r>
      <w:r>
        <w:t>.</w:t>
      </w:r>
    </w:p>
    <w:p w14:paraId="726C8274" w14:textId="77777777" w:rsidR="00CB3150" w:rsidRDefault="00000000">
      <w:pPr>
        <w:pStyle w:val="Heading2"/>
      </w:pPr>
      <w:bookmarkStart w:id="526" w:name="why-an-assignment-mechanism-is-needed"/>
      <w:r>
        <w:t xml:space="preserve">4.6.1 </w:t>
      </w:r>
      <w:r w:rsidR="00912BB1">
        <w:t>Representing individuals and groups</w:t>
      </w:r>
    </w:p>
    <w:p w14:paraId="47D5871A" w14:textId="77777777" w:rsidR="00912BB1" w:rsidRPr="00912BB1" w:rsidRDefault="00000000" w:rsidP="00912BB1">
      <w:r>
        <w:t xml:space="preserve">The assignment mechanism supplies controlled group memberships for simulation. Observed rosters already </w:t>
      </w:r>
      <w:r w:rsidR="00912BB1" w:rsidRPr="00912BB1">
        <w:t xml:space="preserve">We represent the population as a network containing two kinds of nodes: individuals and groups. A connection between an individual and a group indicates membership. This is a </w:t>
      </w:r>
      <w:r w:rsidR="00912BB1" w:rsidRPr="00912BB1">
        <w:rPr>
          <w:i/>
          <w:iCs/>
        </w:rPr>
        <w:t>bipartite network</w:t>
      </w:r>
      <w:r w:rsidR="00912BB1" w:rsidRPr="00912BB1">
        <w:t>: connections run between the two kinds of nodes. Each individual belongs to exactly one group during the modeled period.</w:t>
      </w:r>
    </w:p>
    <w:p w14:paraId="65ACC257" w14:textId="77777777" w:rsidR="00912BB1" w:rsidRPr="00912BB1" w:rsidRDefault="00912BB1" w:rsidP="00912BB1">
      <w:r w:rsidRPr="00912BB1">
        <w:t xml:space="preserve">Let </w:t>
      </w:r>
      <m:oMath>
        <m:r>
          <w:rPr>
            <w:rFonts w:ascii="Cambria Math" w:eastAsia="Cambria Math" w:hAnsi="Cambria Math" w:cs="Cambria Math"/>
            <w:sz w:val="22"/>
            <w:szCs w:val="22"/>
          </w:rPr>
          <m:t>J</m:t>
        </m:r>
      </m:oMath>
      <w:r w:rsidRPr="00912BB1">
        <w:t xml:space="preserve"> denote the number of groups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912BB1">
        <w:t xml:space="preserve"> the specified capacity of group </w:t>
      </w:r>
      <m:oMath>
        <m:r>
          <w:rPr>
            <w:rFonts w:ascii="Cambria Math" w:eastAsia="Cambria Math" w:hAnsi="Cambria Math" w:cs="Cambria Math"/>
            <w:sz w:val="22"/>
            <w:szCs w:val="22"/>
          </w:rPr>
          <m:t>j</m:t>
        </m:r>
      </m:oMath>
      <w:r w:rsidRPr="00912BB1">
        <w:t>. These capacities are positive integers satisfying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9280189" w14:textId="77777777">
        <w:trPr>
          <w:cantSplit/>
        </w:trPr>
        <w:tc>
          <w:tcPr>
            <w:tcW w:w="8496" w:type="dxa"/>
            <w:vAlign w:val="center"/>
          </w:tcPr>
          <w:p w14:paraId="2FA871E7" w14:textId="77777777" w:rsidR="00912BB1" w:rsidRPr="00912BB1" w:rsidRDefault="00000000" w:rsidP="00912BB1">
            <m:oMathPara>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r>
                  <w:rPr>
                    <w:rFonts w:ascii="Cambria Math" w:eastAsia="Cambria Math" w:hAnsi="Cambria Math" w:cs="Cambria Math"/>
                    <w:sz w:val="22"/>
                    <w:szCs w:val="22"/>
                  </w:rPr>
                  <m:t>=N.</m:t>
                </m:r>
              </m:oMath>
            </m:oMathPara>
          </w:p>
        </w:tc>
        <w:tc>
          <w:tcPr>
            <w:tcW w:w="864" w:type="dxa"/>
            <w:vAlign w:val="center"/>
          </w:tcPr>
          <w:p w14:paraId="6C266CC7" w14:textId="7FA26CE6" w:rsidR="00D951E9" w:rsidRDefault="00000000">
            <w:pPr>
              <w:spacing w:after="0" w:line="240" w:lineRule="auto"/>
              <w:jc w:val="right"/>
            </w:pPr>
            <w:r>
              <w:t>(</w:t>
            </w:r>
            <w:bookmarkStart w:id="527" w:name="Eq_4_29"/>
            <w:r>
              <w:t>4.</w:t>
            </w:r>
            <w:ins w:id="528"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529"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530" w:author="Levine, Charles Roger (dzk3ja)" w:date="2026-10-18T17:19:00Z" w16du:dateUtc="2026-10-18T21:19:00Z">
              <w:r w:rsidR="00416B7B">
                <w:rPr>
                  <w:noProof/>
                </w:rPr>
                <w:t>1</w:t>
              </w:r>
              <w:r w:rsidR="00416B7B">
                <w:fldChar w:fldCharType="end"/>
              </w:r>
            </w:ins>
            <w:del w:id="531"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27</w:delText>
              </w:r>
              <w:r w:rsidDel="00416B7B">
                <w:fldChar w:fldCharType="end"/>
              </w:r>
            </w:del>
            <w:bookmarkEnd w:id="527"/>
            <w:r>
              <w:t>)</w:t>
            </w:r>
          </w:p>
        </w:tc>
      </w:tr>
    </w:tbl>
    <w:p w14:paraId="2ECFA62F" w14:textId="77777777" w:rsidR="00912BB1" w:rsidRPr="00912BB1" w:rsidRDefault="00912BB1" w:rsidP="00912BB1">
      <w:r w:rsidRPr="00912BB1">
        <w:t>The assignment procedure must therefore give every individual one membership and fill every group to its specified capacity.</w:t>
      </w:r>
    </w:p>
    <w:p w14:paraId="6F272280" w14:textId="77777777" w:rsidR="00CB3150" w:rsidRDefault="00912BB1" w:rsidP="00912BB1">
      <w:r w:rsidRPr="00912BB1">
        <w:t xml:space="preserve">The mechanism used here, referred to as the LG mechanism, combines fixed roster capacities with a preference based on the individual characteristic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912BB1">
        <w:t>. Individuals are more likely to join groups whose current members have similar performance. This is attachment based on a characteristic</w:t>
      </w:r>
      <w:r>
        <w:t xml:space="preserve">, importantly here metadata, </w:t>
      </w:r>
      <w:r w:rsidRPr="00912BB1">
        <w:t>rather than attachment that rewards a group simply because it already has many members. The remaining capacity of a group nevertheless matters because individuals must be allocated among a fixed number of available places.</w:t>
      </w:r>
    </w:p>
    <w:p w14:paraId="4B638900" w14:textId="77777777" w:rsidR="00CB3150" w:rsidRDefault="00000000">
      <w:pPr>
        <w:pStyle w:val="Heading2"/>
      </w:pPr>
      <w:bookmarkStart w:id="532" w:name="X3819545970a9b5cccbdae8e4b8b7e3182042c91"/>
      <w:bookmarkEnd w:id="526"/>
      <w:r>
        <w:t>4.6.2 Sequential assignment with evolving centroids</w:t>
      </w:r>
    </w:p>
    <w:p w14:paraId="448BB29F" w14:textId="77777777" w:rsidR="00912BB1" w:rsidRPr="00912BB1" w:rsidRDefault="00912BB1" w:rsidP="00912BB1">
      <w:pPr>
        <w:pStyle w:val="BodyText"/>
      </w:pPr>
      <w:r w:rsidRPr="00912BB1">
        <w:t xml:space="preserve">Assignment proceeds one individual at a time. Before anyone is assigned, each group is an empty node with its full roster capacity available. We give every empty group the same </w:t>
      </w:r>
      <w:r w:rsidRPr="00912BB1">
        <w:lastRenderedPageBreak/>
        <w:t xml:space="preserve">initial reference value, the population mean </w:t>
      </w:r>
      <m:oMath>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oMath>
      <w:r w:rsidRPr="00912BB1">
        <w:t xml:space="preserve">. Once a group receives its first member, that individual’s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oMath>
      <w:r w:rsidRPr="00912BB1">
        <w:t xml:space="preserve"> replaces the initial reference value. Thereafter, the group’s reference value is the mean performance of its current members. We call this evolving mean its centroid.</w:t>
      </w:r>
    </w:p>
    <w:p w14:paraId="3E504DA3" w14:textId="77777777" w:rsidR="00592BCF" w:rsidRDefault="00000000">
      <w:pPr>
        <w:pStyle w:val="BodyText"/>
        <w:keepNext/>
      </w:pPr>
      <w:r>
        <w:t>The assignment procedure proceeds as follows:</w:t>
      </w:r>
    </w:p>
    <w:p w14:paraId="29BF31D2" w14:textId="77777777" w:rsidR="00592BCF" w:rsidRDefault="00000000" w:rsidP="001757C6">
      <w:pPr>
        <w:pStyle w:val="BodyText"/>
        <w:numPr>
          <w:ilvl w:val="0"/>
          <w:numId w:val="16"/>
        </w:numPr>
        <w:spacing w:line="360" w:lineRule="auto"/>
      </w:pPr>
      <w:r>
        <w:t>Start with every group empty, with all of its roster places available and the population mean as its initial reference centroid.</w:t>
      </w:r>
    </w:p>
    <w:p w14:paraId="26E70355" w14:textId="77777777" w:rsidR="00592BCF" w:rsidRDefault="00000000" w:rsidP="001757C6">
      <w:pPr>
        <w:pStyle w:val="BodyText"/>
        <w:numPr>
          <w:ilvl w:val="0"/>
          <w:numId w:val="16"/>
        </w:numPr>
        <w:spacing w:line="360" w:lineRule="auto"/>
      </w:pPr>
      <w:r>
        <w:t>Randomly order the individuals.</w:t>
      </w:r>
    </w:p>
    <w:p w14:paraId="077796A5" w14:textId="77777777" w:rsidR="00592BCF" w:rsidRDefault="00000000" w:rsidP="001757C6">
      <w:pPr>
        <w:pStyle w:val="BodyText"/>
        <w:numPr>
          <w:ilvl w:val="0"/>
          <w:numId w:val="16"/>
        </w:numPr>
        <w:spacing w:line="360" w:lineRule="auto"/>
      </w:pPr>
      <w:r>
        <w:t>For the next individual, consider the groups with places still available. Give greater weight to groups whose current centroid is closer to that individual’s performance, while also accounting for how many places each group has left.</w:t>
      </w:r>
    </w:p>
    <w:p w14:paraId="11DAE55A" w14:textId="77777777" w:rsidR="00592BCF" w:rsidRDefault="00000000" w:rsidP="001757C6">
      <w:pPr>
        <w:pStyle w:val="BodyText"/>
        <w:numPr>
          <w:ilvl w:val="0"/>
          <w:numId w:val="16"/>
        </w:numPr>
        <w:spacing w:line="360" w:lineRule="auto"/>
      </w:pPr>
      <w:r>
        <w:t>Draw one group according to the resulting probabilities and assign the individual to it.</w:t>
      </w:r>
    </w:p>
    <w:p w14:paraId="159D6405" w14:textId="77777777" w:rsidR="00592BCF" w:rsidRDefault="00000000" w:rsidP="001757C6">
      <w:pPr>
        <w:pStyle w:val="BodyText"/>
        <w:numPr>
          <w:ilvl w:val="0"/>
          <w:numId w:val="16"/>
        </w:numPr>
        <w:spacing w:line="360" w:lineRule="auto"/>
      </w:pPr>
      <w:r>
        <w:t>Reduce the receiving group’s remaining capacity by one and update its centroid to the mean performance of its assigned members.</w:t>
      </w:r>
    </w:p>
    <w:p w14:paraId="5212E1BE" w14:textId="77777777" w:rsidR="00592BCF" w:rsidRDefault="00000000">
      <w:pPr>
        <w:pStyle w:val="BodyText"/>
        <w:numPr>
          <w:ilvl w:val="0"/>
          <w:numId w:val="16"/>
        </w:numPr>
      </w:pPr>
      <w:r>
        <w:t>Repeat for the next individual until everyone has been assigned.</w:t>
      </w:r>
    </w:p>
    <w:p w14:paraId="396B0C44" w14:textId="77777777" w:rsidR="00592BCF" w:rsidRDefault="00000000">
      <w:pPr>
        <w:pStyle w:val="BodyText"/>
      </w:pPr>
      <w:r>
        <w:t xml:space="preserve">We now construct the probabilities used in the third and fourth steps. Let </w:t>
      </w:r>
      <m:oMath>
        <m:r>
          <w:rPr>
            <w:rFonts w:ascii="Cambria Math" w:eastAsia="Cambria Math" w:hAnsi="Cambria Math" w:cs="Cambria Math"/>
            <w:sz w:val="22"/>
            <w:szCs w:val="22"/>
          </w:rPr>
          <m:t>m</m:t>
        </m:r>
      </m:oMath>
      <w:r>
        <w:t xml:space="preserve"> index the assignment steps,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oMath>
      <w:r>
        <w:t xml:space="preserve"> denote the number of places remaining in group </w:t>
      </w:r>
      <m:oMath>
        <m:r>
          <w:rPr>
            <w:rFonts w:ascii="Cambria Math" w:eastAsia="Cambria Math" w:hAnsi="Cambria Math" w:cs="Cambria Math"/>
            <w:sz w:val="22"/>
            <w:szCs w:val="22"/>
          </w:rPr>
          <m:t>j</m:t>
        </m:r>
      </m:oMath>
      <w:r>
        <w:t xml:space="preserve">, and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oMath>
      <w:r>
        <w:t xml:space="preserve"> denote its centroid immediately before step </w:t>
      </w:r>
      <m:oMath>
        <m:r>
          <w:rPr>
            <w:rFonts w:ascii="Cambria Math" w:eastAsia="Cambria Math" w:hAnsi="Cambria Math" w:cs="Cambria Math"/>
            <w:sz w:val="22"/>
            <w:szCs w:val="22"/>
          </w:rPr>
          <m:t>m</m:t>
        </m:r>
      </m:oMath>
      <w:r>
        <w:t>.</w:t>
      </w:r>
    </w:p>
    <w:p w14:paraId="5AC2692A" w14:textId="77777777" w:rsidR="00592BCF" w:rsidRDefault="00000000">
      <w:pPr>
        <w:pStyle w:val="BodyText"/>
        <w:keepNext/>
      </w:pPr>
      <w:r>
        <w:t xml:space="preserve">First, measure how far the arriving individual’s performance lies from the group’s current centroid. Denote this absolute difference by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815CB69" w14:textId="77777777">
        <w:trPr>
          <w:cantSplit/>
        </w:trPr>
        <w:tc>
          <w:tcPr>
            <w:tcW w:w="8496" w:type="dxa"/>
            <w:vAlign w:val="center"/>
          </w:tcPr>
          <w:p w14:paraId="6F494FA4"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oMath>
            </m:oMathPara>
          </w:p>
        </w:tc>
        <w:tc>
          <w:tcPr>
            <w:tcW w:w="864" w:type="dxa"/>
            <w:vAlign w:val="center"/>
          </w:tcPr>
          <w:p w14:paraId="6A81292E" w14:textId="6195F4C6" w:rsidR="00D951E9" w:rsidRDefault="00000000">
            <w:pPr>
              <w:spacing w:after="0" w:line="240" w:lineRule="auto"/>
              <w:jc w:val="right"/>
            </w:pPr>
            <w:r>
              <w:t>(</w:t>
            </w:r>
            <w:bookmarkStart w:id="533" w:name="Eq_4_30"/>
            <w:r>
              <w:t>4.</w:t>
            </w:r>
            <w:ins w:id="534"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535"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536" w:author="Levine, Charles Roger (dzk3ja)" w:date="2026-10-18T17:19:00Z" w16du:dateUtc="2026-10-18T21:19:00Z">
              <w:r w:rsidR="00416B7B">
                <w:rPr>
                  <w:noProof/>
                </w:rPr>
                <w:t>2</w:t>
              </w:r>
              <w:r w:rsidR="00416B7B">
                <w:fldChar w:fldCharType="end"/>
              </w:r>
            </w:ins>
            <w:del w:id="537"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28</w:delText>
              </w:r>
              <w:r w:rsidDel="00416B7B">
                <w:fldChar w:fldCharType="end"/>
              </w:r>
            </w:del>
            <w:bookmarkEnd w:id="533"/>
            <w:r>
              <w:t>)</w:t>
            </w:r>
          </w:p>
        </w:tc>
      </w:tr>
    </w:tbl>
    <w:p w14:paraId="77296517" w14:textId="77777777" w:rsidR="00592BCF" w:rsidRDefault="00000000">
      <w:pPr>
        <w:pStyle w:val="BodyText"/>
        <w:keepNext/>
      </w:pPr>
      <w:r>
        <w:t xml:space="preserve">Next, translate that distance into a similarity weight, denoted by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oMath>
      <w:r>
        <w:t xml:space="preserve">. We choose an exponential function that decreases as distance increases. The nonnegative parameter </w:t>
      </w:r>
      <m:oMath>
        <m:r>
          <w:rPr>
            <w:rFonts w:ascii="Cambria Math" w:eastAsia="Cambria Math" w:hAnsi="Cambria Math" w:cs="Cambria Math"/>
            <w:sz w:val="22"/>
            <w:szCs w:val="22"/>
          </w:rPr>
          <m:t>ρ</m:t>
        </m:r>
      </m:oMath>
      <w:r>
        <w:t xml:space="preserve"> controls the strength of this preference: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52EFFFE" w14:textId="77777777">
        <w:trPr>
          <w:cantSplit/>
        </w:trPr>
        <w:tc>
          <w:tcPr>
            <w:tcW w:w="8496" w:type="dxa"/>
            <w:vAlign w:val="center"/>
          </w:tcPr>
          <w:p w14:paraId="0A181D6B"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-ρ</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sup>
                </m:sSup>
                <m:r>
                  <w:rPr>
                    <w:rFonts w:ascii="Cambria Math" w:eastAsia="Cambria Math" w:hAnsi="Cambria Math" w:cs="Cambria Math"/>
                    <w:sz w:val="22"/>
                    <w:szCs w:val="22"/>
                  </w:rPr>
                  <m:t>.</m:t>
                </m:r>
              </m:oMath>
            </m:oMathPara>
          </w:p>
        </w:tc>
        <w:tc>
          <w:tcPr>
            <w:tcW w:w="864" w:type="dxa"/>
            <w:vAlign w:val="center"/>
          </w:tcPr>
          <w:p w14:paraId="5A2D414D" w14:textId="73C98AED" w:rsidR="00D951E9" w:rsidRDefault="00000000">
            <w:pPr>
              <w:spacing w:after="0" w:line="240" w:lineRule="auto"/>
              <w:jc w:val="right"/>
            </w:pPr>
            <w:r>
              <w:t>(</w:t>
            </w:r>
            <w:bookmarkStart w:id="538" w:name="Eq_4_31"/>
            <w:r>
              <w:t>4.</w:t>
            </w:r>
            <w:ins w:id="539"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540"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541" w:author="Levine, Charles Roger (dzk3ja)" w:date="2026-10-18T17:19:00Z" w16du:dateUtc="2026-10-18T21:19:00Z">
              <w:r w:rsidR="00416B7B">
                <w:rPr>
                  <w:noProof/>
                </w:rPr>
                <w:t>3</w:t>
              </w:r>
              <w:r w:rsidR="00416B7B">
                <w:fldChar w:fldCharType="end"/>
              </w:r>
            </w:ins>
            <w:del w:id="542"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29</w:delText>
              </w:r>
              <w:r w:rsidDel="00416B7B">
                <w:fldChar w:fldCharType="end"/>
              </w:r>
            </w:del>
            <w:bookmarkEnd w:id="538"/>
            <w:r>
              <w:t>)</w:t>
            </w:r>
          </w:p>
        </w:tc>
      </w:tr>
    </w:tbl>
    <w:p w14:paraId="471F5EA8" w14:textId="77777777" w:rsidR="00592BCF" w:rsidRDefault="00000000">
      <w:pPr>
        <w:pStyle w:val="BodyText"/>
      </w:pPr>
      <w:r>
        <w:lastRenderedPageBreak/>
        <w:t xml:space="preserve">A larger </w:t>
      </w:r>
      <m:oMath>
        <m:r>
          <w:rPr>
            <w:rFonts w:ascii="Cambria Math" w:eastAsia="Cambria Math" w:hAnsi="Cambria Math" w:cs="Cambria Math"/>
            <w:sz w:val="22"/>
            <w:szCs w:val="22"/>
          </w:rPr>
          <m:t>ρ</m:t>
        </m:r>
      </m:oMath>
      <w:r>
        <w:t xml:space="preserve"> gives a greater relative preference to groups whose current centroid is close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When </w:t>
      </w:r>
      <m:oMath>
        <m:r>
          <w:rPr>
            <w:rFonts w:ascii="Cambria Math" w:eastAsia="Cambria Math" w:hAnsi="Cambria Math" w:cs="Cambria Math"/>
            <w:sz w:val="22"/>
            <w:szCs w:val="22"/>
          </w:rPr>
          <m:t>ρ</m:t>
        </m:r>
      </m:oMath>
      <w:r>
        <w:t xml:space="preserve"> is zero, all similarity weights equal one. The exponential form is a modeling choice that specifies how similarity affects assignment.</w:t>
      </w:r>
    </w:p>
    <w:p w14:paraId="197F3364" w14:textId="77777777" w:rsidR="00592BCF" w:rsidRDefault="00000000">
      <w:pPr>
        <w:pStyle w:val="BodyText"/>
        <w:keepNext/>
      </w:pPr>
      <w:r>
        <w:t xml:space="preserve">We then account for remaining capacity. Giving each available place in group </w:t>
      </w:r>
      <m:oMath>
        <m:r>
          <w:rPr>
            <w:rFonts w:ascii="Cambria Math" w:eastAsia="Cambria Math" w:hAnsi="Cambria Math" w:cs="Cambria Math"/>
            <w:sz w:val="22"/>
            <w:szCs w:val="22"/>
          </w:rPr>
          <m:t>j</m:t>
        </m:r>
      </m:oMath>
      <w:r>
        <w:t xml:space="preserve"> the same similarity weight makes the group’s total weight equal to</w:t>
      </w:r>
    </w:p>
    <w:p w14:paraId="3FE34D6F"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oMath>
      </m:oMathPara>
    </w:p>
    <w:p w14:paraId="0E1E6774" w14:textId="77777777" w:rsidR="00592BCF" w:rsidRDefault="00000000">
      <w:pPr>
        <w:pStyle w:val="BodyText"/>
      </w:pPr>
      <w:r>
        <w:t>Thus, a group with twice as many available places receives twice the total weight when similarity is the same. This factor represents opportunities still available in the roster; it does not reward a group for having more members already assigned.</w:t>
      </w:r>
    </w:p>
    <w:p w14:paraId="3F739599" w14:textId="77777777" w:rsidR="00592BCF" w:rsidRDefault="00000000">
      <w:pPr>
        <w:pStyle w:val="BodyText"/>
        <w:keepNext/>
      </w:pPr>
      <w:r>
        <w:t xml:space="preserve">Finally, divide each group’s weight by the total weight across all groups. This normalization makes the assignment probabilities sum to one. The index </w:t>
      </w:r>
      <m:oMath>
        <m:r>
          <w:rPr>
            <w:rFonts w:ascii="Cambria Math" w:eastAsia="Cambria Math" w:hAnsi="Cambria Math" w:cs="Cambria Math"/>
            <w:sz w:val="22"/>
            <w:szCs w:val="22"/>
          </w:rPr>
          <m:t>h</m:t>
        </m:r>
      </m:oMath>
      <w:r>
        <w:t xml:space="preserve"> runs over all groups in the denominator: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59BE776" w14:textId="77777777">
        <w:trPr>
          <w:cantSplit/>
        </w:trPr>
        <w:tc>
          <w:tcPr>
            <w:tcW w:w="8496" w:type="dxa"/>
            <w:vAlign w:val="center"/>
          </w:tcPr>
          <w:p w14:paraId="503EDADC"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ih</m:t>
                                </m:r>
                              </m:sub>
                            </m:sSub>
                          </m:e>
                          <m:sup>
                            <m:r>
                              <w:rPr>
                                <w:rFonts w:ascii="Cambria Math" w:eastAsia="Cambria Math" w:hAnsi="Cambria Math" w:cs="Cambria Math"/>
                                <w:sz w:val="22"/>
                                <w:szCs w:val="22"/>
                              </w:rPr>
                              <m:t>(m)</m:t>
                            </m:r>
                          </m:sup>
                        </m:sSup>
                      </m:e>
                    </m:nary>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-ρ|</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-ρ|</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up>
                        </m:sSup>
                      </m:e>
                    </m:nary>
                  </m:den>
                </m:f>
                <m:r>
                  <w:rPr>
                    <w:rFonts w:ascii="Cambria Math" w:eastAsia="Cambria Math" w:hAnsi="Cambria Math" w:cs="Cambria Math"/>
                    <w:sz w:val="22"/>
                    <w:szCs w:val="22"/>
                  </w:rPr>
                  <m:t>.</m:t>
                </m:r>
              </m:oMath>
            </m:oMathPara>
          </w:p>
        </w:tc>
        <w:tc>
          <w:tcPr>
            <w:tcW w:w="864" w:type="dxa"/>
            <w:vAlign w:val="center"/>
          </w:tcPr>
          <w:p w14:paraId="165F0051" w14:textId="752BE4D0" w:rsidR="00D951E9" w:rsidRDefault="00000000">
            <w:pPr>
              <w:spacing w:after="0" w:line="240" w:lineRule="auto"/>
              <w:jc w:val="right"/>
            </w:pPr>
            <w:r>
              <w:t>(</w:t>
            </w:r>
            <w:bookmarkStart w:id="543" w:name="Eq_4_32"/>
            <w:r>
              <w:t>4.</w:t>
            </w:r>
            <w:ins w:id="544"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545"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546" w:author="Levine, Charles Roger (dzk3ja)" w:date="2026-10-18T17:19:00Z" w16du:dateUtc="2026-10-18T21:19:00Z">
              <w:r w:rsidR="00416B7B">
                <w:rPr>
                  <w:noProof/>
                </w:rPr>
                <w:t>4</w:t>
              </w:r>
              <w:r w:rsidR="00416B7B">
                <w:fldChar w:fldCharType="end"/>
              </w:r>
            </w:ins>
            <w:del w:id="547"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30</w:delText>
              </w:r>
              <w:r w:rsidDel="00416B7B">
                <w:fldChar w:fldCharType="end"/>
              </w:r>
            </w:del>
            <w:bookmarkEnd w:id="543"/>
            <w:r>
              <w:t>)</w:t>
            </w:r>
          </w:p>
        </w:tc>
      </w:tr>
    </w:tbl>
    <w:p w14:paraId="590B7102" w14:textId="77777777" w:rsidR="00592BCF" w:rsidRDefault="00000000">
      <w:pPr>
        <w:pStyle w:val="BodyText"/>
      </w:pPr>
      <w:r>
        <w:t>A full group has no remaining places, so its total weight and assignment probability are zero. At every step before the final assignment, at least one place remains available, ensuring a positive denominator.</w:t>
      </w:r>
    </w:p>
    <w:p w14:paraId="26FB3D15" w14:textId="77777777" w:rsidR="00592BCF" w:rsidRDefault="00000000">
      <w:pPr>
        <w:pStyle w:val="BodyText"/>
      </w:pPr>
      <w:r>
        <w:t xml:space="preserve">Each assignment changes the receiving group’s centroid. Let </w:t>
      </w:r>
      <m:oMath>
        <m:r>
          <w:rPr>
            <w:rFonts w:ascii="Cambria Math" w:eastAsia="Cambria Math" w:hAnsi="Cambria Math" w:cs="Cambria Math"/>
            <w:sz w:val="22"/>
            <w:szCs w:val="22"/>
          </w:rPr>
          <m:t>q</m:t>
        </m:r>
      </m:oMath>
      <w:r>
        <w:t xml:space="preserve"> denote the number of members already assigned to that group. For </w:t>
      </w:r>
      <m:oMath>
        <m:r>
          <w:rPr>
            <w:rFonts w:ascii="Cambria Math" w:eastAsia="Cambria Math" w:hAnsi="Cambria Math" w:cs="Cambria Math"/>
            <w:sz w:val="22"/>
            <w:szCs w:val="22"/>
          </w:rPr>
          <m:t>q&gt;0</m:t>
        </m:r>
      </m:oMath>
      <w:r>
        <w:t xml:space="preserve">, write its current centroid as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oMath>
      <w:r>
        <w:t xml:space="preserve">. Its current total performance is therefore </w:t>
      </w:r>
      <m:oMath>
        <m:r>
          <w:rPr>
            <w:rFonts w:ascii="Cambria Math" w:eastAsia="Cambria Math" w:hAnsi="Cambria Math" w:cs="Cambria Math"/>
            <w:sz w:val="22"/>
            <w:szCs w:val="22"/>
          </w:rPr>
          <m:t>q</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oMath>
      <w:r>
        <w:t xml:space="preserve">. Adding individual </w:t>
      </w:r>
      <m:oMath>
        <m:r>
          <w:rPr>
            <w:rFonts w:ascii="Cambria Math" w:eastAsia="Cambria Math" w:hAnsi="Cambria Math" w:cs="Cambria Math"/>
            <w:sz w:val="22"/>
            <w:szCs w:val="22"/>
          </w:rPr>
          <m:t>i</m:t>
        </m:r>
      </m:oMath>
      <w:r>
        <w:t xml:space="preserve"> increases the total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and the membership by one: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8BD4F2F" w14:textId="77777777">
        <w:trPr>
          <w:cantSplit/>
        </w:trPr>
        <w:tc>
          <w:tcPr>
            <w:tcW w:w="8496" w:type="dxa"/>
            <w:vAlign w:val="center"/>
          </w:tcPr>
          <w:p w14:paraId="0F6322ED"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q</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q+1</m:t>
                    </m:r>
                  </m:den>
                </m:f>
                <m:r>
                  <w:rPr>
                    <w:rFonts w:ascii="Cambria Math" w:eastAsia="Cambria Math" w:hAnsi="Cambria Math" w:cs="Cambria Math"/>
                    <w:sz w:val="22"/>
                    <w:szCs w:val="22"/>
                  </w:rPr>
                  <m:t>.</m:t>
                </m:r>
              </m:oMath>
            </m:oMathPara>
          </w:p>
        </w:tc>
        <w:tc>
          <w:tcPr>
            <w:tcW w:w="864" w:type="dxa"/>
            <w:vAlign w:val="center"/>
          </w:tcPr>
          <w:p w14:paraId="693F9ED5" w14:textId="384D6B4C" w:rsidR="00D951E9" w:rsidRDefault="00000000">
            <w:pPr>
              <w:spacing w:after="0" w:line="240" w:lineRule="auto"/>
              <w:jc w:val="right"/>
            </w:pPr>
            <w:r>
              <w:t>(</w:t>
            </w:r>
            <w:bookmarkStart w:id="548" w:name="Eq_4_33"/>
            <w:r>
              <w:t>4.</w:t>
            </w:r>
            <w:ins w:id="549"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550"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551" w:author="Levine, Charles Roger (dzk3ja)" w:date="2026-10-18T17:19:00Z" w16du:dateUtc="2026-10-18T21:19:00Z">
              <w:r w:rsidR="00416B7B">
                <w:rPr>
                  <w:noProof/>
                </w:rPr>
                <w:t>5</w:t>
              </w:r>
              <w:r w:rsidR="00416B7B">
                <w:fldChar w:fldCharType="end"/>
              </w:r>
            </w:ins>
            <w:del w:id="552"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31</w:delText>
              </w:r>
              <w:r w:rsidDel="00416B7B">
                <w:fldChar w:fldCharType="end"/>
              </w:r>
            </w:del>
            <w:bookmarkEnd w:id="548"/>
            <w:r>
              <w:t>)</w:t>
            </w:r>
          </w:p>
        </w:tc>
      </w:tr>
    </w:tbl>
    <w:p w14:paraId="219396F1" w14:textId="77777777" w:rsidR="00592BCF" w:rsidRDefault="00000000">
      <w:pPr>
        <w:pStyle w:val="BodyText"/>
        <w:keepNext/>
      </w:pPr>
      <w:r>
        <w:lastRenderedPageBreak/>
        <w:t>Rearranging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FBBF089" w14:textId="77777777">
        <w:trPr>
          <w:cantSplit/>
        </w:trPr>
        <w:tc>
          <w:tcPr>
            <w:tcW w:w="8496" w:type="dxa"/>
            <w:vAlign w:val="center"/>
          </w:tcPr>
          <w:p w14:paraId="36125F5D"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num>
                  <m:den>
                    <m:r>
                      <w:rPr>
                        <w:rFonts w:ascii="Cambria Math" w:eastAsia="Cambria Math" w:hAnsi="Cambria Math" w:cs="Cambria Math"/>
                        <w:sz w:val="22"/>
                        <w:szCs w:val="22"/>
                      </w:rPr>
                      <m:t>q+1</m:t>
                    </m:r>
                  </m:den>
                </m:f>
                <m:r>
                  <w:rPr>
                    <w:rFonts w:ascii="Cambria Math" w:eastAsia="Cambria Math" w:hAnsi="Cambria Math" w:cs="Cambria Math"/>
                    <w:sz w:val="22"/>
                    <w:szCs w:val="22"/>
                  </w:rPr>
                  <m:t>.</m:t>
                </m:r>
              </m:oMath>
            </m:oMathPara>
          </w:p>
        </w:tc>
        <w:tc>
          <w:tcPr>
            <w:tcW w:w="864" w:type="dxa"/>
            <w:vAlign w:val="center"/>
          </w:tcPr>
          <w:p w14:paraId="79E13505" w14:textId="291C6175" w:rsidR="00D951E9" w:rsidRDefault="00000000">
            <w:pPr>
              <w:spacing w:after="0" w:line="240" w:lineRule="auto"/>
              <w:jc w:val="right"/>
            </w:pPr>
            <w:r>
              <w:t>(</w:t>
            </w:r>
            <w:bookmarkStart w:id="553" w:name="Eq_4_34"/>
            <w:r>
              <w:t>4.</w:t>
            </w:r>
            <w:ins w:id="554"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555"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556" w:author="Levine, Charles Roger (dzk3ja)" w:date="2026-10-18T17:19:00Z" w16du:dateUtc="2026-10-18T21:19:00Z">
              <w:r w:rsidR="00416B7B">
                <w:rPr>
                  <w:noProof/>
                </w:rPr>
                <w:t>6</w:t>
              </w:r>
              <w:r w:rsidR="00416B7B">
                <w:fldChar w:fldCharType="end"/>
              </w:r>
            </w:ins>
            <w:del w:id="557"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32</w:delText>
              </w:r>
              <w:r w:rsidDel="00416B7B">
                <w:fldChar w:fldCharType="end"/>
              </w:r>
            </w:del>
            <w:bookmarkEnd w:id="553"/>
            <w:r>
              <w:t>)</w:t>
            </w:r>
          </w:p>
        </w:tc>
      </w:tr>
    </w:tbl>
    <w:p w14:paraId="78078B03" w14:textId="77777777" w:rsidR="00592BCF" w:rsidRDefault="00000000">
      <w:pPr>
        <w:pStyle w:val="BodyText"/>
      </w:pPr>
      <w:r>
        <w:t>The centroid therefore moves toward the arriving individual’s performance. For the same difference between the individual and the current centroid, that movement becomes smaller as the group grows.</w:t>
      </w:r>
    </w:p>
    <w:p w14:paraId="546CEAB9" w14:textId="77777777" w:rsidR="00592BCF" w:rsidRDefault="00000000">
      <w:pPr>
        <w:pStyle w:val="BodyText"/>
        <w:keepNext/>
      </w:pPr>
      <w:r>
        <w:t>The first arrival is treated separately: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44DEA97" w14:textId="77777777">
        <w:trPr>
          <w:cantSplit/>
        </w:trPr>
        <w:tc>
          <w:tcPr>
            <w:tcW w:w="8496" w:type="dxa"/>
            <w:vAlign w:val="center"/>
          </w:tcPr>
          <w:p w14:paraId="7175A5FA"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nor/>
                  </m:rPr>
                  <w:rPr>
                    <w:rFonts w:ascii="Cambria Math" w:eastAsia="Cambria Math" w:hAnsi="Cambria Math" w:cs="Cambria Math"/>
                    <w:sz w:val="22"/>
                    <w:szCs w:val="22"/>
                  </w:rPr>
                  <m:t> when </m:t>
                </m:r>
                <m:r>
                  <w:rPr>
                    <w:rFonts w:ascii="Cambria Math" w:eastAsia="Cambria Math" w:hAnsi="Cambria Math" w:cs="Cambria Math"/>
                    <w:sz w:val="22"/>
                    <w:szCs w:val="22"/>
                  </w:rPr>
                  <m:t>q=0.</m:t>
                </m:r>
              </m:oMath>
            </m:oMathPara>
          </w:p>
        </w:tc>
        <w:tc>
          <w:tcPr>
            <w:tcW w:w="864" w:type="dxa"/>
            <w:vAlign w:val="center"/>
          </w:tcPr>
          <w:p w14:paraId="496D61CE" w14:textId="4A9FD402" w:rsidR="00D951E9" w:rsidRDefault="00000000">
            <w:pPr>
              <w:spacing w:after="0" w:line="240" w:lineRule="auto"/>
              <w:jc w:val="right"/>
            </w:pPr>
            <w:r>
              <w:t>(</w:t>
            </w:r>
            <w:bookmarkStart w:id="558" w:name="Eq_4_35"/>
            <w:r>
              <w:t>4.</w:t>
            </w:r>
            <w:ins w:id="559"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560"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561" w:author="Levine, Charles Roger (dzk3ja)" w:date="2026-10-18T17:19:00Z" w16du:dateUtc="2026-10-18T21:19:00Z">
              <w:r w:rsidR="00416B7B">
                <w:rPr>
                  <w:noProof/>
                </w:rPr>
                <w:t>7</w:t>
              </w:r>
              <w:r w:rsidR="00416B7B">
                <w:fldChar w:fldCharType="end"/>
              </w:r>
            </w:ins>
            <w:del w:id="562"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33</w:delText>
              </w:r>
              <w:r w:rsidDel="00416B7B">
                <w:fldChar w:fldCharType="end"/>
              </w:r>
            </w:del>
            <w:bookmarkEnd w:id="558"/>
            <w:r>
              <w:t>)</w:t>
            </w:r>
          </w:p>
        </w:tc>
      </w:tr>
    </w:tbl>
    <w:p w14:paraId="3C2D52A9" w14:textId="77777777" w:rsidR="00592BCF" w:rsidRDefault="00000000">
      <w:pPr>
        <w:pStyle w:val="BodyText"/>
      </w:pPr>
      <w:r>
        <w:t xml:space="preserve">The population mean used to initialize an empty group is only a reference for calculating assignment probabilities. It is not an additional member and contributes nothing to the updated average. Once assignment is complete,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is the mean performance of the group’s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actual members. Because total capacity equals </w:t>
      </w:r>
      <m:oMath>
        <m:r>
          <w:rPr>
            <w:rFonts w:ascii="Cambria Math" w:eastAsia="Cambria Math" w:hAnsi="Cambria Math" w:cs="Cambria Math"/>
            <w:sz w:val="22"/>
            <w:szCs w:val="22"/>
          </w:rPr>
          <m:t>N</m:t>
        </m:r>
      </m:oMath>
      <w:r>
        <w:t>, the procedure fills every group exactly.</w:t>
      </w:r>
    </w:p>
    <w:p w14:paraId="31C8F2E4" w14:textId="77777777" w:rsidR="007016DB" w:rsidRDefault="003369EC" w:rsidP="003369EC">
      <w:r>
        <w:fldChar w:fldCharType="begin"/>
      </w:r>
      <w:r>
        <w:instrText xml:space="preserve"> REF Chapter4Figure4 \h </w:instrText>
      </w:r>
      <w:r>
        <w:fldChar w:fldCharType="separate"/>
      </w:r>
      <w:r w:rsidR="005E5BEF">
        <w:t>Figure 4-6</w:t>
      </w:r>
      <w:r>
        <w:fldChar w:fldCharType="end"/>
      </w:r>
      <w:r>
        <w:t xml:space="preserve"> </w:t>
      </w:r>
      <w:r>
        <w:fldChar w:fldCharType="begin"/>
      </w:r>
      <w:r>
        <w:instrText>REF _Ref242970855 \p</w:instrText>
      </w:r>
      <w:r>
        <w:fldChar w:fldCharType="separate"/>
      </w:r>
      <w:r w:rsidR="009907A5">
        <w:t>below</w:t>
      </w:r>
      <w:r>
        <w:fldChar w:fldCharType="end"/>
      </w:r>
      <w:r>
        <w:t xml:space="preserve"> </w:t>
      </w:r>
      <w:r w:rsidR="007016DB">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r>
        <w:t>ity.</w:t>
      </w:r>
    </w:p>
    <w:p w14:paraId="051AD1F9" w14:textId="77777777" w:rsidR="003369EC" w:rsidRDefault="003369EC" w:rsidP="00C5784C">
      <w:pPr>
        <w:pStyle w:val="Illustration"/>
        <w:keepNext/>
      </w:pPr>
      <w:r>
        <w:rPr>
          <w:noProof/>
        </w:rPr>
        <w:lastRenderedPageBreak/>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7"/>
                    <a:stretch>
                      <a:fillRect/>
                    </a:stretch>
                  </pic:blipFill>
                  <pic:spPr>
                    <a:xfrm>
                      <a:off x="0" y="0"/>
                      <a:ext cx="5943600" cy="5085080"/>
                    </a:xfrm>
                    <a:prstGeom prst="rect">
                      <a:avLst/>
                    </a:prstGeom>
                  </pic:spPr>
                </pic:pic>
              </a:graphicData>
            </a:graphic>
          </wp:inline>
        </w:drawing>
      </w:r>
    </w:p>
    <w:p w14:paraId="70F5F952" w14:textId="77777777" w:rsidR="003369EC" w:rsidRPr="00205937" w:rsidRDefault="003369EC" w:rsidP="00D8262B">
      <w:pPr>
        <w:pStyle w:val="Caption"/>
      </w:pPr>
      <w:bookmarkStart w:id="563" w:name="Chapter4Figure4"/>
      <w:bookmarkStart w:id="564" w:name="_Ref242970855"/>
      <w:r>
        <w:t>Figure 4-</w:t>
      </w:r>
      <w:r>
        <w:fldChar w:fldCharType="begin"/>
      </w:r>
      <w:r>
        <w:instrText>SEQ Figure \* ARABIC</w:instrText>
      </w:r>
      <w:r>
        <w:fldChar w:fldCharType="separate"/>
      </w:r>
      <w:r w:rsidR="005E5BEF">
        <w:rPr>
          <w:noProof/>
        </w:rPr>
        <w:t>6</w:t>
      </w:r>
      <w:r>
        <w:fldChar w:fldCharType="end"/>
      </w:r>
      <w:bookmarkEnd w:id="563"/>
      <w:r>
        <w:t xml:space="preserve">. </w:t>
      </w:r>
      <w:r w:rsidRPr="0030367F">
        <w:rPr>
          <w:rStyle w:val="CaptionTitle"/>
        </w:rPr>
        <w:t>Sequential assignment with evolving group centroids</w:t>
      </w:r>
      <w:r w:rsidRPr="00436C53">
        <w:t>.</w:t>
      </w:r>
      <w:r>
        <w:t xml:space="preserve">  Six individuals with 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d>
          <m:dPr>
            <m:ctrlPr>
              <w:rPr>
                <w:rFonts w:ascii="Cambria Math" w:eastAsia="Cambria Math" w:hAnsi="Cambria Math" w:cs="Cambria Math"/>
                <w:sz w:val="22"/>
                <w:szCs w:val="22"/>
              </w:rPr>
            </m:ctrlPr>
          </m:dPr>
          <m:e>
            <m:r>
              <w:rPr>
                <w:rFonts w:ascii="Cambria Math" w:eastAsia="Cambria Math" w:hAnsi="Cambria Math" w:cs="Cambria Math"/>
                <w:sz w:val="22"/>
                <w:szCs w:val="22"/>
              </w:rPr>
              <m:t>-1.5,-0.9,-0.3,0.3,0.9,1.5</m:t>
            </m:r>
          </m:e>
        </m:d>
      </m:oMath>
      <w:r>
        <w:t xml:space="preserve"> are assigned to two groups of capacity three using </w:t>
      </w:r>
      <m:oMath>
        <m:r>
          <w:rPr>
            <w:rFonts w:ascii="Cambria Math" w:eastAsia="Cambria Math" w:hAnsi="Cambria Math" w:cs="Cambria Math"/>
            <w:sz w:val="22"/>
            <w:szCs w:val="22"/>
          </w:rPr>
          <m:t>ρ=2</m:t>
        </m:r>
      </m:oMath>
      <w:r>
        <w:t xml:space="preserve">. Both empty groups begin with the population mean, </w:t>
      </w:r>
      <m:oMath>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=0</m:t>
        </m:r>
      </m:oMath>
      <w: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bookmarkEnd w:id="564"/>
    </w:p>
    <w:p w14:paraId="276AC403" w14:textId="77777777" w:rsidR="00CB3150" w:rsidRDefault="00205937" w:rsidP="00205937">
      <w:r w:rsidRPr="00205937">
        <w:t xml:space="preserve">At </w:t>
      </w:r>
      <m:oMath>
        <m:r>
          <w:rPr>
            <w:rFonts w:ascii="Cambria Math" w:eastAsia="Cambria Math" w:hAnsi="Cambria Math" w:cs="Cambria Math"/>
            <w:sz w:val="22"/>
            <w:szCs w:val="22"/>
          </w:rPr>
          <m:t>ρ=0</m:t>
        </m:r>
      </m:oMath>
      <w:r w:rsidRPr="00205937">
        <w:t xml:space="preserve">, the similarity terms all equal one. Assignment probabilities then reduce to remaining group capacity divided by total remaining capacity. This is equivalent to choosing uniformly among all remaining membership places. Positive </w:t>
      </w:r>
      <m:oMath>
        <m:r>
          <w:rPr>
            <w:rFonts w:ascii="Cambria Math" w:eastAsia="Cambria Math" w:hAnsi="Cambria Math" w:cs="Cambria Math"/>
            <w:sz w:val="22"/>
            <w:szCs w:val="22"/>
          </w:rPr>
          <m:t>ρ</m:t>
        </m:r>
      </m:oMath>
      <w:r w:rsidRPr="00205937">
        <w:t xml:space="preserve"> introduces a preference for similar performance, but does not remove randomness. Because each assignment changes a centroid, the arrival order and earlier random choices can influence subsequent assignments and the final groups.</w:t>
      </w:r>
    </w:p>
    <w:p w14:paraId="45EE7F48" w14:textId="77777777" w:rsidR="00CB3150" w:rsidRDefault="00000000">
      <w:pPr>
        <w:pStyle w:val="Heading2"/>
      </w:pPr>
      <w:bookmarkStart w:id="565" w:name="preference-and-realized-sorting"/>
      <w:bookmarkEnd w:id="532"/>
      <w:r>
        <w:lastRenderedPageBreak/>
        <w:t xml:space="preserve">4.6.3 </w:t>
      </w:r>
      <w:r w:rsidR="0050416D">
        <w:t>Measuring the sorting that results</w:t>
      </w:r>
    </w:p>
    <w:p w14:paraId="6995BEFA" w14:textId="77777777" w:rsidR="0050416D" w:rsidRPr="0050416D" w:rsidRDefault="0050416D" w:rsidP="0050416D">
      <w:pPr>
        <w:pStyle w:val="BodyText"/>
      </w:pPr>
      <w:r w:rsidRPr="0050416D">
        <w:t xml:space="preserve">The parameter </w:t>
      </w:r>
      <m:oMath>
        <m:r>
          <m:rPr>
            <m:sty m:val="bi"/>
          </m:rPr>
          <w:rPr>
            <w:rFonts w:ascii="Cambria Math" w:eastAsia="Cambria Math" w:hAnsi="Cambria Math" w:cs="Cambria Math"/>
            <w:sz w:val="22"/>
            <w:szCs w:val="22"/>
          </w:rPr>
          <m:t>ρ</m:t>
        </m:r>
      </m:oMath>
      <w:r w:rsidRPr="0050416D">
        <w:t xml:space="preserve"> describes the preference used during assignment. It does not directly tell us how strongly individuals are sorted in the completed groups. To measure the resulting arrangement, we ask how much of the population’s variation in </w:t>
      </w:r>
      <m:oMath>
        <m:r>
          <m:rPr>
            <m:sty m:val="bi"/>
          </m:rPr>
          <w:rPr>
            <w:rFonts w:ascii="Cambria Math" w:eastAsia="Cambria Math" w:hAnsi="Cambria Math" w:cs="Cambria Math"/>
            <w:sz w:val="22"/>
            <w:szCs w:val="22"/>
          </w:rPr>
          <m:t>A</m:t>
        </m:r>
      </m:oMath>
      <w:r w:rsidRPr="0050416D">
        <w:t xml:space="preserve"> lies between groups rather than within them.</w:t>
      </w:r>
    </w:p>
    <w:p w14:paraId="30CC6426" w14:textId="77777777" w:rsidR="0050416D" w:rsidRPr="0050416D" w:rsidRDefault="0050416D" w:rsidP="0050416D">
      <w:pPr>
        <w:pStyle w:val="BodyText"/>
      </w:pPr>
      <w:r w:rsidRPr="0050416D">
        <w:t>If each group contains a broad mixture resembling the population, its mean will be close to the population mean. If similar performers cluster together, groups will tend to be more internally homogeneous and their means will differ more from one another.</w:t>
      </w:r>
    </w:p>
    <w:p w14:paraId="2C2ACBCA" w14:textId="77777777" w:rsidR="00240C6A" w:rsidRDefault="00000000">
      <w:pPr>
        <w:pStyle w:val="BodyText"/>
      </w:pPr>
      <w:r>
        <w:t xml:space="preserve">We summarize the resulting sorting using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the fraction of total variation in individual performance that lies between groups. This measure describes how strongly group membership distinguishes individuals by performance.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BC7C17" w14:textId="77777777">
        <w:trPr>
          <w:cantSplit/>
        </w:trPr>
        <w:tc>
          <w:tcPr>
            <w:tcW w:w="8496" w:type="dxa"/>
            <w:vAlign w:val="center"/>
          </w:tcPr>
          <w:p w14:paraId="00D8D0E4" w14:textId="77777777" w:rsidR="0050416D" w:rsidRPr="0050416D" w:rsidRDefault="00000000" w:rsidP="0050416D">
            <w:pPr>
              <w:pStyle w:val="BodyText"/>
            </w:pPr>
            <m:oMathPara>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r>
                  <m:rPr>
                    <m:sty m:val="bi"/>
                  </m:rP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m:rPr>
                            <m:sty m:val="bi"/>
                          </m:rP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r>
                                  <m:rPr>
                                    <m:sty m:val="bi"/>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T</m:t>
                                    </m:r>
                                  </m:e>
                                  <m:sub>
                                    <m:r>
                                      <m:rPr>
                                        <m:sty m:val="bi"/>
                                      </m:rP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m:rPr>
                                            <m:sty m:val="bi"/>
                                          </m:rPr>
                                          <w:rPr>
                                            <w:rFonts w:ascii="Cambria Math" w:eastAsia="Cambria Math" w:hAnsi="Cambria Math" w:cs="Cambria Math"/>
                                            <w:sz w:val="22"/>
                                            <w:szCs w:val="22"/>
                                          </w:rPr>
                                          <m:t>i</m:t>
                                        </m:r>
                                      </m:e>
                                    </m:d>
                                  </m:sub>
                                </m:sSub>
                              </m:e>
                            </m:d>
                          </m:e>
                          <m:sup>
                            <m:r>
                              <m:rPr>
                                <m:sty m:val="bi"/>
                              </m:rP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m:rPr>
                            <m:sty m:val="bi"/>
                          </m:rP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r>
                                  <m:rPr>
                                    <m:sty m:val="bi"/>
                                  </m:rP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e>
                            </m:d>
                          </m:e>
                          <m:sup>
                            <m:r>
                              <m:rPr>
                                <m:sty m:val="bi"/>
                              </m:rPr>
                              <w:rPr>
                                <w:rFonts w:ascii="Cambria Math" w:eastAsia="Cambria Math" w:hAnsi="Cambria Math" w:cs="Cambria Math"/>
                                <w:sz w:val="22"/>
                                <w:szCs w:val="22"/>
                              </w:rPr>
                              <m:t>2</m:t>
                            </m:r>
                          </m:sup>
                        </m:sSup>
                      </m:e>
                    </m:nary>
                  </m:den>
                </m:f>
                <m:r>
                  <m:rPr>
                    <m:sty m:val="bi"/>
                  </m:rPr>
                  <w:rPr>
                    <w:rFonts w:ascii="Cambria Math" w:eastAsia="Cambria Math" w:hAnsi="Cambria Math" w:cs="Cambria Math"/>
                    <w:sz w:val="22"/>
                    <w:szCs w:val="22"/>
                  </w:rPr>
                  <m:t>.</m:t>
                </m:r>
              </m:oMath>
            </m:oMathPara>
          </w:p>
        </w:tc>
        <w:tc>
          <w:tcPr>
            <w:tcW w:w="864" w:type="dxa"/>
            <w:vAlign w:val="center"/>
          </w:tcPr>
          <w:p w14:paraId="18D25967" w14:textId="061C673B" w:rsidR="00D951E9" w:rsidRDefault="00000000">
            <w:pPr>
              <w:spacing w:after="0" w:line="240" w:lineRule="auto"/>
              <w:jc w:val="right"/>
            </w:pPr>
            <w:r>
              <w:t>(</w:t>
            </w:r>
            <w:bookmarkStart w:id="566" w:name="Eq_4_36"/>
            <w:r>
              <w:t>4.</w:t>
            </w:r>
            <w:ins w:id="567"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568"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569" w:author="Levine, Charles Roger (dzk3ja)" w:date="2026-10-18T17:19:00Z" w16du:dateUtc="2026-10-18T21:19:00Z">
              <w:r w:rsidR="00416B7B">
                <w:rPr>
                  <w:noProof/>
                </w:rPr>
                <w:t>8</w:t>
              </w:r>
              <w:r w:rsidR="00416B7B">
                <w:fldChar w:fldCharType="end"/>
              </w:r>
            </w:ins>
            <w:del w:id="570"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34</w:delText>
              </w:r>
              <w:r w:rsidDel="00416B7B">
                <w:fldChar w:fldCharType="end"/>
              </w:r>
            </w:del>
            <w:bookmarkEnd w:id="566"/>
            <w:r>
              <w:t>)</w:t>
            </w:r>
          </w:p>
        </w:tc>
      </w:tr>
    </w:tbl>
    <w:p w14:paraId="51F1621F" w14:textId="77777777" w:rsidR="0050416D" w:rsidRPr="0050416D" w:rsidRDefault="0050416D" w:rsidP="0050416D">
      <w:pPr>
        <w:pStyle w:val="BodyText"/>
      </w:pPr>
      <w:r w:rsidRPr="0050416D">
        <w:t xml:space="preserve">Here, </w:t>
      </w:r>
      <m:oMath>
        <m:r>
          <m:rPr>
            <m:sty m:val="bi"/>
          </m:rP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m:rPr>
                <m:sty m:val="bi"/>
              </m:rPr>
              <w:rPr>
                <w:rFonts w:ascii="Cambria Math" w:eastAsia="Cambria Math" w:hAnsi="Cambria Math" w:cs="Cambria Math"/>
                <w:sz w:val="22"/>
                <w:szCs w:val="22"/>
              </w:rPr>
              <m:t>i</m:t>
            </m:r>
          </m:e>
        </m:d>
      </m:oMath>
      <w:r w:rsidRPr="0050416D">
        <w:t xml:space="preserve"> identifies the group containing individual </w:t>
      </w:r>
      <m:oMath>
        <m:r>
          <m:rPr>
            <m:sty m:val="bi"/>
          </m:rPr>
          <w:rPr>
            <w:rFonts w:ascii="Cambria Math" w:eastAsia="Cambria Math" w:hAnsi="Cambria Math" w:cs="Cambria Math"/>
            <w:sz w:val="22"/>
            <w:szCs w:val="22"/>
          </w:rPr>
          <m:t>i</m:t>
        </m:r>
      </m:oMath>
      <w:r w:rsidRPr="0050416D">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rsidRPr="0050416D">
        <w:t xml:space="preserve"> is that group’s final mean of </w:t>
      </w:r>
      <m:oMath>
        <m:r>
          <m:rPr>
            <m:sty m:val="bi"/>
          </m:rPr>
          <w:rPr>
            <w:rFonts w:ascii="Cambria Math" w:eastAsia="Cambria Math" w:hAnsi="Cambria Math" w:cs="Cambria Math"/>
            <w:sz w:val="22"/>
            <w:szCs w:val="22"/>
          </w:rPr>
          <m:t>A</m:t>
        </m:r>
      </m:oMath>
      <w:r w:rsidRPr="0050416D">
        <w:t xml:space="preserve">, including individual </w:t>
      </w:r>
      <m:oMath>
        <m:r>
          <m:rPr>
            <m:sty m:val="bi"/>
          </m:rPr>
          <w:rPr>
            <w:rFonts w:ascii="Cambria Math" w:eastAsia="Cambria Math" w:hAnsi="Cambria Math" w:cs="Cambria Math"/>
            <w:sz w:val="22"/>
            <w:szCs w:val="22"/>
          </w:rPr>
          <m:t>i</m:t>
        </m:r>
      </m:oMath>
      <w:r w:rsidRPr="0050416D">
        <w:t xml:space="preserve">, and </w:t>
      </w:r>
      <m:oMath>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oMath>
      <w:r w:rsidRPr="0050416D">
        <w:t xml:space="preserve"> is the population mean of </w:t>
      </w:r>
      <m:oMath>
        <m:r>
          <m:rPr>
            <m:sty m:val="bi"/>
          </m:rPr>
          <w:rPr>
            <w:rFonts w:ascii="Cambria Math" w:eastAsia="Cambria Math" w:hAnsi="Cambria Math" w:cs="Cambria Math"/>
            <w:sz w:val="22"/>
            <w:szCs w:val="22"/>
          </w:rPr>
          <m:t>A</m:t>
        </m:r>
      </m:oMath>
      <w:r w:rsidRPr="0050416D">
        <w:t>. Both sums run over all individuals in the population.</w:t>
      </w:r>
    </w:p>
    <w:p w14:paraId="344E26BD" w14:textId="77777777" w:rsidR="0050416D" w:rsidRPr="0050416D" w:rsidRDefault="0050416D" w:rsidP="0050416D">
      <w:pPr>
        <w:pStyle w:val="BodyText"/>
      </w:pPr>
      <w:r w:rsidRPr="0050416D">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p>
    <w:p w14:paraId="3530F495" w14:textId="77777777" w:rsidR="00240C6A" w:rsidRDefault="00000000">
      <w:pPr>
        <w:pStyle w:val="BodyText"/>
        <w:keepNext/>
      </w:pPr>
      <w:r>
        <w:t>To see why Equation (</w:t>
      </w:r>
      <w:r>
        <w:fldChar w:fldCharType="begin"/>
      </w:r>
      <w:r w:rsidR="00240C6A">
        <w:instrText xml:space="preserve"> REF Eq_4_36 \h </w:instrText>
      </w:r>
      <w:r>
        <w:fldChar w:fldCharType="separate"/>
      </w:r>
      <w:r w:rsidR="00240C6A">
        <w:t>4.34</w:t>
      </w:r>
      <w:r>
        <w:fldChar w:fldCharType="end"/>
      </w:r>
      <w:r>
        <w:t xml:space="preserve">) measures between-group variation, we decompose each individual’s departure from the population mean into a within-group component and a between-group component. For individual </w:t>
      </w:r>
      <m:oMath>
        <m:r>
          <w:rPr>
            <w:rFonts w:ascii="Cambria Math" w:eastAsia="Cambria Math" w:hAnsi="Cambria Math" w:cs="Cambria Math"/>
            <w:sz w:val="22"/>
            <w:szCs w:val="22"/>
          </w:rPr>
          <m:t>i</m:t>
        </m:r>
      </m:oMath>
      <w:r>
        <w:t xml:space="preserve"> in group </w:t>
      </w:r>
      <m:oMath>
        <m:r>
          <w:rPr>
            <w:rFonts w:ascii="Cambria Math" w:eastAsia="Cambria Math" w:hAnsi="Cambria Math" w:cs="Cambria Math"/>
            <w:sz w:val="22"/>
            <w:szCs w:val="22"/>
          </w:rPr>
          <m:t>j</m:t>
        </m:r>
      </m:oMath>
      <w:r>
        <w:t>,</w:t>
      </w:r>
    </w:p>
    <w:p w14:paraId="3223BC64"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oMath>
      </m:oMathPara>
    </w:p>
    <w:p w14:paraId="1FFF0E04" w14:textId="77777777" w:rsidR="00592BCF" w:rsidRDefault="00000000">
      <w:pPr>
        <w:pStyle w:val="BodyText"/>
        <w:keepNext/>
      </w:pPr>
      <w:r>
        <w:lastRenderedPageBreak/>
        <w:t>Squaring both sides gives</w:t>
      </w:r>
    </w:p>
    <w:p w14:paraId="16C96016"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4677DB0C" w14:textId="77777777" w:rsidR="00592BCF" w:rsidRDefault="00000000">
      <w:pPr>
        <w:pStyle w:val="BodyText"/>
      </w:pPr>
      <w:r>
        <w:t xml:space="preserve">Now sum over all members of group </w:t>
      </w:r>
      <m:oMath>
        <m:r>
          <w:rPr>
            <w:rFonts w:ascii="Cambria Math" w:eastAsia="Cambria Math" w:hAnsi="Cambria Math" w:cs="Cambria Math"/>
            <w:sz w:val="22"/>
            <w:szCs w:val="22"/>
          </w:rPr>
          <m:t>j</m:t>
        </m:r>
      </m:oMath>
      <w:r>
        <w:t xml:space="preserve">. Because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oMath>
      <w:r>
        <w:t xml:space="preserve"> is the same for every member, we can take it outside the corresponding sums:</w:t>
      </w:r>
    </w:p>
    <w:p w14:paraId="7F1B37E4"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523C328B" w14:textId="77777777" w:rsidR="00592BCF" w:rsidRDefault="00000000">
      <w:pPr>
        <w:pStyle w:val="BodyText"/>
      </w:pPr>
      <w:r>
        <w:t xml:space="preserve">The middle term is zero. By definition,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is the mean of the group’s performance values, so their deviations from that mean sum to zero:</w:t>
      </w:r>
    </w:p>
    <w:p w14:paraId="6A6BDCFA"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=0.</m:t>
          </m:r>
        </m:oMath>
      </m:oMathPara>
    </w:p>
    <w:p w14:paraId="470964E5" w14:textId="77777777" w:rsidR="00592BCF" w:rsidRDefault="00000000">
      <w:pPr>
        <w:pStyle w:val="BodyText"/>
        <w:keepNext/>
      </w:pPr>
      <w:r>
        <w:t>Summing across all groups therefore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71EAFC9" w14:textId="77777777">
        <w:trPr>
          <w:cantSplit/>
        </w:trPr>
        <w:tc>
          <w:tcPr>
            <w:tcW w:w="8496" w:type="dxa"/>
            <w:vAlign w:val="center"/>
          </w:tcPr>
          <w:p w14:paraId="4E708B9E" w14:textId="77777777" w:rsidR="00592BCF" w:rsidRDefault="00000000">
            <w:pPr>
              <w:spacing w:before="120" w:line="240" w:lineRule="auto"/>
              <w:jc w:val="center"/>
            </w:pPr>
            <m:oMathPara>
              <m:oMathParaPr>
                <m:jc m:val="center"/>
              </m:oMathParaPr>
              <m:oMath>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total variation</m:t>
                    </m:r>
                  </m:lim>
                </m:limLow>
                <m:r>
                  <w:rPr>
                    <w:rFonts w:ascii="Cambria Math" w:eastAsia="Cambria Math" w:hAnsi="Cambria Math" w:cs="Cambria Math"/>
                    <w:sz w:val="22"/>
                    <w:szCs w:val="22"/>
                  </w:rPr>
                  <m:t>=</m:t>
                </m:r>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g(i)</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within-group variation</m:t>
                    </m:r>
                  </m:lim>
                </m:limLow>
                <m:r>
                  <w:rPr>
                    <w:rFonts w:ascii="Cambria Math" w:eastAsia="Cambria Math" w:hAnsi="Cambria Math" w:cs="Cambria Math"/>
                    <w:sz w:val="22"/>
                    <w:szCs w:val="22"/>
                  </w:rPr>
                  <m:t>+</m:t>
                </m:r>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between-group variation</m:t>
                    </m:r>
                  </m:lim>
                </m:limLow>
                <m:r>
                  <w:rPr>
                    <w:rFonts w:ascii="Cambria Math" w:eastAsia="Cambria Math" w:hAnsi="Cambria Math" w:cs="Cambria Math"/>
                    <w:sz w:val="22"/>
                    <w:szCs w:val="22"/>
                  </w:rPr>
                  <m:t>.</m:t>
                </m:r>
              </m:oMath>
            </m:oMathPara>
          </w:p>
        </w:tc>
        <w:tc>
          <w:tcPr>
            <w:tcW w:w="864" w:type="dxa"/>
            <w:vAlign w:val="center"/>
          </w:tcPr>
          <w:p w14:paraId="4EA911DA" w14:textId="469B6564" w:rsidR="00D951E9" w:rsidRDefault="00000000">
            <w:pPr>
              <w:spacing w:after="0" w:line="240" w:lineRule="auto"/>
              <w:jc w:val="right"/>
            </w:pPr>
            <w:r>
              <w:t>(</w:t>
            </w:r>
            <w:bookmarkStart w:id="571" w:name="Eq_4_37"/>
            <w:r>
              <w:t>4.</w:t>
            </w:r>
            <w:ins w:id="572"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573"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574" w:author="Levine, Charles Roger (dzk3ja)" w:date="2026-10-18T17:19:00Z" w16du:dateUtc="2026-10-18T21:19:00Z">
              <w:r w:rsidR="00416B7B">
                <w:rPr>
                  <w:noProof/>
                </w:rPr>
                <w:t>9</w:t>
              </w:r>
              <w:r w:rsidR="00416B7B">
                <w:fldChar w:fldCharType="end"/>
              </w:r>
            </w:ins>
            <w:del w:id="575"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35</w:delText>
              </w:r>
              <w:r w:rsidDel="00416B7B">
                <w:fldChar w:fldCharType="end"/>
              </w:r>
            </w:del>
            <w:bookmarkEnd w:id="571"/>
            <w:r>
              <w:t>)</w:t>
            </w:r>
          </w:p>
        </w:tc>
      </w:tr>
    </w:tbl>
    <w:p w14:paraId="7F4A98D1" w14:textId="77777777" w:rsidR="00592BCF" w:rsidRDefault="00000000">
      <w:pPr>
        <w:pStyle w:val="BodyText"/>
      </w:pPr>
      <w:r>
        <w:t>Thus, total variation equals within-group variation plus between-group variation. Substituting Equation (</w:t>
      </w:r>
      <w:r>
        <w:fldChar w:fldCharType="begin"/>
      </w:r>
      <w:r w:rsidR="00592BCF">
        <w:instrText xml:space="preserve"> REF Eq_4_37 \h </w:instrText>
      </w:r>
      <w:r>
        <w:fldChar w:fldCharType="separate"/>
      </w:r>
      <w:r w:rsidR="00592BCF">
        <w:t>4.35</w:t>
      </w:r>
      <w:r>
        <w:fldChar w:fldCharType="end"/>
      </w:r>
      <w:r>
        <w:t xml:space="preserve">) into our definition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provided total variation is positive,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0CEE9EB" w14:textId="77777777">
        <w:trPr>
          <w:cantSplit/>
        </w:trPr>
        <w:tc>
          <w:tcPr>
            <w:tcW w:w="8496" w:type="dxa"/>
            <w:vAlign w:val="center"/>
          </w:tcPr>
          <w:p w14:paraId="6BD59238"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g(i)</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oMath>
            </m:oMathPara>
          </w:p>
        </w:tc>
        <w:tc>
          <w:tcPr>
            <w:tcW w:w="864" w:type="dxa"/>
            <w:vAlign w:val="center"/>
          </w:tcPr>
          <w:p w14:paraId="7B5757C4" w14:textId="366BA67A" w:rsidR="00D951E9" w:rsidRDefault="00000000">
            <w:pPr>
              <w:spacing w:after="0" w:line="240" w:lineRule="auto"/>
              <w:jc w:val="right"/>
            </w:pPr>
            <w:r>
              <w:t>(</w:t>
            </w:r>
            <w:bookmarkStart w:id="576" w:name="Eq_4_38"/>
            <w:r>
              <w:t>4.</w:t>
            </w:r>
            <w:ins w:id="577"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578"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579" w:author="Levine, Charles Roger (dzk3ja)" w:date="2026-10-18T17:19:00Z" w16du:dateUtc="2026-10-18T21:19:00Z">
              <w:r w:rsidR="00416B7B">
                <w:rPr>
                  <w:noProof/>
                </w:rPr>
                <w:t>10</w:t>
              </w:r>
              <w:r w:rsidR="00416B7B">
                <w:fldChar w:fldCharType="end"/>
              </w:r>
            </w:ins>
            <w:del w:id="580"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36</w:delText>
              </w:r>
              <w:r w:rsidDel="00416B7B">
                <w:fldChar w:fldCharType="end"/>
              </w:r>
            </w:del>
            <w:bookmarkEnd w:id="576"/>
            <w:r>
              <w:t>)</w:t>
            </w:r>
          </w:p>
        </w:tc>
      </w:tr>
    </w:tbl>
    <w:p w14:paraId="7CF0D5FA" w14:textId="77777777" w:rsidR="00592BCF" w:rsidRDefault="00000000">
      <w:pPr>
        <w:pStyle w:val="BodyText"/>
      </w:pPr>
      <w:r>
        <w:t xml:space="preserve">This establishes why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measures the fraction of performance variation lying between groups. The factor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accounts for how many individuals belong to each group.</w:t>
      </w:r>
    </w:p>
    <w:p w14:paraId="3E4DD075" w14:textId="77777777" w:rsidR="0050416D" w:rsidRPr="0050416D" w:rsidRDefault="0050416D" w:rsidP="0050416D">
      <w:pPr>
        <w:pStyle w:val="BodyText"/>
      </w:pPr>
      <w:r w:rsidRPr="0050416D">
        <w:t xml:space="preserve">Provided the population has positive variation in </w:t>
      </w:r>
      <m:oMath>
        <m:r>
          <m:rPr>
            <m:sty m:val="bi"/>
          </m:rPr>
          <w:rPr>
            <w:rFonts w:ascii="Cambria Math" w:eastAsia="Cambria Math" w:hAnsi="Cambria Math" w:cs="Cambria Math"/>
            <w:sz w:val="22"/>
            <w:szCs w:val="22"/>
          </w:rPr>
          <m:t>A</m:t>
        </m:r>
      </m:oMath>
      <w:r w:rsidRPr="0050416D">
        <w:t xml:space="preserve">, the index lies between zero and one. A value of zero means all group means equal the population mean. A value of one means there is no variation within groups. If everyone has the same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oMath>
      <w:r w:rsidRPr="0050416D">
        <w:t>, total variation is zero and the index is undefined.</w:t>
      </w:r>
    </w:p>
    <w:p w14:paraId="4A42DCEA" w14:textId="77777777" w:rsidR="0050416D" w:rsidRPr="0050416D" w:rsidRDefault="0050416D" w:rsidP="0050416D">
      <w:pPr>
        <w:pStyle w:val="BodyText"/>
      </w:pPr>
      <w:r w:rsidRPr="0050416D">
        <w:lastRenderedPageBreak/>
        <w:t xml:space="preserve">Random assignment does not generally produce an index of exactly zero. Even without a similarity preference, finite groups can differ in their means by chance. Under uniform random allocation of a fixed population into </w:t>
      </w:r>
      <m:oMath>
        <m:r>
          <m:rPr>
            <m:sty m:val="bi"/>
          </m:rPr>
          <w:rPr>
            <w:rFonts w:ascii="Cambria Math" w:eastAsia="Cambria Math" w:hAnsi="Cambria Math" w:cs="Cambria Math"/>
            <w:sz w:val="22"/>
            <w:szCs w:val="22"/>
          </w:rPr>
          <m:t>J</m:t>
        </m:r>
      </m:oMath>
      <w:r w:rsidRPr="0050416D">
        <w:t xml:space="preserve"> nonempty groups with fixed capacities,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6171D54" w14:textId="77777777">
        <w:trPr>
          <w:cantSplit/>
        </w:trPr>
        <w:tc>
          <w:tcPr>
            <w:tcW w:w="8496" w:type="dxa"/>
            <w:vAlign w:val="center"/>
          </w:tcPr>
          <w:p w14:paraId="0221D0A2" w14:textId="77777777" w:rsidR="0050416D" w:rsidRPr="0050416D" w:rsidRDefault="0050416D" w:rsidP="0050416D">
            <w:pPr>
              <w:pStyle w:val="BodyText"/>
            </w:pPr>
            <m:oMathPara>
              <m:oMath>
                <m:r>
                  <m:rPr>
                    <m:scr m:val="double-struck"/>
                    <m:sty m:val="b"/>
                  </m:rPr>
                  <w:rPr>
                    <w:rFonts w:ascii="Cambria Math" w:eastAsia="Cambria Math" w:hAnsi="Cambria Math" w:cs="Cambria Math"/>
                    <w:sz w:val="22"/>
                    <w:szCs w:val="22"/>
                  </w:rPr>
                  <m:t>E</m:t>
                </m:r>
                <m:r>
                  <m:rPr>
                    <m:sty m:val="bi"/>
                  </m:rP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e>
                </m:d>
                <m:r>
                  <m:rPr>
                    <m:sty m:val="bi"/>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m:rPr>
                        <m:sty m:val="bi"/>
                      </m:rPr>
                      <w:rPr>
                        <w:rFonts w:ascii="Cambria Math" w:eastAsia="Cambria Math" w:hAnsi="Cambria Math" w:cs="Cambria Math"/>
                        <w:sz w:val="22"/>
                        <w:szCs w:val="22"/>
                      </w:rPr>
                      <m:t>J-1</m:t>
                    </m:r>
                  </m:num>
                  <m:den>
                    <m:r>
                      <m:rPr>
                        <m:sty m:val="bi"/>
                      </m:rPr>
                      <w:rPr>
                        <w:rFonts w:ascii="Cambria Math" w:eastAsia="Cambria Math" w:hAnsi="Cambria Math" w:cs="Cambria Math"/>
                        <w:sz w:val="22"/>
                        <w:szCs w:val="22"/>
                      </w:rPr>
                      <m:t>N-1</m:t>
                    </m:r>
                  </m:den>
                </m:f>
                <m:r>
                  <m:rPr>
                    <m:sty m:val="bi"/>
                  </m:rPr>
                  <w:rPr>
                    <w:rFonts w:ascii="Cambria Math" w:eastAsia="Cambria Math" w:hAnsi="Cambria Math" w:cs="Cambria Math"/>
                    <w:sz w:val="22"/>
                    <w:szCs w:val="22"/>
                  </w:rPr>
                  <m:t>,</m:t>
                </m:r>
              </m:oMath>
            </m:oMathPara>
          </w:p>
        </w:tc>
        <w:tc>
          <w:tcPr>
            <w:tcW w:w="864" w:type="dxa"/>
            <w:vAlign w:val="center"/>
          </w:tcPr>
          <w:p w14:paraId="664D7F3C" w14:textId="1434BC47" w:rsidR="00D951E9" w:rsidRDefault="00000000">
            <w:pPr>
              <w:spacing w:after="0" w:line="240" w:lineRule="auto"/>
              <w:jc w:val="right"/>
            </w:pPr>
            <w:r>
              <w:t>(</w:t>
            </w:r>
            <w:bookmarkStart w:id="581" w:name="Eq_4_39"/>
            <w:r>
              <w:t>4.</w:t>
            </w:r>
            <w:ins w:id="582"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583"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584" w:author="Levine, Charles Roger (dzk3ja)" w:date="2026-10-18T17:19:00Z" w16du:dateUtc="2026-10-18T21:19:00Z">
              <w:r w:rsidR="00416B7B">
                <w:rPr>
                  <w:noProof/>
                </w:rPr>
                <w:t>11</w:t>
              </w:r>
              <w:r w:rsidR="00416B7B">
                <w:fldChar w:fldCharType="end"/>
              </w:r>
            </w:ins>
            <w:del w:id="585"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37</w:delText>
              </w:r>
              <w:r w:rsidDel="00416B7B">
                <w:fldChar w:fldCharType="end"/>
              </w:r>
            </w:del>
            <w:bookmarkEnd w:id="581"/>
            <w:r>
              <w:t>)</w:t>
            </w:r>
          </w:p>
        </w:tc>
      </w:tr>
    </w:tbl>
    <w:p w14:paraId="7FCD0C02" w14:textId="77777777" w:rsidR="0050416D" w:rsidRPr="0050416D" w:rsidRDefault="0050416D" w:rsidP="0050416D">
      <w:pPr>
        <w:pStyle w:val="BodyText"/>
      </w:pPr>
      <w:r w:rsidRPr="0050416D">
        <w:t xml:space="preserve">where </w:t>
      </w:r>
      <m:oMath>
        <m:r>
          <m:rPr>
            <m:scr m:val="double-struck"/>
            <m:sty m:val="b"/>
          </m:rPr>
          <w:rPr>
            <w:rFonts w:ascii="Cambria Math" w:eastAsia="Cambria Math" w:hAnsi="Cambria Math" w:cs="Cambria Math"/>
            <w:sz w:val="22"/>
            <w:szCs w:val="22"/>
          </w:rPr>
          <m:t>E</m:t>
        </m:r>
      </m:oMath>
      <w:r w:rsidRPr="0050416D">
        <w:t xml:space="preserve"> denotes the average over possible random assignments. </w:t>
      </w:r>
      <w:r>
        <w:t>Equation (</w:t>
      </w:r>
      <w:r>
        <w:fldChar w:fldCharType="begin"/>
      </w:r>
      <w:r>
        <w:instrText xml:space="preserve"> REF Eq_4_39 \h </w:instrText>
      </w:r>
      <w:r>
        <w:fldChar w:fldCharType="separate"/>
      </w:r>
      <w:r>
        <w:t>4.37</w:t>
      </w:r>
      <w:r>
        <w:fldChar w:fldCharType="end"/>
      </w:r>
      <w:r>
        <w:t>)</w:t>
      </w:r>
      <w:r w:rsidRPr="0050416D">
        <w:t xml:space="preserve"> gives the expected reference value, while repeated random assignments show how much individual realizations can vary around it.</w:t>
      </w:r>
      <w:r>
        <w:t xml:space="preserve"> Appendix 4A.6 derives this expectation in Equation (</w:t>
      </w:r>
      <w:r>
        <w:fldChar w:fldCharType="begin"/>
      </w:r>
      <w:r>
        <w:instrText xml:space="preserve"> REF Eq_4A_19 \h </w:instrText>
      </w:r>
      <w:r>
        <w:fldChar w:fldCharType="separate"/>
      </w:r>
      <w:r>
        <w:t>4A.19</w:t>
      </w:r>
      <w:r>
        <w:fldChar w:fldCharType="end"/>
      </w:r>
      <w:r>
        <w:t>) for uniformly random assignment into nonempty groups with fixed capacities, including unequal group sizes.</w:t>
      </w:r>
    </w:p>
    <w:p w14:paraId="7852A986" w14:textId="77777777" w:rsidR="0050416D" w:rsidRDefault="0050416D">
      <w:pPr>
        <w:pStyle w:val="BodyText"/>
      </w:pPr>
      <w:r w:rsidRPr="0050416D">
        <w:t xml:space="preserve">We therefore report both the assignment preference </w:t>
      </w:r>
      <m:oMath>
        <m:r>
          <w:rPr>
            <w:rFonts w:ascii="Cambria Math" w:eastAsia="Cambria Math" w:hAnsi="Cambria Math" w:cs="Cambria Math"/>
            <w:sz w:val="22"/>
            <w:szCs w:val="22"/>
          </w:rPr>
          <m:t>ρ</m:t>
        </m:r>
      </m:oMath>
      <w:r w:rsidRPr="0050416D">
        <w:t xml:space="preserve"> and the resulting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oMath>
      <w:r w:rsidRPr="0050416D">
        <w:t xml:space="preserve">. The first describes how groups were generated; the second describes the arrangement that resulted. Their relationship also depends on the performance distribution, roster capacities, and assignment history. In particular, </w:t>
      </w:r>
      <m:oMath>
        <m:r>
          <m:rPr>
            <m:sty m:val="bi"/>
          </m:rPr>
          <w:rPr>
            <w:rFonts w:ascii="Cambria Math" w:eastAsia="Cambria Math" w:hAnsi="Cambria Math" w:cs="Cambria Math"/>
            <w:sz w:val="22"/>
            <w:szCs w:val="22"/>
          </w:rPr>
          <m:t>ρ=0</m:t>
        </m:r>
      </m:oMath>
      <w:r w:rsidRPr="0050416D">
        <w:t xml:space="preserve"> should not be equated with an observed sorting index of zero</w:t>
      </w:r>
      <w:r>
        <w:t>.</w:t>
      </w:r>
    </w:p>
    <w:p w14:paraId="163E832D" w14:textId="77777777" w:rsidR="00CB3150" w:rsidRDefault="00000000">
      <w:pPr>
        <w:pStyle w:val="Heading2"/>
      </w:pPr>
      <w:bookmarkStart w:id="586" w:name="X1ad203f4aedc8fcded9afae827919e65ec1bf18"/>
      <w:bookmarkEnd w:id="565"/>
      <w:r>
        <w:t xml:space="preserve">4.6.4 </w:t>
      </w:r>
      <w:r w:rsidR="0050416D">
        <w:t>Using artificial groups to investigate congestion</w:t>
      </w:r>
    </w:p>
    <w:p w14:paraId="773B14CF" w14:textId="77777777" w:rsidR="0050416D" w:rsidRPr="0050416D" w:rsidRDefault="0050416D" w:rsidP="0050416D">
      <w:r w:rsidRPr="0050416D">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p>
    <w:p w14:paraId="309A43A2" w14:textId="77777777" w:rsidR="0050416D" w:rsidRPr="0050416D" w:rsidRDefault="0050416D" w:rsidP="0050416D">
      <w:r w:rsidRPr="0050416D">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p>
    <w:p w14:paraId="2921700D" w14:textId="77777777" w:rsidR="0050416D" w:rsidRPr="0050416D" w:rsidRDefault="0050416D" w:rsidP="0050416D">
      <w:r w:rsidRPr="0050416D">
        <w:lastRenderedPageBreak/>
        <w:t xml:space="preserve">To examine the consequences of sorting, we instead vary </w:t>
      </w:r>
      <m:oMath>
        <m:r>
          <w:rPr>
            <w:rFonts w:ascii="Cambria Math" w:eastAsia="Cambria Math" w:hAnsi="Cambria Math" w:cs="Cambria Math"/>
            <w:sz w:val="22"/>
            <w:szCs w:val="22"/>
          </w:rPr>
          <m:t>ρ</m:t>
        </m:r>
      </m:oMath>
      <w:r w:rsidRPr="0050416D">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p>
    <w:p w14:paraId="02D4602B" w14:textId="77777777" w:rsidR="00CB3150" w:rsidRDefault="0050416D" w:rsidP="0050416D">
      <w:r w:rsidRPr="0050416D">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p>
    <w:p w14:paraId="287A0300" w14:textId="77777777" w:rsidR="00CB3150" w:rsidRDefault="00000000">
      <w:pPr>
        <w:pStyle w:val="Heading1"/>
      </w:pPr>
      <w:bookmarkStart w:id="587" w:name="X3c3c4c0997d1df4bc4320797fc414201263c54a"/>
      <w:bookmarkEnd w:id="525"/>
      <w:bookmarkEnd w:id="586"/>
      <w:r>
        <w:t>4.7 What the completed mechanism experiments establish</w:t>
      </w:r>
    </w:p>
    <w:p w14:paraId="6BD1E560" w14:textId="77777777" w:rsidR="00CB3150" w:rsidRDefault="00000000">
      <w: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6E598491" w14:textId="77777777" w:rsidR="00CB3150" w:rsidRDefault="00000000">
      <w:pPr>
        <w:pStyle w:val="Heading2"/>
      </w:pPr>
      <w:bookmarkStart w:id="588" w:name="experimental-setting-and-interpretation"/>
      <w:r>
        <w:t>4.7.1 Experimental setting and interpretation</w:t>
      </w:r>
    </w:p>
    <w:p w14:paraId="7B3F8FB4" w14:textId="77777777" w:rsidR="00CB3150" w:rsidRDefault="00000000">
      <w: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10</m:t>
        </m:r>
      </m:oMath>
      <w:r>
        <w:t xml:space="preserve">, and a </w:t>
      </w:r>
      <m:oMath>
        <m:r>
          <w:rPr>
            <w:rFonts w:ascii="Cambria Math" w:eastAsia="Cambria Math" w:hAnsi="Cambria Math" w:cs="Cambria Math"/>
            <w:sz w:val="22"/>
            <w:szCs w:val="22"/>
          </w:rPr>
          <m:t>θ</m:t>
        </m:r>
      </m:oMath>
      <w:r>
        <w:t xml:space="preserve"> fixed at the season’s 99th performance percentile. The selection rule was deterministic top-</w:t>
      </w:r>
      <m:oMath>
        <m:r>
          <w:rPr>
            <w:rFonts w:ascii="Cambria Math" w:eastAsia="Cambria Math" w:hAnsi="Cambria Math" w:cs="Cambria Math"/>
            <w:sz w:val="22"/>
            <w:szCs w:val="22"/>
          </w:rPr>
          <m:t>K</m:t>
        </m:r>
      </m:oMath>
      <w:r>
        <w:t xml:space="preserve">. Thus these experiments </w:t>
      </w:r>
      <w:r>
        <w:lastRenderedPageBreak/>
        <w:t>demonstrate behavior of the deterministic member of the model family; they are not results from the unrestricted stochastic SELECT rule. [14]</w:t>
      </w:r>
    </w:p>
    <w:p w14:paraId="5078F549" w14:textId="77777777" w:rsidR="00CB3150" w:rsidRDefault="00000000">
      <w:pPr>
        <w:pStyle w:val="BodyText"/>
      </w:pPr>
      <w:r>
        <w:t>The characteristic values came from measured basketball production and should not be relabeled portable or innate talent. The 2015 working population contained 4,267 players on 351 teams. The same athlete can appear in more than one year, and repeated assignments do not create independent empirical populations. These are controlled mechanism experiments, not a held-out prediction exercise or a causal estimate of basketball peer effects.</w:t>
      </w:r>
    </w:p>
    <w:p w14:paraId="4B66C5F7" w14:textId="77777777" w:rsidR="00CB3150" w:rsidRDefault="00000000">
      <w:pPr>
        <w:pStyle w:val="Heading2"/>
      </w:pPr>
      <w:bookmarkStart w:id="589" w:name="X2bdcce90be781303280a4b078df70adb92028df"/>
      <w:bookmarkEnd w:id="588"/>
      <w:r>
        <w:t>4.7.2 Congestion can change winners without similarity preference</w:t>
      </w:r>
    </w:p>
    <w:p w14:paraId="40C56368" w14:textId="77777777" w:rsidR="00CB3150" w:rsidRDefault="00000000">
      <w:r>
        <w:t xml:space="preserve">At approximately 2.7% selection and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6F835BFA" w14:textId="77777777" w:rsidR="00CB3150" w:rsidRDefault="00000000">
      <w:pPr>
        <w:pStyle w:val="BodyText"/>
      </w:pPr>
      <w: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1D6C85CD" w14:textId="77777777" w:rsidR="00CB3150" w:rsidRDefault="00000000">
      <w:pPr>
        <w:pStyle w:val="BodyText"/>
      </w:pPr>
      <w:r>
        <w:t xml:space="preserve">The penalty’s numerical scale helped explain the small initial changes.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6755C63D" w14:textId="77777777" w:rsidR="00CB3150" w:rsidRDefault="00000000">
      <w:pPr>
        <w:pStyle w:val="Heading2"/>
      </w:pPr>
      <w:bookmarkStart w:id="590" w:name="X97d9df95a828479ab0f1857fc0478829051bfc4"/>
      <w:bookmarkEnd w:id="589"/>
      <w:r>
        <w:lastRenderedPageBreak/>
        <w:t>4.7.3 Penalty strength and the visibility of the tail</w:t>
      </w:r>
    </w:p>
    <w:p w14:paraId="60A2F7E9" w14:textId="77777777" w:rsidR="00CB3150" w:rsidRDefault="00000000">
      <w:r>
        <w:t xml:space="preserve">Holding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selection near 10% fixed, the next comparison varied </w:t>
      </w:r>
      <m:oMath>
        <m:r>
          <w:rPr>
            <w:rFonts w:ascii="Cambria Math" w:eastAsia="Cambria Math" w:hAnsi="Cambria Math" w:cs="Cambria Math"/>
            <w:sz w:val="22"/>
            <w:szCs w:val="22"/>
          </w:rPr>
          <m:t>λ</m:t>
        </m:r>
      </m:oMath>
      <w:r>
        <w:t xml:space="preserve"> across 0, 1, 2, and 4 on the same saved assignments.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670D991B" w14:textId="77777777" w:rsidR="00CB3150" w:rsidRDefault="00000000">
      <w:pPr>
        <w:pStyle w:val="BodyText"/>
      </w:pPr>
      <w:r>
        <w:t xml:space="preserve">In 2015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equal-width bins 12–15 had selection rates of approximately 32.3%, 31.8%, 27.8%, and 11.9%. Their mean populations per assignment fell from about 95 to 32, 11, and 2.4. The last bin averaged only 0.26 players per assignment. The upper-tail decline was therefore not solely the last bar, but its outermost estimates were supported by few </w:t>
      </w:r>
      <w:r w:rsidR="00923495">
        <w:t xml:space="preserve">observations.  </w:t>
      </w:r>
      <w:r>
        <w:fldChar w:fldCharType="begin"/>
      </w:r>
      <w:r>
        <w:instrText>REF Chapter4Figure5</w:instrText>
      </w:r>
      <w:r>
        <w:fldChar w:fldCharType="separate"/>
      </w:r>
      <w:r w:rsidR="00923495">
        <w:t>Figure 4-7</w:t>
      </w:r>
      <w:r>
        <w:fldChar w:fldCharType="end"/>
      </w:r>
      <w:r w:rsidR="00923495">
        <w:t xml:space="preserve"> </w:t>
      </w:r>
      <w:r>
        <w:fldChar w:fldCharType="begin"/>
      </w:r>
      <w:r>
        <w:instrText>REF _Ref242970951 \p</w:instrText>
      </w:r>
      <w:r>
        <w:fldChar w:fldCharType="separate"/>
      </w:r>
      <w:r w:rsidR="00923495">
        <w:t>below</w:t>
      </w:r>
      <w:r>
        <w:fldChar w:fldCharType="end"/>
      </w:r>
      <w:r w:rsidR="00923495">
        <w:t xml:space="preserve"> </w:t>
      </w:r>
      <w:r>
        <w:t>retains the population-count row so that the visual pattern can be judged alongside its support.</w:t>
      </w:r>
    </w:p>
    <w:p w14:paraId="0FB79D7E" w14:textId="77777777" w:rsidR="00CB3150" w:rsidRDefault="00000000">
      <w:pPr>
        <w:pStyle w:val="BodyText"/>
      </w:pPr>
      <w: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1221A7D8" w14:textId="77777777" w:rsidR="00CB3150" w:rsidRDefault="00000000">
      <w:pPr>
        <w:pStyle w:val="Illustration"/>
        <w:keepNext/>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8"/>
                    <a:stretch>
                      <a:fillRect/>
                    </a:stretch>
                  </pic:blipFill>
                  <pic:spPr bwMode="auto">
                    <a:xfrm>
                      <a:off x="0" y="0"/>
                      <a:ext cx="5943600" cy="6438900"/>
                    </a:xfrm>
                    <a:prstGeom prst="rect">
                      <a:avLst/>
                    </a:prstGeom>
                    <a:noFill/>
                    <a:ln w="9525">
                      <a:noFill/>
                      <a:headEnd/>
                      <a:tailEnd/>
                    </a:ln>
                  </pic:spPr>
                </pic:pic>
              </a:graphicData>
            </a:graphic>
          </wp:inline>
        </w:drawing>
      </w:r>
    </w:p>
    <w:p w14:paraId="3030BE5F" w14:textId="77777777" w:rsidR="00CB3150" w:rsidRDefault="00000000">
      <w:pPr>
        <w:pStyle w:val="Caption"/>
      </w:pPr>
      <w:bookmarkStart w:id="591" w:name="Chapter4Figure5"/>
      <w:bookmarkStart w:id="592" w:name="_Ref242970951"/>
      <w:r>
        <w:t>Figure 4-</w:t>
      </w:r>
      <w:r>
        <w:fldChar w:fldCharType="begin"/>
      </w:r>
      <w:r>
        <w:instrText>SEQ Figure \* ARABIC</w:instrText>
      </w:r>
      <w:r>
        <w:fldChar w:fldCharType="separate"/>
      </w:r>
      <w:r w:rsidR="005E5BEF">
        <w:rPr>
          <w:noProof/>
        </w:rPr>
        <w:t>7</w:t>
      </w:r>
      <w:r>
        <w:fldChar w:fldCharType="end"/>
      </w:r>
      <w:bookmarkEnd w:id="591"/>
      <w:r>
        <w:t xml:space="preserve">.  </w:t>
      </w:r>
      <w:r>
        <w:rPr>
          <w:rStyle w:val="CaptionTitle"/>
        </w:rPr>
        <w:t>Penalty strength and binning in the 2015 simulation.</w:t>
      </w:r>
      <w:r>
        <w:t xml:space="preserve"> Rows compare </w:t>
      </w:r>
      <m:oMath>
        <m:r>
          <w:rPr>
            <w:rFonts w:ascii="Cambria Math" w:eastAsia="Cambria Math" w:hAnsi="Cambria Math" w:cs="Cambria Math"/>
            <w:sz w:val="22"/>
            <w:szCs w:val="22"/>
          </w:rPr>
          <m:t>λ</m:t>
        </m:r>
      </m:oMath>
      <w:r>
        <w:t xml:space="preserve"> = 0, 1, 2, and 4; the final row shows mean player counts per assignment. Assignment preference is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bookmarkEnd w:id="592"/>
    </w:p>
    <w:p w14:paraId="5903FF21" w14:textId="77777777" w:rsidR="00CB3150" w:rsidRDefault="00000000">
      <w:pPr>
        <w:pStyle w:val="Heading2"/>
      </w:pPr>
      <w:bookmarkStart w:id="593" w:name="assignment-preference-and-scarcity"/>
      <w:bookmarkEnd w:id="590"/>
      <w:r>
        <w:t>4.7.4 Assignment preference and scarcity</w:t>
      </w:r>
    </w:p>
    <w:p w14:paraId="095F6CCF" w14:textId="77777777" w:rsidR="00CB3150" w:rsidRDefault="00000000">
      <w:r>
        <w:t xml:space="preserve">A later comparison held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fixed and compared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with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0.05</m:t>
        </m:r>
      </m:oMath>
      <w:r>
        <w:t xml:space="preserve"> at selection fractions of 50% and 1%. It reused the same saved paired assignments rather than generating new </w:t>
      </w:r>
      <w:r>
        <w:lastRenderedPageBreak/>
        <w:t xml:space="preserve">teams for each scarcity level. Lower preference substantially flattened the relative selection profile and narrowed the occupied range of peer environments. The contrast persisted at 1% selection. </w:t>
      </w:r>
      <w:r>
        <w:fldChar w:fldCharType="begin"/>
      </w:r>
      <w:r>
        <w:instrText xml:space="preserve"> REF Chapter4Figure6 \h </w:instrText>
      </w:r>
      <w:r>
        <w:fldChar w:fldCharType="separate"/>
      </w:r>
      <w:r w:rsidR="005E5BEF">
        <w:t>Figure 4-8</w:t>
      </w:r>
      <w:r>
        <w:fldChar w:fldCharType="end"/>
      </w:r>
      <w:r>
        <w:t xml:space="preserve"> </w:t>
      </w:r>
      <w:r>
        <w:fldChar w:fldCharType="begin"/>
      </w:r>
      <w:r>
        <w:instrText>REF _Ref242970967 \p</w:instrText>
      </w:r>
      <w:r>
        <w:fldChar w:fldCharType="separate"/>
      </w:r>
      <w:r w:rsidR="00923495">
        <w:t>below</w:t>
      </w:r>
      <w:r>
        <w:fldChar w:fldCharType="end"/>
      </w:r>
      <w:r>
        <w:t xml:space="preserve"> expresses each bin’s rate relative to the achieved overall selection rate, making small absolute probabilities visible on a comparable relative scale. [17]</w:t>
      </w:r>
    </w:p>
    <w:p w14:paraId="2CDDF02E" w14:textId="77777777" w:rsidR="00CB3150" w:rsidRDefault="00000000">
      <w:pPr>
        <w:pStyle w:val="BodyText"/>
      </w:pPr>
      <w: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5953EA47" w14:textId="77777777" w:rsidR="00CB3150" w:rsidRDefault="00000000">
      <w:pPr>
        <w:pStyle w:val="BodyText"/>
      </w:pPr>
      <w: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034F9045" w14:textId="77777777" w:rsidR="00CB3150" w:rsidRDefault="00000000">
      <w:pPr>
        <w:pStyle w:val="Illustration"/>
        <w:keepNext/>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9"/>
                    <a:stretch>
                      <a:fillRect/>
                    </a:stretch>
                  </pic:blipFill>
                  <pic:spPr bwMode="auto">
                    <a:xfrm>
                      <a:off x="0" y="0"/>
                      <a:ext cx="5943600" cy="5448300"/>
                    </a:xfrm>
                    <a:prstGeom prst="rect">
                      <a:avLst/>
                    </a:prstGeom>
                    <a:noFill/>
                    <a:ln w="9525">
                      <a:noFill/>
                      <a:headEnd/>
                      <a:tailEnd/>
                    </a:ln>
                  </pic:spPr>
                </pic:pic>
              </a:graphicData>
            </a:graphic>
          </wp:inline>
        </w:drawing>
      </w:r>
    </w:p>
    <w:p w14:paraId="1E5E5ED1" w14:textId="77777777" w:rsidR="00CB3150" w:rsidRDefault="00000000">
      <w:pPr>
        <w:pStyle w:val="Caption"/>
      </w:pPr>
      <w:bookmarkStart w:id="594" w:name="Chapter4Figure6"/>
      <w:bookmarkStart w:id="595" w:name="_Ref242970967"/>
      <w:r>
        <w:t>Figure 4-</w:t>
      </w:r>
      <w:r>
        <w:fldChar w:fldCharType="begin"/>
      </w:r>
      <w:r>
        <w:instrText>SEQ Figure \* ARABIC</w:instrText>
      </w:r>
      <w:r>
        <w:fldChar w:fldCharType="separate"/>
      </w:r>
      <w:r w:rsidR="005E5BEF">
        <w:rPr>
          <w:noProof/>
        </w:rPr>
        <w:t>8</w:t>
      </w:r>
      <w:r>
        <w:fldChar w:fldCharType="end"/>
      </w:r>
      <w:bookmarkEnd w:id="594"/>
      <w:r>
        <w:t xml:space="preserve">.  </w:t>
      </w:r>
      <w:r>
        <w:rPr>
          <w:rStyle w:val="CaptionTitle"/>
        </w:rPr>
        <w:t>Assignment preference under two levels of scarcity in the 2015 simulation.</w:t>
      </w:r>
      <w:r>
        <w:t xml:space="preserve"> The upper two rows show selection near 50%; the lower two show selection near 1%. Red indicates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teal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0.05</m:t>
        </m:r>
      </m:oMath>
      <w:r>
        <w:t xml:space="preserve">. The penalty is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bookmarkEnd w:id="595"/>
    </w:p>
    <w:p w14:paraId="256830CD" w14:textId="77777777" w:rsidR="00CB3150" w:rsidRDefault="00000000">
      <w:pPr>
        <w:pStyle w:val="Heading2"/>
      </w:pPr>
      <w:bookmarkStart w:id="596" w:name="what-remains-to-be-established"/>
      <w:bookmarkEnd w:id="593"/>
      <w:r>
        <w:t>4.7.5 What remains to be established</w:t>
      </w:r>
    </w:p>
    <w:p w14:paraId="2924EDC8" w14:textId="77777777" w:rsidR="00CB3150" w:rsidRDefault="00000000">
      <w: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w:t>
      </w:r>
      <w:r>
        <w:lastRenderedPageBreak/>
        <w:t>configurations. They do not prove a universal necessity theorem for assortativity or guarantee a downturn within every high-performance band.</w:t>
      </w:r>
    </w:p>
    <w:p w14:paraId="08C2EC2C" w14:textId="77777777" w:rsidR="00CB3150" w:rsidRDefault="00000000">
      <w:pPr>
        <w:pStyle w:val="BodyText"/>
      </w:pPr>
      <w:r>
        <w:t xml:space="preserve">The analytic discussion in Section 4.5 explains the roles of </w:t>
      </w:r>
      <m:oMath>
        <m:r>
          <w:rPr>
            <w:rFonts w:ascii="Cambria Math" w:eastAsia="Cambria Math" w:hAnsi="Cambria Math" w:cs="Cambria Math"/>
            <w:sz w:val="22"/>
            <w:szCs w:val="22"/>
          </w:rPr>
          <m:t>γ</m:t>
        </m:r>
      </m:oMath>
      <w:r>
        <w:t xml:space="preserve">, </w:t>
      </w:r>
      <m:oMath>
        <m:r>
          <w:rPr>
            <w:rFonts w:ascii="Cambria Math" w:eastAsia="Cambria Math" w:hAnsi="Cambria Math" w:cs="Cambria Math"/>
            <w:sz w:val="22"/>
            <w:szCs w:val="22"/>
          </w:rPr>
          <m:t>θ</m:t>
        </m:r>
      </m:oMath>
      <w:r>
        <w:t xml:space="preserve">, </w:t>
      </w:r>
      <m:oMath>
        <m:r>
          <w:rPr>
            <w:rFonts w:ascii="Cambria Math" w:eastAsia="Cambria Math" w:hAnsi="Cambria Math" w:cs="Cambria Math"/>
            <w:sz w:val="22"/>
            <w:szCs w:val="22"/>
          </w:rPr>
          <m:t>λ</m:t>
        </m:r>
      </m:oMath>
      <w:r>
        <w:t xml:space="preserve">, </w:t>
      </w:r>
      <m:oMath>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oMath>
      <w: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38EB17A5" w14:textId="77777777" w:rsidR="00CB3150" w:rsidRDefault="00000000">
      <w:pPr>
        <w:pStyle w:val="Heading1"/>
      </w:pPr>
      <w:bookmarkStart w:id="597" w:name="the-bridge-to-empirical-fitting"/>
      <w:bookmarkEnd w:id="587"/>
      <w:bookmarkEnd w:id="596"/>
      <w:r>
        <w:t>4.8 The bridge to empirical fitting</w:t>
      </w:r>
    </w:p>
    <w:p w14:paraId="2DF6EF9B" w14:textId="77777777" w:rsidR="00CB3150" w:rsidRDefault="00000000">
      <w: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7552DEE7" w14:textId="77777777" w:rsidR="00CB3150" w:rsidRDefault="00000000">
      <w:pPr>
        <w:pStyle w:val="BodyText"/>
      </w:pPr>
      <w:r>
        <w:t>The completed fitting work used observed basketball rosters, so group membership was an input rather than something generated through the assignment mechanism. It also used a different outcome model from the sequential, exact-</w:t>
      </w:r>
      <m:oMath>
        <m:r>
          <w:rPr>
            <w:rFonts w:ascii="Cambria Math" w:eastAsia="Cambria Math" w:hAnsi="Cambria Math" w:cs="Cambria Math"/>
            <w:sz w:val="22"/>
            <w:szCs w:val="22"/>
          </w:rPr>
          <m:t>K</m:t>
        </m:r>
      </m:oMath>
      <w:r>
        <w:t xml:space="preserve"> selection rule introduced in Section 4.3. We describe that fitted specification explicitly because its parameter estimates must be interpreted in relation to the probability model that produced them.</w:t>
      </w:r>
    </w:p>
    <w:p w14:paraId="073E3CB5" w14:textId="77777777" w:rsidR="00CB3150" w:rsidRDefault="00000000">
      <w:pPr>
        <w:pStyle w:val="BodyText"/>
      </w:pPr>
      <w:r>
        <w:t xml:space="preserve">Each observation describes a player in a particular season. Let </w:t>
      </w:r>
      <m:oMath>
        <m:r>
          <w:rPr>
            <w:rFonts w:ascii="Cambria Math" w:eastAsia="Cambria Math" w:hAnsi="Cambria Math" w:cs="Cambria Math"/>
            <w:sz w:val="22"/>
            <w:szCs w:val="22"/>
          </w:rPr>
          <m:t>s</m:t>
        </m:r>
      </m:oMath>
      <w:r>
        <w:t xml:space="preserve"> index seasons and let </w:t>
      </w: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oMath>
      <w:r>
        <w:t xml:space="preserve"> denote the set of players included in season </w:t>
      </w:r>
      <m:oMath>
        <m:r>
          <w:rPr>
            <w:rFonts w:ascii="Cambria Math" w:eastAsia="Cambria Math" w:hAnsi="Cambria Math" w:cs="Cambria Math"/>
            <w:sz w:val="22"/>
            <w:szCs w:val="22"/>
          </w:rPr>
          <m:t>s</m:t>
        </m:r>
      </m:oMath>
      <w:r>
        <w:t xml:space="preserve">. For player </w:t>
      </w:r>
      <m:oMath>
        <m:r>
          <w:rPr>
            <w:rFonts w:ascii="Cambria Math" w:eastAsia="Cambria Math" w:hAnsi="Cambria Math" w:cs="Cambria Math"/>
            <w:sz w:val="22"/>
            <w:szCs w:val="22"/>
          </w:rPr>
          <m:t>i</m:t>
        </m:r>
      </m:oMath>
      <w:r>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oMath>
      <w:r>
        <w:t xml:space="preserve"> is performance measured as points per minute and standardized within that season. The group identifier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specifies the player’s team in that season. The binary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equals one if the player was eventually drafted and zero otherwise. Consequently, a player observed in several seasons </w:t>
      </w:r>
      <w:r>
        <w:lastRenderedPageBreak/>
        <w:t xml:space="preserve">can contribute several observations carrying the same eventual-draft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does not indicate that the player was drafted during season </w:t>
      </w:r>
      <m:oMath>
        <m:r>
          <w:rPr>
            <w:rFonts w:ascii="Cambria Math" w:eastAsia="Cambria Math" w:hAnsi="Cambria Math" w:cs="Cambria Math"/>
            <w:sz w:val="22"/>
            <w:szCs w:val="22"/>
          </w:rPr>
          <m:t>s</m:t>
        </m:r>
      </m:oMath>
      <w:r>
        <w:t>.</w:t>
      </w:r>
    </w:p>
    <w:p w14:paraId="79AB97BC" w14:textId="77777777" w:rsidR="00CB3150" w:rsidRDefault="00000000">
      <w:pPr>
        <w:pStyle w:val="BodyText"/>
      </w:pPr>
      <w:r>
        <w:t xml:space="preserve">Congestion was calculated from each observed team roster using the full-group mean of competitive relevance defined in Section 4.4.3. We write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oMath>
      <w:r>
        <w:t xml:space="preserve"> for the congestion assigned to player </w:t>
      </w:r>
      <m:oMath>
        <m:r>
          <w:rPr>
            <w:rFonts w:ascii="Cambria Math" w:eastAsia="Cambria Math" w:hAnsi="Cambria Math" w:cs="Cambria Math"/>
            <w:sz w:val="22"/>
            <w:szCs w:val="22"/>
          </w:rPr>
          <m:t>i</m:t>
        </m:r>
      </m:oMath>
      <w:r>
        <w:t xml:space="preserve"> in season </w:t>
      </w:r>
      <m:oMath>
        <m:r>
          <w:rPr>
            <w:rFonts w:ascii="Cambria Math" w:eastAsia="Cambria Math" w:hAnsi="Cambria Math" w:cs="Cambria Math"/>
            <w:sz w:val="22"/>
            <w:szCs w:val="22"/>
          </w:rPr>
          <m:t>s</m:t>
        </m:r>
      </m:oMath>
      <w:r>
        <w:t xml:space="preserve">. The parameter </w:t>
      </w:r>
      <m:oMath>
        <m:r>
          <w:rPr>
            <w:rFonts w:ascii="Cambria Math" w:eastAsia="Cambria Math" w:hAnsi="Cambria Math" w:cs="Cambria Math"/>
            <w:sz w:val="22"/>
            <w:szCs w:val="22"/>
          </w:rPr>
          <m:t>γ</m:t>
        </m:r>
      </m:oMath>
      <w:r>
        <w:t xml:space="preserve"> controls how sharply competitive relevance increases around the threshold,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xml:space="preserve"> is the threshold used for that season. The thresholds were calculated before optimization and then held fixed; congestion was recalculated as the fitted value of </w:t>
      </w:r>
      <m:oMath>
        <m:r>
          <w:rPr>
            <w:rFonts w:ascii="Cambria Math" w:eastAsia="Cambria Math" w:hAnsi="Cambria Math" w:cs="Cambria Math"/>
            <w:sz w:val="22"/>
            <w:szCs w:val="22"/>
          </w:rPr>
          <m:t>γ</m:t>
        </m:r>
      </m:oMath>
      <w:r>
        <w:t xml:space="preserve"> changed.</w:t>
      </w:r>
    </w:p>
    <w:p w14:paraId="46E8F90A" w14:textId="77777777" w:rsidR="00CB3150" w:rsidRDefault="00000000">
      <w:pPr>
        <w:pStyle w:val="BodyText"/>
      </w:pPr>
      <w:r>
        <w:t xml:space="preserve">The fitting procedure combines performance and congestion into an intermediate comparison quantity, denoted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oMath>
      <w:r>
        <w:t xml:space="preserve">. Two additional positive parameters govern this calculation. The parameter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oMath>
      <w:r>
        <w:t xml:space="preserve"> divides the performance term, controlling how strongly performance differences enter the comparison. The coefficient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oMath>
      <w:r>
        <w:t xml:space="preserve"> controls the congestion penalty. The subscript identifies these as parameters of the fitting specification, whose numerical values are not assumed to equal those of the selection model. The fitted comparison quantity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88DE9F7" w14:textId="77777777">
        <w:trPr>
          <w:cantSplit/>
        </w:trPr>
        <w:tc>
          <w:tcPr>
            <w:tcW w:w="8496" w:type="dxa"/>
            <w:vAlign w:val="center"/>
          </w:tcPr>
          <w:p w14:paraId="72A6C421"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oMath>
            </m:oMathPara>
          </w:p>
        </w:tc>
        <w:tc>
          <w:tcPr>
            <w:tcW w:w="864" w:type="dxa"/>
            <w:vAlign w:val="center"/>
          </w:tcPr>
          <w:p w14:paraId="02BF1B7B" w14:textId="3AA3E824" w:rsidR="00D951E9" w:rsidRDefault="00000000">
            <w:pPr>
              <w:spacing w:after="0" w:line="240" w:lineRule="auto"/>
              <w:jc w:val="right"/>
            </w:pPr>
            <w:r>
              <w:t>(</w:t>
            </w:r>
            <w:bookmarkStart w:id="598" w:name="Eq_4_40"/>
            <w:r>
              <w:t>4.</w:t>
            </w:r>
            <w:ins w:id="599"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600"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601" w:author="Levine, Charles Roger (dzk3ja)" w:date="2026-10-18T17:19:00Z" w16du:dateUtc="2026-10-18T21:19:00Z">
              <w:r w:rsidR="00416B7B">
                <w:rPr>
                  <w:noProof/>
                </w:rPr>
                <w:t>1</w:t>
              </w:r>
              <w:r w:rsidR="00416B7B">
                <w:fldChar w:fldCharType="end"/>
              </w:r>
            </w:ins>
            <w:del w:id="602"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38</w:delText>
              </w:r>
              <w:r w:rsidDel="00416B7B">
                <w:fldChar w:fldCharType="end"/>
              </w:r>
            </w:del>
            <w:bookmarkEnd w:id="598"/>
            <w:r>
              <w:t>)</w:t>
            </w:r>
          </w:p>
        </w:tc>
      </w:tr>
    </w:tbl>
    <w:p w14:paraId="77558FFB" w14:textId="77777777" w:rsidR="00CB3150" w:rsidRDefault="00000000">
      <w: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for the resulting modeled probability of a positive outcome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DBA5F2A" w14:textId="77777777">
        <w:trPr>
          <w:cantSplit/>
        </w:trPr>
        <w:tc>
          <w:tcPr>
            <w:tcW w:w="8496" w:type="dxa"/>
            <w:vAlign w:val="center"/>
          </w:tcPr>
          <w:p w14:paraId="28818C7E"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m:rPr>
                        <m:sty m:val="p"/>
                      </m:rPr>
                      <w:rPr>
                        <w:rFonts w:ascii="Cambria Math" w:eastAsia="Cambria Math" w:hAnsi="Cambria Math" w:cs="Cambria Math"/>
                        <w:sz w:val="22"/>
                        <w:szCs w:val="22"/>
                      </w:rPr>
                      <m:t>exp(</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r>
                          <m:rPr>
                            <m:sty m:val="p"/>
                          </m:rPr>
                          <w:rPr>
                            <w:rFonts w:ascii="Cambria Math" w:eastAsia="Cambria Math" w:hAnsi="Cambria Math" w:cs="Cambria Math"/>
                            <w:sz w:val="22"/>
                            <w:szCs w:val="22"/>
                          </w:rPr>
                          <m:t>exp</m:t>
                        </m:r>
                      </m:e>
                    </m:nary>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hs</m:t>
                        </m:r>
                      </m:sub>
                    </m:sSub>
                    <m:r>
                      <m:rPr>
                        <m:sty m:val="p"/>
                      </m:rPr>
                      <w:rPr>
                        <w:rFonts w:ascii="Cambria Math" w:eastAsia="Cambria Math" w:hAnsi="Cambria Math" w:cs="Cambria Math"/>
                        <w:sz w:val="22"/>
                        <w:szCs w:val="22"/>
                      </w:rPr>
                      <m:t>)</m:t>
                    </m:r>
                  </m:den>
                </m:f>
                <m:r>
                  <m:rPr>
                    <m:sty m:val="p"/>
                  </m:rPr>
                  <w:rPr>
                    <w:rFonts w:ascii="Cambria Math" w:eastAsia="Cambria Math" w:hAnsi="Cambria Math" w:cs="Cambria Math"/>
                    <w:sz w:val="22"/>
                    <w:szCs w:val="22"/>
                  </w:rPr>
                  <m:t>,</m:t>
                </m:r>
                <m:r>
                  <w:rPr>
                    <w:rFonts w:ascii="Cambria Math" w:eastAsia="Cambria Math" w:hAnsi="Cambria Math" w:cs="Cambria Math"/>
                    <w:sz w:val="22"/>
                    <w:szCs w:val="22"/>
                  </w:rPr>
                  <m:t>  </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oMath>
            </m:oMathPara>
          </w:p>
        </w:tc>
        <w:tc>
          <w:tcPr>
            <w:tcW w:w="864" w:type="dxa"/>
            <w:vAlign w:val="center"/>
          </w:tcPr>
          <w:p w14:paraId="0CF77E71" w14:textId="3013457F" w:rsidR="00D951E9" w:rsidRDefault="00000000">
            <w:pPr>
              <w:spacing w:after="0" w:line="240" w:lineRule="auto"/>
              <w:jc w:val="right"/>
            </w:pPr>
            <w:r>
              <w:t>(</w:t>
            </w:r>
            <w:bookmarkStart w:id="603" w:name="Eq_4_41"/>
            <w:r>
              <w:t>4.</w:t>
            </w:r>
            <w:ins w:id="604"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605"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606" w:author="Levine, Charles Roger (dzk3ja)" w:date="2026-10-18T17:19:00Z" w16du:dateUtc="2026-10-18T21:19:00Z">
              <w:r w:rsidR="00416B7B">
                <w:rPr>
                  <w:noProof/>
                </w:rPr>
                <w:t>2</w:t>
              </w:r>
              <w:r w:rsidR="00416B7B">
                <w:fldChar w:fldCharType="end"/>
              </w:r>
            </w:ins>
            <w:del w:id="607"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39</w:delText>
              </w:r>
              <w:r w:rsidDel="00416B7B">
                <w:fldChar w:fldCharType="end"/>
              </w:r>
            </w:del>
            <w:bookmarkEnd w:id="603"/>
            <w:r>
              <w:t>)</w:t>
            </w:r>
          </w:p>
        </w:tc>
      </w:tr>
    </w:tbl>
    <w:p w14:paraId="41E184E1" w14:textId="77777777" w:rsidR="00CB3150" w:rsidRDefault="00000000">
      <w:r>
        <w:t xml:space="preserve">To evaluate the parameters, the fitting procedure treats each observed outcome as a Bernoulli observation: a positive outcome contributes probability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while a negative </w:t>
      </w:r>
      <w:r>
        <w:lastRenderedPageBreak/>
        <w:t xml:space="preserve">outcome contributes probability </w:t>
      </w:r>
      <m:oMath>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Its working likelihood multiplies these contributions across all player-season observations. Taking logarithms converts that product into a sum. Denoting the Bernoulli log-likelihood by </w:t>
      </w:r>
      <m:oMath>
        <m:sSub>
          <m:sSubPr>
            <m:ctrlPr>
              <w:rPr>
                <w:rFonts w:ascii="Cambria Math" w:eastAsia="Cambria Math" w:hAnsi="Cambria Math" w:cs="Cambria Math"/>
                <w:sz w:val="22"/>
                <w:szCs w:val="22"/>
              </w:rPr>
            </m:ctrlPr>
          </m:sSubPr>
          <m:e>
            <m:r>
              <m:rPr>
                <m:scr m:val="script"/>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oMath>
      <w:r>
        <w:t>, the objective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568CCCB" w14:textId="77777777">
        <w:trPr>
          <w:cantSplit/>
        </w:trPr>
        <w:tc>
          <w:tcPr>
            <w:tcW w:w="8496" w:type="dxa"/>
            <w:vAlign w:val="center"/>
          </w:tcPr>
          <w:p w14:paraId="03B3958B"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m:rPr>
                        <m:scr m:val="script"/>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e>
                        </m:d>
                      </m:e>
                    </m:nary>
                  </m:e>
                </m:nary>
                <m:r>
                  <m:rPr>
                    <m:sty m:val="p"/>
                  </m:rPr>
                  <w:rPr>
                    <w:rFonts w:ascii="Cambria Math" w:eastAsia="Cambria Math" w:hAnsi="Cambria Math" w:cs="Cambria Math"/>
                    <w:sz w:val="22"/>
                    <w:szCs w:val="22"/>
                  </w:rPr>
                  <m:t>.</m:t>
                </m:r>
              </m:oMath>
            </m:oMathPara>
          </w:p>
        </w:tc>
        <w:tc>
          <w:tcPr>
            <w:tcW w:w="864" w:type="dxa"/>
            <w:vAlign w:val="center"/>
          </w:tcPr>
          <w:p w14:paraId="1B7C94E5" w14:textId="349753C9" w:rsidR="00D951E9" w:rsidRDefault="00000000">
            <w:pPr>
              <w:spacing w:after="0" w:line="240" w:lineRule="auto"/>
              <w:jc w:val="right"/>
            </w:pPr>
            <w:r>
              <w:t>(</w:t>
            </w:r>
            <w:bookmarkStart w:id="608" w:name="Eq_4_42"/>
            <w:r>
              <w:t>4.</w:t>
            </w:r>
            <w:ins w:id="609"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610"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611" w:author="Levine, Charles Roger (dzk3ja)" w:date="2026-10-18T17:19:00Z" w16du:dateUtc="2026-10-18T21:19:00Z">
              <w:r w:rsidR="00416B7B">
                <w:rPr>
                  <w:noProof/>
                </w:rPr>
                <w:t>3</w:t>
              </w:r>
              <w:r w:rsidR="00416B7B">
                <w:fldChar w:fldCharType="end"/>
              </w:r>
            </w:ins>
            <w:del w:id="612"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40</w:delText>
              </w:r>
              <w:r w:rsidDel="00416B7B">
                <w:fldChar w:fldCharType="end"/>
              </w:r>
            </w:del>
            <w:bookmarkEnd w:id="608"/>
            <w:r>
              <w:t>)</w:t>
            </w:r>
          </w:p>
        </w:tc>
      </w:tr>
    </w:tbl>
    <w:p w14:paraId="708532AD" w14:textId="77777777" w:rsidR="00CB3150" w:rsidRDefault="00000000">
      <w:r>
        <w:t xml:space="preserve">The joint optimization estimated </w:t>
      </w:r>
      <m:oMath>
        <m:r>
          <w:rPr>
            <w:rFonts w:ascii="Cambria Math" w:eastAsia="Cambria Math" w:hAnsi="Cambria Math" w:cs="Cambria Math"/>
            <w:sz w:val="22"/>
            <w:szCs w:val="22"/>
          </w:rPr>
          <m:t>γ</m:t>
        </m:r>
      </m:oMath>
      <w:r>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oMath>
      <w:r>
        <w:t xml:space="preserve"> by maximizing this objective. Assignment preference </w:t>
      </w:r>
      <m:oMath>
        <m:r>
          <w:rPr>
            <w:rFonts w:ascii="Cambria Math" w:eastAsia="Cambria Math" w:hAnsi="Cambria Math" w:cs="Cambria Math"/>
            <w:sz w:val="22"/>
            <w:szCs w:val="22"/>
          </w:rPr>
          <m:t>ρ</m:t>
        </m:r>
      </m:oMath>
      <w:r>
        <w:t xml:space="preserve"> was outside the outcome fit because observed team memberships were held fixed. The saved estimates were approximately </w:t>
      </w: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r>
          <m:rPr>
            <m:sty m:val="p"/>
          </m:rPr>
          <w:rPr>
            <w:rFonts w:ascii="Cambria Math" w:eastAsia="Cambria Math" w:hAnsi="Cambria Math" w:cs="Cambria Math"/>
            <w:sz w:val="22"/>
            <w:szCs w:val="22"/>
          </w:rPr>
          <m:t>=</m:t>
        </m:r>
        <m:r>
          <w:rPr>
            <w:rFonts w:ascii="Cambria Math" w:eastAsia="Cambria Math" w:hAnsi="Cambria Math" w:cs="Cambria Math"/>
            <w:sz w:val="22"/>
            <w:szCs w:val="22"/>
          </w:rPr>
          <m:t>19.5723</m:t>
        </m:r>
      </m:oMath>
      <w:r>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1.3024</m:t>
        </m:r>
      </m:oMath>
      <w:r>
        <w:t xml:space="preserve">, and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1.0699</m:t>
        </m:r>
      </m:oMath>
      <w:r>
        <w:t>. These estimates belong to the Bernoulli fitting specification described here. They were not obtained by fitting the exact-</w:t>
      </w:r>
      <m:oMath>
        <m:r>
          <w:rPr>
            <w:rFonts w:ascii="Cambria Math" w:eastAsia="Cambria Math" w:hAnsi="Cambria Math" w:cs="Cambria Math"/>
            <w:sz w:val="22"/>
            <w:szCs w:val="22"/>
          </w:rPr>
          <m:t>K</m:t>
        </m:r>
      </m:oMath>
      <w:r>
        <w:t xml:space="preserve"> selection model. Appendix 4A provides the sample description, numerical implementation details, and supporting source record. [4–9]</w:t>
      </w:r>
    </w:p>
    <w:p w14:paraId="40F61A1F" w14:textId="77777777" w:rsidR="00CB3150" w:rsidRDefault="00000000">
      <w:pPr>
        <w:pStyle w:val="BodyText"/>
      </w:pPr>
      <w: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3C54FA18" w14:textId="77777777" w:rsidR="00CB3150" w:rsidRDefault="00000000">
      <w:pPr>
        <w:pStyle w:val="BodyText"/>
      </w:pPr>
      <w:r>
        <w:t xml:space="preserve">There is also a coefficient-scale distinction: dividing </w:t>
      </w:r>
      <m:oMath>
        <m:r>
          <w:rPr>
            <w:rFonts w:ascii="Cambria Math" w:eastAsia="Cambria Math" w:hAnsi="Cambria Math" w:cs="Cambria Math"/>
            <w:sz w:val="22"/>
            <w:szCs w:val="22"/>
          </w:rPr>
          <m:t>A</m:t>
        </m:r>
      </m:oMath>
      <w:r>
        <w:t xml:space="preserve"> alone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xml:space="preserve"> is not the same as dividing </w:t>
      </w:r>
      <m:oMath>
        <m:r>
          <w:rPr>
            <w:rFonts w:ascii="Cambria Math" w:eastAsia="Cambria Math" w:hAnsi="Cambria Math" w:cs="Cambria Math"/>
            <w:sz w:val="22"/>
            <w:szCs w:val="22"/>
          </w:rPr>
          <m:t>A</m:t>
        </m:r>
        <m:r>
          <m:rPr>
            <m:sty m:val="p"/>
          </m:rPr>
          <w:rPr>
            <w:rFonts w:ascii="Cambria Math" w:eastAsia="Cambria Math" w:hAnsi="Cambria Math" w:cs="Cambria Math"/>
            <w:sz w:val="22"/>
            <w:szCs w:val="22"/>
          </w:rPr>
          <m:t>-</m:t>
        </m:r>
        <m:r>
          <w:rPr>
            <w:rFonts w:ascii="Cambria Math" w:eastAsia="Cambria Math" w:hAnsi="Cambria Math" w:cs="Cambria Math"/>
            <w:sz w:val="22"/>
            <w:szCs w:val="22"/>
          </w:rPr>
          <m:t>λC</m:t>
        </m:r>
      </m:oMath>
      <w:r>
        <w:t xml:space="preserve"> by temperature while retaining the same numerical </w:t>
      </w:r>
      <m:oMath>
        <m:r>
          <w:rPr>
            <w:rFonts w:ascii="Cambria Math" w:eastAsia="Cambria Math" w:hAnsi="Cambria Math" w:cs="Cambria Math"/>
            <w:sz w:val="22"/>
            <w:szCs w:val="22"/>
          </w:rPr>
          <m:t>λ</m:t>
        </m:r>
      </m:oMath>
      <w:r>
        <w:t>. An algebraic reparameterization can match logits for fixed congestion, but it does not turn the Bernoulli likelihood into the likelihood of exact-</w:t>
      </w:r>
      <m:oMath>
        <m:r>
          <w:rPr>
            <w:rFonts w:ascii="Cambria Math" w:eastAsia="Cambria Math" w:hAnsi="Cambria Math" w:cs="Cambria Math"/>
            <w:sz w:val="22"/>
            <w:szCs w:val="22"/>
          </w:rPr>
          <m:t>K</m:t>
        </m:r>
      </m:oMath>
      <w:r>
        <w:t xml:space="preserve"> selection. No completed exact-</w:t>
      </w:r>
      <m:oMath>
        <m:r>
          <w:rPr>
            <w:rFonts w:ascii="Cambria Math" w:eastAsia="Cambria Math" w:hAnsi="Cambria Math" w:cs="Cambria Math"/>
            <w:sz w:val="22"/>
            <w:szCs w:val="22"/>
          </w:rPr>
          <m:t>K</m:t>
        </m:r>
      </m:oMath>
      <w:r>
        <w:t xml:space="preserve"> refit has been established in the verified record. [11, 12]</w:t>
      </w:r>
    </w:p>
    <w:p w14:paraId="230B349A" w14:textId="77777777" w:rsidR="00CB3150" w:rsidRDefault="00000000">
      <w:pPr>
        <w:pStyle w:val="BodyText"/>
      </w:pPr>
      <w:r>
        <w:lastRenderedPageBreak/>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7FEDAF2A" w14:textId="77777777" w:rsidR="00CB3150" w:rsidRDefault="00000000">
      <w:pPr>
        <w:pStyle w:val="Heading1"/>
      </w:pPr>
      <w:bookmarkStart w:id="613" w:name="X34faad1c749316954420b934931aff7c96ea3d6"/>
      <w:bookmarkEnd w:id="597"/>
      <w:r>
        <w:t>Appendix 4A Technical qualifications and the historical fitting record</w:t>
      </w:r>
    </w:p>
    <w:p w14:paraId="5C65D970" w14:textId="77777777" w:rsidR="00CB3150" w:rsidRDefault="00000000">
      <w:pPr>
        <w:pStyle w:val="Heading2"/>
      </w:pPr>
      <w:bookmarkStart w:id="614" w:name="Xc4cff8260d0316924cc51552c5cb860d3737775"/>
      <w:r>
        <w:t>4A.1 The intended stochastic rule and legacy software</w:t>
      </w:r>
    </w:p>
    <w:p w14:paraId="4A538F34" w14:textId="77777777" w:rsidR="00CB3150" w:rsidRDefault="00000000">
      <w:r>
        <w:t xml:space="preserve">The stochastic selection rule in Section 4.3 accepts any finite score, including negative scores, and selects exactly </w:t>
      </w:r>
      <m:oMath>
        <m:r>
          <w:rPr>
            <w:rFonts w:ascii="Cambria Math" w:eastAsia="Cambria Math" w:hAnsi="Cambria Math" w:cs="Cambria Math"/>
            <w:sz w:val="22"/>
            <w:szCs w:val="22"/>
          </w:rPr>
          <m:t>K</m:t>
        </m:r>
      </m:oMath>
      <w:r>
        <w:t xml:space="preserve"> individuals. A negative score still produces a positive exponential weight. Adding the same constant to every score leaves the selection probabilities unchanged because it preserves all score differences.</w:t>
      </w:r>
    </w:p>
    <w:p w14:paraId="02A99EDA" w14:textId="77777777" w:rsidR="00CB3150" w:rsidRDefault="00000000">
      <w:pPr>
        <w:pStyle w:val="BodyText"/>
      </w:pPr>
      <w:r>
        <w:t xml:space="preserve">The selection function used in some earlier simulations includes additional operations. It first replaces negative scores with zero. It then limits the number selected to the smaller of </w:t>
      </w:r>
      <m:oMath>
        <m:r>
          <w:rPr>
            <w:rFonts w:ascii="Cambria Math" w:eastAsia="Cambria Math" w:hAnsi="Cambria Math" w:cs="Cambria Math"/>
            <w:sz w:val="22"/>
            <w:szCs w:val="22"/>
          </w:rPr>
          <m:t>K</m:t>
        </m:r>
      </m:oMath>
      <w: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eastAsia="Cambria Math" w:hAnsi="Cambria Math" w:cs="Cambria Math"/>
            <w:sz w:val="22"/>
            <w:szCs w:val="22"/>
          </w:rPr>
          <m:t>K</m:t>
        </m:r>
      </m:oMath>
      <w:r>
        <w:t xml:space="preserve"> individuals. Replacing negative scores with zero can also change relative selection probabilities by erasing differences among those scores. [3]</w:t>
      </w:r>
    </w:p>
    <w:p w14:paraId="403FC652" w14:textId="77777777" w:rsidR="00CB3150" w:rsidRDefault="00000000">
      <w:pPr>
        <w:pStyle w:val="BodyText"/>
      </w:pPr>
      <w:r>
        <w:t>The limit on the number selected does not, by itself, exclude every person whose score was replaced with zero. When the function performs stochastic sampling, those individuals still receive positive exponential weights and may be selected.</w:t>
      </w:r>
    </w:p>
    <w:p w14:paraId="69A80950" w14:textId="77777777" w:rsidR="00CB3150" w:rsidRDefault="00000000">
      <w:pPr>
        <w:pStyle w:val="BodyText"/>
      </w:pPr>
      <w:r>
        <w:lastRenderedPageBreak/>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6E7A2484" w14:textId="77777777" w:rsidR="00CB3150" w:rsidRDefault="00000000">
      <w:pPr>
        <w:pStyle w:val="Heading2"/>
      </w:pPr>
      <w:bookmarkStart w:id="615" w:name="X30020ca2e28c3ddcf47702a707f4f0d8976e712"/>
      <w:bookmarkEnd w:id="614"/>
      <w:r>
        <w:t>4A.2 Differences between the stated selection rule and earlier implementations</w:t>
      </w:r>
    </w:p>
    <w:p w14:paraId="5ED7CFB7" w14:textId="77777777" w:rsidR="00CB3150" w:rsidRDefault="00000000">
      <w:r>
        <w:t xml:space="preserve">For season </w:t>
      </w:r>
      <m:oMath>
        <m:r>
          <w:rPr>
            <w:rFonts w:ascii="Cambria Math" w:eastAsia="Cambria Math" w:hAnsi="Cambria Math" w:cs="Cambria Math"/>
            <w:sz w:val="22"/>
            <w:szCs w:val="22"/>
          </w:rPr>
          <m:t>s</m:t>
        </m:r>
      </m:oMath>
      <w:r>
        <w:t xml:space="preserve">, let </w:t>
      </w: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oMath>
      <w:r>
        <w:t xml:space="preserve"> denote the player-season observations entering the likelihood. The measured performance quantity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oMath>
      <w:r>
        <w:t xml:space="preserve"> was points per minute standardized within season by the analysis pipeline. The binary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184891C0" w14:textId="77777777" w:rsidR="00CB3150" w:rsidRDefault="00000000">
      <w:pPr>
        <w:pStyle w:val="BodyText"/>
      </w:pPr>
      <w:r>
        <w:t xml:space="preserve">Congestion was computed on the observed team-season rosters using the full-group definition introduced in Section 4.4.3.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identify individual </w:t>
      </w:r>
      <m:oMath>
        <m:r>
          <w:rPr>
            <w:rFonts w:ascii="Cambria Math" w:eastAsia="Cambria Math" w:hAnsi="Cambria Math" w:cs="Cambria Math"/>
            <w:sz w:val="22"/>
            <w:szCs w:val="22"/>
          </w:rPr>
          <m:t>i</m:t>
        </m:r>
      </m:oMath>
      <w:r>
        <w:t xml:space="preserve">’s group in season </w:t>
      </w:r>
      <m:oMath>
        <m:r>
          <w:rPr>
            <w:rFonts w:ascii="Cambria Math" w:eastAsia="Cambria Math" w:hAnsi="Cambria Math" w:cs="Cambria Math"/>
            <w:sz w:val="22"/>
            <w:szCs w:val="22"/>
          </w:rPr>
          <m:t>s</m:t>
        </m:r>
      </m:oMath>
      <w:r>
        <w:t xml:space="preserve">,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js</m:t>
            </m:r>
          </m:sub>
        </m:sSub>
      </m:oMath>
      <w:r>
        <w:t xml:space="preserve"> be the number of individuals included in group </w:t>
      </w:r>
      <m:oMath>
        <m:r>
          <w:rPr>
            <w:rFonts w:ascii="Cambria Math" w:eastAsia="Cambria Math" w:hAnsi="Cambria Math" w:cs="Cambria Math"/>
            <w:sz w:val="22"/>
            <w:szCs w:val="22"/>
          </w:rPr>
          <m:t>j</m:t>
        </m:r>
      </m:oMath>
      <w:r>
        <w:t xml:space="preserve"> for that season. Thus, the fitted congestion term was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823CC4D" w14:textId="77777777">
        <w:trPr>
          <w:cantSplit/>
        </w:trPr>
        <w:tc>
          <w:tcPr>
            <w:tcW w:w="8496" w:type="dxa"/>
            <w:vAlign w:val="center"/>
          </w:tcPr>
          <w:p w14:paraId="330C264D"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js</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r>
                      <w:rPr>
                        <w:rFonts w:ascii="Cambria Math" w:eastAsia="Cambria Math" w:hAnsi="Cambria Math" w:cs="Cambria Math"/>
                        <w:sz w:val="22"/>
                        <w:szCs w:val="22"/>
                      </w:rPr>
                      <m:t>σ</m:t>
                    </m:r>
                  </m:e>
                </m:nary>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hs</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e>
                </m:d>
                <m:r>
                  <w:rPr>
                    <w:rFonts w:ascii="Cambria Math" w:eastAsia="Cambria Math" w:hAnsi="Cambria Math" w:cs="Cambria Math"/>
                    <w:sz w:val="22"/>
                    <w:szCs w:val="22"/>
                  </w:rPr>
                  <m:t>,σ</m:t>
                </m:r>
                <m:d>
                  <m:dPr>
                    <m:ctrlPr>
                      <w:rPr>
                        <w:rFonts w:ascii="Cambria Math" w:eastAsia="Cambria Math" w:hAnsi="Cambria Math" w:cs="Cambria Math"/>
                        <w:sz w:val="22"/>
                        <w:szCs w:val="22"/>
                      </w:rPr>
                    </m:ctrlPr>
                  </m:dPr>
                  <m:e>
                    <m:r>
                      <w:rPr>
                        <w:rFonts w:ascii="Cambria Math" w:eastAsia="Cambria Math" w:hAnsi="Cambria Math" w:cs="Cambria Math"/>
                        <w:sz w:val="22"/>
                        <w:szCs w:val="22"/>
                      </w:rPr>
                      <m:t>x</m:t>
                    </m:r>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r>
                              <w:rPr>
                                <w:rFonts w:ascii="Cambria Math" w:eastAsia="Cambria Math" w:hAnsi="Cambria Math" w:cs="Cambria Math"/>
                                <w:sz w:val="22"/>
                                <w:szCs w:val="22"/>
                              </w:rPr>
                              <m:t>-x</m:t>
                            </m:r>
                          </m:e>
                        </m:d>
                      </m:sup>
                    </m:sSup>
                  </m:den>
                </m:f>
              </m:oMath>
            </m:oMathPara>
          </w:p>
        </w:tc>
        <w:tc>
          <w:tcPr>
            <w:tcW w:w="864" w:type="dxa"/>
            <w:vAlign w:val="center"/>
          </w:tcPr>
          <w:p w14:paraId="7426309C" w14:textId="2C85A5F7" w:rsidR="00D951E9" w:rsidRDefault="00000000">
            <w:pPr>
              <w:spacing w:after="0" w:line="240" w:lineRule="auto"/>
              <w:jc w:val="right"/>
            </w:pPr>
            <w:r>
              <w:t>(</w:t>
            </w:r>
            <w:bookmarkStart w:id="616" w:name="Eq_4A_1"/>
            <w:r>
              <w:t>4A.</w:t>
            </w:r>
            <w:ins w:id="617"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618"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619" w:author="Levine, Charles Roger (dzk3ja)" w:date="2026-10-18T17:19:00Z" w16du:dateUtc="2026-10-18T21:19:00Z">
              <w:r w:rsidR="00416B7B">
                <w:rPr>
                  <w:noProof/>
                </w:rPr>
                <w:t>1</w:t>
              </w:r>
              <w:r w:rsidR="00416B7B">
                <w:fldChar w:fldCharType="end"/>
              </w:r>
            </w:ins>
            <w:del w:id="620" w:author="Levine, Charles Roger (dzk3ja)" w:date="2026-10-18T17:19:00Z" w16du:dateUtc="2026-10-18T21:19:00Z">
              <w:r w:rsidDel="00416B7B">
                <w:fldChar w:fldCharType="begin"/>
              </w:r>
              <w:r w:rsidDel="00416B7B">
                <w:delInstrText>SEQ Equation \r 1 \* ARABIC</w:delInstrText>
              </w:r>
              <w:r w:rsidDel="00416B7B">
                <w:fldChar w:fldCharType="separate"/>
              </w:r>
              <w:r w:rsidR="00D951E9" w:rsidDel="00416B7B">
                <w:delText>1</w:delText>
              </w:r>
              <w:r w:rsidDel="00416B7B">
                <w:fldChar w:fldCharType="end"/>
              </w:r>
            </w:del>
            <w:bookmarkEnd w:id="616"/>
            <w:r>
              <w:t>)</w:t>
            </w:r>
          </w:p>
        </w:tc>
      </w:tr>
    </w:tbl>
    <w:p w14:paraId="10619AF0" w14:textId="77777777" w:rsidR="00CB3150" w:rsidRDefault="00000000">
      <w:r>
        <w:t xml:space="preserve">The mean included the focal player as well as the other retained members of the group. In the code this quantity was stored as </w:t>
      </w:r>
      <m:oMath>
        <m:r>
          <m:rPr>
            <m:scr m:val="monospace"/>
            <m:sty m:val="p"/>
          </m:rPr>
          <w:rPr>
            <w:rFonts w:ascii="Cambria Math" w:eastAsia="Cambria Math" w:hAnsi="Cambria Math" w:cs="Cambria Math"/>
            <w:sz w:val="22"/>
            <w:szCs w:val="22"/>
          </w:rPr>
          <m:t>poolcsmoothteam</m:t>
        </m:r>
      </m:oMath>
      <w:r>
        <w:t xml:space="preserve"> and was often denoted </w:t>
      </w:r>
      <m:oMath>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L</m:t>
            </m:r>
          </m:e>
          <m:sup>
            <m:r>
              <w:rPr>
                <w:rFonts w:ascii="Cambria Math" w:eastAsia="Cambria Math" w:hAnsi="Cambria Math" w:cs="Cambria Math"/>
                <w:sz w:val="22"/>
                <w:szCs w:val="22"/>
              </w:rPr>
              <m:t>C</m:t>
            </m:r>
          </m:sup>
        </m:sSup>
      </m:oMath>
      <w:r>
        <w:t xml:space="preserve"> in development documents. 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js</m:t>
            </m:r>
          </m:sub>
        </m:sSub>
      </m:oMath>
      <w:r>
        <w:t xml:space="preserve"> denotes the shared congestion of group </w:t>
      </w:r>
      <m:oMath>
        <m:r>
          <w:rPr>
            <w:rFonts w:ascii="Cambria Math" w:eastAsia="Cambria Math" w:hAnsi="Cambria Math" w:cs="Cambria Math"/>
            <w:sz w:val="22"/>
            <w:szCs w:val="22"/>
          </w:rPr>
          <m:t>j</m:t>
        </m:r>
      </m:oMath>
      <w:r>
        <w:t xml:space="preserve"> in season </w:t>
      </w:r>
      <m:oMath>
        <m:r>
          <w:rPr>
            <w:rFonts w:ascii="Cambria Math" w:eastAsia="Cambria Math" w:hAnsi="Cambria Math" w:cs="Cambria Math"/>
            <w:sz w:val="22"/>
            <w:szCs w:val="22"/>
          </w:rPr>
          <m:t>s</m:t>
        </m:r>
      </m:oMath>
      <w:r>
        <w:t xml:space="preserve">; the </w:t>
      </w:r>
      <w:r>
        <w:lastRenderedPageBreak/>
        <w:t xml:space="preserve">effective congestion applied to individual </w:t>
      </w:r>
      <m:oMath>
        <m:r>
          <w:rPr>
            <w:rFonts w:ascii="Cambria Math" w:eastAsia="Cambria Math" w:hAnsi="Cambria Math" w:cs="Cambria Math"/>
            <w:sz w:val="22"/>
            <w:szCs w:val="22"/>
          </w:rPr>
          <m:t>i</m:t>
        </m:r>
      </m:oMath>
      <w:r>
        <w:t xml:space="preserve"> is therefore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oMath>
      <w: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0B81B17F" w14:textId="77777777" w:rsidR="00CB3150" w:rsidRDefault="00000000">
      <w:pPr>
        <w:pStyle w:val="BodyText"/>
      </w:pPr>
      <w:r>
        <w:t>The intermediate quantity supplied to the probability calculation, called the board logit in the implementation, was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F173349" w14:textId="77777777">
        <w:trPr>
          <w:cantSplit/>
        </w:trPr>
        <w:tc>
          <w:tcPr>
            <w:tcW w:w="8496" w:type="dxa"/>
            <w:vAlign w:val="center"/>
          </w:tcPr>
          <w:p w14:paraId="0983137B"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oMath>
            </m:oMathPara>
          </w:p>
        </w:tc>
        <w:tc>
          <w:tcPr>
            <w:tcW w:w="864" w:type="dxa"/>
            <w:vAlign w:val="center"/>
          </w:tcPr>
          <w:p w14:paraId="048F0DF5" w14:textId="4245A5D4" w:rsidR="00D951E9" w:rsidRDefault="00000000">
            <w:pPr>
              <w:spacing w:after="0" w:line="240" w:lineRule="auto"/>
              <w:jc w:val="right"/>
            </w:pPr>
            <w:r>
              <w:t>(</w:t>
            </w:r>
            <w:bookmarkStart w:id="621" w:name="Eq_4A_2"/>
            <w:r>
              <w:t>4A.</w:t>
            </w:r>
            <w:ins w:id="622"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623"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624" w:author="Levine, Charles Roger (dzk3ja)" w:date="2026-10-18T17:19:00Z" w16du:dateUtc="2026-10-18T21:19:00Z">
              <w:r w:rsidR="00416B7B">
                <w:rPr>
                  <w:noProof/>
                </w:rPr>
                <w:t>2</w:t>
              </w:r>
              <w:r w:rsidR="00416B7B">
                <w:fldChar w:fldCharType="end"/>
              </w:r>
            </w:ins>
            <w:del w:id="625"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2</w:delText>
              </w:r>
              <w:r w:rsidDel="00416B7B">
                <w:fldChar w:fldCharType="end"/>
              </w:r>
            </w:del>
            <w:bookmarkEnd w:id="621"/>
            <w:r>
              <w:t>)</w:t>
            </w:r>
          </w:p>
        </w:tc>
      </w:tr>
    </w:tbl>
    <w:p w14:paraId="38177C12" w14:textId="77777777" w:rsidR="00CB3150" w:rsidRDefault="00000000">
      <w:r>
        <w:t>The script converted these quantities to probabilities by applying a softmax function within each season: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B36AFDD" w14:textId="77777777">
        <w:trPr>
          <w:cantSplit/>
        </w:trPr>
        <w:tc>
          <w:tcPr>
            <w:tcW w:w="8496" w:type="dxa"/>
            <w:vAlign w:val="center"/>
          </w:tcPr>
          <w:p w14:paraId="77FF7E73"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e>
                        </m:d>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hs</m:t>
                                    </m:r>
                                  </m:sub>
                                </m:sSub>
                              </m:e>
                            </m:d>
                          </m:sup>
                        </m:sSup>
                      </m:e>
                    </m:nary>
                  </m:den>
                </m:f>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w:rPr>
                    <w:rFonts w:ascii="Cambria Math" w:eastAsia="Cambria Math" w:hAnsi="Cambria Math" w:cs="Cambria Math"/>
                    <w:sz w:val="22"/>
                    <w:szCs w:val="22"/>
                  </w:rPr>
                  <m:t>=1</m:t>
                </m:r>
              </m:oMath>
            </m:oMathPara>
          </w:p>
        </w:tc>
        <w:tc>
          <w:tcPr>
            <w:tcW w:w="864" w:type="dxa"/>
            <w:vAlign w:val="center"/>
          </w:tcPr>
          <w:p w14:paraId="1FA2FFA9" w14:textId="13DB7D56" w:rsidR="00D951E9" w:rsidRDefault="00000000">
            <w:pPr>
              <w:spacing w:after="0" w:line="240" w:lineRule="auto"/>
              <w:jc w:val="right"/>
            </w:pPr>
            <w:r>
              <w:t>(</w:t>
            </w:r>
            <w:bookmarkStart w:id="626" w:name="Eq_4A_3"/>
            <w:r>
              <w:t>4A.</w:t>
            </w:r>
            <w:ins w:id="627"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628"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629" w:author="Levine, Charles Roger (dzk3ja)" w:date="2026-10-18T17:19:00Z" w16du:dateUtc="2026-10-18T21:19:00Z">
              <w:r w:rsidR="00416B7B">
                <w:rPr>
                  <w:noProof/>
                </w:rPr>
                <w:t>3</w:t>
              </w:r>
              <w:r w:rsidR="00416B7B">
                <w:fldChar w:fldCharType="end"/>
              </w:r>
            </w:ins>
            <w:del w:id="630"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3</w:delText>
              </w:r>
              <w:r w:rsidDel="00416B7B">
                <w:fldChar w:fldCharType="end"/>
              </w:r>
            </w:del>
            <w:bookmarkEnd w:id="626"/>
            <w:r>
              <w:t>)</w:t>
            </w:r>
          </w:p>
        </w:tc>
      </w:tr>
    </w:tbl>
    <w:p w14:paraId="0C059757" w14:textId="77777777" w:rsidR="00CB3150" w:rsidRDefault="00000000">
      <w:r>
        <w:t>The softmax specifies the probabilities; the Bernoulli model specifies how those probabilities contribute to the likelihood of the observed binary outcomes. The historical likelihood and log-likelihood were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3DE4F8" w14:textId="77777777">
        <w:trPr>
          <w:cantSplit/>
        </w:trPr>
        <w:tc>
          <w:tcPr>
            <w:tcW w:w="8496" w:type="dxa"/>
            <w:vAlign w:val="center"/>
          </w:tcPr>
          <w:p w14:paraId="4D8BA737"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sup>
                        </m:sSubSup>
                      </m:e>
                    </m:nary>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sSup>
                  <m:sSupPr>
                    <m:ctrlPr>
                      <w:rPr>
                        <w:rFonts w:ascii="Cambria Math" w:eastAsia="Cambria Math" w:hAnsi="Cambria Math" w:cs="Cambria Math"/>
                        <w:sz w:val="22"/>
                        <w:szCs w:val="22"/>
                      </w:rPr>
                    </m:ctrlPr>
                  </m:sSupPr>
                  <m:e>
                    <m:r>
                      <m:rPr>
                        <m:sty m:val="p"/>
                      </m:rPr>
                      <w:rPr>
                        <w:rFonts w:ascii="Cambria Math" w:eastAsia="Cambria Math" w:hAnsi="Cambria Math" w:cs="Cambria Math"/>
                        <w:sz w:val="22"/>
                        <w:szCs w:val="22"/>
                      </w:rPr>
                      <m:t>)</m:t>
                    </m:r>
                  </m:e>
                  <m:sup>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sup>
                </m:sSup>
                <m:r>
                  <m:rPr>
                    <m:sty m:val="p"/>
                  </m:rPr>
                  <w:rPr>
                    <w:rFonts w:ascii="Cambria Math" w:eastAsia="Cambria Math" w:hAnsi="Cambria Math" w:cs="Cambria Math"/>
                    <w:sz w:val="22"/>
                    <w:szCs w:val="22"/>
                  </w:rPr>
                  <m:t>,</m:t>
                </m:r>
              </m:oMath>
            </m:oMathPara>
          </w:p>
          <w:p w14:paraId="019AD52E" w14:textId="77777777" w:rsidR="00CB3150" w:rsidRDefault="00000000">
            <m:oMathPara>
              <m:oMathParaPr>
                <m:jc m:val="center"/>
              </m:oMathParaP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r>
                          <m:rPr>
                            <m:sty m:val="p"/>
                          </m:rPr>
                          <w:rPr>
                            <w:rFonts w:ascii="Cambria Math" w:eastAsia="Cambria Math" w:hAnsi="Cambria Math" w:cs="Cambria Math"/>
                            <w:sz w:val="22"/>
                            <w:szCs w:val="22"/>
                          </w:rPr>
                          <m:t>[</m:t>
                        </m:r>
                      </m:e>
                    </m:nary>
                  </m:e>
                </m:nary>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oMath>
            </m:oMathPara>
          </w:p>
        </w:tc>
        <w:tc>
          <w:tcPr>
            <w:tcW w:w="864" w:type="dxa"/>
            <w:vAlign w:val="center"/>
          </w:tcPr>
          <w:p w14:paraId="2BF10447" w14:textId="5BD0E01A" w:rsidR="00D951E9" w:rsidRDefault="00000000">
            <w:pPr>
              <w:spacing w:after="0" w:line="240" w:lineRule="auto"/>
              <w:jc w:val="right"/>
            </w:pPr>
            <w:r>
              <w:t>(</w:t>
            </w:r>
            <w:bookmarkStart w:id="631" w:name="Eq_4A_4"/>
            <w:r>
              <w:t>4A.</w:t>
            </w:r>
            <w:ins w:id="632"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633"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634" w:author="Levine, Charles Roger (dzk3ja)" w:date="2026-10-18T17:19:00Z" w16du:dateUtc="2026-10-18T21:19:00Z">
              <w:r w:rsidR="00416B7B">
                <w:rPr>
                  <w:noProof/>
                </w:rPr>
                <w:t>4</w:t>
              </w:r>
              <w:r w:rsidR="00416B7B">
                <w:fldChar w:fldCharType="end"/>
              </w:r>
            </w:ins>
            <w:del w:id="635"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4</w:delText>
              </w:r>
              <w:r w:rsidDel="00416B7B">
                <w:fldChar w:fldCharType="end"/>
              </w:r>
            </w:del>
            <w:bookmarkEnd w:id="631"/>
            <w:r>
              <w:t>)</w:t>
            </w:r>
          </w:p>
        </w:tc>
      </w:tr>
    </w:tbl>
    <w:p w14:paraId="5985E6E1" w14:textId="77777777" w:rsidR="00CB3150" w:rsidRDefault="00000000">
      <w:r>
        <w:t xml:space="preserve">For numerical evaluation, the implementation clipped each probability to the interval </w:t>
      </w:r>
      <m:oMath>
        <m:d>
          <m:dPr>
            <m:begChr m:val="["/>
            <m:endChr m:val="]"/>
            <m:ctrlPr>
              <w:rPr>
                <w:rFonts w:ascii="Cambria Math" w:eastAsia="Cambria Math" w:hAnsi="Cambria Math" w:cs="Cambria Math"/>
                <w:sz w:val="22"/>
                <w:szCs w:val="22"/>
              </w:rPr>
            </m:ctrlPr>
          </m:dPr>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10</m:t>
                </m:r>
              </m:e>
              <m:sup>
                <m:r>
                  <m:rPr>
                    <m:sty m:val="p"/>
                  </m:rPr>
                  <w:rPr>
                    <w:rFonts w:ascii="Cambria Math" w:eastAsia="Cambria Math" w:hAnsi="Cambria Math" w:cs="Cambria Math"/>
                    <w:sz w:val="22"/>
                    <w:szCs w:val="22"/>
                  </w:rPr>
                  <m:t>-</m:t>
                </m:r>
                <m:r>
                  <w:rPr>
                    <w:rFonts w:ascii="Cambria Math" w:eastAsia="Cambria Math" w:hAnsi="Cambria Math" w:cs="Cambria Math"/>
                    <w:sz w:val="22"/>
                    <w:szCs w:val="22"/>
                  </w:rPr>
                  <m:t>15</m:t>
                </m:r>
              </m:sup>
            </m:sSup>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10</m:t>
                </m:r>
              </m:e>
              <m:sup>
                <m:r>
                  <m:rPr>
                    <m:sty m:val="p"/>
                  </m:rPr>
                  <w:rPr>
                    <w:rFonts w:ascii="Cambria Math" w:eastAsia="Cambria Math" w:hAnsi="Cambria Math" w:cs="Cambria Math"/>
                    <w:sz w:val="22"/>
                    <w:szCs w:val="22"/>
                  </w:rPr>
                  <m:t>-</m:t>
                </m:r>
                <m:r>
                  <w:rPr>
                    <w:rFonts w:ascii="Cambria Math" w:eastAsia="Cambria Math" w:hAnsi="Cambria Math" w:cs="Cambria Math"/>
                    <w:sz w:val="22"/>
                    <w:szCs w:val="22"/>
                  </w:rPr>
                  <m:t>15</m:t>
                </m:r>
              </m:sup>
            </m:sSup>
          </m:e>
        </m:d>
      </m:oMath>
      <w:r>
        <w:t xml:space="preserve"> before taking logarithms. It minimized the negative log-likelihood using L-BFGS-B over the logarithms of the positive parameters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oMath>
      <w:r>
        <w:t xml:space="preserve">, </w:t>
      </w:r>
      <m:oMath>
        <m:r>
          <w:rPr>
            <w:rFonts w:ascii="Cambria Math" w:eastAsia="Cambria Math" w:hAnsi="Cambria Math" w:cs="Cambria Math"/>
            <w:sz w:val="22"/>
            <w:szCs w:val="22"/>
          </w:rPr>
          <m:t>γ</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xml:space="preserve">. Congestion was recomputed as </w:t>
      </w:r>
      <m:oMath>
        <m:r>
          <w:rPr>
            <w:rFonts w:ascii="Cambria Math" w:eastAsia="Cambria Math" w:hAnsi="Cambria Math" w:cs="Cambria Math"/>
            <w:sz w:val="22"/>
            <w:szCs w:val="22"/>
          </w:rPr>
          <m:t>γ</m:t>
        </m:r>
      </m:oMath>
      <w:r>
        <w:t xml:space="preserve"> changed during joint optimization. A separate option held </w:t>
      </w:r>
      <m:oMath>
        <m:r>
          <w:rPr>
            <w:rFonts w:ascii="Cambria Math" w:eastAsia="Cambria Math" w:hAnsi="Cambria Math" w:cs="Cambria Math"/>
            <w:sz w:val="22"/>
            <w:szCs w:val="22"/>
          </w:rPr>
          <m:t>γ</m:t>
        </m:r>
      </m:oMath>
      <w:r>
        <w:t xml:space="preserve"> fixed and optimized the other two parameters. Reported overlap between the highest-probability observations and positive outcomes was a diagnostic, not the objective being optimized. [4]</w:t>
      </w:r>
    </w:p>
    <w:p w14:paraId="00F733BD" w14:textId="77777777" w:rsidR="00CB3150" w:rsidRDefault="00000000">
      <w:pPr>
        <w:pStyle w:val="Heading2"/>
      </w:pPr>
      <w:bookmarkStart w:id="636" w:name="X61c80e37b1d723545285bb680c26300a41eba3a"/>
      <w:bookmarkEnd w:id="615"/>
      <w:r>
        <w:lastRenderedPageBreak/>
        <w:t>4A.3 Normalization and threshold construction</w:t>
      </w:r>
    </w:p>
    <w:p w14:paraId="26887FA7" w14:textId="77777777" w:rsidR="00CB3150" w:rsidRDefault="00000000">
      <w:r>
        <w:t xml:space="preserve">We can ask how many positive outcomes this probability model expects in a season. Write </w:t>
      </w:r>
      <m:oMath>
        <m:r>
          <w:rPr>
            <w:rFonts w:ascii="Cambria Math" w:eastAsia="Cambria Math" w:hAnsi="Cambria Math" w:cs="Cambria Math"/>
            <w:sz w:val="22"/>
            <w:szCs w:val="22"/>
          </w:rPr>
          <m:t>E</m:t>
        </m:r>
        <m:r>
          <m:rPr>
            <m:sty m:val="p"/>
          </m:rPr>
          <w:rPr>
            <w:rFonts w:ascii="Cambria Math" w:eastAsia="Cambria Math" w:hAnsi="Cambria Math" w:cs="Cambria Math"/>
            <w:sz w:val="22"/>
            <w:szCs w:val="22"/>
          </w:rPr>
          <m:t>[⋅]</m:t>
        </m:r>
      </m:oMath>
      <w:r>
        <w:t xml:space="preserve"> for an expected value under the model, and let </w:t>
      </w:r>
      <m:oMath>
        <m:r>
          <m:rPr>
            <m:sty m:val="bi"/>
          </m:rPr>
          <w:rPr>
            <w:rFonts w:ascii="Cambria Math" w:eastAsia="Cambria Math" w:hAnsi="Cambria Math" w:cs="Cambria Math"/>
            <w:sz w:val="22"/>
            <w:szCs w:val="22"/>
          </w:rPr>
          <m:t>A</m:t>
        </m:r>
      </m:oMath>
      <w:r>
        <w:t xml:space="preserve"> and </w:t>
      </w:r>
      <m:oMath>
        <m:r>
          <m:rPr>
            <m:sty m:val="bi"/>
          </m:rPr>
          <w:rPr>
            <w:rFonts w:ascii="Cambria Math" w:eastAsia="Cambria Math" w:hAnsi="Cambria Math" w:cs="Cambria Math"/>
            <w:sz w:val="22"/>
            <w:szCs w:val="22"/>
          </w:rPr>
          <m:t>g</m:t>
        </m:r>
      </m:oMath>
      <w:r>
        <w:t xml:space="preserve"> denote the observed performance values and group memberships. Before numerical clipping, and conditional on these inputs and the fixed season threshold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the working Bernoulli model satisfies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D052CF8" w14:textId="77777777">
        <w:trPr>
          <w:cantSplit/>
        </w:trPr>
        <w:tc>
          <w:tcPr>
            <w:tcW w:w="8496" w:type="dxa"/>
            <w:vAlign w:val="center"/>
          </w:tcPr>
          <w:p w14:paraId="5D95E0AA" w14:textId="77777777" w:rsidR="00CB3150" w:rsidRDefault="00000000">
            <w:pPr>
              <w:pStyle w:val="BodyText"/>
            </w:pPr>
            <m:oMathPara>
              <m:oMathParaPr>
                <m:jc m:val="center"/>
              </m:oMathParaPr>
              <m:oMath>
                <m:r>
                  <w:rPr>
                    <w:rFonts w:ascii="Cambria Math" w:eastAsia="Cambria Math" w:hAnsi="Cambria Math" w:cs="Cambria Math"/>
                    <w:sz w:val="22"/>
                    <w:szCs w:val="22"/>
                  </w:rPr>
                  <m:t>E</m:t>
                </m:r>
                <m:d>
                  <m:dPr>
                    <m:begChr m:val="["/>
                    <m:endChr m:val="]"/>
                    <m:ctrlPr>
                      <w:rPr>
                        <w:rFonts w:ascii="Cambria Math" w:eastAsia="Cambria Math" w:hAnsi="Cambria Math" w:cs="Cambria Math"/>
                        <w:sz w:val="22"/>
                        <w:szCs w:val="22"/>
                      </w:rPr>
                    </m:ctrlPr>
                  </m:d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A</m:t>
                    </m:r>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m:oMathPara>
          </w:p>
        </w:tc>
        <w:tc>
          <w:tcPr>
            <w:tcW w:w="864" w:type="dxa"/>
            <w:vAlign w:val="center"/>
          </w:tcPr>
          <w:p w14:paraId="59D8CB89" w14:textId="5752250D" w:rsidR="00D951E9" w:rsidRDefault="00000000">
            <w:pPr>
              <w:spacing w:after="0" w:line="240" w:lineRule="auto"/>
              <w:jc w:val="right"/>
            </w:pPr>
            <w:r>
              <w:t>(</w:t>
            </w:r>
            <w:bookmarkStart w:id="637" w:name="Eq_4A_5"/>
            <w:r>
              <w:t>4A.</w:t>
            </w:r>
            <w:ins w:id="638"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639"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640" w:author="Levine, Charles Roger (dzk3ja)" w:date="2026-10-18T17:19:00Z" w16du:dateUtc="2026-10-18T21:19:00Z">
              <w:r w:rsidR="00416B7B">
                <w:rPr>
                  <w:noProof/>
                </w:rPr>
                <w:t>5</w:t>
              </w:r>
              <w:r w:rsidR="00416B7B">
                <w:fldChar w:fldCharType="end"/>
              </w:r>
            </w:ins>
            <w:del w:id="641"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5</w:delText>
              </w:r>
              <w:r w:rsidDel="00416B7B">
                <w:fldChar w:fldCharType="end"/>
              </w:r>
            </w:del>
            <w:bookmarkEnd w:id="637"/>
            <w:r>
              <w:t>)</w:t>
            </w:r>
          </w:p>
        </w:tc>
      </w:tr>
    </w:tbl>
    <w:p w14:paraId="7A9B1D00" w14:textId="77777777" w:rsidR="00CB3150" w:rsidRDefault="00000000">
      <w:r>
        <w:t xml:space="preserve">The code did not multiply the probabilities by the observed number of positive outcomes, fit a season intercept to that count, or condition the likelihood on selecting exactly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Sub>
      </m:oMath>
      <w: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2BB49365" w14:textId="77777777" w:rsidR="00CB3150" w:rsidRDefault="00000000">
      <w:pPr>
        <w:pStyle w:val="BodyText"/>
      </w:pPr>
      <w:r>
        <w:t xml:space="preserve">The viability threshold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xml:space="preserve"> was calculated separately for each season and then held fixed during optimization. It was chosen from the season’s observed performance distribution.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Q</m:t>
            </m:r>
          </m:e>
          <m:sub>
            <m:r>
              <w:rPr>
                <w:rFonts w:ascii="Cambria Math" w:eastAsia="Cambria Math" w:hAnsi="Cambria Math" w:cs="Cambria Math"/>
                <w:sz w:val="22"/>
                <w:szCs w:val="22"/>
              </w:rPr>
              <m:t>q</m:t>
            </m:r>
          </m:sub>
        </m:sSub>
      </m:oMath>
      <w:r>
        <w:t xml:space="preserve"> denote its empirical </w:t>
      </w:r>
      <m:oMath>
        <m:r>
          <w:rPr>
            <w:rFonts w:ascii="Cambria Math" w:eastAsia="Cambria Math" w:hAnsi="Cambria Math" w:cs="Cambria Math"/>
            <w:sz w:val="22"/>
            <w:szCs w:val="22"/>
          </w:rPr>
          <m:t>q</m:t>
        </m:r>
      </m:oMath>
      <w:r>
        <w:t xml:space="preserve">-quantile—the performance value marking approximately the fraction </w:t>
      </w:r>
      <m:oMath>
        <m:r>
          <w:rPr>
            <w:rFonts w:ascii="Cambria Math" w:eastAsia="Cambria Math" w:hAnsi="Cambria Math" w:cs="Cambria Math"/>
            <w:sz w:val="22"/>
            <w:szCs w:val="22"/>
          </w:rPr>
          <m:t>q</m:t>
        </m:r>
      </m:oMath>
      <w:r>
        <w:t xml:space="preserve"> of observations at or below it. The preprocessing routine counted positive draft labels among that season’s observations with measured performance and defined </w:t>
      </w:r>
      <m:oMath>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up>
            <m:r>
              <w:rPr>
                <w:rFonts w:ascii="Cambria Math" w:eastAsia="Cambria Math" w:hAnsi="Cambria Math" w:cs="Cambria Math"/>
                <w:sz w:val="22"/>
                <w:szCs w:val="22"/>
              </w:rPr>
              <m:t>Y</m:t>
            </m:r>
          </m:sup>
        </m:sSubSup>
        <m:r>
          <m:rPr>
            <m:sty m:val="p"/>
          </m:rPr>
          <w:rPr>
            <w:rFonts w:ascii="Cambria Math" w:eastAsia="Cambria Math" w:hAnsi="Cambria Math" w:cs="Cambria Math"/>
            <w:sz w:val="22"/>
            <w:szCs w:val="22"/>
          </w:rPr>
          <m:t>=max(</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oMath>
      <w:r>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s</m:t>
            </m:r>
          </m:sub>
        </m:sSub>
      </m:oMath>
      <w:r>
        <w:t xml:space="preserve"> denoting the number of observations in that preprocessing population, the threshold was set to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0918F14" w14:textId="77777777">
        <w:trPr>
          <w:cantSplit/>
        </w:trPr>
        <w:tc>
          <w:tcPr>
            <w:tcW w:w="8496" w:type="dxa"/>
            <w:vAlign w:val="center"/>
          </w:tcPr>
          <w:p w14:paraId="4987500C"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Q</m:t>
                    </m:r>
                  </m:e>
                  <m:sub>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up>
                        <m:r>
                          <w:rPr>
                            <w:rFonts w:ascii="Cambria Math" w:eastAsia="Cambria Math" w:hAnsi="Cambria Math" w:cs="Cambria Math"/>
                            <w:sz w:val="22"/>
                            <w:szCs w:val="22"/>
                          </w:rPr>
                          <m:t>Y</m:t>
                        </m:r>
                      </m:sup>
                    </m:sSubSup>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s</m:t>
                        </m:r>
                      </m:sub>
                    </m:sSub>
                  </m:sub>
                </m:sSub>
                <m:d>
                  <m:dPr>
                    <m:ctrlPr>
                      <w:rPr>
                        <w:rFonts w:ascii="Cambria Math" w:eastAsia="Cambria Math" w:hAnsi="Cambria Math" w:cs="Cambria Math"/>
                        <w:sz w:val="22"/>
                        <w:szCs w:val="22"/>
                      </w:rPr>
                    </m:ctrlPr>
                  </m:dPr>
                  <m:e>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e>
                    </m:d>
                  </m:e>
                </m:d>
              </m:oMath>
            </m:oMathPara>
          </w:p>
        </w:tc>
        <w:tc>
          <w:tcPr>
            <w:tcW w:w="864" w:type="dxa"/>
            <w:vAlign w:val="center"/>
          </w:tcPr>
          <w:p w14:paraId="6716CBB3" w14:textId="7EBC913C" w:rsidR="00D951E9" w:rsidRDefault="00000000">
            <w:pPr>
              <w:spacing w:after="0" w:line="240" w:lineRule="auto"/>
              <w:jc w:val="right"/>
            </w:pPr>
            <w:r>
              <w:t>(</w:t>
            </w:r>
            <w:bookmarkStart w:id="642" w:name="Eq_4A_6"/>
            <w:r>
              <w:t>4A.</w:t>
            </w:r>
            <w:ins w:id="643"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644"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645" w:author="Levine, Charles Roger (dzk3ja)" w:date="2026-10-18T17:19:00Z" w16du:dateUtc="2026-10-18T21:19:00Z">
              <w:r w:rsidR="00416B7B">
                <w:rPr>
                  <w:noProof/>
                </w:rPr>
                <w:t>6</w:t>
              </w:r>
              <w:r w:rsidR="00416B7B">
                <w:fldChar w:fldCharType="end"/>
              </w:r>
            </w:ins>
            <w:del w:id="646"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6</w:delText>
              </w:r>
              <w:r w:rsidDel="00416B7B">
                <w:fldChar w:fldCharType="end"/>
              </w:r>
            </w:del>
            <w:bookmarkEnd w:id="642"/>
            <w:r>
              <w:t>)</w:t>
            </w:r>
          </w:p>
        </w:tc>
      </w:tr>
    </w:tbl>
    <w:p w14:paraId="1B2AF88A" w14:textId="77777777" w:rsidR="00CB3150" w:rsidRDefault="00000000">
      <w:r>
        <w:lastRenderedPageBreak/>
        <w:t xml:space="preserve">The superscript </w:t>
      </w:r>
      <m:oMath>
        <m:r>
          <w:rPr>
            <w:rFonts w:ascii="Cambria Math" w:eastAsia="Cambria Math" w:hAnsi="Cambria Math" w:cs="Cambria Math"/>
            <w:sz w:val="22"/>
            <w:szCs w:val="22"/>
          </w:rPr>
          <m:t>Y</m:t>
        </m:r>
      </m:oMath>
      <w: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5A8D8CCA" w14:textId="77777777" w:rsidR="00CB3150" w:rsidRDefault="00000000">
      <w:pPr>
        <w:pStyle w:val="BodyText"/>
      </w:pPr>
      <w:r>
        <w:t xml:space="preserve">Assignment preference </w:t>
      </w:r>
      <m:oMath>
        <m:r>
          <w:rPr>
            <w:rFonts w:ascii="Cambria Math" w:eastAsia="Cambria Math" w:hAnsi="Cambria Math" w:cs="Cambria Math"/>
            <w:sz w:val="22"/>
            <w:szCs w:val="22"/>
          </w:rPr>
          <m:t>ρ</m:t>
        </m:r>
      </m:oMath>
      <w:r>
        <w:t xml:space="preserve"> was outside the outcome likelihood because team membership was observed and held fixed. A separate calibration compared simulated and empirical values of the sorting statistic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The saved longitudinal result selected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m:t>
        </m:r>
      </m:oMath>
      <w: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eastAsia="Cambria Math" w:hAnsi="Cambria Math" w:cs="Cambria Math"/>
            <w:sz w:val="22"/>
            <w:szCs w:val="22"/>
          </w:rPr>
          <m:t>K</m:t>
        </m:r>
      </m:oMath>
      <w:r>
        <w:t xml:space="preserve"> likelihood. [1, 8]</w:t>
      </w:r>
    </w:p>
    <w:p w14:paraId="035F063E" w14:textId="77777777" w:rsidR="00CB3150" w:rsidRDefault="00000000">
      <w:pPr>
        <w:pStyle w:val="Heading2"/>
      </w:pPr>
      <w:bookmarkStart w:id="647" w:name="X37bb242055bc516b188ab4496a584a40b1a9c72"/>
      <w:bookmarkEnd w:id="636"/>
      <w:r>
        <w:t>4A.4 Saved estimates and parameter transfer</w:t>
      </w:r>
    </w:p>
    <w:p w14:paraId="6F7F185E" w14:textId="77777777" w:rsidR="00CB3150" w:rsidRDefault="00000000">
      <w:r>
        <w:t xml:space="preserve">A hat denotes an estimated parameter value; for example, </w:t>
      </w: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oMath>
      <w:r>
        <w:t xml:space="preserve"> is the estimate of </w:t>
      </w:r>
      <m:oMath>
        <m:r>
          <w:rPr>
            <w:rFonts w:ascii="Cambria Math" w:eastAsia="Cambria Math" w:hAnsi="Cambria Math" w:cs="Cambria Math"/>
            <w:sz w:val="22"/>
            <w:szCs w:val="22"/>
          </w:rPr>
          <m:t>γ</m:t>
        </m:r>
      </m:oMath>
      <w:r>
        <w:t xml:space="preserve"> obtained by fitting the model. The joint fitting artifact saved on 28 August 2026 reports</w:t>
      </w:r>
    </w:p>
    <w:p w14:paraId="79D6AF8D" w14:textId="77777777" w:rsidR="00CB3150" w:rsidRDefault="00000000">
      <w:pPr>
        <w:pStyle w:val="BodyText"/>
      </w:pP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r>
          <m:rPr>
            <m:sty m:val="p"/>
          </m:rPr>
          <w:rPr>
            <w:rFonts w:ascii="Cambria Math" w:eastAsia="Cambria Math" w:hAnsi="Cambria Math" w:cs="Cambria Math"/>
            <w:sz w:val="22"/>
            <w:szCs w:val="22"/>
          </w:rPr>
          <m:t>=</m:t>
        </m:r>
        <m:r>
          <w:rPr>
            <w:rFonts w:ascii="Cambria Math" w:eastAsia="Cambria Math" w:hAnsi="Cambria Math" w:cs="Cambria Math"/>
            <w:sz w:val="22"/>
            <w:szCs w:val="22"/>
          </w:rPr>
          <m:t>19.57233208</m:t>
        </m:r>
      </m:oMath>
      <w:r>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1.30243058</m:t>
        </m:r>
      </m:oMath>
      <w:r>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1.06989673</m:t>
        </m:r>
      </m:oMath>
      <w:r>
        <w:t>,</w:t>
      </w:r>
    </w:p>
    <w:p w14:paraId="3C19B985" w14:textId="77777777" w:rsidR="00CB3150" w:rsidRDefault="00000000">
      <w:pPr>
        <w:pStyle w:val="BodyText"/>
      </w:pPr>
      <w:r>
        <w:t xml:space="preserve">with log-likelihood -8865.70116079, </w:t>
      </w:r>
      <m:oMath>
        <m:r>
          <w:rPr>
            <w:rFonts w:ascii="Cambria Math" w:eastAsia="Cambria Math" w:hAnsi="Cambria Math" w:cs="Cambria Math"/>
            <w:sz w:val="22"/>
            <w:szCs w:val="22"/>
          </w:rPr>
          <m:t>46</m:t>
        </m:r>
        <m:r>
          <m:rPr>
            <m:sty m:val="p"/>
          </m:rPr>
          <w:rPr>
            <w:rFonts w:ascii="Cambria Math" w:eastAsia="Cambria Math" w:hAnsi="Cambria Math" w:cs="Cambria Math"/>
            <w:sz w:val="22"/>
            <w:szCs w:val="22"/>
          </w:rPr>
          <m:t>,</m:t>
        </m:r>
        <m:r>
          <w:rPr>
            <w:rFonts w:ascii="Cambria Math" w:eastAsia="Cambria Math" w:hAnsi="Cambria Math" w:cs="Cambria Math"/>
            <w:sz w:val="22"/>
            <w:szCs w:val="22"/>
          </w:rPr>
          <m:t>306</m:t>
        </m:r>
      </m:oMath>
      <w:r>
        <w:t xml:space="preserve"> player-season observations, and </w:t>
      </w:r>
      <m:oMath>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133</m:t>
        </m:r>
      </m:oMath>
      <w:r>
        <w:t xml:space="preserve"> positive outcome flags across 11 season batches. The optimizer reported convergence. These are historical point estimates, not evidence by themselves of precise identification, causal effects, or a validated generative selection model. [9]</w:t>
      </w:r>
    </w:p>
    <w:p w14:paraId="41EF028D" w14:textId="77777777" w:rsidR="00CB3150" w:rsidRDefault="00000000">
      <w:pPr>
        <w:pStyle w:val="BodyText"/>
      </w:pPr>
      <w:r>
        <w:t xml:space="preserve">The run’s analysis-window documentation is internally inconsistent. Its filename, saved metadata, and campaign description identify 2009–2021. However, the inspected panel </w:t>
      </w:r>
      <w:r>
        <w:lastRenderedPageBreak/>
        <w:t xml:space="preserve">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Confirmation of the original run’s input seasons and code version remains necessary to finalize its sample description. An earlier 2013–2021 fit, with </w:t>
      </w:r>
      <m:oMath>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18</m:t>
        </m:r>
      </m:oMath>
      <w:r>
        <w:t xml:space="preserve"> fixed, instead reported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2.57150065</m:t>
        </m:r>
      </m:oMath>
      <w:r>
        <w:t xml:space="preserve"> and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1.06556159</m:t>
        </m:r>
      </m:oMath>
      <w:r>
        <w:t>. Those estimates belong to a different fitting specification and should not be merged with the later joint estimates. [5, 9, 10]</w:t>
      </w:r>
    </w:p>
    <w:p w14:paraId="0941AFE5" w14:textId="77777777" w:rsidR="00CB3150" w:rsidRDefault="00000000">
      <w:pPr>
        <w:pStyle w:val="BodyText"/>
      </w:pPr>
      <w:r>
        <w:t>There is a further distinction between the scale of the fitted logit and the score used in the generative model. In the fitting code, temperature divides measured performance alone; in stochastic SELECT it divides the entire score. Algebraically,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288A6EB" w14:textId="77777777">
        <w:trPr>
          <w:cantSplit/>
        </w:trPr>
        <w:tc>
          <w:tcPr>
            <w:tcW w:w="8496" w:type="dxa"/>
            <w:vAlign w:val="center"/>
          </w:tcPr>
          <w:p w14:paraId="3805A169" w14:textId="77777777" w:rsidR="00CB3150" w:rsidRDefault="00000000">
            <w:pPr>
              <w:pStyle w:val="BodyText"/>
            </w:pPr>
            <m:oMathPara>
              <m:oMathParaPr>
                <m:jc m:val="center"/>
              </m:oMathParaPr>
              <m:oMath>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oMath>
            </m:oMathPara>
          </w:p>
        </w:tc>
        <w:tc>
          <w:tcPr>
            <w:tcW w:w="864" w:type="dxa"/>
            <w:vAlign w:val="center"/>
          </w:tcPr>
          <w:p w14:paraId="4B0DFBFB" w14:textId="154F217B" w:rsidR="00D951E9" w:rsidRDefault="00000000">
            <w:pPr>
              <w:spacing w:after="0" w:line="240" w:lineRule="auto"/>
              <w:jc w:val="right"/>
            </w:pPr>
            <w:r>
              <w:t>(</w:t>
            </w:r>
            <w:bookmarkStart w:id="648" w:name="Eq_4A_7"/>
            <w:r>
              <w:t>4A.</w:t>
            </w:r>
            <w:ins w:id="649"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650"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651" w:author="Levine, Charles Roger (dzk3ja)" w:date="2026-10-18T17:19:00Z" w16du:dateUtc="2026-10-18T21:19:00Z">
              <w:r w:rsidR="00416B7B">
                <w:rPr>
                  <w:noProof/>
                </w:rPr>
                <w:t>7</w:t>
              </w:r>
              <w:r w:rsidR="00416B7B">
                <w:fldChar w:fldCharType="end"/>
              </w:r>
            </w:ins>
            <w:del w:id="652"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7</w:delText>
              </w:r>
              <w:r w:rsidDel="00416B7B">
                <w:fldChar w:fldCharType="end"/>
              </w:r>
            </w:del>
            <w:bookmarkEnd w:id="648"/>
            <w:r>
              <w:t>)</w:t>
            </w:r>
          </w:p>
        </w:tc>
      </w:tr>
    </w:tbl>
    <w:p w14:paraId="7F78844C" w14:textId="77777777" w:rsidR="00CB3150" w:rsidRDefault="00000000">
      <w:r>
        <w:t xml:space="preserve">For fixed congestion values, reproducing those same logits with a score of the chapter’s form would require a score coefficient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oMath>
      <w:r>
        <w:t xml:space="preserve"> and, for the Gibbs weights,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Equation (</w:t>
      </w:r>
      <w:r>
        <w:fldChar w:fldCharType="begin"/>
      </w:r>
      <w:r w:rsidR="00CB3150">
        <w:instrText xml:space="preserve"> REF Eq_4A_7 \h </w:instrText>
      </w:r>
      <w:r>
        <w:fldChar w:fldCharType="separate"/>
      </w:r>
      <w:r w:rsidR="00CB3150">
        <w:t>4A.7</w:t>
      </w:r>
      <w:r>
        <w:fldChar w:fldCharType="end"/>
      </w:r>
      <w:r>
        <w:t xml:space="preserve">)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oMath>
      <w:r>
        <w:t xml:space="preserve"> when the numerical penalty coefficient is transferred unchanged. [4, 11]</w:t>
      </w:r>
    </w:p>
    <w:p w14:paraId="4D784C46" w14:textId="77777777" w:rsidR="00CB3150" w:rsidRDefault="00000000">
      <w:pPr>
        <w:pStyle w:val="BodyText"/>
      </w:pPr>
      <w:r>
        <w:t>An exact-</w:t>
      </w:r>
      <m:oMath>
        <m:r>
          <w:rPr>
            <w:rFonts w:ascii="Cambria Math" w:eastAsia="Cambria Math" w:hAnsi="Cambria Math" w:cs="Cambria Math"/>
            <w:sz w:val="22"/>
            <w:szCs w:val="22"/>
          </w:rPr>
          <m:t>K</m:t>
        </m:r>
      </m:oMath>
      <w: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eastAsia="Cambria Math" w:hAnsi="Cambria Math" w:cs="Cambria Math"/>
            <w:sz w:val="22"/>
            <w:szCs w:val="22"/>
          </w:rPr>
          <m:t>K</m:t>
        </m:r>
      </m:oMath>
      <w:r>
        <w:t xml:space="preserve"> refit has been established in the verified record. [2, 12]</w:t>
      </w:r>
    </w:p>
    <w:p w14:paraId="1B12EC3A" w14:textId="77777777" w:rsidR="00CB3150" w:rsidRDefault="00000000">
      <w:pPr>
        <w:pStyle w:val="BodyText"/>
      </w:pPr>
      <w:r>
        <w:lastRenderedPageBreak/>
        <w:t>The empirical bridge consequently remains a separate methodological task. Before treating the historical estimates as fitted parameters of deterministic top-</w:t>
      </w:r>
      <m:oMath>
        <m:r>
          <w:rPr>
            <w:rFonts w:ascii="Cambria Math" w:eastAsia="Cambria Math" w:hAnsi="Cambria Math" w:cs="Cambria Math"/>
            <w:sz w:val="22"/>
            <w:szCs w:val="22"/>
          </w:rPr>
          <m:t>K</m:t>
        </m:r>
      </m:oMath>
      <w:r>
        <w:t xml:space="preserve"> or stochastic exact-</w:t>
      </w:r>
      <m:oMath>
        <m:r>
          <w:rPr>
            <w:rFonts w:ascii="Cambria Math" w:eastAsia="Cambria Math" w:hAnsi="Cambria Math" w:cs="Cambria Math"/>
            <w:sz w:val="22"/>
            <w:szCs w:val="22"/>
          </w:rPr>
          <m:t>K</m:t>
        </m:r>
      </m:oMath>
      <w: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3FFD3BE5" w14:textId="77777777" w:rsidR="00CB3150" w:rsidRDefault="00000000">
      <w:pPr>
        <w:pStyle w:val="Heading2"/>
      </w:pPr>
      <w:bookmarkStart w:id="653" w:name="Xc89fd0d0a0538ad258b22b5118afea5b3189c30"/>
      <w:bookmarkEnd w:id="647"/>
      <w:r>
        <w:t>4A.5 Alternative congestion specifications</w:t>
      </w:r>
    </w:p>
    <w:p w14:paraId="70EF9D53" w14:textId="77777777" w:rsidR="00CB3150" w:rsidRDefault="00000000">
      <w:r>
        <w:t xml:space="preserve">After introducing the two mean-performance benchmarks, the main chapter uses refined full-group congestion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oMath>
      <w: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eastAsia="Cambria Math" w:hAnsi="Cambria Math" w:cs="Cambria Math"/>
            <w:sz w:val="22"/>
            <w:szCs w:val="22"/>
          </w:rPr>
          <m:t>λ</m:t>
        </m:r>
      </m:oMath>
      <w:r>
        <w:t xml:space="preserve">. Moving the threshold with </w:t>
      </w:r>
      <m:oMath>
        <m:r>
          <w:rPr>
            <w:rFonts w:ascii="Cambria Math" w:eastAsia="Cambria Math" w:hAnsi="Cambria Math" w:cs="Cambria Math"/>
            <w:sz w:val="22"/>
            <w:szCs w:val="22"/>
          </w:rPr>
          <m:t>K</m:t>
        </m:r>
      </m:oMath>
      <w:r>
        <w:t xml:space="preserve"> couples competitive relevance to the outcome capacity, whereas holding it fixed permits those quantities to be varied independently. These choices require explicit identification wherever their results are compared.</w:t>
      </w:r>
    </w:p>
    <w:p w14:paraId="337370E4" w14:textId="77777777" w:rsidR="00CA538B" w:rsidRDefault="00000000">
      <w:r>
        <w:t xml:space="preserve">The full-group measure in Section 4.4.3 deliberately includes the focal individual. To make the alternative explicit, suppose individual </w:t>
      </w:r>
      <m:oMath>
        <m:r>
          <w:rPr>
            <w:rFonts w:ascii="Cambria Math" w:eastAsia="Cambria Math" w:hAnsi="Cambria Math" w:cs="Cambria Math"/>
            <w:sz w:val="22"/>
            <w:szCs w:val="22"/>
          </w:rPr>
          <m:t>i</m:t>
        </m:r>
      </m:oMath>
      <w:r>
        <w:t xml:space="preserve"> belongs to group </w:t>
      </w:r>
      <m:oMath>
        <m:r>
          <w:rPr>
            <w:rFonts w:ascii="Cambria Math" w:eastAsia="Cambria Math" w:hAnsi="Cambria Math" w:cs="Cambria Math"/>
            <w:sz w:val="22"/>
            <w:szCs w:val="22"/>
          </w:rPr>
          <m:t>j</m:t>
        </m:r>
      </m:oMath>
      <w:r>
        <w:t xml:space="preserve">, so </w:t>
      </w:r>
      <m:oMath>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j</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&gt;</m:t>
        </m:r>
        <m:r>
          <w:rPr>
            <w:rFonts w:ascii="Cambria Math" w:eastAsia="Cambria Math" w:hAnsi="Cambria Math" w:cs="Cambria Math"/>
            <w:sz w:val="22"/>
            <w:szCs w:val="22"/>
          </w:rPr>
          <m:t>1</m:t>
        </m:r>
      </m:oMath>
      <w:r>
        <w:t>. Excluding that individual’s competitive relevance would give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38F4B77" w14:textId="77777777">
        <w:trPr>
          <w:cantSplit/>
        </w:trPr>
        <w:tc>
          <w:tcPr>
            <w:tcW w:w="8496" w:type="dxa"/>
            <w:vAlign w:val="center"/>
          </w:tcPr>
          <w:p w14:paraId="6EBE9857" w14:textId="77777777" w:rsidR="00CA538B" w:rsidRDefault="00000000">
            <m:oMathPara>
              <m:oMathParaPr>
                <m:jc m:val="center"/>
              </m:oMathParaPr>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nary>
                  <m:naryPr>
                    <m:chr m:val="∑"/>
                    <m:limLoc m:val="undOvr"/>
                    <m:supHide m:val="1"/>
                    <m:ctrlPr>
                      <w:rPr>
                        <w:rFonts w:ascii="Cambria Math" w:eastAsia="Cambria Math" w:hAnsi="Cambria Math" w:cs="Cambria Math"/>
                        <w:sz w:val="22"/>
                        <w:szCs w:val="22"/>
                      </w:rPr>
                    </m:ctrlPr>
                  </m:naryPr>
                  <m:sub>
                    <m:m>
                      <m:mPr>
                        <m:plcHide m:val="1"/>
                        <m:mcs>
                          <m:mc>
                            <m:mcPr>
                              <m:count m:val="1"/>
                              <m:mcJc m:val="center"/>
                            </m:mcPr>
                          </m:mc>
                        </m:mcs>
                        <m:ctrlPr>
                          <w:rPr>
                            <w:rFonts w:ascii="Cambria Math" w:eastAsia="Cambria Math" w:hAnsi="Cambria Math" w:cs="Cambria Math"/>
                            <w:sz w:val="22"/>
                            <w:szCs w:val="22"/>
                          </w:rPr>
                        </m:ctrlPr>
                      </m:mP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j</m:t>
                          </m:r>
                        </m:e>
                      </m:m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e>
                      </m:mr>
                    </m:m>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r>
                  <m:rPr>
                    <m:sty m:val="p"/>
                  </m:rPr>
                  <w:rPr>
                    <w:rFonts w:ascii="Cambria Math" w:eastAsia="Cambria Math" w:hAnsi="Cambria Math" w:cs="Cambria Math"/>
                    <w:sz w:val="22"/>
                    <w:szCs w:val="22"/>
                  </w:rPr>
                  <m:t>.</m:t>
                </m:r>
              </m:oMath>
            </m:oMathPara>
          </w:p>
        </w:tc>
        <w:tc>
          <w:tcPr>
            <w:tcW w:w="864" w:type="dxa"/>
            <w:vAlign w:val="center"/>
          </w:tcPr>
          <w:p w14:paraId="20E746AE" w14:textId="745B3136" w:rsidR="00D951E9" w:rsidRDefault="00000000">
            <w:pPr>
              <w:spacing w:after="0" w:line="240" w:lineRule="auto"/>
              <w:jc w:val="right"/>
            </w:pPr>
            <w:r>
              <w:t>(</w:t>
            </w:r>
            <w:bookmarkStart w:id="654" w:name="Eq_4A_8"/>
            <w:r>
              <w:t>4A.</w:t>
            </w:r>
            <w:ins w:id="655"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656"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657" w:author="Levine, Charles Roger (dzk3ja)" w:date="2026-10-18T17:19:00Z" w16du:dateUtc="2026-10-18T21:19:00Z">
              <w:r w:rsidR="00416B7B">
                <w:rPr>
                  <w:noProof/>
                </w:rPr>
                <w:t>8</w:t>
              </w:r>
              <w:r w:rsidR="00416B7B">
                <w:fldChar w:fldCharType="end"/>
              </w:r>
            </w:ins>
            <w:del w:id="658"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8</w:delText>
              </w:r>
              <w:r w:rsidDel="00416B7B">
                <w:fldChar w:fldCharType="end"/>
              </w:r>
            </w:del>
            <w:bookmarkEnd w:id="654"/>
            <w:r>
              <w:t>)</w:t>
            </w:r>
          </w:p>
        </w:tc>
      </w:tr>
    </w:tbl>
    <w:p w14:paraId="0B4EEE4C" w14:textId="77777777" w:rsidR="00CA538B" w:rsidRDefault="00000000">
      <w:r>
        <w:t xml:space="preserve">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the full-group mean of competitive relevance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t xml:space="preserve"> is the focal individual’s relevance. The numerator removes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t xml:space="preserve"> from the group total, and the denominator counts the remaining members. This alternative can give different congestion values to members of the same group. It also differs from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oMath>
      <w:r>
        <w:t xml:space="preserve"> in Section 4.4.1, which averages other members’ </w:t>
      </w:r>
      <w:r>
        <w:lastRenderedPageBreak/>
        <w:t xml:space="preserve">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rather than their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The refined model retains the full-group mean as a measure of shared roster pressure; this leave-one-out alternative is recorded here to clarify that modeling choice.</w:t>
      </w:r>
    </w:p>
    <w:p w14:paraId="6E1899D2" w14:textId="77777777" w:rsidR="00CB3150" w:rsidRDefault="00000000">
      <w:pPr>
        <w:pStyle w:val="BodyText"/>
      </w:pPr>
      <w: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40D200AE" w14:textId="77777777" w:rsidR="00CB3150" w:rsidRDefault="00000000">
      <w:pPr>
        <w:pStyle w:val="Heading2"/>
      </w:pPr>
      <w:r>
        <w:t>4A.6 Expected sorting under random assignment</w:t>
      </w:r>
    </w:p>
    <w:p w14:paraId="5370E28F" w14:textId="77777777" w:rsidR="00240C6A" w:rsidRDefault="00000000">
      <w:pPr>
        <w:pStyle w:val="BodyText"/>
      </w:pPr>
      <w:r>
        <w:t xml:space="preserve">Random assignment can produce differences between group means even when assignment does not favor similar individuals. We derive the expected value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under this reference case.</w:t>
      </w:r>
    </w:p>
    <w:p w14:paraId="2CB06F80" w14:textId="77777777" w:rsidR="00240C6A" w:rsidRDefault="00000000">
      <w:pPr>
        <w:pStyle w:val="BodyText"/>
        <w:keepNext/>
      </w:pPr>
      <w:r>
        <w:t xml:space="preserve">Consider a fixed population of </w:t>
      </w:r>
      <m:oMath>
        <m:r>
          <w:rPr>
            <w:rFonts w:ascii="Cambria Math" w:eastAsia="Cambria Math" w:hAnsi="Cambria Math" w:cs="Cambria Math"/>
            <w:sz w:val="22"/>
            <w:szCs w:val="22"/>
          </w:rPr>
          <m:t>N&gt;1</m:t>
        </m:r>
      </m:oMath>
      <w:r>
        <w:t xml:space="preserve"> individuals with 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divided into </w:t>
      </w:r>
      <m:oMath>
        <m:r>
          <w:rPr>
            <w:rFonts w:ascii="Cambria Math" w:eastAsia="Cambria Math" w:hAnsi="Cambria Math" w:cs="Cambria Math"/>
            <w:sz w:val="22"/>
            <w:szCs w:val="22"/>
          </w:rPr>
          <m:t>J</m:t>
        </m:r>
      </m:oMath>
      <w:r>
        <w:t xml:space="preserve"> nonempty groups with fixed sizes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where</w:t>
      </w:r>
    </w:p>
    <w:p w14:paraId="07B25C64" w14:textId="77777777" w:rsidR="00240C6A" w:rsidRDefault="00000000">
      <w:pPr>
        <w:spacing w:before="120" w:line="240" w:lineRule="auto"/>
        <w:jc w:val="center"/>
      </w:pPr>
      <m:oMathPara>
        <m:oMathParaPr>
          <m:jc m:val="center"/>
        </m:oMathParaPr>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r>
            <w:rPr>
              <w:rFonts w:ascii="Cambria Math" w:eastAsia="Cambria Math" w:hAnsi="Cambria Math" w:cs="Cambria Math"/>
              <w:sz w:val="22"/>
              <w:szCs w:val="22"/>
            </w:rPr>
            <m:t>=N.</m:t>
          </m:r>
        </m:oMath>
      </m:oMathPara>
    </w:p>
    <w:p w14:paraId="608F2877" w14:textId="77777777" w:rsidR="00240C6A" w:rsidRDefault="00000000">
      <w:pPr>
        <w:pStyle w:val="BodyText"/>
      </w:pPr>
      <w:r>
        <w:t>Every allocation consistent with these group sizes is equally likely. The group sizes need not be equal.</w:t>
      </w:r>
    </w:p>
    <w:p w14:paraId="6F1049A6" w14:textId="77777777" w:rsidR="00240C6A" w:rsidRDefault="00000000">
      <w:pPr>
        <w:pStyle w:val="BodyText"/>
        <w:keepNext/>
      </w:pPr>
      <w:r>
        <w:t xml:space="preserve">Let </w:t>
      </w:r>
      <m:oMath>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oMath>
      <w:r>
        <w:t xml:space="preserve"> denote the population mean, and define the population variance using denominator </w:t>
      </w:r>
      <m:oMath>
        <m:r>
          <w:rPr>
            <w:rFonts w:ascii="Cambria Math" w:eastAsia="Cambria Math" w:hAnsi="Cambria Math" w:cs="Cambria Math"/>
            <w:sz w:val="22"/>
            <w:szCs w:val="22"/>
          </w:rPr>
          <m:t>N</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A48113E" w14:textId="77777777">
        <w:trPr>
          <w:cantSplit/>
        </w:trPr>
        <w:tc>
          <w:tcPr>
            <w:tcW w:w="8496" w:type="dxa"/>
            <w:vAlign w:val="center"/>
          </w:tcPr>
          <w:p w14:paraId="5EE65F23" w14:textId="77777777" w:rsidR="00240C6A"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N</m:t>
                    </m:r>
                  </m:den>
                </m:f>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oMath>
            </m:oMathPara>
          </w:p>
        </w:tc>
        <w:tc>
          <w:tcPr>
            <w:tcW w:w="864" w:type="dxa"/>
            <w:vAlign w:val="center"/>
          </w:tcPr>
          <w:p w14:paraId="46DCA8E4" w14:textId="26FB9E16" w:rsidR="00D951E9" w:rsidRDefault="00000000">
            <w:pPr>
              <w:spacing w:after="0" w:line="240" w:lineRule="auto"/>
              <w:jc w:val="right"/>
            </w:pPr>
            <w:r>
              <w:t>(</w:t>
            </w:r>
            <w:bookmarkStart w:id="659" w:name="Eq_4A_9"/>
            <w:r>
              <w:t>4A.</w:t>
            </w:r>
            <w:ins w:id="660"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661"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662" w:author="Levine, Charles Roger (dzk3ja)" w:date="2026-10-18T17:19:00Z" w16du:dateUtc="2026-10-18T21:19:00Z">
              <w:r w:rsidR="00416B7B">
                <w:rPr>
                  <w:noProof/>
                </w:rPr>
                <w:t>9</w:t>
              </w:r>
              <w:r w:rsidR="00416B7B">
                <w:fldChar w:fldCharType="end"/>
              </w:r>
            </w:ins>
            <w:del w:id="663"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9</w:delText>
              </w:r>
              <w:r w:rsidDel="00416B7B">
                <w:fldChar w:fldCharType="end"/>
              </w:r>
            </w:del>
            <w:bookmarkEnd w:id="659"/>
            <w:r>
              <w:t>)</w:t>
            </w:r>
          </w:p>
        </w:tc>
      </w:tr>
    </w:tbl>
    <w:p w14:paraId="59CA25E7" w14:textId="77777777" w:rsidR="00240C6A" w:rsidRDefault="00000000">
      <w:pPr>
        <w:pStyle w:val="BodyText"/>
      </w:pPr>
      <w:r>
        <w:t xml:space="preserve">We assume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&gt;0</m:t>
        </m:r>
      </m:oMath>
      <w:r>
        <w:t>. Performance values remain fixed throughout the calculation; the randomness comes entirely from group membership.</w:t>
      </w:r>
    </w:p>
    <w:p w14:paraId="3B1CF977" w14:textId="77777777" w:rsidR="00240C6A" w:rsidRDefault="00000000">
      <w:pPr>
        <w:pStyle w:val="BodyText"/>
        <w:keepNext/>
      </w:pPr>
      <w:r>
        <w:lastRenderedPageBreak/>
        <w:t>We first calculate how much a randomly formed group’s mean varies around the population mean. Write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2F5349B" w14:textId="77777777">
        <w:trPr>
          <w:cantSplit/>
        </w:trPr>
        <w:tc>
          <w:tcPr>
            <w:tcW w:w="8496" w:type="dxa"/>
            <w:vAlign w:val="center"/>
          </w:tcPr>
          <w:p w14:paraId="619B2F4F" w14:textId="77777777" w:rsidR="00240C6A"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oMath>
            </m:oMathPara>
          </w:p>
        </w:tc>
        <w:tc>
          <w:tcPr>
            <w:tcW w:w="864" w:type="dxa"/>
            <w:vAlign w:val="center"/>
          </w:tcPr>
          <w:p w14:paraId="1972C4D1" w14:textId="737BC183" w:rsidR="00D951E9" w:rsidRDefault="00000000">
            <w:pPr>
              <w:spacing w:after="0" w:line="240" w:lineRule="auto"/>
              <w:jc w:val="right"/>
            </w:pPr>
            <w:r>
              <w:t>(</w:t>
            </w:r>
            <w:bookmarkStart w:id="664" w:name="Eq_4A_10"/>
            <w:r>
              <w:t>4A.</w:t>
            </w:r>
            <w:ins w:id="665"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666"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667" w:author="Levine, Charles Roger (dzk3ja)" w:date="2026-10-18T17:19:00Z" w16du:dateUtc="2026-10-18T21:19:00Z">
              <w:r w:rsidR="00416B7B">
                <w:rPr>
                  <w:noProof/>
                </w:rPr>
                <w:t>10</w:t>
              </w:r>
              <w:r w:rsidR="00416B7B">
                <w:fldChar w:fldCharType="end"/>
              </w:r>
            </w:ins>
            <w:del w:id="668"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10</w:delText>
              </w:r>
              <w:r w:rsidDel="00416B7B">
                <w:fldChar w:fldCharType="end"/>
              </w:r>
            </w:del>
            <w:bookmarkEnd w:id="664"/>
            <w:r>
              <w:t>)</w:t>
            </w:r>
          </w:p>
        </w:tc>
      </w:tr>
    </w:tbl>
    <w:p w14:paraId="73EFFE5D" w14:textId="77777777" w:rsidR="00240C6A" w:rsidRDefault="00000000">
      <w:pPr>
        <w:pStyle w:val="BodyText"/>
        <w:keepNext/>
      </w:pPr>
      <w:r>
        <w:t>These centered performance values satisfy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4CDA50A" w14:textId="77777777">
        <w:trPr>
          <w:cantSplit/>
        </w:trPr>
        <w:tc>
          <w:tcPr>
            <w:tcW w:w="8496" w:type="dxa"/>
            <w:vAlign w:val="center"/>
          </w:tcPr>
          <w:p w14:paraId="58FE30BE" w14:textId="77777777" w:rsidR="00240C6A" w:rsidRDefault="00000000">
            <w:pPr>
              <w:spacing w:before="120" w:line="240" w:lineRule="auto"/>
              <w:jc w:val="center"/>
            </w:pPr>
            <m:oMathPara>
              <m:oMathParaPr>
                <m:jc m:val="center"/>
              </m:oMathParaPr>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=0,</m:t>
                </m:r>
                <m:r>
                  <m:rPr>
                    <m:nor/>
                  </m:rPr>
                  <w:rPr>
                    <w:rFonts w:ascii="Cambria Math" w:eastAsia="Cambria Math" w:hAnsi="Cambria Math" w:cs="Cambria Math"/>
                    <w:sz w:val="22"/>
                    <w:szCs w:val="22"/>
                  </w:rPr>
                  <m:t xml:space="preserve">   </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=N</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2AA0C5B6" w14:textId="238ACB28" w:rsidR="00D951E9" w:rsidRDefault="00000000">
            <w:pPr>
              <w:spacing w:after="0" w:line="240" w:lineRule="auto"/>
              <w:jc w:val="right"/>
            </w:pPr>
            <w:r>
              <w:t>(</w:t>
            </w:r>
            <w:bookmarkStart w:id="669" w:name="Eq_4A_11"/>
            <w:r>
              <w:t>4A.</w:t>
            </w:r>
            <w:ins w:id="670"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671"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672" w:author="Levine, Charles Roger (dzk3ja)" w:date="2026-10-18T17:19:00Z" w16du:dateUtc="2026-10-18T21:19:00Z">
              <w:r w:rsidR="00416B7B">
                <w:rPr>
                  <w:noProof/>
                </w:rPr>
                <w:t>11</w:t>
              </w:r>
              <w:r w:rsidR="00416B7B">
                <w:fldChar w:fldCharType="end"/>
              </w:r>
            </w:ins>
            <w:del w:id="673"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11</w:delText>
              </w:r>
              <w:r w:rsidDel="00416B7B">
                <w:fldChar w:fldCharType="end"/>
              </w:r>
            </w:del>
            <w:bookmarkEnd w:id="669"/>
            <w:r>
              <w:t>)</w:t>
            </w:r>
          </w:p>
        </w:tc>
      </w:tr>
    </w:tbl>
    <w:p w14:paraId="10416D3E" w14:textId="77777777" w:rsidR="00240C6A" w:rsidRDefault="00000000">
      <w:pPr>
        <w:pStyle w:val="BodyText"/>
        <w:keepNext/>
      </w:pPr>
      <w:r>
        <w:t xml:space="preserve">For a particular group </w:t>
      </w:r>
      <m:oMath>
        <m:r>
          <w:rPr>
            <w:rFonts w:ascii="Cambria Math" w:eastAsia="Cambria Math" w:hAnsi="Cambria Math" w:cs="Cambria Math"/>
            <w:sz w:val="22"/>
            <w:szCs w:val="22"/>
          </w:rPr>
          <m:t>j</m:t>
        </m:r>
      </m:oMath>
      <w:r>
        <w:t xml:space="preserve">,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oMath>
      <w:r>
        <w:t xml:space="preserve"> equal one if individual </w:t>
      </w:r>
      <m:oMath>
        <m:r>
          <w:rPr>
            <w:rFonts w:ascii="Cambria Math" w:eastAsia="Cambria Math" w:hAnsi="Cambria Math" w:cs="Cambria Math"/>
            <w:sz w:val="22"/>
            <w:szCs w:val="22"/>
          </w:rPr>
          <m:t>i</m:t>
        </m:r>
      </m:oMath>
      <w:r>
        <w:t xml:space="preserve"> is assigned to that group and zero otherwise. Its mean therefore satisfies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FF4FFF1" w14:textId="77777777">
        <w:trPr>
          <w:cantSplit/>
        </w:trPr>
        <w:tc>
          <w:tcPr>
            <w:tcW w:w="8496" w:type="dxa"/>
            <w:vAlign w:val="center"/>
          </w:tcPr>
          <w:p w14:paraId="390899B3" w14:textId="77777777" w:rsidR="00240C6A"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oMath>
            </m:oMathPara>
          </w:p>
        </w:tc>
        <w:tc>
          <w:tcPr>
            <w:tcW w:w="864" w:type="dxa"/>
            <w:vAlign w:val="center"/>
          </w:tcPr>
          <w:p w14:paraId="19FD2805" w14:textId="7A0ED1E5" w:rsidR="00D951E9" w:rsidRDefault="00000000">
            <w:pPr>
              <w:spacing w:after="0" w:line="240" w:lineRule="auto"/>
              <w:jc w:val="right"/>
            </w:pPr>
            <w:r>
              <w:t>(</w:t>
            </w:r>
            <w:bookmarkStart w:id="674" w:name="Eq_4A_12"/>
            <w:r>
              <w:t>4A.</w:t>
            </w:r>
            <w:ins w:id="675"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676"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677" w:author="Levine, Charles Roger (dzk3ja)" w:date="2026-10-18T17:19:00Z" w16du:dateUtc="2026-10-18T21:19:00Z">
              <w:r w:rsidR="00416B7B">
                <w:rPr>
                  <w:noProof/>
                </w:rPr>
                <w:t>12</w:t>
              </w:r>
              <w:r w:rsidR="00416B7B">
                <w:fldChar w:fldCharType="end"/>
              </w:r>
            </w:ins>
            <w:del w:id="678"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12</w:delText>
              </w:r>
              <w:r w:rsidDel="00416B7B">
                <w:fldChar w:fldCharType="end"/>
              </w:r>
            </w:del>
            <w:bookmarkEnd w:id="674"/>
            <w:r>
              <w:t>)</w:t>
            </w:r>
          </w:p>
        </w:tc>
      </w:tr>
    </w:tbl>
    <w:p w14:paraId="150B75E7" w14:textId="77777777" w:rsidR="00240C6A" w:rsidRDefault="00000000">
      <w:pPr>
        <w:pStyle w:val="BodyText"/>
        <w:keepNext/>
      </w:pPr>
      <w:r>
        <w:t xml:space="preserve">Under uniform random assignment, each individual has probability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divided by </w:t>
      </w:r>
      <m:oMath>
        <m:r>
          <w:rPr>
            <w:rFonts w:ascii="Cambria Math" w:eastAsia="Cambria Math" w:hAnsi="Cambria Math" w:cs="Cambria Math"/>
            <w:sz w:val="22"/>
            <w:szCs w:val="22"/>
          </w:rPr>
          <m:t>N</m:t>
        </m:r>
      </m:oMath>
      <w:r>
        <w:t xml:space="preserve"> of belonging to group </w:t>
      </w:r>
      <m:oMath>
        <m:r>
          <w:rPr>
            <w:rFonts w:ascii="Cambria Math" w:eastAsia="Cambria Math" w:hAnsi="Cambria Math" w:cs="Cambria Math"/>
            <w:sz w:val="22"/>
            <w:szCs w:val="22"/>
          </w:rPr>
          <m:t>j</m:t>
        </m:r>
      </m:oMath>
      <w:r>
        <w:t xml:space="preserve">. For two distinct individuals </w:t>
      </w:r>
      <m:oMath>
        <m:r>
          <w:rPr>
            <w:rFonts w:ascii="Cambria Math" w:eastAsia="Cambria Math" w:hAnsi="Cambria Math" w:cs="Cambria Math"/>
            <w:sz w:val="22"/>
            <w:szCs w:val="22"/>
          </w:rPr>
          <m:t>i</m:t>
        </m:r>
      </m:oMath>
      <w:r>
        <w:t xml:space="preserve"> and </w:t>
      </w:r>
      <m:oMath>
        <m:r>
          <w:rPr>
            <w:rFonts w:ascii="Cambria Math" w:eastAsia="Cambria Math" w:hAnsi="Cambria Math" w:cs="Cambria Math"/>
            <w:sz w:val="22"/>
            <w:szCs w:val="22"/>
          </w:rPr>
          <m:t>h</m:t>
        </m:r>
      </m:oMath>
      <w:r>
        <w:t>, the probability that both belong to that group is obtained by first assigning one and then the other: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A44CCCE" w14:textId="77777777">
        <w:trPr>
          <w:cantSplit/>
        </w:trPr>
        <w:tc>
          <w:tcPr>
            <w:tcW w:w="8496" w:type="dxa"/>
            <w:vAlign w:val="center"/>
          </w:tcPr>
          <w:p w14:paraId="73B6DEFB"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r>
                  <w:rPr>
                    <w:rFonts w:ascii="Cambria Math" w:eastAsia="Cambria Math" w:hAnsi="Cambria Math" w:cs="Cambria Math"/>
                    <w:sz w:val="22"/>
                    <w:szCs w:val="22"/>
                  </w:rPr>
                  <m:t>,</m:t>
                </m:r>
                <m:r>
                  <m:rPr>
                    <m:nor/>
                  </m:rPr>
                  <w:rPr>
                    <w:rFonts w:ascii="Cambria Math" w:eastAsia="Cambria Math" w:hAnsi="Cambria Math" w:cs="Cambria Math"/>
                    <w:sz w:val="22"/>
                    <w:szCs w:val="22"/>
                  </w:rPr>
                  <m:t xml:space="preserve">   </m:t>
                </m:r>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hj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N-1</m:t>
                    </m:r>
                  </m:den>
                </m:f>
                <m:r>
                  <w:rPr>
                    <w:rFonts w:ascii="Cambria Math" w:eastAsia="Cambria Math" w:hAnsi="Cambria Math" w:cs="Cambria Math"/>
                    <w:sz w:val="22"/>
                    <w:szCs w:val="22"/>
                  </w:rPr>
                  <m:t>.</m:t>
                </m:r>
              </m:oMath>
            </m:oMathPara>
          </w:p>
        </w:tc>
        <w:tc>
          <w:tcPr>
            <w:tcW w:w="864" w:type="dxa"/>
            <w:vAlign w:val="center"/>
          </w:tcPr>
          <w:p w14:paraId="499528A3" w14:textId="33CA6D56" w:rsidR="00D951E9" w:rsidRDefault="00000000">
            <w:pPr>
              <w:spacing w:after="0" w:line="240" w:lineRule="auto"/>
              <w:jc w:val="right"/>
            </w:pPr>
            <w:r>
              <w:t>(</w:t>
            </w:r>
            <w:bookmarkStart w:id="679" w:name="Eq_4A_13"/>
            <w:r>
              <w:t>4A.</w:t>
            </w:r>
            <w:ins w:id="680"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681"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682" w:author="Levine, Charles Roger (dzk3ja)" w:date="2026-10-18T17:19:00Z" w16du:dateUtc="2026-10-18T21:19:00Z">
              <w:r w:rsidR="00416B7B">
                <w:rPr>
                  <w:noProof/>
                </w:rPr>
                <w:t>13</w:t>
              </w:r>
              <w:r w:rsidR="00416B7B">
                <w:fldChar w:fldCharType="end"/>
              </w:r>
            </w:ins>
            <w:del w:id="683"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13</w:delText>
              </w:r>
              <w:r w:rsidDel="00416B7B">
                <w:fldChar w:fldCharType="end"/>
              </w:r>
            </w:del>
            <w:bookmarkEnd w:id="679"/>
            <w:r>
              <w:t>)</w:t>
            </w:r>
          </w:p>
        </w:tc>
      </w:tr>
    </w:tbl>
    <w:p w14:paraId="3C71E1A3" w14:textId="77777777" w:rsidR="00240C6A" w:rsidRDefault="00000000">
      <w:pPr>
        <w:pStyle w:val="BodyText"/>
        <w:keepNext/>
      </w:pPr>
      <w:r>
        <w:t>Here, expectation denotes the average over possible random assignments. Squaring Equation (</w:t>
      </w:r>
      <w:r>
        <w:fldChar w:fldCharType="begin"/>
      </w:r>
      <w:r w:rsidR="00240C6A">
        <w:instrText xml:space="preserve"> REF Eq_4A_12 \h </w:instrText>
      </w:r>
      <w:r>
        <w:fldChar w:fldCharType="separate"/>
      </w:r>
      <w:r w:rsidR="00240C6A">
        <w:t>4A.12</w:t>
      </w:r>
      <w:r>
        <w:fldChar w:fldCharType="end"/>
      </w:r>
      <w:r>
        <w:t>) and taking its expectation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3B6BE10" w14:textId="77777777">
        <w:trPr>
          <w:cantSplit/>
        </w:trPr>
        <w:tc>
          <w:tcPr>
            <w:tcW w:w="8496" w:type="dxa"/>
            <w:vAlign w:val="center"/>
          </w:tcPr>
          <w:p w14:paraId="77EA0C25"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E[</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N(N-1)</m:t>
                    </m:r>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68E0D0CA" w14:textId="449B8248" w:rsidR="00D951E9" w:rsidRDefault="00000000">
            <w:pPr>
              <w:spacing w:after="0" w:line="240" w:lineRule="auto"/>
              <w:jc w:val="right"/>
            </w:pPr>
            <w:r>
              <w:t>(</w:t>
            </w:r>
            <w:bookmarkStart w:id="684" w:name="Eq_4A_14"/>
            <w:r>
              <w:t>4A.</w:t>
            </w:r>
            <w:ins w:id="685"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686"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687" w:author="Levine, Charles Roger (dzk3ja)" w:date="2026-10-18T17:19:00Z" w16du:dateUtc="2026-10-18T21:19:00Z">
              <w:r w:rsidR="00416B7B">
                <w:rPr>
                  <w:noProof/>
                </w:rPr>
                <w:t>14</w:t>
              </w:r>
              <w:r w:rsidR="00416B7B">
                <w:fldChar w:fldCharType="end"/>
              </w:r>
            </w:ins>
            <w:del w:id="688"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14</w:delText>
              </w:r>
              <w:r w:rsidDel="00416B7B">
                <w:fldChar w:fldCharType="end"/>
              </w:r>
            </w:del>
            <w:bookmarkEnd w:id="684"/>
            <w:r>
              <w:t>)</w:t>
            </w:r>
          </w:p>
        </w:tc>
      </w:tr>
    </w:tbl>
    <w:p w14:paraId="64A615C5" w14:textId="77777777" w:rsidR="00240C6A" w:rsidRDefault="00000000">
      <w:pPr>
        <w:pStyle w:val="BodyText"/>
      </w:pPr>
      <w:r>
        <w:t>The second sum includes all ordered pairs of distinct individuals.</w:t>
      </w:r>
    </w:p>
    <w:p w14:paraId="529E1BFA" w14:textId="77777777" w:rsidR="00240C6A" w:rsidRDefault="00000000">
      <w:pPr>
        <w:pStyle w:val="BodyText"/>
        <w:keepNext/>
      </w:pPr>
      <w:r>
        <w:t>The cross-products simplify because the centered performance values sum to zero. Specifically,</w:t>
      </w:r>
    </w:p>
    <w:p w14:paraId="16A437DD"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0=</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p w14:paraId="34FFDE4C" w14:textId="77777777" w:rsidR="00240C6A" w:rsidRDefault="00000000">
      <w:pPr>
        <w:pStyle w:val="BodyText"/>
        <w:keepNext/>
      </w:pPr>
      <w:r>
        <w:lastRenderedPageBreak/>
        <w:t>so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39EE2DC" w14:textId="77777777">
        <w:trPr>
          <w:cantSplit/>
        </w:trPr>
        <w:tc>
          <w:tcPr>
            <w:tcW w:w="8496" w:type="dxa"/>
            <w:vAlign w:val="center"/>
          </w:tcPr>
          <w:p w14:paraId="56FFC840" w14:textId="77777777" w:rsidR="00240C6A" w:rsidRDefault="00000000">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oMath>
            </m:oMathPara>
          </w:p>
        </w:tc>
        <w:tc>
          <w:tcPr>
            <w:tcW w:w="864" w:type="dxa"/>
            <w:vAlign w:val="center"/>
          </w:tcPr>
          <w:p w14:paraId="2DB21365" w14:textId="228B63D5" w:rsidR="00D951E9" w:rsidRDefault="00000000">
            <w:pPr>
              <w:spacing w:after="0" w:line="240" w:lineRule="auto"/>
              <w:jc w:val="right"/>
            </w:pPr>
            <w:r>
              <w:t>(</w:t>
            </w:r>
            <w:bookmarkStart w:id="689" w:name="Eq_4A_15"/>
            <w:r>
              <w:t>4A.</w:t>
            </w:r>
            <w:ins w:id="690"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691"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692" w:author="Levine, Charles Roger (dzk3ja)" w:date="2026-10-18T17:19:00Z" w16du:dateUtc="2026-10-18T21:19:00Z">
              <w:r w:rsidR="00416B7B">
                <w:rPr>
                  <w:noProof/>
                </w:rPr>
                <w:t>15</w:t>
              </w:r>
              <w:r w:rsidR="00416B7B">
                <w:fldChar w:fldCharType="end"/>
              </w:r>
            </w:ins>
            <w:del w:id="693"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15</w:delText>
              </w:r>
              <w:r w:rsidDel="00416B7B">
                <w:fldChar w:fldCharType="end"/>
              </w:r>
            </w:del>
            <w:bookmarkEnd w:id="689"/>
            <w:r>
              <w:t>)</w:t>
            </w:r>
          </w:p>
        </w:tc>
      </w:tr>
    </w:tbl>
    <w:p w14:paraId="2171CB3F" w14:textId="77777777" w:rsidR="00240C6A" w:rsidRDefault="00000000">
      <w:pPr>
        <w:pStyle w:val="BodyText"/>
        <w:keepNext/>
      </w:pPr>
      <w:r>
        <w:t>Substituting Equations (</w:t>
      </w:r>
      <w:r>
        <w:fldChar w:fldCharType="begin"/>
      </w:r>
      <w:r w:rsidR="00240C6A">
        <w:instrText xml:space="preserve"> REF Eq_4A_15 \h </w:instrText>
      </w:r>
      <w:r>
        <w:fldChar w:fldCharType="separate"/>
      </w:r>
      <w:r w:rsidR="00240C6A">
        <w:t>4A.15</w:t>
      </w:r>
      <w:r>
        <w:fldChar w:fldCharType="end"/>
      </w:r>
      <w:r>
        <w:t>) and (</w:t>
      </w:r>
      <w:r>
        <w:fldChar w:fldCharType="begin"/>
      </w:r>
      <w:r w:rsidR="00240C6A">
        <w:instrText xml:space="preserve"> REF Eq_4A_11 \h </w:instrText>
      </w:r>
      <w:r>
        <w:fldChar w:fldCharType="separate"/>
      </w:r>
      <w:r w:rsidR="00240C6A">
        <w:t>4A.11</w:t>
      </w:r>
      <w:r>
        <w:fldChar w:fldCharType="end"/>
      </w:r>
      <w:r>
        <w:t>) yields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9641FC1" w14:textId="77777777">
        <w:trPr>
          <w:cantSplit/>
        </w:trPr>
        <w:tc>
          <w:tcPr>
            <w:tcW w:w="8496" w:type="dxa"/>
            <w:vAlign w:val="center"/>
          </w:tcPr>
          <w:p w14:paraId="258EE1A4"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E[</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75731B6E"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N-</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5BF03668" w14:textId="5CCE35A2" w:rsidR="00D951E9" w:rsidRDefault="00000000">
            <w:pPr>
              <w:spacing w:after="0" w:line="240" w:lineRule="auto"/>
              <w:jc w:val="right"/>
            </w:pPr>
            <w:r>
              <w:t>(</w:t>
            </w:r>
            <w:bookmarkStart w:id="694" w:name="Eq_4A_16"/>
            <w:r>
              <w:t>4A.</w:t>
            </w:r>
            <w:ins w:id="695"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696"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697" w:author="Levine, Charles Roger (dzk3ja)" w:date="2026-10-18T17:19:00Z" w16du:dateUtc="2026-10-18T21:19:00Z">
              <w:r w:rsidR="00416B7B">
                <w:rPr>
                  <w:noProof/>
                </w:rPr>
                <w:t>16</w:t>
              </w:r>
              <w:r w:rsidR="00416B7B">
                <w:fldChar w:fldCharType="end"/>
              </w:r>
            </w:ins>
            <w:del w:id="698"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16</w:delText>
              </w:r>
              <w:r w:rsidDel="00416B7B">
                <w:fldChar w:fldCharType="end"/>
              </w:r>
            </w:del>
            <w:bookmarkEnd w:id="694"/>
            <w:r>
              <w:t>)</w:t>
            </w:r>
          </w:p>
        </w:tc>
      </w:tr>
    </w:tbl>
    <w:p w14:paraId="0122FF24" w14:textId="77777777" w:rsidR="00240C6A" w:rsidRDefault="00000000">
      <w:pPr>
        <w:pStyle w:val="BodyText"/>
        <w:keepNext/>
      </w:pPr>
      <w:r>
        <w:t>We can now calculate the expected between-group variation. Multiplying by group size and summing over groups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C7260C7" w14:textId="77777777">
        <w:trPr>
          <w:cantSplit/>
        </w:trPr>
        <w:tc>
          <w:tcPr>
            <w:tcW w:w="8496" w:type="dxa"/>
            <w:vAlign w:val="center"/>
          </w:tcPr>
          <w:p w14:paraId="36A2BB41"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E[</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f>
                      <m:fPr>
                        <m:ctrlPr>
                          <w:rPr>
                            <w:rFonts w:ascii="Cambria Math" w:eastAsia="Cambria Math" w:hAnsi="Cambria Math" w:cs="Cambria Math"/>
                            <w:sz w:val="22"/>
                            <w:szCs w:val="22"/>
                          </w:rPr>
                        </m:ctrlPr>
                      </m:fPr>
                      <m:num>
                        <m:r>
                          <w:rPr>
                            <w:rFonts w:ascii="Cambria Math" w:eastAsia="Cambria Math" w:hAnsi="Cambria Math" w:cs="Cambria Math"/>
                            <w:sz w:val="22"/>
                            <w:szCs w:val="22"/>
                          </w:rPr>
                          <m:t>N-</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e>
                </m:nary>
              </m:oMath>
            </m:oMathPara>
          </w:p>
          <w:p w14:paraId="1BF688C7"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JN-</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N(J-1)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5BEA0944" w14:textId="0066AD23" w:rsidR="00D951E9" w:rsidRDefault="00000000">
            <w:pPr>
              <w:spacing w:after="0" w:line="240" w:lineRule="auto"/>
              <w:jc w:val="right"/>
            </w:pPr>
            <w:r>
              <w:t>(</w:t>
            </w:r>
            <w:bookmarkStart w:id="699" w:name="Eq_4A_17"/>
            <w:r>
              <w:t>4A.</w:t>
            </w:r>
            <w:ins w:id="700"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701"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702" w:author="Levine, Charles Roger (dzk3ja)" w:date="2026-10-18T17:19:00Z" w16du:dateUtc="2026-10-18T21:19:00Z">
              <w:r w:rsidR="00416B7B">
                <w:rPr>
                  <w:noProof/>
                </w:rPr>
                <w:t>17</w:t>
              </w:r>
              <w:r w:rsidR="00416B7B">
                <w:fldChar w:fldCharType="end"/>
              </w:r>
            </w:ins>
            <w:del w:id="703"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17</w:delText>
              </w:r>
              <w:r w:rsidDel="00416B7B">
                <w:fldChar w:fldCharType="end"/>
              </w:r>
            </w:del>
            <w:bookmarkEnd w:id="699"/>
            <w:r>
              <w:t>)</w:t>
            </w:r>
          </w:p>
        </w:tc>
      </w:tr>
    </w:tbl>
    <w:p w14:paraId="0AF77B6D" w14:textId="77777777" w:rsidR="00240C6A" w:rsidRDefault="00000000">
      <w:pPr>
        <w:pStyle w:val="BodyText"/>
      </w:pPr>
      <w:r>
        <w:t>This step uses linearity of expectation. It does not require the group means to be independent.</w:t>
      </w:r>
    </w:p>
    <w:p w14:paraId="5346C2DD" w14:textId="77777777" w:rsidR="00240C6A" w:rsidRDefault="00000000">
      <w:pPr>
        <w:pStyle w:val="BodyText"/>
        <w:keepNext/>
      </w:pPr>
      <w:r>
        <w:t>The sorting measure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CF3C92C" w14:textId="77777777">
        <w:trPr>
          <w:cantSplit/>
        </w:trPr>
        <w:tc>
          <w:tcPr>
            <w:tcW w:w="8496" w:type="dxa"/>
            <w:vAlign w:val="center"/>
          </w:tcPr>
          <w:p w14:paraId="5CAE6FF3" w14:textId="77777777" w:rsidR="00240C6A"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oMath>
            </m:oMathPara>
          </w:p>
        </w:tc>
        <w:tc>
          <w:tcPr>
            <w:tcW w:w="864" w:type="dxa"/>
            <w:vAlign w:val="center"/>
          </w:tcPr>
          <w:p w14:paraId="2B09AB0D" w14:textId="42BE9726" w:rsidR="00D951E9" w:rsidRDefault="00000000">
            <w:pPr>
              <w:spacing w:after="0" w:line="240" w:lineRule="auto"/>
              <w:jc w:val="right"/>
            </w:pPr>
            <w:r>
              <w:t>(</w:t>
            </w:r>
            <w:bookmarkStart w:id="704" w:name="Eq_4A_18"/>
            <w:r>
              <w:t>4A.</w:t>
            </w:r>
            <w:ins w:id="705"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706"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707" w:author="Levine, Charles Roger (dzk3ja)" w:date="2026-10-18T17:19:00Z" w16du:dateUtc="2026-10-18T21:19:00Z">
              <w:r w:rsidR="00416B7B">
                <w:rPr>
                  <w:noProof/>
                </w:rPr>
                <w:t>18</w:t>
              </w:r>
              <w:r w:rsidR="00416B7B">
                <w:fldChar w:fldCharType="end"/>
              </w:r>
            </w:ins>
            <w:del w:id="708"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18</w:delText>
              </w:r>
              <w:r w:rsidDel="00416B7B">
                <w:fldChar w:fldCharType="end"/>
              </w:r>
            </w:del>
            <w:bookmarkEnd w:id="704"/>
            <w:r>
              <w:t>)</w:t>
            </w:r>
          </w:p>
        </w:tc>
      </w:tr>
    </w:tbl>
    <w:p w14:paraId="1F796059" w14:textId="77777777" w:rsidR="00240C6A" w:rsidRDefault="00000000">
      <w:pPr>
        <w:pStyle w:val="BodyText"/>
        <w:keepNext/>
      </w:pPr>
      <w:r>
        <w:t xml:space="preserve">Its denominator is the fixed quantity </w:t>
      </w:r>
      <m:oMath>
        <m:r>
          <w:rPr>
            <w:rFonts w:ascii="Cambria Math" w:eastAsia="Cambria Math" w:hAnsi="Cambria Math" w:cs="Cambria Math"/>
            <w:sz w:val="22"/>
            <w:szCs w:val="22"/>
          </w:rPr>
          <m:t>N</m:t>
        </m:r>
      </m:oMath>
      <w:r>
        <w:t xml:space="preserve"> times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oMath>
      <w:r>
        <w:t>. Consequently,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EDC68E4" w14:textId="77777777">
        <w:trPr>
          <w:cantSplit/>
        </w:trPr>
        <w:tc>
          <w:tcPr>
            <w:tcW w:w="8496" w:type="dxa"/>
            <w:vAlign w:val="center"/>
          </w:tcPr>
          <w:p w14:paraId="0E71F520"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f>
                      <m:fPr>
                        <m:ctrlPr>
                          <w:rPr>
                            <w:rFonts w:ascii="Cambria Math" w:eastAsia="Cambria Math" w:hAnsi="Cambria Math" w:cs="Cambria Math"/>
                            <w:sz w:val="22"/>
                            <w:szCs w:val="22"/>
                          </w:rPr>
                        </m:ctrlPr>
                      </m:fPr>
                      <m:num>
                        <m:r>
                          <w:rPr>
                            <w:rFonts w:ascii="Cambria Math" w:eastAsia="Cambria Math" w:hAnsi="Cambria Math" w:cs="Cambria Math"/>
                            <w:sz w:val="22"/>
                            <w:szCs w:val="22"/>
                          </w:rPr>
                          <m:t>N(J-1)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num>
                  <m:den>
                    <m:r>
                      <w:rPr>
                        <w:rFonts w:ascii="Cambria Math" w:eastAsia="Cambria Math" w:hAnsi="Cambria Math" w:cs="Cambria Math"/>
                        <w:sz w:val="22"/>
                        <w:szCs w:val="22"/>
                      </w:rPr>
                      <m:t>N</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J-1</m:t>
                    </m:r>
                  </m:num>
                  <m:den>
                    <m:r>
                      <w:rPr>
                        <w:rFonts w:ascii="Cambria Math" w:eastAsia="Cambria Math" w:hAnsi="Cambria Math" w:cs="Cambria Math"/>
                        <w:sz w:val="22"/>
                        <w:szCs w:val="22"/>
                      </w:rPr>
                      <m:t>N-1</m:t>
                    </m:r>
                  </m:den>
                </m:f>
                <m:r>
                  <w:rPr>
                    <w:rFonts w:ascii="Cambria Math" w:eastAsia="Cambria Math" w:hAnsi="Cambria Math" w:cs="Cambria Math"/>
                    <w:sz w:val="22"/>
                    <w:szCs w:val="22"/>
                  </w:rPr>
                  <m:t>.</m:t>
                </m:r>
              </m:oMath>
            </m:oMathPara>
          </w:p>
        </w:tc>
        <w:tc>
          <w:tcPr>
            <w:tcW w:w="864" w:type="dxa"/>
            <w:vAlign w:val="center"/>
          </w:tcPr>
          <w:p w14:paraId="44D58858" w14:textId="033AD8CD" w:rsidR="00D951E9" w:rsidRDefault="00000000">
            <w:pPr>
              <w:spacing w:after="0" w:line="240" w:lineRule="auto"/>
              <w:jc w:val="right"/>
            </w:pPr>
            <w:r>
              <w:t>(</w:t>
            </w:r>
            <w:bookmarkStart w:id="709" w:name="Eq_4A_19"/>
            <w:r>
              <w:t>4A.</w:t>
            </w:r>
            <w:ins w:id="710"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711"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712" w:author="Levine, Charles Roger (dzk3ja)" w:date="2026-10-18T17:19:00Z" w16du:dateUtc="2026-10-18T21:19:00Z">
              <w:r w:rsidR="00416B7B">
                <w:rPr>
                  <w:noProof/>
                </w:rPr>
                <w:t>19</w:t>
              </w:r>
              <w:r w:rsidR="00416B7B">
                <w:fldChar w:fldCharType="end"/>
              </w:r>
            </w:ins>
            <w:del w:id="713"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19</w:delText>
              </w:r>
              <w:r w:rsidDel="00416B7B">
                <w:fldChar w:fldCharType="end"/>
              </w:r>
            </w:del>
            <w:bookmarkEnd w:id="709"/>
            <w:r>
              <w:t>)</w:t>
            </w:r>
          </w:p>
        </w:tc>
      </w:tr>
    </w:tbl>
    <w:p w14:paraId="78B0D342" w14:textId="77777777" w:rsidR="00240C6A" w:rsidRDefault="00000000">
      <w:pPr>
        <w:pStyle w:val="BodyText"/>
      </w:pPr>
      <w:r>
        <w:t xml:space="preserve">This result gives the sorting expected from random allocation alone. For fixed </w:t>
      </w:r>
      <m:oMath>
        <m:r>
          <w:rPr>
            <w:rFonts w:ascii="Cambria Math" w:eastAsia="Cambria Math" w:hAnsi="Cambria Math" w:cs="Cambria Math"/>
            <w:sz w:val="22"/>
            <w:szCs w:val="22"/>
          </w:rPr>
          <m:t>N</m:t>
        </m:r>
      </m:oMath>
      <w:r>
        <w:t xml:space="preserve"> and </w:t>
      </w:r>
      <m:oMath>
        <m:r>
          <w:rPr>
            <w:rFonts w:ascii="Cambria Math" w:eastAsia="Cambria Math" w:hAnsi="Cambria Math" w:cs="Cambria Math"/>
            <w:sz w:val="22"/>
            <w:szCs w:val="22"/>
          </w:rPr>
          <m:t>J</m:t>
        </m:r>
      </m:oMath>
      <w:r>
        <w:t>, it holds even when group sizes differ. It is an expected reference value, not a minimum: an individual random allocation can produce a value above or below it. Comparing an observed value with this expectation helps distinguish sorting beyond the random baseline, but assessing how unusual that value is requires the distribution across random assignments.</w:t>
      </w:r>
    </w:p>
    <w:p w14:paraId="32A5826A" w14:textId="77777777" w:rsidR="00CB3150" w:rsidRDefault="00000000">
      <w:pPr>
        <w:pStyle w:val="Heading2"/>
      </w:pPr>
      <w:bookmarkStart w:id="714" w:name="SensitivityAppendixSection"/>
      <w:r>
        <w:lastRenderedPageBreak/>
        <w:t>4A.7</w:t>
      </w:r>
      <w:bookmarkEnd w:id="714"/>
      <w:r>
        <w:t xml:space="preserve"> From competitive relevance to selection outcomes</w:t>
      </w:r>
    </w:p>
    <w:p w14:paraId="1288E484" w14:textId="77777777" w:rsidR="00C21D63" w:rsidRDefault="00000000">
      <w:pPr>
        <w:pStyle w:val="BodyText"/>
      </w:pPr>
      <w:r>
        <w:t xml:space="preserve">We trace a small performance improvement by one individual through competitive relevance, roster pressure, scores, and selection. Let </w:t>
      </w:r>
      <m:oMath>
        <m:r>
          <w:rPr>
            <w:rFonts w:ascii="Cambria Math" w:hAnsi="Cambria Math"/>
            <w:sz w:val="22"/>
            <w:szCs w:val="22"/>
          </w:rPr>
          <m:t>h</m:t>
        </m:r>
      </m:oMath>
      <w:r>
        <w:t xml:space="preserve"> belong to group </w:t>
      </w:r>
      <m:oMath>
        <m:r>
          <w:rPr>
            <w:rFonts w:ascii="Cambria Math" w:hAnsi="Cambria Math"/>
            <w:sz w:val="22"/>
            <w:szCs w:val="22"/>
          </w:rPr>
          <m:t>j</m:t>
        </m:r>
      </m:oMath>
      <w:r>
        <w:t xml:space="preserve">, containing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individuals. Hold group membership, everyone else’s performance, </w:t>
      </w:r>
      <m:oMath>
        <m:r>
          <w:rPr>
            <w:rFonts w:ascii="Cambria Math" w:hAnsi="Cambria Math"/>
            <w:sz w:val="22"/>
            <w:szCs w:val="22"/>
          </w:rPr>
          <m:t>θ</m:t>
        </m:r>
      </m:oMath>
      <w:r>
        <w:t xml:space="preserve">, </w:t>
      </w:r>
      <m:oMath>
        <m:r>
          <w:rPr>
            <w:rFonts w:ascii="Cambria Math" w:hAnsi="Cambria Math"/>
            <w:sz w:val="22"/>
            <w:szCs w:val="22"/>
          </w:rPr>
          <m:t>γ</m:t>
        </m:r>
      </m:oMath>
      <w:r>
        <w:t xml:space="preserve">, </w:t>
      </w:r>
      <m:oMath>
        <m:r>
          <w:rPr>
            <w:rFonts w:ascii="Cambria Math" w:hAnsi="Cambria Math"/>
            <w:sz w:val="22"/>
            <w:szCs w:val="22"/>
          </w:rPr>
          <m:t>λ</m:t>
        </m:r>
      </m:oMath>
      <w:r>
        <w:t xml:space="preserve">, and </w:t>
      </w:r>
      <m:oMath>
        <m:r>
          <w:rPr>
            <w:rFonts w:ascii="Cambria Math" w:hAnsi="Cambria Math"/>
            <w:sz w:val="22"/>
            <w:szCs w:val="22"/>
          </w:rPr>
          <m:t>K</m:t>
        </m:r>
      </m:oMath>
      <w:r>
        <w:t xml:space="preserve"> fixed, with </w:t>
      </w:r>
      <m:oMath>
        <m:r>
          <w:rPr>
            <w:rFonts w:ascii="Cambria Math" w:hAnsi="Cambria Math"/>
            <w:sz w:val="22"/>
            <w:szCs w:val="22"/>
          </w:rPr>
          <m:t>γ</m:t>
        </m:r>
      </m:oMath>
      <w:r>
        <w:t xml:space="preserve"> positive and </w:t>
      </w:r>
      <m:oMath>
        <m:r>
          <w:rPr>
            <w:rFonts w:ascii="Cambria Math" w:hAnsi="Cambria Math"/>
            <w:sz w:val="22"/>
            <w:szCs w:val="22"/>
          </w:rPr>
          <m:t>λ</m:t>
        </m:r>
      </m:oMath>
      <w:r>
        <w:t xml:space="preserve"> nonnegative. For stochastic selection, also hold the positive temperature </w:t>
      </w:r>
      <m:oMath>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oMath>
      <w:r>
        <w:t xml:space="preserve"> fixed. In particular, the threshold is not recalculated as performance changes. These are local sensitivities of the stated model, not causal estimates from observed data.</w:t>
      </w:r>
    </w:p>
    <w:p w14:paraId="28B364C9" w14:textId="77777777" w:rsidR="00C21D63" w:rsidRDefault="00000000">
      <w:pPr>
        <w:pStyle w:val="BodyText"/>
      </w:pPr>
      <w:r>
        <w:t>First, performance changes the improving individual’s competitive relevance. Using the sigmoid derivative established in Section 4.5.1,</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35B028B" w14:textId="77777777">
        <w:trPr>
          <w:cantSplit/>
        </w:trPr>
        <w:tc>
          <w:tcPr>
            <w:tcW w:w="8496" w:type="dxa"/>
            <w:vAlign w:val="center"/>
          </w:tcPr>
          <w:p w14:paraId="052E3BC7" w14:textId="77777777" w:rsidR="00C21D63"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-γ(</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sup>
                    </m:sSup>
                  </m:den>
                </m:f>
                <m:r>
                  <w:rPr>
                    <w:rFonts w:ascii="Cambria Math" w:hAnsi="Cambria Math"/>
                    <w:sz w:val="22"/>
                    <w:szCs w:val="22"/>
                  </w:rPr>
                  <m:t xml:space="preserve">,    </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=γ</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59B80314" w14:textId="5D0D6AB6" w:rsidR="00C21D63" w:rsidRDefault="00000000">
            <w:pPr>
              <w:spacing w:line="240" w:lineRule="auto"/>
              <w:jc w:val="right"/>
            </w:pPr>
            <w:r>
              <w:t>(</w:t>
            </w:r>
            <w:bookmarkStart w:id="715" w:name="Eq_4A_20"/>
            <w:r>
              <w:t>4A.</w:t>
            </w:r>
            <w:ins w:id="716"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717"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718" w:author="Levine, Charles Roger (dzk3ja)" w:date="2026-10-18T17:19:00Z" w16du:dateUtc="2026-10-18T21:19:00Z">
              <w:r w:rsidR="00416B7B">
                <w:rPr>
                  <w:noProof/>
                </w:rPr>
                <w:t>20</w:t>
              </w:r>
              <w:r w:rsidR="00416B7B">
                <w:fldChar w:fldCharType="end"/>
              </w:r>
            </w:ins>
            <w:del w:id="719" w:author="Levine, Charles Roger (dzk3ja)" w:date="2026-10-18T17:19:00Z" w16du:dateUtc="2026-10-18T21:19:00Z">
              <w:r w:rsidDel="00416B7B">
                <w:fldChar w:fldCharType="begin"/>
              </w:r>
              <w:r w:rsidDel="00416B7B">
                <w:delInstrText>SEQ Equation \* ARABIC</w:delInstrText>
              </w:r>
              <w:r w:rsidDel="00416B7B">
                <w:fldChar w:fldCharType="separate"/>
              </w:r>
              <w:r w:rsidR="00C21D63" w:rsidDel="00416B7B">
                <w:delText>20</w:delText>
              </w:r>
              <w:r w:rsidDel="00416B7B">
                <w:fldChar w:fldCharType="end"/>
              </w:r>
            </w:del>
            <w:bookmarkEnd w:id="715"/>
            <w:r>
              <w:t>)</w:t>
            </w:r>
          </w:p>
        </w:tc>
      </w:tr>
    </w:tbl>
    <w:p w14:paraId="557D2DAA" w14:textId="77777777" w:rsidR="00C21D63" w:rsidRDefault="00000000">
      <w:pPr>
        <w:pStyle w:val="BodyText"/>
      </w:pPr>
      <w:r>
        <w:t xml:space="preserve">The product is at most one quarter and reaches that value when </w:t>
      </w:r>
      <m:oMath>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oMath>
      <w:r>
        <w:t xml:space="preserve"> equals one half, or </w:t>
      </w: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oMath>
      <w:r>
        <w:t xml:space="preserve"> equals </w:t>
      </w:r>
      <m:oMath>
        <m:r>
          <w:rPr>
            <w:rFonts w:ascii="Cambria Math" w:hAnsi="Cambria Math"/>
            <w:sz w:val="22"/>
            <w:szCs w:val="22"/>
          </w:rPr>
          <m:t>θ</m:t>
        </m:r>
      </m:oMath>
      <w:r>
        <w:t xml:space="preserve">. Thus the greatest marginal change in competitive relevance is </w:t>
      </w:r>
      <m:oMath>
        <m:r>
          <w:rPr>
            <w:rFonts w:ascii="Cambria Math" w:hAnsi="Cambria Math"/>
            <w:sz w:val="22"/>
            <w:szCs w:val="22"/>
          </w:rPr>
          <m:t>γ</m:t>
        </m:r>
      </m:oMath>
      <w:r>
        <w:t xml:space="preserve"> divided by four. This identifies the performance level of the individual generating additional pressure; it does not yet identify whose selection outcome changes.</w:t>
      </w:r>
    </w:p>
    <w:p w14:paraId="3E4DC22D" w14:textId="77777777" w:rsidR="00C21D63" w:rsidRDefault="00000000">
      <w:pPr>
        <w:pStyle w:val="BodyText"/>
      </w:pPr>
      <w:r>
        <w:t>Second, the change enters shared roster pressure. Group size is fixed, and only one term in the average changes: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07E5CFC" w14:textId="77777777">
        <w:trPr>
          <w:cantSplit/>
        </w:trPr>
        <w:tc>
          <w:tcPr>
            <w:tcW w:w="8496" w:type="dxa"/>
            <w:vAlign w:val="center"/>
          </w:tcPr>
          <w:p w14:paraId="481F1602" w14:textId="77777777" w:rsidR="00C21D63"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rPr>
                    </m:ctrlPr>
                  </m:naryPr>
                  <m:sub>
                    <m:r>
                      <w:rPr>
                        <w:rFonts w:ascii="Cambria Math" w:hAnsi="Cambria Math"/>
                        <w:sz w:val="22"/>
                        <w:szCs w:val="22"/>
                      </w:rPr>
                      <m:t>k∈j</m:t>
                    </m:r>
                  </m:sub>
                  <m:sup/>
                  <m:e>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k</m:t>
                        </m:r>
                      </m:sub>
                    </m:sSub>
                  </m:e>
                </m:nary>
                <m:r>
                  <w:rPr>
                    <w:rFonts w:ascii="Cambria Math" w:hAnsi="Cambria Math"/>
                    <w:sz w:val="22"/>
                    <w:szCs w:val="22"/>
                  </w:rPr>
                  <m:t xml:space="preserve">,    </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γ</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6B9C2683" w14:textId="27D6B98C" w:rsidR="00C21D63" w:rsidRDefault="00000000">
            <w:pPr>
              <w:spacing w:line="240" w:lineRule="auto"/>
              <w:jc w:val="right"/>
            </w:pPr>
            <w:r>
              <w:t>(</w:t>
            </w:r>
            <w:bookmarkStart w:id="720" w:name="Eq_4A_21"/>
            <w:r>
              <w:t>4A.</w:t>
            </w:r>
            <w:ins w:id="721"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722"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723" w:author="Levine, Charles Roger (dzk3ja)" w:date="2026-10-18T17:19:00Z" w16du:dateUtc="2026-10-18T21:19:00Z">
              <w:r w:rsidR="00416B7B">
                <w:rPr>
                  <w:noProof/>
                </w:rPr>
                <w:t>21</w:t>
              </w:r>
              <w:r w:rsidR="00416B7B">
                <w:fldChar w:fldCharType="end"/>
              </w:r>
            </w:ins>
            <w:del w:id="724" w:author="Levine, Charles Roger (dzk3ja)" w:date="2026-10-18T17:19:00Z" w16du:dateUtc="2026-10-18T21:19:00Z">
              <w:r w:rsidDel="00416B7B">
                <w:fldChar w:fldCharType="begin"/>
              </w:r>
              <w:r w:rsidDel="00416B7B">
                <w:delInstrText>SEQ Equation \* ARABIC</w:delInstrText>
              </w:r>
              <w:r w:rsidDel="00416B7B">
                <w:fldChar w:fldCharType="separate"/>
              </w:r>
              <w:r w:rsidR="00C21D63" w:rsidDel="00416B7B">
                <w:delText>21</w:delText>
              </w:r>
              <w:r w:rsidDel="00416B7B">
                <w:fldChar w:fldCharType="end"/>
              </w:r>
            </w:del>
            <w:bookmarkEnd w:id="720"/>
            <w:r>
              <w:t>)</w:t>
            </w:r>
          </w:p>
        </w:tc>
      </w:tr>
    </w:tbl>
    <w:p w14:paraId="6AC210E0" w14:textId="77777777" w:rsidR="00C21D63" w:rsidRDefault="00000000">
      <w:pPr>
        <w:pStyle w:val="BodyText"/>
      </w:pPr>
      <w:r>
        <w:t xml:space="preserve">Averaging spreads one individual’s increased competitive relevance across the full roster. Its largest marginal effect on roster pressure is therefore </w:t>
      </w:r>
      <m:oMath>
        <m:r>
          <w:rPr>
            <w:rFonts w:ascii="Cambria Math" w:hAnsi="Cambria Math"/>
            <w:sz w:val="22"/>
            <w:szCs w:val="22"/>
          </w:rPr>
          <m:t>γ</m:t>
        </m:r>
      </m:oMath>
      <w:r>
        <w:t xml:space="preserve"> divided by four times the group size.</w:t>
      </w:r>
    </w:p>
    <w:p w14:paraId="320E5FB5" w14:textId="77777777" w:rsidR="00C21D63" w:rsidRDefault="00000000">
      <w:pPr>
        <w:pStyle w:val="BodyText"/>
      </w:pPr>
      <w:r>
        <w:t xml:space="preserve">Third, a teammate’s score falls even though that teammate’s own performance is unchanged. For another member </w:t>
      </w:r>
      <m:oMath>
        <m:r>
          <w:rPr>
            <w:rFonts w:ascii="Cambria Math" w:hAnsi="Cambria Math"/>
            <w:sz w:val="22"/>
            <w:szCs w:val="22"/>
          </w:rPr>
          <m:t>i</m:t>
        </m:r>
      </m:oMath>
      <w:r>
        <w:t xml:space="preserve"> of group </w:t>
      </w:r>
      <m:oMath>
        <m:r>
          <w:rPr>
            <w:rFonts w:ascii="Cambria Math" w:hAnsi="Cambria Math"/>
            <w:sz w:val="22"/>
            <w:szCs w:val="22"/>
          </w:rPr>
          <m:t>j</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738EE6D" w14:textId="77777777">
        <w:trPr>
          <w:cantSplit/>
        </w:trPr>
        <w:tc>
          <w:tcPr>
            <w:tcW w:w="8496" w:type="dxa"/>
            <w:vAlign w:val="center"/>
          </w:tcPr>
          <w:p w14:paraId="6C7A5FAB" w14:textId="77777777" w:rsidR="00C21D63"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 xml:space="preserve">,    </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=-λ</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λγ</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    i≠h.</m:t>
                </m:r>
              </m:oMath>
            </m:oMathPara>
          </w:p>
        </w:tc>
        <w:tc>
          <w:tcPr>
            <w:tcW w:w="864" w:type="dxa"/>
            <w:vAlign w:val="center"/>
          </w:tcPr>
          <w:p w14:paraId="2DB516D0" w14:textId="4C484932" w:rsidR="00C21D63" w:rsidRDefault="00000000">
            <w:pPr>
              <w:spacing w:line="240" w:lineRule="auto"/>
              <w:jc w:val="right"/>
            </w:pPr>
            <w:r>
              <w:t>(</w:t>
            </w:r>
            <w:bookmarkStart w:id="725" w:name="Eq_4A_22"/>
            <w:r>
              <w:t>4A.</w:t>
            </w:r>
            <w:ins w:id="726"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727"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728" w:author="Levine, Charles Roger (dzk3ja)" w:date="2026-10-18T17:19:00Z" w16du:dateUtc="2026-10-18T21:19:00Z">
              <w:r w:rsidR="00416B7B">
                <w:rPr>
                  <w:noProof/>
                </w:rPr>
                <w:t>22</w:t>
              </w:r>
              <w:r w:rsidR="00416B7B">
                <w:fldChar w:fldCharType="end"/>
              </w:r>
            </w:ins>
            <w:del w:id="729" w:author="Levine, Charles Roger (dzk3ja)" w:date="2026-10-18T17:19:00Z" w16du:dateUtc="2026-10-18T21:19:00Z">
              <w:r w:rsidDel="00416B7B">
                <w:fldChar w:fldCharType="begin"/>
              </w:r>
              <w:r w:rsidDel="00416B7B">
                <w:delInstrText>SEQ Equation \* ARABIC</w:delInstrText>
              </w:r>
              <w:r w:rsidDel="00416B7B">
                <w:fldChar w:fldCharType="separate"/>
              </w:r>
              <w:r w:rsidR="00C21D63" w:rsidDel="00416B7B">
                <w:delText>22</w:delText>
              </w:r>
              <w:r w:rsidDel="00416B7B">
                <w:fldChar w:fldCharType="end"/>
              </w:r>
            </w:del>
            <w:bookmarkEnd w:id="725"/>
            <w:r>
              <w:t>)</w:t>
            </w:r>
          </w:p>
        </w:tc>
      </w:tr>
    </w:tbl>
    <w:p w14:paraId="7E1F7C4C" w14:textId="77777777" w:rsidR="00C21D63" w:rsidRDefault="00000000">
      <w:pPr>
        <w:pStyle w:val="BodyText"/>
      </w:pPr>
      <w:r>
        <w:t xml:space="preserve">For positive </w:t>
      </w:r>
      <m:oMath>
        <m:r>
          <w:rPr>
            <w:rFonts w:ascii="Cambria Math" w:hAnsi="Cambria Math"/>
            <w:sz w:val="22"/>
            <w:szCs w:val="22"/>
          </w:rPr>
          <m:t>λ</m:t>
        </m:r>
      </m:oMath>
      <w:r>
        <w:t>, this adverse score response is greatest in magnitude when the improving teammate is at the competitive-relevance threshold:</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EB5D758" w14:textId="77777777">
        <w:trPr>
          <w:cantSplit/>
        </w:trPr>
        <w:tc>
          <w:tcPr>
            <w:tcW w:w="8496" w:type="dxa"/>
            <w:vAlign w:val="center"/>
          </w:tcPr>
          <w:p w14:paraId="18F0725D" w14:textId="77777777" w:rsidR="00C21D63" w:rsidRDefault="00000000">
            <w:pPr>
              <w:spacing w:before="120" w:line="240" w:lineRule="auto"/>
              <w:jc w:val="center"/>
            </w:pPr>
            <m:oMathPara>
              <m:oMathParaPr>
                <m:jc m:val="center"/>
              </m:oMathParaPr>
              <m:oMath>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λγ</m:t>
                    </m:r>
                  </m:num>
                  <m:den>
                    <m:r>
                      <w:rPr>
                        <w:rFonts w:ascii="Cambria Math" w:hAnsi="Cambria Math"/>
                        <w:sz w:val="22"/>
                        <w:szCs w:val="22"/>
                      </w:rPr>
                      <m:t>4</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r>
                  <m:rPr>
                    <m:nor/>
                  </m:rPr>
                  <w:rPr>
                    <w:rFonts w:ascii="Cambria Math" w:hAnsi="Cambria Math"/>
                    <w:sz w:val="22"/>
                    <w:szCs w:val="22"/>
                  </w:rPr>
                  <m:t xml:space="preserve">    when </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    i≠h.</m:t>
                </m:r>
              </m:oMath>
            </m:oMathPara>
          </w:p>
        </w:tc>
        <w:tc>
          <w:tcPr>
            <w:tcW w:w="864" w:type="dxa"/>
            <w:vAlign w:val="center"/>
          </w:tcPr>
          <w:p w14:paraId="5B600BE9" w14:textId="13D3DAAB" w:rsidR="00C21D63" w:rsidRDefault="00000000">
            <w:pPr>
              <w:spacing w:line="240" w:lineRule="auto"/>
              <w:jc w:val="right"/>
            </w:pPr>
            <w:r>
              <w:t>(</w:t>
            </w:r>
            <w:bookmarkStart w:id="730" w:name="Eq_4A_23"/>
            <w:r>
              <w:t>4A.</w:t>
            </w:r>
            <w:ins w:id="731"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732"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733" w:author="Levine, Charles Roger (dzk3ja)" w:date="2026-10-18T17:19:00Z" w16du:dateUtc="2026-10-18T21:19:00Z">
              <w:r w:rsidR="00416B7B">
                <w:rPr>
                  <w:noProof/>
                </w:rPr>
                <w:t>23</w:t>
              </w:r>
              <w:r w:rsidR="00416B7B">
                <w:fldChar w:fldCharType="end"/>
              </w:r>
            </w:ins>
            <w:del w:id="734" w:author="Levine, Charles Roger (dzk3ja)" w:date="2026-10-18T17:19:00Z" w16du:dateUtc="2026-10-18T21:19:00Z">
              <w:r w:rsidDel="00416B7B">
                <w:fldChar w:fldCharType="begin"/>
              </w:r>
              <w:r w:rsidDel="00416B7B">
                <w:delInstrText>SEQ Equation \* ARABIC</w:delInstrText>
              </w:r>
              <w:r w:rsidDel="00416B7B">
                <w:fldChar w:fldCharType="separate"/>
              </w:r>
              <w:r w:rsidR="00C21D63" w:rsidDel="00416B7B">
                <w:delText>23</w:delText>
              </w:r>
              <w:r w:rsidDel="00416B7B">
                <w:fldChar w:fldCharType="end"/>
              </w:r>
            </w:del>
            <w:bookmarkEnd w:id="730"/>
            <w:r>
              <w:t>)</w:t>
            </w:r>
          </w:p>
        </w:tc>
      </w:tr>
    </w:tbl>
    <w:p w14:paraId="7112FB72" w14:textId="77777777" w:rsidR="00C21D63" w:rsidRDefault="00000000">
      <w:pPr>
        <w:pStyle w:val="BodyText"/>
      </w:pPr>
      <w:r>
        <w:t>The improving individual also receives the shared penalty, but gains directly from their own performance. Differentiating their score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E5EBBB7" w14:textId="77777777">
        <w:trPr>
          <w:cantSplit/>
        </w:trPr>
        <w:tc>
          <w:tcPr>
            <w:tcW w:w="8496" w:type="dxa"/>
            <w:vAlign w:val="center"/>
          </w:tcPr>
          <w:p w14:paraId="00453243" w14:textId="77777777" w:rsidR="00C21D63" w:rsidRDefault="00000000">
            <w:pPr>
              <w:spacing w:before="120" w:line="240" w:lineRule="auto"/>
              <w:jc w:val="center"/>
            </w:pPr>
            <m:oMathPara>
              <m:oMathParaPr>
                <m:jc m:val="center"/>
              </m:oMathParaPr>
              <m:oMath>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=1-</m:t>
                </m:r>
                <m:f>
                  <m:fPr>
                    <m:ctrlPr>
                      <w:rPr>
                        <w:rFonts w:ascii="Cambria Math" w:hAnsi="Cambria Math"/>
                      </w:rPr>
                    </m:ctrlPr>
                  </m:fPr>
                  <m:num>
                    <m:r>
                      <w:rPr>
                        <w:rFonts w:ascii="Cambria Math" w:hAnsi="Cambria Math"/>
                        <w:sz w:val="22"/>
                        <w:szCs w:val="22"/>
                      </w:rPr>
                      <m:t>λγ</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79A5F2C0" w14:textId="62248E70" w:rsidR="00C21D63" w:rsidRDefault="00000000">
            <w:pPr>
              <w:spacing w:line="240" w:lineRule="auto"/>
              <w:jc w:val="right"/>
            </w:pPr>
            <w:r>
              <w:t>(</w:t>
            </w:r>
            <w:bookmarkStart w:id="735" w:name="Eq_4A_24"/>
            <w:r>
              <w:t>4A.</w:t>
            </w:r>
            <w:ins w:id="736"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737"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738" w:author="Levine, Charles Roger (dzk3ja)" w:date="2026-10-18T17:19:00Z" w16du:dateUtc="2026-10-18T21:19:00Z">
              <w:r w:rsidR="00416B7B">
                <w:rPr>
                  <w:noProof/>
                </w:rPr>
                <w:t>24</w:t>
              </w:r>
              <w:r w:rsidR="00416B7B">
                <w:fldChar w:fldCharType="end"/>
              </w:r>
            </w:ins>
            <w:del w:id="739" w:author="Levine, Charles Roger (dzk3ja)" w:date="2026-10-18T17:19:00Z" w16du:dateUtc="2026-10-18T21:19:00Z">
              <w:r w:rsidDel="00416B7B">
                <w:fldChar w:fldCharType="begin"/>
              </w:r>
              <w:r w:rsidDel="00416B7B">
                <w:delInstrText>SEQ Equation \* ARABIC</w:delInstrText>
              </w:r>
              <w:r w:rsidDel="00416B7B">
                <w:fldChar w:fldCharType="separate"/>
              </w:r>
              <w:r w:rsidR="00C21D63" w:rsidDel="00416B7B">
                <w:delText>24</w:delText>
              </w:r>
              <w:r w:rsidDel="00416B7B">
                <w:fldChar w:fldCharType="end"/>
              </w:r>
            </w:del>
            <w:bookmarkEnd w:id="735"/>
            <w:r>
              <w:t>)</w:t>
            </w:r>
          </w:p>
        </w:tc>
      </w:tr>
    </w:tbl>
    <w:p w14:paraId="43544F65" w14:textId="77777777" w:rsidR="00C21D63" w:rsidRDefault="00000000">
      <w:pPr>
        <w:pStyle w:val="BodyText"/>
      </w:pPr>
      <w:r>
        <w:t xml:space="preserve">The score increases everywhere if the product of </w:t>
      </w:r>
      <m:oMath>
        <m:r>
          <w:rPr>
            <w:rFonts w:ascii="Cambria Math" w:hAnsi="Cambria Math"/>
            <w:sz w:val="22"/>
            <w:szCs w:val="22"/>
          </w:rPr>
          <m:t>λ</m:t>
        </m:r>
      </m:oMath>
      <w:r>
        <w:t xml:space="preserve"> and </w:t>
      </w:r>
      <m:oMath>
        <m:r>
          <w:rPr>
            <w:rFonts w:ascii="Cambria Math" w:hAnsi="Cambria Math"/>
            <w:sz w:val="22"/>
            <w:szCs w:val="22"/>
          </w:rPr>
          <m:t>γ</m:t>
        </m:r>
      </m:oMath>
      <w:r>
        <w:t xml:space="preserve"> is less than four times group size. If the product exceeds that value, the score decreases near the threshold. At equality, the derivative is zero at the threshold and positive elsewhere. This qualification concerns the numerical score. Standing relative to each unchanged teammate still improves because the common penalty cancels: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513C6A8" w14:textId="77777777">
        <w:trPr>
          <w:cantSplit/>
        </w:trPr>
        <w:tc>
          <w:tcPr>
            <w:tcW w:w="8496" w:type="dxa"/>
            <w:vAlign w:val="center"/>
          </w:tcPr>
          <w:p w14:paraId="1476AF89" w14:textId="77777777" w:rsidR="00C21D63"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 xml:space="preserve">,    </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=1.</m:t>
                </m:r>
              </m:oMath>
            </m:oMathPara>
          </w:p>
        </w:tc>
        <w:tc>
          <w:tcPr>
            <w:tcW w:w="864" w:type="dxa"/>
            <w:vAlign w:val="center"/>
          </w:tcPr>
          <w:p w14:paraId="2838C614" w14:textId="28096E85" w:rsidR="00C21D63" w:rsidRDefault="00000000">
            <w:pPr>
              <w:spacing w:line="240" w:lineRule="auto"/>
              <w:jc w:val="right"/>
            </w:pPr>
            <w:r>
              <w:t>(</w:t>
            </w:r>
            <w:bookmarkStart w:id="740" w:name="Eq_4A_25"/>
            <w:r>
              <w:t>4A.</w:t>
            </w:r>
            <w:ins w:id="741"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742"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743" w:author="Levine, Charles Roger (dzk3ja)" w:date="2026-10-18T17:19:00Z" w16du:dateUtc="2026-10-18T21:19:00Z">
              <w:r w:rsidR="00416B7B">
                <w:rPr>
                  <w:noProof/>
                </w:rPr>
                <w:t>25</w:t>
              </w:r>
              <w:r w:rsidR="00416B7B">
                <w:fldChar w:fldCharType="end"/>
              </w:r>
            </w:ins>
            <w:del w:id="744" w:author="Levine, Charles Roger (dzk3ja)" w:date="2026-10-18T17:19:00Z" w16du:dateUtc="2026-10-18T21:19:00Z">
              <w:r w:rsidDel="00416B7B">
                <w:fldChar w:fldCharType="begin"/>
              </w:r>
              <w:r w:rsidDel="00416B7B">
                <w:delInstrText>SEQ Equation \* ARABIC</w:delInstrText>
              </w:r>
              <w:r w:rsidDel="00416B7B">
                <w:fldChar w:fldCharType="separate"/>
              </w:r>
              <w:r w:rsidR="00C21D63" w:rsidDel="00416B7B">
                <w:delText>25</w:delText>
              </w:r>
              <w:r w:rsidDel="00416B7B">
                <w:fldChar w:fldCharType="end"/>
              </w:r>
            </w:del>
            <w:bookmarkEnd w:id="740"/>
            <w:r>
              <w:t>)</w:t>
            </w:r>
          </w:p>
        </w:tc>
      </w:tr>
    </w:tbl>
    <w:p w14:paraId="02B8E943" w14:textId="77777777" w:rsidR="00C21D63" w:rsidRDefault="00000000">
      <w:pPr>
        <w:pStyle w:val="BodyText"/>
      </w:pPr>
      <w:r>
        <w:t xml:space="preserve">Fourth, cross-group score changes can alter deterministic selection. Let </w:t>
      </w:r>
      <m:oMath>
        <m:r>
          <w:rPr>
            <w:rFonts w:ascii="Cambria Math" w:hAnsi="Cambria Math"/>
            <w:sz w:val="22"/>
            <w:szCs w:val="22"/>
          </w:rPr>
          <m:t>q</m:t>
        </m:r>
      </m:oMath>
      <w:r>
        <w:t xml:space="preserve"> belong to a different group, whose performances and roster pressure remain fixed. The score gap between teammate </w:t>
      </w:r>
      <m:oMath>
        <m:r>
          <w:rPr>
            <w:rFonts w:ascii="Cambria Math" w:hAnsi="Cambria Math"/>
            <w:sz w:val="22"/>
            <w:szCs w:val="22"/>
          </w:rPr>
          <m:t>i</m:t>
        </m:r>
      </m:oMath>
      <w:r>
        <w:t xml:space="preserve"> and outside candidate </w:t>
      </w:r>
      <m:oMath>
        <m:r>
          <w:rPr>
            <w:rFonts w:ascii="Cambria Math" w:hAnsi="Cambria Math"/>
            <w:sz w:val="22"/>
            <w:szCs w:val="22"/>
          </w:rPr>
          <m:t>q</m:t>
        </m:r>
      </m:oMath>
      <w:r>
        <w:t xml:space="preserv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BB0C386" w14:textId="77777777">
        <w:trPr>
          <w:cantSplit/>
        </w:trPr>
        <w:tc>
          <w:tcPr>
            <w:tcW w:w="8496" w:type="dxa"/>
            <w:vAlign w:val="center"/>
          </w:tcPr>
          <w:p w14:paraId="0AD954BC" w14:textId="77777777" w:rsidR="00C21D63"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q</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q</m:t>
                    </m:r>
                  </m:sub>
                </m:sSub>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g(q)</m:t>
                    </m:r>
                  </m:sub>
                </m:sSub>
                <m:r>
                  <w:rPr>
                    <w:rFonts w:ascii="Cambria Math" w:hAnsi="Cambria Math"/>
                    <w:sz w:val="22"/>
                    <w:szCs w:val="22"/>
                  </w:rPr>
                  <m:t>).</m:t>
                </m:r>
              </m:oMath>
            </m:oMathPara>
          </w:p>
        </w:tc>
        <w:tc>
          <w:tcPr>
            <w:tcW w:w="864" w:type="dxa"/>
            <w:vAlign w:val="center"/>
          </w:tcPr>
          <w:p w14:paraId="4E9455EA" w14:textId="30C6D12E" w:rsidR="00C21D63" w:rsidRDefault="00000000">
            <w:pPr>
              <w:spacing w:line="240" w:lineRule="auto"/>
              <w:jc w:val="right"/>
            </w:pPr>
            <w:r>
              <w:t>(</w:t>
            </w:r>
            <w:bookmarkStart w:id="745" w:name="Eq_4A_26"/>
            <w:r>
              <w:t>4A.</w:t>
            </w:r>
            <w:ins w:id="746"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747"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748" w:author="Levine, Charles Roger (dzk3ja)" w:date="2026-10-18T17:19:00Z" w16du:dateUtc="2026-10-18T21:19:00Z">
              <w:r w:rsidR="00416B7B">
                <w:rPr>
                  <w:noProof/>
                </w:rPr>
                <w:t>26</w:t>
              </w:r>
              <w:r w:rsidR="00416B7B">
                <w:fldChar w:fldCharType="end"/>
              </w:r>
            </w:ins>
            <w:del w:id="749" w:author="Levine, Charles Roger (dzk3ja)" w:date="2026-10-18T17:19:00Z" w16du:dateUtc="2026-10-18T21:19:00Z">
              <w:r w:rsidDel="00416B7B">
                <w:fldChar w:fldCharType="begin"/>
              </w:r>
              <w:r w:rsidDel="00416B7B">
                <w:delInstrText>SEQ Equation \* ARABIC</w:delInstrText>
              </w:r>
              <w:r w:rsidDel="00416B7B">
                <w:fldChar w:fldCharType="separate"/>
              </w:r>
              <w:r w:rsidR="00C21D63" w:rsidDel="00416B7B">
                <w:delText>26</w:delText>
              </w:r>
              <w:r w:rsidDel="00416B7B">
                <w:fldChar w:fldCharType="end"/>
              </w:r>
            </w:del>
            <w:bookmarkEnd w:id="745"/>
            <w:r>
              <w:t>)</w:t>
            </w:r>
          </w:p>
        </w:tc>
      </w:tr>
    </w:tbl>
    <w:p w14:paraId="3749A7D9" w14:textId="77777777" w:rsidR="00C21D63" w:rsidRDefault="00000000">
      <w:pPr>
        <w:pStyle w:val="BodyText"/>
      </w:pPr>
      <w:r>
        <w:t xml:space="preserve">If the improvement raises group </w:t>
      </w:r>
      <m:oMath>
        <m:r>
          <w:rPr>
            <w:rFonts w:ascii="Cambria Math" w:hAnsi="Cambria Math"/>
            <w:sz w:val="22"/>
            <w:szCs w:val="22"/>
          </w:rPr>
          <m:t>j</m:t>
        </m:r>
      </m:oMath>
      <w:r>
        <w:t xml:space="preserve">’s roster pressure by an amount denoted by </w:t>
      </w:r>
      <m:oMath>
        <m:r>
          <w:rPr>
            <w:rFonts w:ascii="Cambria Math" w:hAnsi="Cambria Math"/>
            <w:sz w:val="22"/>
            <w:szCs w:val="22"/>
          </w:rPr>
          <m:t>ΔC</m:t>
        </m:r>
      </m:oMath>
      <w:r>
        <w:t xml:space="preserve">, the gap falls by </w:t>
      </w:r>
      <m:oMath>
        <m:r>
          <w:rPr>
            <w:rFonts w:ascii="Cambria Math" w:hAnsi="Cambria Math"/>
            <w:sz w:val="22"/>
            <w:szCs w:val="22"/>
          </w:rPr>
          <m:t>λ</m:t>
        </m:r>
      </m:oMath>
      <w:r>
        <w:t xml:space="preserve"> times </w:t>
      </w:r>
      <m:oMath>
        <m:r>
          <w:rPr>
            <w:rFonts w:ascii="Cambria Math" w:hAnsi="Cambria Math"/>
            <w:sz w:val="22"/>
            <w:szCs w:val="22"/>
          </w:rPr>
          <m:t>ΔC</m:t>
        </m:r>
      </m:oMath>
      <w:r>
        <w:t xml:space="preserve">. An outside candidate overtakes </w:t>
      </w:r>
      <m:oMath>
        <m:r>
          <w:rPr>
            <w:rFonts w:ascii="Cambria Math" w:hAnsi="Cambria Math"/>
            <w:sz w:val="22"/>
            <w:szCs w:val="22"/>
          </w:rPr>
          <m:t>i</m:t>
        </m:r>
      </m:oMath>
      <w:r>
        <w:t xml:space="preserve"> when that reduction exceeds their initial positive score gap; equality requires the stated tie convention. An overtake changes the selected set only if it crosses the top-</w:t>
      </w:r>
      <m:oMath>
        <m:r>
          <w:rPr>
            <w:rFonts w:ascii="Cambria Math" w:hAnsi="Cambria Math"/>
            <w:sz w:val="22"/>
            <w:szCs w:val="22"/>
          </w:rPr>
          <m:t>K</m:t>
        </m:r>
      </m:oMath>
      <w:r>
        <w:t xml:space="preserve"> boundary. Exchanges of rank entirely inside or outside the selected set do not change who advances. The improving individual’s own </w:t>
      </w:r>
      <w:r>
        <w:lastRenderedPageBreak/>
        <w:t>changing score can also affect the boundary, so a pairwise overtake alone does not establish loss of a place.</w:t>
      </w:r>
    </w:p>
    <w:p w14:paraId="1FB90434" w14:textId="77777777" w:rsidR="00C21D63" w:rsidRDefault="00000000">
      <w:pPr>
        <w:pStyle w:val="BodyText"/>
      </w:pPr>
      <w:r>
        <w:t xml:space="preserve">Fifth, stochastic selection translates the same score gap into relative chances on a particular draw. Let the conditioning symbol denote the same previous draws and the same set of remaining candidates in each probability. Both </w:t>
      </w:r>
      <m:oMath>
        <m:r>
          <w:rPr>
            <w:rFonts w:ascii="Cambria Math" w:hAnsi="Cambria Math"/>
            <w:sz w:val="22"/>
            <w:szCs w:val="22"/>
          </w:rPr>
          <m:t>i</m:t>
        </m:r>
      </m:oMath>
      <w:r>
        <w:t xml:space="preserve"> and </w:t>
      </w:r>
      <m:oMath>
        <m:r>
          <w:rPr>
            <w:rFonts w:ascii="Cambria Math" w:hAnsi="Cambria Math"/>
            <w:sz w:val="22"/>
            <w:szCs w:val="22"/>
          </w:rPr>
          <m:t>q</m:t>
        </m:r>
      </m:oMath>
      <w:r>
        <w:t xml:space="preserve"> must still be available. Write the ratio of their conditional draw probabilities as </w:t>
      </w:r>
      <m:oMath>
        <m:r>
          <w:rPr>
            <w:rFonts w:ascii="Cambria Math" w:hAnsi="Cambria Math"/>
            <w:sz w:val="22"/>
            <w:szCs w:val="22"/>
          </w:rPr>
          <m:t>R</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C59ED29" w14:textId="77777777">
        <w:trPr>
          <w:cantSplit/>
        </w:trPr>
        <w:tc>
          <w:tcPr>
            <w:tcW w:w="8496" w:type="dxa"/>
            <w:vAlign w:val="center"/>
          </w:tcPr>
          <w:p w14:paraId="17E3069A" w14:textId="77777777" w:rsidR="00C21D63" w:rsidRDefault="00000000">
            <w:pPr>
              <w:spacing w:before="120" w:line="240" w:lineRule="auto"/>
              <w:jc w:val="center"/>
            </w:pPr>
            <m:oMathPara>
              <m:oMathParaPr>
                <m:jc m:val="center"/>
              </m:oMathParaPr>
              <m:oMath>
                <m:r>
                  <w:rPr>
                    <w:rFonts w:ascii="Cambria Math" w:hAnsi="Cambria Math"/>
                    <w:sz w:val="22"/>
                    <w:szCs w:val="22"/>
                  </w:rPr>
                  <m:t>R=</m:t>
                </m:r>
                <m:f>
                  <m:fPr>
                    <m:ctrlPr>
                      <w:rPr>
                        <w:rFonts w:ascii="Cambria Math" w:hAnsi="Cambria Math"/>
                      </w:rPr>
                    </m:ctrlPr>
                  </m:fPr>
                  <m:num>
                    <m:r>
                      <m:rPr>
                        <m:nor/>
                      </m:rPr>
                      <w:rPr>
                        <w:rFonts w:ascii="Cambria Math" w:hAnsi="Cambria Math"/>
                        <w:sz w:val="22"/>
                        <w:szCs w:val="22"/>
                      </w:rPr>
                      <m:t>Pr</m:t>
                    </m:r>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 | ·)</m:t>
                    </m:r>
                  </m:num>
                  <m:den>
                    <m:r>
                      <m:rPr>
                        <m:nor/>
                      </m:rPr>
                      <w:rPr>
                        <w:rFonts w:ascii="Cambria Math" w:hAnsi="Cambria Math"/>
                        <w:sz w:val="22"/>
                        <w:szCs w:val="22"/>
                      </w:rPr>
                      <m:t>Pr</m:t>
                    </m:r>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=q | ·)</m:t>
                    </m:r>
                  </m:den>
                </m:f>
                <m:r>
                  <w:rPr>
                    <w:rFonts w:ascii="Cambria Math" w:hAnsi="Cambria Math"/>
                    <w:sz w:val="22"/>
                    <w:szCs w:val="22"/>
                  </w:rPr>
                  <m:t>=</m:t>
                </m:r>
                <m:sSup>
                  <m:sSupPr>
                    <m:ctrlPr>
                      <w:rPr>
                        <w:rFonts w:ascii="Cambria Math" w:hAnsi="Cambria Math"/>
                      </w:rPr>
                    </m:ctrlPr>
                  </m:sSupPr>
                  <m:e>
                    <m:r>
                      <w:rPr>
                        <w:rFonts w:ascii="Cambria Math" w:hAnsi="Cambria Math"/>
                        <w:sz w:val="22"/>
                        <w:szCs w:val="22"/>
                      </w:rPr>
                      <m:t>e</m:t>
                    </m:r>
                  </m:e>
                  <m:sup>
                    <m:f>
                      <m:fPr>
                        <m:ctrlPr>
                          <w:rPr>
                            <w:rFonts w:ascii="Cambria Math" w:hAnsi="Cambria Math"/>
                          </w:rPr>
                        </m:ctrlPr>
                      </m:fPr>
                      <m:num>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q</m:t>
                            </m:r>
                          </m:sub>
                        </m:sSub>
                      </m:num>
                      <m:den>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den>
                    </m:f>
                  </m:sup>
                </m:sSup>
                <m:r>
                  <w:rPr>
                    <w:rFonts w:ascii="Cambria Math" w:hAnsi="Cambria Math"/>
                    <w:sz w:val="22"/>
                    <w:szCs w:val="22"/>
                  </w:rPr>
                  <m:t>.</m:t>
                </m:r>
              </m:oMath>
            </m:oMathPara>
          </w:p>
        </w:tc>
        <w:tc>
          <w:tcPr>
            <w:tcW w:w="864" w:type="dxa"/>
            <w:vAlign w:val="center"/>
          </w:tcPr>
          <w:p w14:paraId="7B80EEE6" w14:textId="68092E87" w:rsidR="00C21D63" w:rsidRDefault="00000000">
            <w:pPr>
              <w:spacing w:line="240" w:lineRule="auto"/>
              <w:jc w:val="right"/>
            </w:pPr>
            <w:r>
              <w:t>(</w:t>
            </w:r>
            <w:bookmarkStart w:id="750" w:name="Eq_4A_27"/>
            <w:r>
              <w:t>4A.</w:t>
            </w:r>
            <w:ins w:id="751"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752"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753" w:author="Levine, Charles Roger (dzk3ja)" w:date="2026-10-18T17:19:00Z" w16du:dateUtc="2026-10-18T21:19:00Z">
              <w:r w:rsidR="00416B7B">
                <w:rPr>
                  <w:noProof/>
                </w:rPr>
                <w:t>27</w:t>
              </w:r>
              <w:r w:rsidR="00416B7B">
                <w:fldChar w:fldCharType="end"/>
              </w:r>
            </w:ins>
            <w:del w:id="754" w:author="Levine, Charles Roger (dzk3ja)" w:date="2026-10-18T17:19:00Z" w16du:dateUtc="2026-10-18T21:19:00Z">
              <w:r w:rsidDel="00416B7B">
                <w:fldChar w:fldCharType="begin"/>
              </w:r>
              <w:r w:rsidDel="00416B7B">
                <w:delInstrText>SEQ Equation \* ARABIC</w:delInstrText>
              </w:r>
              <w:r w:rsidDel="00416B7B">
                <w:fldChar w:fldCharType="separate"/>
              </w:r>
              <w:r w:rsidR="00C21D63" w:rsidDel="00416B7B">
                <w:delText>27</w:delText>
              </w:r>
              <w:r w:rsidDel="00416B7B">
                <w:fldChar w:fldCharType="end"/>
              </w:r>
            </w:del>
            <w:bookmarkEnd w:id="750"/>
            <w:r>
              <w:t>)</w:t>
            </w:r>
          </w:p>
        </w:tc>
      </w:tr>
    </w:tbl>
    <w:p w14:paraId="40EBFE42" w14:textId="77777777" w:rsidR="00C21D63" w:rsidRDefault="00000000">
      <w:pPr>
        <w:pStyle w:val="BodyText"/>
      </w:pPr>
      <w:r>
        <w:t xml:space="preserve">Only the difference in scores enters this ratio because the common normalization cancels. Denote the ratio before the performance improvement by </w:t>
      </w:r>
      <m:oMath>
        <m:sSub>
          <m:sSubPr>
            <m:ctrlPr>
              <w:rPr>
                <w:rFonts w:ascii="Cambria Math" w:hAnsi="Cambria Math"/>
              </w:rPr>
            </m:ctrlPr>
          </m:sSubPr>
          <m:e>
            <m:r>
              <w:rPr>
                <w:rFonts w:ascii="Cambria Math" w:hAnsi="Cambria Math"/>
                <w:sz w:val="22"/>
                <w:szCs w:val="22"/>
              </w:rPr>
              <m:t>R</m:t>
            </m:r>
          </m:e>
          <m:sub>
            <m:r>
              <m:rPr>
                <m:nor/>
              </m:rPr>
              <w:rPr>
                <w:rFonts w:ascii="Cambria Math" w:hAnsi="Cambria Math"/>
                <w:sz w:val="22"/>
                <w:szCs w:val="22"/>
              </w:rPr>
              <m:t>old</m:t>
            </m:r>
          </m:sub>
        </m:sSub>
      </m:oMath>
      <w:r>
        <w:t xml:space="preserve"> and afterward by </w:t>
      </w:r>
      <m:oMath>
        <m:sSub>
          <m:sSubPr>
            <m:ctrlPr>
              <w:rPr>
                <w:rFonts w:ascii="Cambria Math" w:hAnsi="Cambria Math"/>
              </w:rPr>
            </m:ctrlPr>
          </m:sSubPr>
          <m:e>
            <m:r>
              <w:rPr>
                <w:rFonts w:ascii="Cambria Math" w:hAnsi="Cambria Math"/>
                <w:sz w:val="22"/>
                <w:szCs w:val="22"/>
              </w:rPr>
              <m:t>R</m:t>
            </m:r>
          </m:e>
          <m:sub>
            <m:r>
              <m:rPr>
                <m:nor/>
              </m:rPr>
              <w:rPr>
                <w:rFonts w:ascii="Cambria Math" w:hAnsi="Cambria Math"/>
                <w:sz w:val="22"/>
                <w:szCs w:val="22"/>
              </w:rPr>
              <m:t>new</m:t>
            </m:r>
          </m:sub>
        </m:sSub>
      </m:oMath>
      <w:r>
        <w:t>. Since both compared individuals’ own performances are fixed, their score gap changes solely through roster pressure: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BEE0D56" w14:textId="77777777">
        <w:trPr>
          <w:cantSplit/>
        </w:trPr>
        <w:tc>
          <w:tcPr>
            <w:tcW w:w="8496" w:type="dxa"/>
            <w:vAlign w:val="center"/>
          </w:tcPr>
          <w:p w14:paraId="388604F1" w14:textId="77777777" w:rsidR="00C21D63" w:rsidRDefault="00000000">
            <w:pPr>
              <w:spacing w:before="120" w:line="240" w:lineRule="auto"/>
              <w:jc w:val="cente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sz w:val="22"/>
                            <w:szCs w:val="22"/>
                          </w:rPr>
                          <m:t>R</m:t>
                        </m:r>
                      </m:e>
                      <m:sub>
                        <m:r>
                          <m:rPr>
                            <m:nor/>
                          </m:rPr>
                          <w:rPr>
                            <w:rFonts w:ascii="Cambria Math" w:hAnsi="Cambria Math"/>
                            <w:sz w:val="22"/>
                            <w:szCs w:val="22"/>
                          </w:rPr>
                          <m:t>new</m:t>
                        </m:r>
                      </m:sub>
                    </m:sSub>
                  </m:num>
                  <m:den>
                    <m:sSub>
                      <m:sSubPr>
                        <m:ctrlPr>
                          <w:rPr>
                            <w:rFonts w:ascii="Cambria Math" w:hAnsi="Cambria Math"/>
                          </w:rPr>
                        </m:ctrlPr>
                      </m:sSubPr>
                      <m:e>
                        <m:r>
                          <w:rPr>
                            <w:rFonts w:ascii="Cambria Math" w:hAnsi="Cambria Math"/>
                            <w:sz w:val="22"/>
                            <w:szCs w:val="22"/>
                          </w:rPr>
                          <m:t>R</m:t>
                        </m:r>
                      </m:e>
                      <m:sub>
                        <m:r>
                          <m:rPr>
                            <m:nor/>
                          </m:rPr>
                          <w:rPr>
                            <w:rFonts w:ascii="Cambria Math" w:hAnsi="Cambria Math"/>
                            <w:sz w:val="22"/>
                            <w:szCs w:val="22"/>
                          </w:rPr>
                          <m:t>old</m:t>
                        </m:r>
                      </m:sub>
                    </m:sSub>
                  </m:den>
                </m:f>
                <m:r>
                  <w:rPr>
                    <w:rFonts w:ascii="Cambria Math" w:hAnsi="Cambria Math"/>
                    <w:sz w:val="22"/>
                    <w:szCs w:val="22"/>
                  </w:rPr>
                  <m:t>=</m:t>
                </m:r>
                <m:sSup>
                  <m:sSupPr>
                    <m:ctrlPr>
                      <w:rPr>
                        <w:rFonts w:ascii="Cambria Math" w:hAnsi="Cambria Math"/>
                      </w:rPr>
                    </m:ctrlPr>
                  </m:sSupPr>
                  <m:e>
                    <m:r>
                      <w:rPr>
                        <w:rFonts w:ascii="Cambria Math" w:hAnsi="Cambria Math"/>
                        <w:sz w:val="22"/>
                        <w:szCs w:val="22"/>
                      </w:rPr>
                      <m:t>e</m:t>
                    </m:r>
                  </m:e>
                  <m:sup>
                    <m:f>
                      <m:fPr>
                        <m:ctrlPr>
                          <w:rPr>
                            <w:rFonts w:ascii="Cambria Math" w:hAnsi="Cambria Math"/>
                          </w:rPr>
                        </m:ctrlPr>
                      </m:fPr>
                      <m:num>
                        <m:r>
                          <w:rPr>
                            <w:rFonts w:ascii="Cambria Math" w:hAnsi="Cambria Math"/>
                            <w:sz w:val="22"/>
                            <w:szCs w:val="22"/>
                          </w:rPr>
                          <m:t>-λΔC</m:t>
                        </m:r>
                      </m:num>
                      <m:den>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den>
                    </m:f>
                  </m:sup>
                </m:sSup>
                <m:r>
                  <w:rPr>
                    <w:rFonts w:ascii="Cambria Math" w:hAnsi="Cambria Math"/>
                    <w:sz w:val="22"/>
                    <w:szCs w:val="22"/>
                  </w:rPr>
                  <m:t>.</m:t>
                </m:r>
              </m:oMath>
            </m:oMathPara>
          </w:p>
        </w:tc>
        <w:tc>
          <w:tcPr>
            <w:tcW w:w="864" w:type="dxa"/>
            <w:vAlign w:val="center"/>
          </w:tcPr>
          <w:p w14:paraId="087858A9" w14:textId="3549EE0C" w:rsidR="00C21D63" w:rsidRDefault="00000000">
            <w:pPr>
              <w:spacing w:line="240" w:lineRule="auto"/>
              <w:jc w:val="right"/>
            </w:pPr>
            <w:r>
              <w:t>(</w:t>
            </w:r>
            <w:bookmarkStart w:id="755" w:name="Eq_4A_28"/>
            <w:r>
              <w:t>4A.</w:t>
            </w:r>
            <w:ins w:id="756"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757"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758" w:author="Levine, Charles Roger (dzk3ja)" w:date="2026-10-18T17:19:00Z" w16du:dateUtc="2026-10-18T21:19:00Z">
              <w:r w:rsidR="00416B7B">
                <w:rPr>
                  <w:noProof/>
                </w:rPr>
                <w:t>28</w:t>
              </w:r>
              <w:r w:rsidR="00416B7B">
                <w:fldChar w:fldCharType="end"/>
              </w:r>
            </w:ins>
            <w:del w:id="759" w:author="Levine, Charles Roger (dzk3ja)" w:date="2026-10-18T17:19:00Z" w16du:dateUtc="2026-10-18T21:19:00Z">
              <w:r w:rsidDel="00416B7B">
                <w:fldChar w:fldCharType="begin"/>
              </w:r>
              <w:r w:rsidDel="00416B7B">
                <w:delInstrText>SEQ Equation \* ARABIC</w:delInstrText>
              </w:r>
              <w:r w:rsidDel="00416B7B">
                <w:fldChar w:fldCharType="separate"/>
              </w:r>
              <w:r w:rsidR="00C21D63" w:rsidDel="00416B7B">
                <w:delText>28</w:delText>
              </w:r>
              <w:r w:rsidDel="00416B7B">
                <w:fldChar w:fldCharType="end"/>
              </w:r>
            </w:del>
            <w:bookmarkEnd w:id="755"/>
            <w:r>
              <w:t>)</w:t>
            </w:r>
          </w:p>
        </w:tc>
      </w:tr>
    </w:tbl>
    <w:p w14:paraId="468249B9" w14:textId="77777777" w:rsidR="00C21D63" w:rsidRDefault="00000000">
      <w:pPr>
        <w:pStyle w:val="BodyText"/>
      </w:pPr>
      <w:r>
        <w:t>Thus an increase in roster pressure lowers the unchanged teammate’s relative chance against an unchanged outside candidate. A larger congestion coefficient strengthens this response; a larger selection temperature weakens it. The local sensitivity of the natural logarithm of the ratio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1CF79F9" w14:textId="77777777">
        <w:trPr>
          <w:cantSplit/>
        </w:trPr>
        <w:tc>
          <w:tcPr>
            <w:tcW w:w="8496" w:type="dxa"/>
            <w:vAlign w:val="center"/>
          </w:tcPr>
          <w:p w14:paraId="0F5321DD" w14:textId="77777777" w:rsidR="00C21D63" w:rsidRDefault="00000000">
            <w:pPr>
              <w:spacing w:before="120" w:line="240" w:lineRule="auto"/>
              <w:jc w:val="center"/>
            </w:pPr>
            <m:oMathPara>
              <m:oMathParaPr>
                <m:jc m:val="center"/>
              </m:oMathParaPr>
              <m:oMath>
                <m:f>
                  <m:fPr>
                    <m:ctrlPr>
                      <w:rPr>
                        <w:rFonts w:ascii="Cambria Math" w:hAnsi="Cambria Math"/>
                      </w:rPr>
                    </m:ctrlPr>
                  </m:fPr>
                  <m:num>
                    <m:r>
                      <w:rPr>
                        <w:rFonts w:ascii="Cambria Math" w:hAnsi="Cambria Math"/>
                        <w:sz w:val="22"/>
                        <w:szCs w:val="22"/>
                      </w:rPr>
                      <m:t>∂</m:t>
                    </m:r>
                    <m:r>
                      <m:rPr>
                        <m:nor/>
                      </m:rPr>
                      <w:rPr>
                        <w:rFonts w:ascii="Cambria Math" w:hAnsi="Cambria Math"/>
                        <w:sz w:val="22"/>
                        <w:szCs w:val="22"/>
                      </w:rPr>
                      <m:t>ln</m:t>
                    </m:r>
                    <m:r>
                      <w:rPr>
                        <w:rFonts w:ascii="Cambria Math" w:hAnsi="Cambria Math"/>
                        <w:sz w:val="22"/>
                        <w:szCs w:val="22"/>
                      </w:rPr>
                      <m:t xml:space="preserve"> R</m:t>
                    </m:r>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λγ</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den>
                </m:f>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0346E518" w14:textId="2CF7554B" w:rsidR="00C21D63" w:rsidRDefault="00000000">
            <w:pPr>
              <w:spacing w:line="240" w:lineRule="auto"/>
              <w:jc w:val="right"/>
            </w:pPr>
            <w:r>
              <w:t>(</w:t>
            </w:r>
            <w:bookmarkStart w:id="760" w:name="Eq_4A_29"/>
            <w:r>
              <w:t>4A.</w:t>
            </w:r>
            <w:ins w:id="761"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762"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763" w:author="Levine, Charles Roger (dzk3ja)" w:date="2026-10-18T17:19:00Z" w16du:dateUtc="2026-10-18T21:19:00Z">
              <w:r w:rsidR="00416B7B">
                <w:rPr>
                  <w:noProof/>
                </w:rPr>
                <w:t>29</w:t>
              </w:r>
              <w:r w:rsidR="00416B7B">
                <w:fldChar w:fldCharType="end"/>
              </w:r>
            </w:ins>
            <w:del w:id="764" w:author="Levine, Charles Roger (dzk3ja)" w:date="2026-10-18T17:19:00Z" w16du:dateUtc="2026-10-18T21:19:00Z">
              <w:r w:rsidDel="00416B7B">
                <w:fldChar w:fldCharType="begin"/>
              </w:r>
              <w:r w:rsidDel="00416B7B">
                <w:delInstrText>SEQ Equation \* ARABIC</w:delInstrText>
              </w:r>
              <w:r w:rsidDel="00416B7B">
                <w:fldChar w:fldCharType="separate"/>
              </w:r>
              <w:r w:rsidR="00C21D63" w:rsidDel="00416B7B">
                <w:delText>29</w:delText>
              </w:r>
              <w:r w:rsidDel="00416B7B">
                <w:fldChar w:fldCharType="end"/>
              </w:r>
            </w:del>
            <w:bookmarkEnd w:id="760"/>
            <w:r>
              <w:t>)</w:t>
            </w:r>
          </w:p>
        </w:tc>
      </w:tr>
    </w:tbl>
    <w:p w14:paraId="1F871E67" w14:textId="77777777" w:rsidR="00C21D63" w:rsidRDefault="00000000">
      <w:pPr>
        <w:pStyle w:val="BodyText"/>
      </w:pPr>
      <w:r>
        <w:t xml:space="preserve">For positive </w:t>
      </w:r>
      <m:oMath>
        <m:r>
          <w:rPr>
            <w:rFonts w:ascii="Cambria Math" w:hAnsi="Cambria Math"/>
            <w:sz w:val="22"/>
            <w:szCs w:val="22"/>
          </w:rPr>
          <m:t>λ</m:t>
        </m:r>
      </m:oMath>
      <w:r>
        <w:t xml:space="preserve">, the magnitude of this log-ratio sensitivity is greatest when the improving teammate’s performance equals </w:t>
      </w:r>
      <m:oMath>
        <m:r>
          <w:rPr>
            <w:rFonts w:ascii="Cambria Math" w:hAnsi="Cambria Math"/>
            <w:sz w:val="22"/>
            <w:szCs w:val="22"/>
          </w:rPr>
          <m:t>θ</m:t>
        </m:r>
      </m:oMath>
      <w:r>
        <w:t xml:space="preserve">. This is a statement about relative chances on a specified draw, not the derivative of the final probability of inclusion among all </w:t>
      </w:r>
      <m:oMath>
        <m:r>
          <w:rPr>
            <w:rFonts w:ascii="Cambria Math" w:hAnsi="Cambria Math"/>
            <w:sz w:val="22"/>
            <w:szCs w:val="22"/>
          </w:rPr>
          <m:t>K</m:t>
        </m:r>
      </m:oMath>
      <w:r>
        <w:t xml:space="preserve"> winners. Final inclusion depends on the subsequent sequence of draws and the candidates remaining at each step.</w:t>
      </w:r>
    </w:p>
    <w:p w14:paraId="1DA610D7" w14:textId="77777777" w:rsidR="00C21D63" w:rsidRDefault="00000000">
      <w:pPr>
        <w:pStyle w:val="BodyText"/>
      </w:pPr>
      <w:r>
        <w:lastRenderedPageBreak/>
        <w:t>The distinction is therefore between the source of additional pressure and the individual affected by it. A teammate near the competitive-relevance threshold generates the greatest marginal increase in shared roster pressure. Under deterministic selection, a member near the adjusted-score boundary can lose a place following a sufficiently small adverse change. These may be different individuals. Relating the two boundaries requires an explicit threshold rule and the resulting distribution of adjusted scores; it does not follow from the sigmoid derivative alone.</w:t>
      </w:r>
    </w:p>
    <w:p w14:paraId="06E0BD29" w14:textId="77777777" w:rsidR="00CB3150" w:rsidRDefault="00000000">
      <w:pPr>
        <w:pStyle w:val="Heading2"/>
      </w:pPr>
      <w:bookmarkStart w:id="765" w:name="LocalSelectionAppendix"/>
      <w:r>
        <w:t>4A.8</w:t>
      </w:r>
      <w:bookmarkEnd w:id="765"/>
      <w:r>
        <w:t xml:space="preserve"> Why a shared penalty cancels under local selection</w:t>
      </w:r>
    </w:p>
    <w:p w14:paraId="76C57215" w14:textId="77777777" w:rsidR="00322265" w:rsidRDefault="00000000">
      <w:pPr>
        <w:pStyle w:val="BodyText"/>
      </w:pPr>
      <w:r>
        <w:t>To establish the scope of the shared congestion mechanism, we temporarily consider a different selection rule. Suppose each group has a fixed number of advancement places reserved for its own members and selects exclusively within that group. This is a hypothetical alternative to the global selection model in the main text. Group memberships, performances, and congestion values remain fixed throughout selection.</w:t>
      </w:r>
    </w:p>
    <w:p w14:paraId="0FB68592" w14:textId="77777777" w:rsidR="00240C6A" w:rsidRDefault="00000000">
      <w:pPr>
        <w:pStyle w:val="BodyText"/>
        <w:keepNext/>
      </w:pPr>
      <w:r>
        <w:t xml:space="preserve">For deterministic selection, subtracting the same quantity from every candidate’s score preserves their ranking. For stochastic selection, the same cancellation occurs in the probabilities. </w:t>
      </w:r>
      <w:r w:rsidR="00805805">
        <w:t xml:space="preserve">Recall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oMath>
      <w:r w:rsidR="00805805">
        <w:t xml:space="preserve"> denotes the individual selected on draw </w:t>
      </w:r>
      <m:oMath>
        <m:r>
          <w:rPr>
            <w:rFonts w:ascii="Cambria Math" w:eastAsia="Cambria Math" w:hAnsi="Cambria Math" w:cs="Cambria Math"/>
            <w:sz w:val="22"/>
            <w:szCs w:val="22"/>
          </w:rPr>
          <m:t>r</m:t>
        </m:r>
      </m:oMath>
      <w:r w:rsidR="00805805">
        <w:t xml:space="preserve">. </w:t>
      </w:r>
      <w:r>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oMath>
      <w:r>
        <w:t xml:space="preserve"> denote the candidates remaining in group </w:t>
      </w:r>
      <m:oMath>
        <m:r>
          <w:rPr>
            <w:rFonts w:ascii="Cambria Math" w:eastAsia="Cambria Math" w:hAnsi="Cambria Math" w:cs="Cambria Math"/>
            <w:sz w:val="22"/>
            <w:szCs w:val="22"/>
          </w:rPr>
          <m:t>j</m:t>
        </m:r>
      </m:oMath>
      <w:r>
        <w:t xml:space="preserve"> at draw </w:t>
      </w:r>
      <m:oMath>
        <m:r>
          <w:rPr>
            <w:rFonts w:ascii="Cambria Math" w:eastAsia="Cambria Math" w:hAnsi="Cambria Math" w:cs="Cambria Math"/>
            <w:sz w:val="22"/>
            <w:szCs w:val="22"/>
          </w:rPr>
          <m:t>r</m:t>
        </m:r>
      </m:oMath>
      <w:r>
        <w:t xml:space="preserve">,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r>
          <w:rPr>
            <w:rFonts w:ascii="Cambria Math" w:eastAsia="Cambria Math" w:hAnsi="Cambria Math" w:cs="Cambria Math"/>
            <w:sz w:val="22"/>
            <w:szCs w:val="22"/>
          </w:rPr>
          <m:t>&gt;0</m:t>
        </m:r>
      </m:oMath>
      <w:r>
        <w:t xml:space="preserve"> denote selection temperature. Because every candidate in this group receives the same congestion penalty,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40BBB04" w14:textId="77777777">
        <w:trPr>
          <w:cantSplit/>
        </w:trPr>
        <w:tc>
          <w:tcPr>
            <w:tcW w:w="8496" w:type="dxa"/>
            <w:vAlign w:val="center"/>
          </w:tcPr>
          <w:p w14:paraId="682EE1C4" w14:textId="77777777" w:rsidR="00240C6A" w:rsidRDefault="00000000">
            <w:pPr>
              <w:keepNext/>
              <w:spacing w:before="120" w:line="240" w:lineRule="auto"/>
              <w:jc w:val="center"/>
            </w:pPr>
            <m:oMathPara>
              <m:oMathParaPr>
                <m:jc m:val="center"/>
              </m:oMathParaPr>
              <m:oMath>
                <m:r>
                  <m:rPr>
                    <m:nor/>
                  </m:rPr>
                  <w:rPr>
                    <w:rFonts w:ascii="Cambria Math" w:eastAsia="Cambria Math" w:hAnsi="Cambria Math" w:cs="Cambria Math"/>
                    <w:sz w:val="22"/>
                    <w:szCs w:val="22"/>
                  </w:rPr>
                  <m:t>Pr</m:t>
                </m:r>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 xml:space="preserve">=i | </m:t>
                </m:r>
                <m:r>
                  <m:rPr>
                    <m:nor/>
                  </m:rPr>
                  <w:rPr>
                    <w:rFonts w:ascii="Cambria Math" w:eastAsia="Cambria Math" w:hAnsi="Cambria Math" w:cs="Cambria Math"/>
                    <w:sz w:val="22"/>
                    <w:szCs w:val="22"/>
                  </w:rPr>
                  <m:t xml:space="preserve">previous draws within group </m:t>
                </m:r>
                <m:r>
                  <w:rPr>
                    <w:rFonts w:ascii="Cambria Math" w:eastAsia="Cambria Math" w:hAnsi="Cambria Math" w:cs="Cambria Math"/>
                    <w:sz w:val="22"/>
                    <w:szCs w:val="22"/>
                  </w:rPr>
                  <m:t>j)=</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oMath>
            </m:oMathPara>
          </w:p>
          <w:p w14:paraId="69981117" w14:textId="77777777" w:rsidR="00240C6A" w:rsidRDefault="00000000">
            <w:pPr>
              <w:keepNext/>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oMath>
            </m:oMathPara>
          </w:p>
          <w:p w14:paraId="09D486FC"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r>
                  <w:rPr>
                    <w:rFonts w:ascii="Cambria Math" w:eastAsia="Cambria Math" w:hAnsi="Cambria Math" w:cs="Cambria Math"/>
                    <w:sz w:val="22"/>
                    <w:szCs w:val="22"/>
                  </w:rPr>
                  <m:t>.</m:t>
                </m:r>
              </m:oMath>
            </m:oMathPara>
          </w:p>
        </w:tc>
        <w:tc>
          <w:tcPr>
            <w:tcW w:w="864" w:type="dxa"/>
            <w:vAlign w:val="center"/>
          </w:tcPr>
          <w:p w14:paraId="394B2D0A" w14:textId="5566F689" w:rsidR="00D951E9" w:rsidRDefault="00000000">
            <w:pPr>
              <w:spacing w:after="0" w:line="240" w:lineRule="auto"/>
              <w:jc w:val="right"/>
            </w:pPr>
            <w:r>
              <w:t>(</w:t>
            </w:r>
            <w:bookmarkStart w:id="766" w:name="Eq_4_22"/>
            <w:r>
              <w:t>4A.</w:t>
            </w:r>
            <w:ins w:id="767" w:author="Levine, Charles Roger (dzk3ja)" w:date="2026-10-18T17:19:00Z" w16du:dateUtc="2026-10-18T21:19:00Z">
              <w:r w:rsidR="00416B7B">
                <w:fldChar w:fldCharType="begin"/>
              </w:r>
              <w:r w:rsidR="00416B7B">
                <w:instrText xml:space="preserve"> STYLEREF 1 \s </w:instrText>
              </w:r>
            </w:ins>
            <w:r w:rsidR="00416B7B">
              <w:fldChar w:fldCharType="separate"/>
            </w:r>
            <w:r w:rsidR="00416B7B">
              <w:rPr>
                <w:noProof/>
              </w:rPr>
              <w:t>0</w:t>
            </w:r>
            <w:ins w:id="768" w:author="Levine, Charles Roger (dzk3ja)" w:date="2026-10-18T17:19:00Z" w16du:dateUtc="2026-10-18T21:19:00Z">
              <w:r w:rsidR="00416B7B">
                <w:fldChar w:fldCharType="end"/>
              </w:r>
              <w:r w:rsidR="00416B7B">
                <w:noBreakHyphen/>
              </w:r>
              <w:r w:rsidR="00416B7B">
                <w:fldChar w:fldCharType="begin"/>
              </w:r>
              <w:r w:rsidR="00416B7B">
                <w:instrText xml:space="preserve"> SEQ Equation \* ARABIC \s 1 </w:instrText>
              </w:r>
            </w:ins>
            <w:r w:rsidR="00416B7B">
              <w:fldChar w:fldCharType="separate"/>
            </w:r>
            <w:ins w:id="769" w:author="Levine, Charles Roger (dzk3ja)" w:date="2026-10-18T17:19:00Z" w16du:dateUtc="2026-10-18T21:19:00Z">
              <w:r w:rsidR="00416B7B">
                <w:rPr>
                  <w:noProof/>
                </w:rPr>
                <w:t>30</w:t>
              </w:r>
              <w:r w:rsidR="00416B7B">
                <w:fldChar w:fldCharType="end"/>
              </w:r>
            </w:ins>
            <w:del w:id="770" w:author="Levine, Charles Roger (dzk3ja)" w:date="2026-10-18T17:19:00Z" w16du:dateUtc="2026-10-18T21:19:00Z">
              <w:r w:rsidDel="00416B7B">
                <w:fldChar w:fldCharType="begin"/>
              </w:r>
              <w:r w:rsidDel="00416B7B">
                <w:delInstrText>SEQ Equation \* ARABIC</w:delInstrText>
              </w:r>
              <w:r w:rsidDel="00416B7B">
                <w:fldChar w:fldCharType="separate"/>
              </w:r>
              <w:r w:rsidR="00D951E9" w:rsidDel="00416B7B">
                <w:delText>30</w:delText>
              </w:r>
              <w:r w:rsidDel="00416B7B">
                <w:fldChar w:fldCharType="end"/>
              </w:r>
            </w:del>
            <w:bookmarkEnd w:id="766"/>
            <w:r>
              <w:t>)</w:t>
            </w:r>
          </w:p>
        </w:tc>
      </w:tr>
    </w:tbl>
    <w:p w14:paraId="21124EE3" w14:textId="77777777" w:rsidR="00240C6A" w:rsidRDefault="00000000">
      <w:pPr>
        <w:pStyle w:val="BodyText"/>
      </w:pPr>
      <w:r>
        <w:t xml:space="preserve">Thus, the shared penalty changes neither the within-group ranking nor the probability distribution over winners under a fixed local quota. Across groups, however, congestion </w:t>
      </w:r>
      <w:r>
        <w:lastRenderedPageBreak/>
        <w:t>values can differ, so the penalty generally cannot be canceled from the common selection rule.</w:t>
      </w:r>
    </w:p>
    <w:p w14:paraId="56692A6A" w14:textId="77777777" w:rsidR="00240C6A" w:rsidRDefault="00000000">
      <w:pPr>
        <w:pStyle w:val="BodyText"/>
      </w:pPr>
      <w:r>
        <w:t>A 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p>
    <w:p w14:paraId="1B8CF715" w14:textId="77777777" w:rsidR="00CB3150" w:rsidRDefault="00000000">
      <w:pPr>
        <w:pStyle w:val="Heading1"/>
      </w:pPr>
      <w:bookmarkStart w:id="771" w:name="X8a33aa523801c967d2fea04397cc8e7252f71fa"/>
      <w:bookmarkEnd w:id="613"/>
      <w:bookmarkEnd w:id="653"/>
      <w:r>
        <w:t>Appendix 4B Sources for the equations and completed results</w:t>
      </w:r>
    </w:p>
    <w:p w14:paraId="09EF9A8D" w14:textId="77777777" w:rsidR="00CB3150" w:rsidRDefault="00000000">
      <w: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4808D65C" w14:textId="77777777" w:rsidR="00CB3150" w:rsidRDefault="00000000">
      <w:pPr>
        <w:pStyle w:val="BodyText"/>
      </w:pPr>
      <w:r>
        <w:t xml:space="preserve">[1] The stochastic replay decision and distinction between temperatures are documented in </w:t>
      </w:r>
      <w:hyperlink r:id="rId20">
        <w:r w:rsidR="00CB3150">
          <w:t>MBB_empirical_roster_select_replay.md</w:t>
        </w:r>
      </w:hyperlink>
      <w:r>
        <w:t xml:space="preserve">, lines 370–418 and 454–462. The direct user instruction is preserved in </w:t>
      </w:r>
      <w:hyperlink r:id="rId21">
        <w:r w:rsidR="00CB3150">
          <w:t>.specstory/history/2026-06-11_08-19-11-0400-compass.md</w:t>
        </w:r>
      </w:hyperlink>
      <w:r>
        <w:t>, line 331818, with the subsequent implementation authorization at line 332351. The lock was for empirical-roster replay; it does not retroactively change earlier deterministic runs.</w:t>
      </w:r>
    </w:p>
    <w:p w14:paraId="161457AC" w14:textId="77777777" w:rsidR="00CB3150" w:rsidRDefault="00000000">
      <w:pPr>
        <w:pStyle w:val="BodyText"/>
      </w:pPr>
      <w:r>
        <w:t xml:space="preserve">[2] </w:t>
      </w:r>
      <w:hyperlink r:id="rId22">
        <w:r w:rsidR="00CB3150">
          <w:t>PD20_softmax_K_winners_explainer.md</w:t>
        </w:r>
      </w:hyperlink>
      <w:r>
        <w:t xml:space="preserve">, lines 190–199, describes the observed-set likelihood for sequential proportional sampling. </w:t>
      </w:r>
      <w:hyperlink r:id="rId23">
        <w:r w:rsidR="00CB3150">
          <w:t>PD20_notes.md</w:t>
        </w:r>
      </w:hyperlink>
      <w:r>
        <w:t>, lines 121–127, identifies the weighted without-replacement procedure as Plackett–Luce.</w:t>
      </w:r>
    </w:p>
    <w:p w14:paraId="25742991" w14:textId="77777777" w:rsidR="00CB3150" w:rsidRDefault="00000000">
      <w:pPr>
        <w:pStyle w:val="BodyText"/>
      </w:pPr>
      <w:r>
        <w:t xml:space="preserve">[3] </w:t>
      </w:r>
      <w:hyperlink r:id="rId24">
        <w:r w:rsidR="00CB3150">
          <w:t>sports/tier1_pool_assignment.py</w:t>
        </w:r>
      </w:hyperlink>
      <w:r>
        <w:t xml:space="preserve">, lines 1111–1128 and 1131–1215, defines the shared helper. Score clipping occurs at line 1159; the positive-score cap at lines 1161–1165; deterministic fallback branches at lines 1193–1197 and 1203–1209; weighted sampling </w:t>
      </w:r>
      <w:r>
        <w:lastRenderedPageBreak/>
        <w:t>without replacement at line 1212. This caveat concerns the inspected helper and runs invoking it, not every SELECT implementation in the repository.</w:t>
      </w:r>
    </w:p>
    <w:p w14:paraId="746B6F79" w14:textId="77777777" w:rsidR="00CB3150" w:rsidRDefault="00000000">
      <w:pPr>
        <w:pStyle w:val="BodyText"/>
      </w:pPr>
      <w:r>
        <w:t xml:space="preserve">[4] </w:t>
      </w:r>
      <w:hyperlink r:id="rId25">
        <w:r w:rsidR="00CB3150">
          <w:t>sports/scripts/pd21_draft_bernoulli_mle.py</w:t>
        </w:r>
      </w:hyperlink>
      <w: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58A05FF4" w14:textId="77777777" w:rsidR="00CB3150" w:rsidRDefault="00000000">
      <w:pPr>
        <w:pStyle w:val="BodyText"/>
      </w:pPr>
      <w:r>
        <w:t xml:space="preserve">[5] </w:t>
      </w:r>
      <w:hyperlink r:id="rId26">
        <w:r w:rsidR="00CB3150">
          <w:t>ASSORT_20260927_SCOUT_response_selection_population_and_reigning_alignment.md</w:t>
        </w:r>
      </w:hyperlink>
      <w:r>
        <w:t xml:space="preserve">, lines 94–115, documents all-player-season rows and repeated ever-drafted labels. The loader is </w:t>
      </w:r>
      <w:hyperlink r:id="rId27">
        <w:r w:rsidR="00CB3150">
          <w:t>sports/scripts/grandchild_selection_inverted_u_diagnostic.py</w:t>
        </w:r>
      </w:hyperlink>
      <w:r>
        <w:t>, lines 89–122. It sets within-season standardized points per minute and fixes the initial panel bounds from FULL_PANEL_SEASON_MIN = 2011 and FULL_PANEL_SEASON_MAX = 2021 at lines 46–47. The later requested-window filter cannot restore excluded 2009–2010 rows. Historical input-season provenance remains to be confirmed rather than inferred solely from a filename.</w:t>
      </w:r>
    </w:p>
    <w:p w14:paraId="1B8DFC2B" w14:textId="77777777" w:rsidR="00CB3150" w:rsidRDefault="00000000">
      <w:pPr>
        <w:pStyle w:val="BodyText"/>
      </w:pPr>
      <w:r>
        <w:t xml:space="preserve">[6] </w:t>
      </w:r>
      <w:hyperlink r:id="rId28">
        <w:r w:rsidR="00CB3150">
          <w:t>sports/tier1_pool_assignment.py</w:t>
        </w:r>
      </w:hyperlink>
      <w:r>
        <w:t xml:space="preserve">, lines 772–781 and 870–912, implements logistic viability and full-team mean congestion. It clips the logistic argument to -500, 500 for numerical stability. The distinction from the leave-one-out HERO axis also appears in </w:t>
      </w:r>
      <w:hyperlink r:id="rId29">
        <w:r w:rsidR="00CB3150">
          <w:t>MBB_empirical_roster_select_replay.md</w:t>
        </w:r>
      </w:hyperlink>
      <w:r>
        <w:t>, lines 464–471.</w:t>
      </w:r>
    </w:p>
    <w:p w14:paraId="310FC002" w14:textId="77777777" w:rsidR="00CB3150" w:rsidRDefault="00000000">
      <w:pPr>
        <w:pStyle w:val="BodyText"/>
      </w:pPr>
      <w:r>
        <w:t xml:space="preserve">[7] </w:t>
      </w:r>
      <w:hyperlink r:id="rId30">
        <w:r w:rsidR="00CB3150">
          <w:t>sports/scripts/grandchild_selection_inverted_u_diagnostic.py</w:t>
        </w:r>
      </w:hyperlink>
      <w:r>
        <w:t>, lines 139–158, specifies the season threshold, positive-outcome count, and max(1, count) guard. The MLE script invokes this routine before attaching congestion. This is a preprocessing rule, not a free threshold estimated by the optimizer.</w:t>
      </w:r>
    </w:p>
    <w:p w14:paraId="4445E405" w14:textId="77777777" w:rsidR="00CB3150" w:rsidRDefault="00000000">
      <w:pPr>
        <w:pStyle w:val="BodyText"/>
      </w:pPr>
      <w:r>
        <w:t xml:space="preserve">[8] </w:t>
      </w:r>
      <w:hyperlink r:id="rId31">
        <w:r w:rsidR="00CB3150">
          <w:t>REIGNING_PD21_rho_hsort_calibrate_2009_2021_mg10_min20_09_21_fit_bracket.json</w:t>
        </w:r>
      </w:hyperlink>
      <w:r>
        <w:t xml:space="preserve">, </w:t>
      </w:r>
      <w:r>
        <w:lastRenderedPageBreak/>
        <w:t>lines 332–345, reports longitudinal rho = 0, simulated mean H_sort = 0.0823114512, and empirical mean H_sort = 0.0644102092. These are assignment-calibration results, not output-likelihood estimates.</w:t>
      </w:r>
    </w:p>
    <w:p w14:paraId="48495EBF" w14:textId="77777777" w:rsidR="00CB3150" w:rsidRDefault="00000000">
      <w:pPr>
        <w:pStyle w:val="BodyText"/>
      </w:pPr>
      <w:r>
        <w:t xml:space="preserve">[9] </w:t>
      </w:r>
      <w:hyperlink r:id="rId32">
        <w:r w:rsidR="00CB3150">
          <w:t>REIGNING_PD21_draft_bernoulli_mle_2009_2021_mg10_min20_09_21.json</w:t>
        </w:r>
      </w:hyperlink>
      <w: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33">
        <w:r w:rsidR="00CB3150">
          <w:t>calibration/manifest.json</w:t>
        </w:r>
      </w:hyperlink>
      <w:r>
        <w:t xml:space="preserve">. </w:t>
      </w:r>
      <w:hyperlink r:id="rId34">
        <w:r w:rsidR="00CB3150">
          <w:t>sports/scripts/reigning_hero_calibration.py</w:t>
        </w:r>
      </w:hyperlink>
      <w:r>
        <w:t>, lines 40–41 and 82–99, requests the 2009–2021 window. Read these alongside note [5] when describing the effective sample.</w:t>
      </w:r>
    </w:p>
    <w:p w14:paraId="41C49170" w14:textId="77777777" w:rsidR="00CB3150" w:rsidRDefault="00000000">
      <w:pPr>
        <w:pStyle w:val="BodyText"/>
      </w:pPr>
      <w:r>
        <w:t xml:space="preserve">[10] </w:t>
      </w:r>
      <w:hyperlink r:id="rId35">
        <w:r w:rsidR="00CB3150">
          <w:t>PD21_draft_bernoulli_mle_2013_2021.json</w:t>
        </w:r>
      </w:hyperlink>
      <w:r>
        <w:t xml:space="preserve">, lines 2–21, records the fixed-gamma fit: gamma = 18, lambda = 2.571500648851351, t = 1.065561586816066, 38,123 rows, 882 positive flags, and nine seasons. The older </w:t>
      </w:r>
      <w:hyperlink r:id="rId36">
        <w:r w:rsidR="00CB3150">
          <w:t>PD21_draft_bernoulli_mle_2011_2021.json</w:t>
        </w:r>
      </w:hyperlink>
      <w:r>
        <w:t xml:space="preserve"> records a grid-best point with gamma = 10 fixed, lambda = 2, t = 1, and bfgs = null; it must not be substituted for the later joint estimate.</w:t>
      </w:r>
    </w:p>
    <w:p w14:paraId="2D0C5D8A" w14:textId="77777777" w:rsidR="00CB3150" w:rsidRDefault="00000000">
      <w:pPr>
        <w:pStyle w:val="BodyText"/>
      </w:pPr>
      <w:r>
        <w:t xml:space="preserve">[11] </w:t>
      </w:r>
      <w:hyperlink r:id="rId37">
        <w:r w:rsidR="00CB3150">
          <w:t>MBB_empirical_roster_select_replay.md</w:t>
        </w:r>
      </w:hyperlink>
      <w:r>
        <w:t>, lines 374–387, explicitly distinguishes A/t - lambda L_C from the Gibbs weight exp(S/t). The coefficient identity in the chapter explains that mismatch algebraically; no equivalence of Bernoulli and exact-</w:t>
      </w:r>
      <m:oMath>
        <m:r>
          <w:rPr>
            <w:rFonts w:ascii="Cambria Math" w:eastAsia="Cambria Math" w:hAnsi="Cambria Math" w:cs="Cambria Math"/>
            <w:sz w:val="22"/>
            <w:szCs w:val="22"/>
          </w:rPr>
          <m:t>K</m:t>
        </m:r>
      </m:oMath>
      <w:r>
        <w:t xml:space="preserve"> likelihoods is asserted.</w:t>
      </w:r>
    </w:p>
    <w:p w14:paraId="4E6D4788" w14:textId="77777777" w:rsidR="00CB3150" w:rsidRDefault="00000000">
      <w:pPr>
        <w:pStyle w:val="BodyText"/>
      </w:pPr>
      <w:r>
        <w:t xml:space="preserve">[12] </w:t>
      </w:r>
      <w:hyperlink r:id="rId38">
        <w:r w:rsidR="00CB3150">
          <w:t>MLE_basics.md</w:t>
        </w:r>
      </w:hyperlink>
      <w:r>
        <w:t>, lines 208, 244–250, and 420–426, states that empirical fitting ended with the Bernoulli optimization, with no Phase B re-estimation, while describing exact-</w:t>
      </w:r>
      <m:oMath>
        <m:r>
          <w:rPr>
            <w:rFonts w:ascii="Cambria Math" w:eastAsia="Cambria Math" w:hAnsi="Cambria Math" w:cs="Cambria Math"/>
            <w:sz w:val="22"/>
            <w:szCs w:val="22"/>
          </w:rPr>
          <m:t>K</m:t>
        </m:r>
      </m:oMath>
      <w:r>
        <w:t xml:space="preserve"> estimation as an alternative. The later replay lock in note [1] kept that fitting procedure unchanged.</w:t>
      </w:r>
    </w:p>
    <w:p w14:paraId="515E026C" w14:textId="77777777" w:rsidR="00CB3150" w:rsidRDefault="00000000">
      <w:pPr>
        <w:pStyle w:val="BodyText"/>
      </w:pPr>
      <w:r>
        <w:t xml:space="preserve">[13] </w:t>
      </w:r>
      <w:hyperlink r:id="rId39">
        <w:r w:rsidR="00CB3150">
          <w:t>VECTOR_PD44_Dissertation_Work_Map_and_Model_Chapter_Outline.md</w:t>
        </w:r>
      </w:hyperlink>
      <w:r>
        <w:t xml:space="preserve">, lines 197–201, requires an equivalence argument or justified approximation before claiming </w:t>
      </w:r>
      <w:r>
        <w:lastRenderedPageBreak/>
        <w:t>parameter transfer and flags implementation verification. The present account includes explicit descriptions of the verified mismatches without resolving them by assumption.</w:t>
      </w:r>
    </w:p>
    <w:p w14:paraId="1E8FD728" w14:textId="77777777" w:rsidR="00CB3150" w:rsidRDefault="00000000">
      <w:pPr>
        <w:pStyle w:val="BodyText"/>
      </w:pPr>
      <w:r>
        <w:t>[14] ASSORT_20260927_three_season_mechanism_v1_report.md and ASSORT_20260927_selection_rate_comparison_v1_report.md, under assort_analysis/docs/results, document the fixed populations, 100 paired assignments per season, score settings, and winner changes. The consolidated account is ASSORT_20260928_Alex_Rehearsal_Stop_the_Presses_to_Three_Questions.md, Sections 6–8, under assort_analysis/docs/briefings. These are deterministic mechanism simulations.</w:t>
      </w:r>
    </w:p>
    <w:p w14:paraId="0F3DDEEB" w14:textId="77777777" w:rsidR="00CB3150" w:rsidRDefault="00000000">
      <w:pPr>
        <w:pStyle w:val="BodyText"/>
      </w:pPr>
      <w:r>
        <w:t>[15] ASSORT_20260927_penalty_magnitude_v1_report.md documents the raw penalty scale relative to standardized individual performance. Numerical values quoted in Section 4.7 are taken from the completed report.</w:t>
      </w:r>
    </w:p>
    <w:p w14:paraId="539D987D" w14:textId="77777777" w:rsidR="00CB3150" w:rsidRDefault="00000000">
      <w:pPr>
        <w:pStyle w:val="BodyText"/>
      </w:pPr>
      <w:r>
        <w:t xml:space="preserve">[16] ASSORT_20260927_penalty_bars_v1_report.md records the </w:t>
      </w:r>
      <m:oMath>
        <m:r>
          <w:rPr>
            <w:rFonts w:ascii="Cambria Math" w:eastAsia="Cambria Math" w:hAnsi="Cambria Math" w:cs="Cambria Math"/>
            <w:sz w:val="22"/>
            <w:szCs w:val="22"/>
          </w:rPr>
          <m:t>λ</m:t>
        </m:r>
      </m:oMath>
      <w:r>
        <w:t xml:space="preserve"> = 0, 1, 2, 4 comparison and the bin-support qualification. </w:t>
      </w:r>
      <w:r>
        <w:fldChar w:fldCharType="begin"/>
      </w:r>
      <w:r>
        <w:instrText xml:space="preserve"> REF Chapter4Figure5 \h </w:instrText>
      </w:r>
      <w:r>
        <w:fldChar w:fldCharType="separate"/>
      </w:r>
      <w:r w:rsidR="005E5BEF">
        <w:t>Figure 4-7</w:t>
      </w:r>
      <w:r>
        <w:fldChar w:fldCharType="end"/>
      </w:r>
      <w:r>
        <w:t xml:space="preserve"> </w:t>
      </w:r>
      <w:r>
        <w:fldChar w:fldCharType="begin"/>
      </w:r>
      <w:r>
        <w:instrText>REF _Ref242970951 \p</w:instrText>
      </w:r>
      <w:r>
        <w:fldChar w:fldCharType="separate"/>
      </w:r>
      <w:r w:rsidR="00923495">
        <w:t>above</w:t>
      </w:r>
      <w:r>
        <w:fldChar w:fldCharType="end"/>
      </w:r>
      <w:r>
        <w:t xml:space="preserve"> is the saved 2015_penalty_bars.png under assort_analysis/outputs/penalty_bars_v1. The report identifies its specification, code, bin summaries, and execution record.</w:t>
      </w:r>
    </w:p>
    <w:p w14:paraId="5FEFD950" w14:textId="77777777" w:rsidR="00CB3150" w:rsidRDefault="00000000">
      <w:pPr>
        <w:pStyle w:val="BodyText"/>
      </w:pPr>
      <w:r>
        <w:t xml:space="preserve">[17] ASSORT_20260927_rho_scarcity_v1_report.md records the paired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versus 0.05 comparison at 50% and 1% selection, including changed-winner counts and their denominators. </w:t>
      </w:r>
      <w:r>
        <w:fldChar w:fldCharType="begin"/>
      </w:r>
      <w:r>
        <w:instrText xml:space="preserve"> REF Chapter4Figure6 \h </w:instrText>
      </w:r>
      <w:r>
        <w:fldChar w:fldCharType="separate"/>
      </w:r>
      <w:r w:rsidR="005E5BEF">
        <w:t>Figure 4-8</w:t>
      </w:r>
      <w:r>
        <w:fldChar w:fldCharType="end"/>
      </w:r>
      <w:r>
        <w:t xml:space="preserve"> </w:t>
      </w:r>
      <w:r>
        <w:fldChar w:fldCharType="begin"/>
      </w:r>
      <w:r>
        <w:instrText>REF _Ref242970951 \p</w:instrText>
      </w:r>
      <w:r>
        <w:fldChar w:fldCharType="separate"/>
      </w:r>
      <w:r w:rsidR="00923495">
        <w:t>above</w:t>
      </w:r>
      <w:r>
        <w:fldChar w:fldCharType="end"/>
      </w:r>
      <w:r>
        <w:t xml:space="preserve"> is the saved 2015_relative.png under assort_analysis/outputs/rho_scarcity_v1. The report links the saved rates, population support, identity summaries, and run record.</w:t>
      </w:r>
      <w:bookmarkEnd w:id="771"/>
    </w:p>
    <w:sectPr w:rsidR="00CB3150" w:rsidSect="00EC7973">
      <w:headerReference w:type="default" r:id="rId40"/>
      <w:footerReference w:type="default" r:id="rId41"/>
      <w:pgSz w:w="12240" w:h="15840"/>
      <w:pgMar w:top="1440" w:right="1440" w:bottom="1440" w:left="1440" w:header="504"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Alexander Gates" w:date="2026-10-16T09:29:00Z" w:initials="AG">
    <w:p w14:paraId="763E0C07" w14:textId="77777777" w:rsidR="009D2515" w:rsidRDefault="009D2515" w:rsidP="009D2515">
      <w:r>
        <w:annotationRef/>
      </w:r>
      <w:r w:rsidRPr="2BC92BBA">
        <w:t xml:space="preserve">These two ideas dont connect.  You are missing the bridge: </w:t>
      </w:r>
    </w:p>
    <w:p w14:paraId="45604F0B" w14:textId="77777777" w:rsidR="009D2515" w:rsidRDefault="009D2515" w:rsidP="009D2515">
      <w:r w:rsidRPr="6E44D34D">
        <w:t>Strong peers can foster learning and more productive work, but they can also intensify competition for attention, responsibility, and recognition. As a result, the same environment that elevates performance may have very different consequences for who ultimately advances.</w:t>
      </w:r>
    </w:p>
  </w:comment>
  <w:comment w:id="10" w:author="Alexander Gates" w:date="2026-10-16T09:29:00Z" w:initials="AG">
    <w:p w14:paraId="6896E5FD" w14:textId="10E08EB2" w:rsidR="007942ED" w:rsidRDefault="00000000">
      <w:r>
        <w:annotationRef/>
      </w:r>
      <w:r w:rsidRPr="2BC92BBA">
        <w:t xml:space="preserve">These two ideas dont connect.  You are missing the bridge: </w:t>
      </w:r>
    </w:p>
    <w:p w14:paraId="69B85471" w14:textId="1D172FAE" w:rsidR="007942ED" w:rsidRDefault="00000000">
      <w:r w:rsidRPr="6E44D34D">
        <w:t>Strong peers can foster learning and more productive work, but they can also intensify competition for attention, responsibility, and recognition. As a result, the same environment that elevates performance may have very different consequences for who ultimately advances.</w:t>
      </w:r>
    </w:p>
  </w:comment>
  <w:comment w:id="14" w:author="Alexander Gates" w:date="2026-10-16T09:30:00Z" w:initials="AG">
    <w:p w14:paraId="0D5275F5" w14:textId="49DE8490" w:rsidR="007942ED" w:rsidRDefault="00000000">
      <w:r>
        <w:annotationRef/>
      </w:r>
      <w:r w:rsidRPr="7535A1BE">
        <w:t>not a question.  rephrase this to make the question clear.</w:t>
      </w:r>
    </w:p>
  </w:comment>
  <w:comment w:id="20" w:author="Alexander Gates" w:date="2026-10-16T09:31:00Z" w:initials="AG">
    <w:p w14:paraId="08D9F1A5" w14:textId="128EE626" w:rsidR="007942ED" w:rsidRDefault="00000000">
      <w:r>
        <w:annotationRef/>
      </w:r>
      <w:r w:rsidRPr="2DADDFB2">
        <w:t>very mechanical.  give me better flow between ideas and why these are necessary components f the problem</w:t>
      </w:r>
    </w:p>
  </w:comment>
  <w:comment w:id="25" w:author="Alexander Gates" w:date="2026-10-16T10:54:00Z" w:initials="AG">
    <w:p w14:paraId="6549E22F" w14:textId="2037E660" w:rsidR="007942ED" w:rsidRDefault="00000000">
      <w:r>
        <w:annotationRef/>
      </w:r>
      <w:r w:rsidRPr="3EA70F06">
        <w:t xml:space="preserve">what arguement?  make this more concert.  Here we develop a model of "competititve congestion and advancement by starting from the simplest account of selection and successively </w:t>
      </w:r>
    </w:p>
  </w:comment>
  <w:comment w:id="85" w:author="Alexander Gates" w:date="2026-10-16T09:32:00Z" w:initials="AG">
    <w:p w14:paraId="3BF03086" w14:textId="38CC77A6" w:rsidR="007942ED" w:rsidRDefault="00000000">
      <w:r>
        <w:annotationRef/>
      </w:r>
      <w:r w:rsidRPr="5443BFF2">
        <w:t xml:space="preserve">You havent yet introduced the idea of group formation, so dont contrast it yet.  </w:t>
      </w:r>
    </w:p>
    <w:p w14:paraId="7E763266" w14:textId="32AF9319" w:rsidR="007942ED" w:rsidRDefault="00000000">
      <w:r w:rsidRPr="2030CD4E">
        <w:t>Consider a population of individuals who perform a task in teams.</w:t>
      </w:r>
    </w:p>
  </w:comment>
  <w:comment w:id="92" w:author="Alexander Gates" w:date="2026-10-16T09:33:00Z" w:initials="AG">
    <w:p w14:paraId="6EF1BBAD" w14:textId="2E048439" w:rsidR="007942ED" w:rsidRDefault="00000000">
      <w:r>
        <w:annotationRef/>
      </w:r>
      <w:r w:rsidRPr="7636A018">
        <w:t>not a topic sentence.</w:t>
      </w:r>
    </w:p>
  </w:comment>
  <w:comment w:id="98" w:author="Alexander Gates" w:date="2026-10-16T10:56:00Z" w:initials="AG">
    <w:p w14:paraId="506C1904" w14:textId="3501965F" w:rsidR="007942ED" w:rsidRDefault="00000000">
      <w:r>
        <w:annotationRef/>
      </w:r>
      <w:r w:rsidRPr="78C2EF5D">
        <w:t>Make hte connection to "success" more explicit</w:t>
      </w:r>
    </w:p>
  </w:comment>
  <w:comment w:id="117" w:author="Alexander Gates" w:date="2026-10-16T10:59:00Z" w:initials="AG">
    <w:p w14:paraId="4BDBFF88" w14:textId="194DB91C" w:rsidR="007942ED" w:rsidRDefault="00000000">
      <w:r>
        <w:annotationRef/>
      </w:r>
      <w:r w:rsidRPr="7A56C8B9">
        <w:t>give me a better topic sentence.  connect back to the score (which is where groups will appear, not selection!)</w:t>
      </w:r>
    </w:p>
  </w:comment>
  <w:comment w:id="121" w:author="Alexander Gates" w:date="2026-10-16T12:38:00Z" w:initials="AG">
    <w:p w14:paraId="462CCC72" w14:textId="39364D71" w:rsidR="007942ED" w:rsidRDefault="00000000">
      <w:r>
        <w:annotationRef/>
      </w:r>
      <w:r w:rsidRPr="79B1D7CE">
        <w:t>Again, be careful with language.  There are several ways groups can enter the model, and one could be through SELECT (e.g. the top performer from each group).  we are arguing that congestion is a SCORE effect</w:t>
      </w:r>
    </w:p>
    <w:p w14:paraId="69133463" w14:textId="2FCEF20F" w:rsidR="007942ED" w:rsidRDefault="007942ED"/>
  </w:comment>
  <w:comment w:id="171" w:author="Alexander Gates" w:date="2026-10-16T12:40:00Z" w:initials="AG">
    <w:p w14:paraId="01030400" w14:textId="140F71FD" w:rsidR="007942ED" w:rsidRDefault="00000000">
      <w:r>
        <w:annotationRef/>
      </w:r>
      <w:r w:rsidRPr="5F44F9E4">
        <w:t>also, we might just not be measruing the right Ai, but its the best we have...</w:t>
      </w:r>
    </w:p>
  </w:comment>
  <w:comment w:id="178" w:author="Alexander Gates" w:date="2026-10-16T12:41:00Z" w:initials="AG">
    <w:p w14:paraId="2254F2E3" w14:textId="0D0E9A59" w:rsidR="007942ED" w:rsidRDefault="00000000">
      <w:r>
        <w:annotationRef/>
      </w:r>
      <w:r w:rsidRPr="6D2E4BA9">
        <w:t xml:space="preserve">This isnt necessary (more like GPT telling you things you already did).  </w:t>
      </w:r>
    </w:p>
  </w:comment>
  <w:comment w:id="199" w:author="Alexander Gates" w:date="2026-10-16T12:42:00Z" w:initials="AG">
    <w:p w14:paraId="140CB57E" w14:textId="4E8EED41" w:rsidR="007942ED" w:rsidRDefault="00000000">
      <w:r>
        <w:annotationRef/>
      </w:r>
      <w:r w:rsidRPr="417860F9">
        <w:t>start with the idea of stochastic selection, then add in these details.  you are starting just by throwing details at the reader without a higher-level map of where you are going</w:t>
      </w:r>
    </w:p>
  </w:comment>
  <w:comment w:id="217" w:author="Alexander Gates" w:date="2026-10-16T12:43:00Z" w:initials="AG">
    <w:p w14:paraId="79600701" w14:textId="2034CE26" w:rsidR="007942ED" w:rsidRDefault="00000000">
      <w:r>
        <w:annotationRef/>
      </w:r>
      <w:r w:rsidRPr="46606570">
        <w:t>you need gibbs first before this makes sense</w:t>
      </w:r>
    </w:p>
  </w:comment>
  <w:comment w:id="243" w:author="Alexander Gates" w:date="2026-10-16T12:44:00Z" w:initials="AG">
    <w:p w14:paraId="14180D56" w14:textId="191CB581" w:rsidR="007942ED" w:rsidRDefault="00000000">
      <w:r>
        <w:annotationRef/>
      </w:r>
      <w:r w:rsidRPr="15CFEAD3">
        <w:t>all of the in-line math is looking weird</w:t>
      </w:r>
    </w:p>
  </w:comment>
  <w:comment w:id="373" w:author="Alexander Gates" w:date="2026-10-16T12:52:00Z" w:initials="AG">
    <w:p w14:paraId="7865155E" w14:textId="714CDF14" w:rsidR="007942ED" w:rsidRDefault="00000000">
      <w:r>
        <w:annotationRef/>
      </w:r>
      <w:r w:rsidRPr="5EF36717">
        <w:t xml:space="preserve">what is total remaining weight?  </w:t>
      </w:r>
    </w:p>
    <w:p w14:paraId="3DA69D81" w14:textId="1CA69B85" w:rsidR="007942ED" w:rsidRDefault="00000000">
      <w:r w:rsidRPr="1D78D60F">
        <w:t>isnt it the sum over all people (including i), nothing remaining?</w:t>
      </w:r>
    </w:p>
  </w:comment>
  <w:comment w:id="377" w:author="Alexander Gates" w:date="2026-10-16T12:52:00Z" w:initials="AG">
    <w:p w14:paraId="72C17131" w14:textId="5125DAEA" w:rsidR="007942ED" w:rsidRDefault="00000000">
      <w:r>
        <w:annotationRef/>
      </w:r>
      <w:r w:rsidRPr="47C4D7FF">
        <w:t>math is messed up.  why not use latex? / overleaf</w:t>
      </w:r>
    </w:p>
  </w:comment>
  <w:comment w:id="384" w:author="Gates, Alex (hgt6rn)" w:date="2026-10-16T16:10:00Z" w:initials="AG">
    <w:p w14:paraId="0271683A" w14:textId="77777777" w:rsidR="00187490" w:rsidRDefault="00187490" w:rsidP="00187490">
      <w:r>
        <w:rPr>
          <w:rStyle w:val="CommentReference"/>
        </w:rPr>
        <w:annotationRef/>
      </w:r>
      <w:r>
        <w:t>need better topic sentence</w:t>
      </w:r>
    </w:p>
  </w:comment>
  <w:comment w:id="385" w:author="Gates, Alex (hgt6rn)" w:date="2026-10-16T16:10:00Z" w:initials="AG">
    <w:p w14:paraId="7E60ACBE" w14:textId="77777777" w:rsidR="00187490" w:rsidRDefault="00187490" w:rsidP="00187490">
      <w:r>
        <w:rPr>
          <w:rStyle w:val="CommentReference"/>
        </w:rPr>
        <w:annotationRef/>
      </w:r>
      <w:r>
        <w:t>need better topic sentence</w:t>
      </w:r>
    </w:p>
  </w:comment>
  <w:comment w:id="394" w:author="Gates, Alex (hgt6rn)" w:date="2026-10-16T16:15:00Z" w:initials="AG">
    <w:p w14:paraId="7A1793CB" w14:textId="77777777" w:rsidR="00187490" w:rsidRDefault="00187490" w:rsidP="00187490">
      <w:r>
        <w:rPr>
          <w:rStyle w:val="CommentReference"/>
        </w:rPr>
        <w:annotationRef/>
      </w:r>
      <w:r>
        <w:t>I dont understand the logic of this section.  Team average is easier to understand that LOO.  But It still not clear why average is the right "measure" for congestion.  if this is the stroyline you take, please explain, otherwise you could just jump to "whose better / making the cutoff"</w:t>
      </w:r>
    </w:p>
  </w:comment>
  <w:comment w:id="431" w:author="Gates, Alex (hgt6rn)" w:date="2026-10-16T16:17:00Z" w:initials="AG">
    <w:p w14:paraId="68469223" w14:textId="77777777" w:rsidR="00187490" w:rsidRDefault="00187490" w:rsidP="00187490">
      <w:r>
        <w:rPr>
          <w:rStyle w:val="CommentReference"/>
        </w:rPr>
        <w:annotationRef/>
      </w:r>
      <w:r>
        <w:t>I think this needs to be more clearly explained.  and why the difference matters for your concept of congestion, not just what hte difference is mathematically.</w:t>
      </w:r>
    </w:p>
  </w:comment>
  <w:comment w:id="456" w:author="Gates, Alex (hgt6rn)" w:date="2026-10-16T16:20:00Z" w:initials="AG">
    <w:p w14:paraId="061BA209" w14:textId="77777777" w:rsidR="00A93276" w:rsidRDefault="00A93276" w:rsidP="00A93276">
      <w:r>
        <w:rPr>
          <w:rStyle w:val="CommentReference"/>
        </w:rPr>
        <w:annotationRef/>
      </w:r>
      <w:r>
        <w:t>then why did you mention LOO above?</w:t>
      </w:r>
    </w:p>
  </w:comment>
  <w:comment w:id="474" w:author="Gates, Alex (hgt6rn)" w:date="2026-10-16T16:23:00Z" w:initials="AG">
    <w:p w14:paraId="07B12DA1" w14:textId="77777777" w:rsidR="00A93276" w:rsidRDefault="00A93276" w:rsidP="00A93276">
      <w:r>
        <w:rPr>
          <w:rStyle w:val="CommentReference"/>
        </w:rPr>
        <w:annotationRef/>
      </w:r>
      <w:r>
        <w:t>Give a model summary and restate the full model as you intend it.</w:t>
      </w:r>
    </w:p>
  </w:comment>
  <w:comment w:id="479" w:author="Gates, Alex (hgt6rn)" w:date="2026-10-16T16:24:00Z" w:initials="AG">
    <w:p w14:paraId="100DD376" w14:textId="77777777" w:rsidR="00445030" w:rsidRDefault="00445030" w:rsidP="00445030">
      <w:r>
        <w:rPr>
          <w:rStyle w:val="CommentReference"/>
        </w:rPr>
        <w:annotationRef/>
      </w:r>
      <w:r>
        <w:t>we should be consistent in the vocab.  is it roster pressure or congestion? or im confused by the difference</w:t>
      </w:r>
    </w:p>
  </w:comment>
  <w:comment w:id="480" w:author="Gates, Alex (hgt6rn)" w:date="2026-10-16T16:27:00Z" w:initials="AG">
    <w:p w14:paraId="324D50CD" w14:textId="77777777" w:rsidR="0066378B" w:rsidRDefault="00445030" w:rsidP="0066378B">
      <w:r>
        <w:rPr>
          <w:rStyle w:val="CommentReference"/>
        </w:rPr>
        <w:annotationRef/>
      </w:r>
      <w:r w:rsidR="0066378B">
        <w:t>I would reframe this section more broadly around, when does congestion matter?</w:t>
      </w:r>
    </w:p>
    <w:p w14:paraId="1DE0A072" w14:textId="77777777" w:rsidR="0066378B" w:rsidRDefault="0066378B" w:rsidP="0066378B">
      <w:r>
        <w:t>Basically, when and how does the roster pressure change things from just the default Ai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5604F0B" w15:done="0"/>
  <w15:commentEx w15:paraId="69B85471" w15:done="0"/>
  <w15:commentEx w15:paraId="0D5275F5" w15:done="0"/>
  <w15:commentEx w15:paraId="08D9F1A5" w15:done="0"/>
  <w15:commentEx w15:paraId="6549E22F" w15:done="0"/>
  <w15:commentEx w15:paraId="7E763266" w15:done="0"/>
  <w15:commentEx w15:paraId="6EF1BBAD" w15:done="0"/>
  <w15:commentEx w15:paraId="506C1904" w15:done="0"/>
  <w15:commentEx w15:paraId="4BDBFF88" w15:done="0"/>
  <w15:commentEx w15:paraId="69133463" w15:done="0"/>
  <w15:commentEx w15:paraId="01030400" w15:done="0"/>
  <w15:commentEx w15:paraId="2254F2E3" w15:done="0"/>
  <w15:commentEx w15:paraId="140CB57E" w15:done="0"/>
  <w15:commentEx w15:paraId="79600701" w15:done="0"/>
  <w15:commentEx w15:paraId="14180D56" w15:done="0"/>
  <w15:commentEx w15:paraId="3DA69D81" w15:done="0"/>
  <w15:commentEx w15:paraId="72C17131" w15:done="0"/>
  <w15:commentEx w15:paraId="0271683A" w15:done="0"/>
  <w15:commentEx w15:paraId="7E60ACBE" w15:done="0"/>
  <w15:commentEx w15:paraId="7A1793CB" w15:done="0"/>
  <w15:commentEx w15:paraId="68469223" w15:done="0"/>
  <w15:commentEx w15:paraId="061BA209" w15:done="0"/>
  <w15:commentEx w15:paraId="07B12DA1" w15:done="0"/>
  <w15:commentEx w15:paraId="100DD376" w15:done="0"/>
  <w15:commentEx w15:paraId="1DE0A0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0F7601E" w16cex:dateUtc="2026-10-16T13:29:00Z">
    <w16cex:extLst>
      <w16:ext w16:uri="{CE6994B0-6A32-4C9F-8C6B-6E91EDA988CE}">
        <cr:reactions xmlns:cr="http://schemas.microsoft.com/office/comments/2020/reactions">
          <cr:reaction reactionType="1">
            <cr:reactionInfo dateUtc="2026-10-18T15:32:49Z">
              <cr:user userId="S::dzk3ja@virginia.edu::478d41ea-0b35-4568-a113-5f96fb0ecbc1" userProvider="AD" userName="Levine, Charles Roger (dzk3ja)"/>
            </cr:reactionInfo>
          </cr:reaction>
        </cr:reactions>
      </w16:ext>
    </w16cex:extLst>
  </w16cex:commentExtensible>
  <w16cex:commentExtensible w16cex:durableId="04B18126" w16cex:dateUtc="2026-10-16T13:29:00Z"/>
  <w16cex:commentExtensible w16cex:durableId="5B6ABF9A" w16cex:dateUtc="2026-10-16T13:30:00Z"/>
  <w16cex:commentExtensible w16cex:durableId="11AE7439" w16cex:dateUtc="2026-10-16T13:31:00Z">
    <w16cex:extLst>
      <w16:ext w16:uri="{CE6994B0-6A32-4C9F-8C6B-6E91EDA988CE}">
        <cr:reactions xmlns:cr="http://schemas.microsoft.com/office/comments/2020/reactions">
          <cr:reaction reactionType="1">
            <cr:reactionInfo dateUtc="2026-10-18T16:01:08Z">
              <cr:user userId="S::dzk3ja@virginia.edu::478d41ea-0b35-4568-a113-5f96fb0ecbc1" userProvider="AD" userName="Levine, Charles Roger (dzk3ja)"/>
            </cr:reactionInfo>
          </cr:reaction>
        </cr:reactions>
      </w16:ext>
    </w16cex:extLst>
  </w16cex:commentExtensible>
  <w16cex:commentExtensible w16cex:durableId="39E2E612" w16cex:dateUtc="2026-10-16T14:54:00Z">
    <w16cex:extLst>
      <w16:ext w16:uri="{CE6994B0-6A32-4C9F-8C6B-6E91EDA988CE}">
        <cr:reactions xmlns:cr="http://schemas.microsoft.com/office/comments/2020/reactions">
          <cr:reaction reactionType="1">
            <cr:reactionInfo dateUtc="2026-10-18T16:18:44Z">
              <cr:user userId="S::dzk3ja@virginia.edu::478d41ea-0b35-4568-a113-5f96fb0ecbc1" userProvider="AD" userName="Levine, Charles Roger (dzk3ja)"/>
            </cr:reactionInfo>
          </cr:reaction>
        </cr:reactions>
      </w16:ext>
    </w16cex:extLst>
  </w16cex:commentExtensible>
  <w16cex:commentExtensible w16cex:durableId="5B04540E" w16cex:dateUtc="2026-10-16T13:32:00Z"/>
  <w16cex:commentExtensible w16cex:durableId="03E03A87" w16cex:dateUtc="2026-10-16T13:33:00Z"/>
  <w16cex:commentExtensible w16cex:durableId="704B10E4" w16cex:dateUtc="2026-10-16T14:56:00Z"/>
  <w16cex:commentExtensible w16cex:durableId="5CDC77F0" w16cex:dateUtc="2026-10-16T14:59:00Z"/>
  <w16cex:commentExtensible w16cex:durableId="450A0DCA" w16cex:dateUtc="2026-10-16T16:38:00Z"/>
  <w16cex:commentExtensible w16cex:durableId="3C593CFB" w16cex:dateUtc="2026-10-16T16:40:00Z"/>
  <w16cex:commentExtensible w16cex:durableId="49F5A947" w16cex:dateUtc="2026-10-16T16:41:00Z"/>
  <w16cex:commentExtensible w16cex:durableId="5B547557" w16cex:dateUtc="2026-10-16T16:42:00Z"/>
  <w16cex:commentExtensible w16cex:durableId="23B5F408" w16cex:dateUtc="2026-10-16T16:43:00Z"/>
  <w16cex:commentExtensible w16cex:durableId="214DD66E" w16cex:dateUtc="2026-10-16T16:44:00Z"/>
  <w16cex:commentExtensible w16cex:durableId="7ACC166D" w16cex:dateUtc="2026-10-16T16:52:00Z"/>
  <w16cex:commentExtensible w16cex:durableId="16972C7B" w16cex:dateUtc="2026-10-16T16:52:00Z"/>
  <w16cex:commentExtensible w16cex:durableId="77122296" w16cex:dateUtc="2026-10-16T20:10:00Z"/>
  <w16cex:commentExtensible w16cex:durableId="049F0DFD" w16cex:dateUtc="2026-10-16T20:10:00Z"/>
  <w16cex:commentExtensible w16cex:durableId="7F19B0ED" w16cex:dateUtc="2026-10-16T20:15:00Z"/>
  <w16cex:commentExtensible w16cex:durableId="2FA3EBFC" w16cex:dateUtc="2026-10-16T20:17:00Z"/>
  <w16cex:commentExtensible w16cex:durableId="6007F153" w16cex:dateUtc="2026-10-16T20:20:00Z"/>
  <w16cex:commentExtensible w16cex:durableId="23094E68" w16cex:dateUtc="2026-10-16T20:23:00Z"/>
  <w16cex:commentExtensible w16cex:durableId="76EA9EA4" w16cex:dateUtc="2026-10-16T20:24:00Z"/>
  <w16cex:commentExtensible w16cex:durableId="6E8E8A53" w16cex:dateUtc="2026-10-16T2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5604F0B" w16cid:durableId="70F7601E"/>
  <w16cid:commentId w16cid:paraId="69B85471" w16cid:durableId="04B18126"/>
  <w16cid:commentId w16cid:paraId="0D5275F5" w16cid:durableId="5B6ABF9A"/>
  <w16cid:commentId w16cid:paraId="08D9F1A5" w16cid:durableId="11AE7439"/>
  <w16cid:commentId w16cid:paraId="6549E22F" w16cid:durableId="39E2E612"/>
  <w16cid:commentId w16cid:paraId="7E763266" w16cid:durableId="5B04540E"/>
  <w16cid:commentId w16cid:paraId="6EF1BBAD" w16cid:durableId="03E03A87"/>
  <w16cid:commentId w16cid:paraId="506C1904" w16cid:durableId="704B10E4"/>
  <w16cid:commentId w16cid:paraId="4BDBFF88" w16cid:durableId="5CDC77F0"/>
  <w16cid:commentId w16cid:paraId="69133463" w16cid:durableId="450A0DCA"/>
  <w16cid:commentId w16cid:paraId="01030400" w16cid:durableId="3C593CFB"/>
  <w16cid:commentId w16cid:paraId="2254F2E3" w16cid:durableId="49F5A947"/>
  <w16cid:commentId w16cid:paraId="140CB57E" w16cid:durableId="5B547557"/>
  <w16cid:commentId w16cid:paraId="79600701" w16cid:durableId="23B5F408"/>
  <w16cid:commentId w16cid:paraId="14180D56" w16cid:durableId="214DD66E"/>
  <w16cid:commentId w16cid:paraId="3DA69D81" w16cid:durableId="7ACC166D"/>
  <w16cid:commentId w16cid:paraId="72C17131" w16cid:durableId="16972C7B"/>
  <w16cid:commentId w16cid:paraId="0271683A" w16cid:durableId="77122296"/>
  <w16cid:commentId w16cid:paraId="7E60ACBE" w16cid:durableId="049F0DFD"/>
  <w16cid:commentId w16cid:paraId="7A1793CB" w16cid:durableId="7F19B0ED"/>
  <w16cid:commentId w16cid:paraId="68469223" w16cid:durableId="2FA3EBFC"/>
  <w16cid:commentId w16cid:paraId="061BA209" w16cid:durableId="6007F153"/>
  <w16cid:commentId w16cid:paraId="07B12DA1" w16cid:durableId="23094E68"/>
  <w16cid:commentId w16cid:paraId="100DD376" w16cid:durableId="76EA9EA4"/>
  <w16cid:commentId w16cid:paraId="1DE0A072" w16cid:durableId="6E8E8A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D91926" w14:textId="77777777" w:rsidR="003752F3" w:rsidRDefault="003752F3">
      <w:pPr>
        <w:spacing w:after="0" w:line="240" w:lineRule="auto"/>
      </w:pPr>
      <w:r>
        <w:separator/>
      </w:r>
    </w:p>
  </w:endnote>
  <w:endnote w:type="continuationSeparator" w:id="0">
    <w:p w14:paraId="078173B1" w14:textId="77777777" w:rsidR="003752F3" w:rsidRDefault="00375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9B5B9E" w14:textId="77777777" w:rsidR="00CB3150" w:rsidRDefault="00000000">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6397C0" w14:textId="77777777" w:rsidR="003752F3" w:rsidRDefault="003752F3">
      <w:pPr>
        <w:spacing w:after="0" w:line="240" w:lineRule="auto"/>
      </w:pPr>
      <w:r>
        <w:separator/>
      </w:r>
    </w:p>
  </w:footnote>
  <w:footnote w:type="continuationSeparator" w:id="0">
    <w:p w14:paraId="5ECAB61E" w14:textId="77777777" w:rsidR="003752F3" w:rsidRDefault="003752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31F43C"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5"/>
  </w:num>
  <w:num w:numId="11" w16cid:durableId="1335380630">
    <w:abstractNumId w:val="12"/>
  </w:num>
  <w:num w:numId="12" w16cid:durableId="850726394">
    <w:abstractNumId w:val="16"/>
  </w:num>
  <w:num w:numId="13" w16cid:durableId="1895460450">
    <w:abstractNumId w:val="14"/>
  </w:num>
  <w:num w:numId="14" w16cid:durableId="1623609490">
    <w:abstractNumId w:val="13"/>
  </w:num>
  <w:num w:numId="15" w16cid:durableId="1331520284">
    <w:abstractNumId w:val="9"/>
  </w:num>
  <w:num w:numId="16" w16cid:durableId="829558799">
    <w:abstractNumId w:val="11"/>
  </w:num>
  <w:num w:numId="17" w16cid:durableId="151534378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evine, Charles Roger (dzk3ja)">
    <w15:presenceInfo w15:providerId="AD" w15:userId="S::dzk3ja@virginia.edu::478d41ea-0b35-4568-a113-5f96fb0ecbc1"/>
  </w15:person>
  <w15:person w15:author="Gates, Alex (hgt6rn)">
    <w15:presenceInfo w15:providerId="AD" w15:userId="S::hgt6rn@virginia.edu::92475e0f-1d37-4b46-ae44-59e8cb7fde6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5452B"/>
    <w:rsid w:val="0006007C"/>
    <w:rsid w:val="0006063C"/>
    <w:rsid w:val="000640E1"/>
    <w:rsid w:val="000679A2"/>
    <w:rsid w:val="00070F34"/>
    <w:rsid w:val="00073E6E"/>
    <w:rsid w:val="00086488"/>
    <w:rsid w:val="000A73FC"/>
    <w:rsid w:val="000B421F"/>
    <w:rsid w:val="000B4DEE"/>
    <w:rsid w:val="000E1DA7"/>
    <w:rsid w:val="000E5100"/>
    <w:rsid w:val="000F167D"/>
    <w:rsid w:val="00107815"/>
    <w:rsid w:val="0011592D"/>
    <w:rsid w:val="0011686D"/>
    <w:rsid w:val="00121AA1"/>
    <w:rsid w:val="001233EB"/>
    <w:rsid w:val="00133EE0"/>
    <w:rsid w:val="00143374"/>
    <w:rsid w:val="0015074B"/>
    <w:rsid w:val="00154186"/>
    <w:rsid w:val="00161C59"/>
    <w:rsid w:val="001625A7"/>
    <w:rsid w:val="001757C6"/>
    <w:rsid w:val="00176DD0"/>
    <w:rsid w:val="00176F8C"/>
    <w:rsid w:val="00182A54"/>
    <w:rsid w:val="0018609E"/>
    <w:rsid w:val="00187490"/>
    <w:rsid w:val="0019481C"/>
    <w:rsid w:val="001A752E"/>
    <w:rsid w:val="001B5580"/>
    <w:rsid w:val="001C123B"/>
    <w:rsid w:val="001C5821"/>
    <w:rsid w:val="001D3E6A"/>
    <w:rsid w:val="001F6217"/>
    <w:rsid w:val="00203D06"/>
    <w:rsid w:val="00205937"/>
    <w:rsid w:val="002271F4"/>
    <w:rsid w:val="0022737A"/>
    <w:rsid w:val="0023452C"/>
    <w:rsid w:val="00237EC7"/>
    <w:rsid w:val="00240C6A"/>
    <w:rsid w:val="00242F7B"/>
    <w:rsid w:val="00250804"/>
    <w:rsid w:val="002522F8"/>
    <w:rsid w:val="002623E3"/>
    <w:rsid w:val="00272C3E"/>
    <w:rsid w:val="0027362F"/>
    <w:rsid w:val="00276193"/>
    <w:rsid w:val="00284DBE"/>
    <w:rsid w:val="00285B94"/>
    <w:rsid w:val="00295F38"/>
    <w:rsid w:val="0029639D"/>
    <w:rsid w:val="002A17AB"/>
    <w:rsid w:val="002B31B8"/>
    <w:rsid w:val="002B762C"/>
    <w:rsid w:val="002E03B0"/>
    <w:rsid w:val="00310C7D"/>
    <w:rsid w:val="00314308"/>
    <w:rsid w:val="00314C31"/>
    <w:rsid w:val="00322265"/>
    <w:rsid w:val="00326F90"/>
    <w:rsid w:val="003369EC"/>
    <w:rsid w:val="00354740"/>
    <w:rsid w:val="00362992"/>
    <w:rsid w:val="00362D35"/>
    <w:rsid w:val="00365EB2"/>
    <w:rsid w:val="0037031A"/>
    <w:rsid w:val="003752F3"/>
    <w:rsid w:val="00375FDF"/>
    <w:rsid w:val="00384763"/>
    <w:rsid w:val="00387EC6"/>
    <w:rsid w:val="0039309B"/>
    <w:rsid w:val="003C2A31"/>
    <w:rsid w:val="003E0D51"/>
    <w:rsid w:val="003E5B01"/>
    <w:rsid w:val="003E7FF3"/>
    <w:rsid w:val="004003FB"/>
    <w:rsid w:val="00410721"/>
    <w:rsid w:val="00411AEA"/>
    <w:rsid w:val="00416B7B"/>
    <w:rsid w:val="00432147"/>
    <w:rsid w:val="00432E89"/>
    <w:rsid w:val="00433458"/>
    <w:rsid w:val="004337F2"/>
    <w:rsid w:val="00442DAD"/>
    <w:rsid w:val="00445030"/>
    <w:rsid w:val="00450FEE"/>
    <w:rsid w:val="00465159"/>
    <w:rsid w:val="00471E0D"/>
    <w:rsid w:val="00474CD7"/>
    <w:rsid w:val="004A76BC"/>
    <w:rsid w:val="004C53BD"/>
    <w:rsid w:val="004D54A3"/>
    <w:rsid w:val="004E2689"/>
    <w:rsid w:val="004E37D4"/>
    <w:rsid w:val="004F0D18"/>
    <w:rsid w:val="005026D1"/>
    <w:rsid w:val="005034AB"/>
    <w:rsid w:val="0050416D"/>
    <w:rsid w:val="00506582"/>
    <w:rsid w:val="0051183D"/>
    <w:rsid w:val="00517A5E"/>
    <w:rsid w:val="00520F8D"/>
    <w:rsid w:val="00521087"/>
    <w:rsid w:val="00524EA9"/>
    <w:rsid w:val="00531C7D"/>
    <w:rsid w:val="00543B36"/>
    <w:rsid w:val="00543D01"/>
    <w:rsid w:val="005667BC"/>
    <w:rsid w:val="00592BCF"/>
    <w:rsid w:val="00593201"/>
    <w:rsid w:val="005A1528"/>
    <w:rsid w:val="005A2EC9"/>
    <w:rsid w:val="005A5775"/>
    <w:rsid w:val="005B726E"/>
    <w:rsid w:val="005C16C5"/>
    <w:rsid w:val="005D0E07"/>
    <w:rsid w:val="005D16A8"/>
    <w:rsid w:val="005D1A3F"/>
    <w:rsid w:val="005D2C04"/>
    <w:rsid w:val="005D32CB"/>
    <w:rsid w:val="005D385D"/>
    <w:rsid w:val="005E5BEF"/>
    <w:rsid w:val="005E6903"/>
    <w:rsid w:val="005F2FB9"/>
    <w:rsid w:val="005F3E29"/>
    <w:rsid w:val="005F76C5"/>
    <w:rsid w:val="006003BE"/>
    <w:rsid w:val="00605038"/>
    <w:rsid w:val="006225F7"/>
    <w:rsid w:val="00637BCE"/>
    <w:rsid w:val="006421B7"/>
    <w:rsid w:val="006425A8"/>
    <w:rsid w:val="0064739C"/>
    <w:rsid w:val="006631A0"/>
    <w:rsid w:val="0066378B"/>
    <w:rsid w:val="00670276"/>
    <w:rsid w:val="006758F5"/>
    <w:rsid w:val="00681BD3"/>
    <w:rsid w:val="006A31F9"/>
    <w:rsid w:val="006B104D"/>
    <w:rsid w:val="006B3BD3"/>
    <w:rsid w:val="006B5712"/>
    <w:rsid w:val="006C0069"/>
    <w:rsid w:val="006C77CC"/>
    <w:rsid w:val="006D4AE6"/>
    <w:rsid w:val="006D78CC"/>
    <w:rsid w:val="006E0C7F"/>
    <w:rsid w:val="006E112A"/>
    <w:rsid w:val="006E19AB"/>
    <w:rsid w:val="006F678C"/>
    <w:rsid w:val="007016DB"/>
    <w:rsid w:val="00704BA8"/>
    <w:rsid w:val="00720CC2"/>
    <w:rsid w:val="00722DD0"/>
    <w:rsid w:val="007247C8"/>
    <w:rsid w:val="00733DCB"/>
    <w:rsid w:val="00736EEB"/>
    <w:rsid w:val="007375D8"/>
    <w:rsid w:val="0073798A"/>
    <w:rsid w:val="00751847"/>
    <w:rsid w:val="00757375"/>
    <w:rsid w:val="00782AEB"/>
    <w:rsid w:val="00783EE9"/>
    <w:rsid w:val="00786DAA"/>
    <w:rsid w:val="007942ED"/>
    <w:rsid w:val="00797AB4"/>
    <w:rsid w:val="007A40A0"/>
    <w:rsid w:val="007D3748"/>
    <w:rsid w:val="007D7455"/>
    <w:rsid w:val="007D7951"/>
    <w:rsid w:val="007E3BCC"/>
    <w:rsid w:val="007E58FD"/>
    <w:rsid w:val="00805805"/>
    <w:rsid w:val="0081266A"/>
    <w:rsid w:val="008348D0"/>
    <w:rsid w:val="008510FA"/>
    <w:rsid w:val="00857AE0"/>
    <w:rsid w:val="0086109E"/>
    <w:rsid w:val="008721FC"/>
    <w:rsid w:val="00873F7F"/>
    <w:rsid w:val="008809AA"/>
    <w:rsid w:val="00890411"/>
    <w:rsid w:val="00891656"/>
    <w:rsid w:val="008935C2"/>
    <w:rsid w:val="00896AFB"/>
    <w:rsid w:val="008A30D3"/>
    <w:rsid w:val="008C5B2D"/>
    <w:rsid w:val="008D4320"/>
    <w:rsid w:val="00912BB1"/>
    <w:rsid w:val="00921496"/>
    <w:rsid w:val="00923495"/>
    <w:rsid w:val="00927B5E"/>
    <w:rsid w:val="00933B73"/>
    <w:rsid w:val="00935CD0"/>
    <w:rsid w:val="00944396"/>
    <w:rsid w:val="00946D98"/>
    <w:rsid w:val="00950606"/>
    <w:rsid w:val="00955A15"/>
    <w:rsid w:val="009701B6"/>
    <w:rsid w:val="00981AD6"/>
    <w:rsid w:val="0098579C"/>
    <w:rsid w:val="00990069"/>
    <w:rsid w:val="009907A5"/>
    <w:rsid w:val="00996049"/>
    <w:rsid w:val="00997CD5"/>
    <w:rsid w:val="009A1126"/>
    <w:rsid w:val="009B11D6"/>
    <w:rsid w:val="009B78C1"/>
    <w:rsid w:val="009C56AF"/>
    <w:rsid w:val="009D2515"/>
    <w:rsid w:val="009D54DD"/>
    <w:rsid w:val="009E1044"/>
    <w:rsid w:val="009E4362"/>
    <w:rsid w:val="009E456A"/>
    <w:rsid w:val="009F7593"/>
    <w:rsid w:val="00A05029"/>
    <w:rsid w:val="00A0781E"/>
    <w:rsid w:val="00A16FA4"/>
    <w:rsid w:val="00A40337"/>
    <w:rsid w:val="00A42B32"/>
    <w:rsid w:val="00A5330A"/>
    <w:rsid w:val="00A5791F"/>
    <w:rsid w:val="00A76800"/>
    <w:rsid w:val="00A8676E"/>
    <w:rsid w:val="00A93256"/>
    <w:rsid w:val="00A93276"/>
    <w:rsid w:val="00A939F3"/>
    <w:rsid w:val="00A967C4"/>
    <w:rsid w:val="00AA1D8D"/>
    <w:rsid w:val="00AA2BD3"/>
    <w:rsid w:val="00AB7FFC"/>
    <w:rsid w:val="00AC0AA7"/>
    <w:rsid w:val="00AD3153"/>
    <w:rsid w:val="00AE79CD"/>
    <w:rsid w:val="00AF7AC1"/>
    <w:rsid w:val="00B04E46"/>
    <w:rsid w:val="00B16990"/>
    <w:rsid w:val="00B17DFA"/>
    <w:rsid w:val="00B21393"/>
    <w:rsid w:val="00B329C0"/>
    <w:rsid w:val="00B35FFE"/>
    <w:rsid w:val="00B3751F"/>
    <w:rsid w:val="00B4506E"/>
    <w:rsid w:val="00B47730"/>
    <w:rsid w:val="00B563C3"/>
    <w:rsid w:val="00B654E4"/>
    <w:rsid w:val="00BA4016"/>
    <w:rsid w:val="00BA6187"/>
    <w:rsid w:val="00BC36B4"/>
    <w:rsid w:val="00BD0211"/>
    <w:rsid w:val="00BD0C74"/>
    <w:rsid w:val="00C03B62"/>
    <w:rsid w:val="00C053CB"/>
    <w:rsid w:val="00C10B08"/>
    <w:rsid w:val="00C16332"/>
    <w:rsid w:val="00C17F93"/>
    <w:rsid w:val="00C21D63"/>
    <w:rsid w:val="00C253FE"/>
    <w:rsid w:val="00C460A3"/>
    <w:rsid w:val="00C5104C"/>
    <w:rsid w:val="00C5784C"/>
    <w:rsid w:val="00C73E7B"/>
    <w:rsid w:val="00C74980"/>
    <w:rsid w:val="00C839E6"/>
    <w:rsid w:val="00C94276"/>
    <w:rsid w:val="00CA538B"/>
    <w:rsid w:val="00CB0664"/>
    <w:rsid w:val="00CB3150"/>
    <w:rsid w:val="00CB78E7"/>
    <w:rsid w:val="00CC25D7"/>
    <w:rsid w:val="00CC6561"/>
    <w:rsid w:val="00CE0DEB"/>
    <w:rsid w:val="00CE1103"/>
    <w:rsid w:val="00CE25E9"/>
    <w:rsid w:val="00D2191D"/>
    <w:rsid w:val="00D4581D"/>
    <w:rsid w:val="00D6012B"/>
    <w:rsid w:val="00D67201"/>
    <w:rsid w:val="00D775AD"/>
    <w:rsid w:val="00D8262B"/>
    <w:rsid w:val="00D936D1"/>
    <w:rsid w:val="00D951E9"/>
    <w:rsid w:val="00DA0196"/>
    <w:rsid w:val="00DB0F59"/>
    <w:rsid w:val="00DB6476"/>
    <w:rsid w:val="00DC1B69"/>
    <w:rsid w:val="00DC1DE3"/>
    <w:rsid w:val="00DC6ABB"/>
    <w:rsid w:val="00DC6FA7"/>
    <w:rsid w:val="00DD0460"/>
    <w:rsid w:val="00DF4153"/>
    <w:rsid w:val="00E21165"/>
    <w:rsid w:val="00E373C9"/>
    <w:rsid w:val="00E46647"/>
    <w:rsid w:val="00E56E0C"/>
    <w:rsid w:val="00E73B90"/>
    <w:rsid w:val="00E92302"/>
    <w:rsid w:val="00E94E66"/>
    <w:rsid w:val="00E96D99"/>
    <w:rsid w:val="00EA0FE0"/>
    <w:rsid w:val="00EA5386"/>
    <w:rsid w:val="00EC57FE"/>
    <w:rsid w:val="00EC7973"/>
    <w:rsid w:val="00ED33C7"/>
    <w:rsid w:val="00F11CAF"/>
    <w:rsid w:val="00F13D48"/>
    <w:rsid w:val="00F17583"/>
    <w:rsid w:val="00F17FCC"/>
    <w:rsid w:val="00F25113"/>
    <w:rsid w:val="00F30A83"/>
    <w:rsid w:val="00F31AA2"/>
    <w:rsid w:val="00F32CFD"/>
    <w:rsid w:val="00F33BF1"/>
    <w:rsid w:val="00F549A8"/>
    <w:rsid w:val="00F65F15"/>
    <w:rsid w:val="00F67C0C"/>
    <w:rsid w:val="00F709E9"/>
    <w:rsid w:val="00F72636"/>
    <w:rsid w:val="00F90200"/>
    <w:rsid w:val="00F96243"/>
    <w:rsid w:val="00F96706"/>
    <w:rsid w:val="00FA402D"/>
    <w:rsid w:val="00FA6DF7"/>
    <w:rsid w:val="00FC693F"/>
    <w:rsid w:val="00FC6EE5"/>
    <w:rsid w:val="00FD3380"/>
    <w:rsid w:val="00FD508B"/>
    <w:rsid w:val="00FD7767"/>
    <w:rsid w:val="00FE5EFB"/>
    <w:rsid w:val="00FF08BE"/>
    <w:rsid w:val="098F7565"/>
    <w:rsid w:val="42895AD7"/>
    <w:rsid w:val="432615F6"/>
    <w:rsid w:val="4685D27C"/>
    <w:rsid w:val="5E0A9E37"/>
    <w:rsid w:val="653F98C2"/>
    <w:rsid w:val="69A5FF51"/>
    <w:rsid w:val="6A8D71F1"/>
    <w:rsid w:val="7C2906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FF844"/>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Verdana" w:eastAsia="Verdana" w:hAnsi="Verdana" w:cs="Verdana"/>
      <w:color w:val="000000"/>
      <w:sz w:val="20"/>
      <w:szCs w:val="20"/>
    </w:rPr>
  </w:style>
  <w:style w:type="paragraph" w:styleId="Heading1">
    <w:name w:val="heading 1"/>
    <w:basedOn w:val="Normal"/>
    <w:next w:val="BodyText"/>
    <w:link w:val="Heading1Char"/>
    <w:uiPriority w:val="9"/>
    <w:qFormat/>
    <w:rsid w:val="00FC693F"/>
    <w:pPr>
      <w:keepNext/>
      <w:keepLines/>
      <w:spacing w:before="280" w:after="160" w:line="240" w:lineRule="auto"/>
      <w:outlineLvl w:val="0"/>
    </w:pPr>
    <w:rPr>
      <w:b/>
      <w:bCs/>
      <w:sz w:val="28"/>
      <w:szCs w:val="28"/>
    </w:rPr>
  </w:style>
  <w:style w:type="paragraph" w:styleId="Heading2">
    <w:name w:val="heading 2"/>
    <w:basedOn w:val="Normal"/>
    <w:next w:val="BodyText"/>
    <w:link w:val="Heading2Char"/>
    <w:uiPriority w:val="9"/>
    <w:unhideWhenUsed/>
    <w:qFormat/>
    <w:rsid w:val="00FC693F"/>
    <w:pPr>
      <w:keepNext/>
      <w:keepLines/>
      <w:spacing w:before="280" w:after="160" w:line="240" w:lineRule="auto"/>
      <w:outlineLvl w:val="1"/>
    </w:pPr>
    <w:rPr>
      <w:b/>
      <w:bCs/>
      <w:sz w:val="21"/>
      <w:szCs w:val="21"/>
    </w:rPr>
  </w:style>
  <w:style w:type="paragraph" w:styleId="Heading3">
    <w:name w:val="heading 3"/>
    <w:basedOn w:val="Normal"/>
    <w:next w:val="Normal"/>
    <w:link w:val="Heading3Char"/>
    <w:uiPriority w:val="9"/>
    <w:unhideWhenUsed/>
    <w:qFormat/>
    <w:rsid w:val="00FC693F"/>
    <w:pPr>
      <w:keepNext/>
      <w:keepLines/>
      <w:spacing w:before="280" w:after="160" w:line="240" w:lineRule="auto"/>
      <w:outlineLvl w:val="2"/>
    </w:pPr>
    <w:rPr>
      <w:b/>
      <w:bCs/>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line="240" w:lineRule="auto"/>
      <w:outlineLvl w:val="3"/>
    </w:pPr>
    <w:rPr>
      <w:b/>
      <w:bCs/>
      <w:i/>
      <w:iCs/>
      <w:color w:val="4F81BD" w:themeColor="accent1"/>
      <w:sz w:val="21"/>
      <w:szCs w:val="21"/>
    </w:rPr>
  </w:style>
  <w:style w:type="paragraph" w:styleId="Heading5">
    <w:name w:val="heading 5"/>
    <w:basedOn w:val="Normal"/>
    <w:next w:val="Normal"/>
    <w:link w:val="Heading5Char"/>
    <w:uiPriority w:val="9"/>
    <w:semiHidden/>
    <w:unhideWhenUsed/>
    <w:qFormat/>
    <w:rsid w:val="00FC693F"/>
    <w:pPr>
      <w:keepNext/>
      <w:keepLines/>
      <w:spacing w:before="200" w:after="0" w:line="240" w:lineRule="auto"/>
      <w:outlineLvl w:val="4"/>
    </w:pPr>
    <w:rPr>
      <w:b/>
      <w:bCs/>
      <w:color w:val="243F60" w:themeColor="accent1" w:themeShade="7F"/>
      <w:sz w:val="21"/>
      <w:szCs w:val="21"/>
    </w:rPr>
  </w:style>
  <w:style w:type="paragraph" w:styleId="Heading6">
    <w:name w:val="heading 6"/>
    <w:basedOn w:val="Normal"/>
    <w:next w:val="Normal"/>
    <w:link w:val="Heading6Char"/>
    <w:uiPriority w:val="9"/>
    <w:semiHidden/>
    <w:unhideWhenUsed/>
    <w:qFormat/>
    <w:rsid w:val="00FC693F"/>
    <w:pPr>
      <w:keepNext/>
      <w:keepLines/>
      <w:spacing w:before="200" w:after="0" w:line="240" w:lineRule="auto"/>
      <w:outlineLvl w:val="5"/>
    </w:pPr>
    <w:rPr>
      <w:b/>
      <w:bCs/>
      <w:i/>
      <w:iCs/>
      <w:color w:val="243F60" w:themeColor="accent1" w:themeShade="7F"/>
      <w:sz w:val="21"/>
      <w:szCs w:val="21"/>
    </w:rPr>
  </w:style>
  <w:style w:type="paragraph" w:styleId="Heading7">
    <w:name w:val="heading 7"/>
    <w:basedOn w:val="Normal"/>
    <w:next w:val="Normal"/>
    <w:link w:val="Heading7Char"/>
    <w:uiPriority w:val="9"/>
    <w:semiHidden/>
    <w:unhideWhenUsed/>
    <w:qFormat/>
    <w:rsid w:val="00FC693F"/>
    <w:pPr>
      <w:keepNext/>
      <w:keepLines/>
      <w:spacing w:before="200" w:after="0" w:line="240" w:lineRule="auto"/>
      <w:outlineLvl w:val="6"/>
    </w:pPr>
    <w:rPr>
      <w:b/>
      <w:bCs/>
      <w:i/>
      <w:iCs/>
      <w:color w:val="404040" w:themeColor="text1" w:themeTint="BF"/>
      <w:sz w:val="21"/>
      <w:szCs w:val="21"/>
    </w:rPr>
  </w:style>
  <w:style w:type="paragraph" w:styleId="Heading8">
    <w:name w:val="heading 8"/>
    <w:basedOn w:val="Normal"/>
    <w:next w:val="Normal"/>
    <w:link w:val="Heading8Char"/>
    <w:uiPriority w:val="9"/>
    <w:semiHidden/>
    <w:unhideWhenUsed/>
    <w:qFormat/>
    <w:rsid w:val="00FC693F"/>
    <w:pPr>
      <w:keepNext/>
      <w:keepLines/>
      <w:spacing w:before="200" w:after="0" w:line="240" w:lineRule="auto"/>
      <w:outlineLvl w:val="7"/>
    </w:pPr>
    <w:rPr>
      <w:b/>
      <w:bCs/>
      <w:color w:val="4F81BD" w:themeColor="accent1"/>
      <w:sz w:val="21"/>
      <w:szCs w:val="21"/>
    </w:rPr>
  </w:style>
  <w:style w:type="paragraph" w:styleId="Heading9">
    <w:name w:val="heading 9"/>
    <w:basedOn w:val="Normal"/>
    <w:next w:val="Normal"/>
    <w:link w:val="Heading9Char"/>
    <w:uiPriority w:val="9"/>
    <w:semiHidden/>
    <w:unhideWhenUsed/>
    <w:qFormat/>
    <w:rsid w:val="00FC693F"/>
    <w:pPr>
      <w:keepNext/>
      <w:keepLines/>
      <w:spacing w:before="200" w:after="0" w:line="240" w:lineRule="auto"/>
      <w:outlineLvl w:val="8"/>
    </w:pPr>
    <w:rPr>
      <w:b/>
      <w:bCs/>
      <w:i/>
      <w:iCs/>
      <w:color w:val="404040" w:themeColor="text1" w:themeTint="BF"/>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40" w:lineRule="auto"/>
      <w:contextualSpacing/>
    </w:pPr>
    <w:rPr>
      <w:b/>
      <w:bCs/>
      <w:spacing w:val="5"/>
      <w:kern w:val="28"/>
      <w:sz w:val="28"/>
      <w:szCs w:val="2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BodyText"/>
    <w:uiPriority w:val="35"/>
    <w:unhideWhenUsed/>
    <w:qFormat/>
    <w:rsid w:val="00FC693F"/>
    <w:pPr>
      <w:spacing w:after="140" w:line="240" w:lineRule="auto"/>
    </w:pPr>
    <w:rPr>
      <w:rFonts w:ascii="Trebuchet MS" w:eastAsia="Trebuchet MS" w:hAnsi="Trebuchet MS" w:cs="Trebuchet M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Illustration">
    <w:name w:val="Illustration"/>
    <w:basedOn w:val="Normal"/>
    <w:next w:val="Caption"/>
    <w:qFormat/>
    <w:pPr>
      <w:spacing w:line="240" w:lineRule="auto"/>
      <w:jc w:val="center"/>
    </w:pPr>
  </w:style>
  <w:style w:type="character" w:customStyle="1" w:styleId="CaptionTitle">
    <w:name w:val="Caption Title"/>
    <w:qFormat/>
    <w:rPr>
      <w:b/>
      <w:bCs/>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rPr>
      <w:rFonts w:ascii="Verdana" w:eastAsia="Verdana" w:hAnsi="Verdana" w:cs="Verdana"/>
      <w:color w:val="000000"/>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87490"/>
    <w:rPr>
      <w:b/>
      <w:bCs/>
    </w:rPr>
  </w:style>
  <w:style w:type="character" w:customStyle="1" w:styleId="CommentSubjectChar">
    <w:name w:val="Comment Subject Char"/>
    <w:basedOn w:val="CommentTextChar"/>
    <w:link w:val="CommentSubject"/>
    <w:uiPriority w:val="99"/>
    <w:semiHidden/>
    <w:rsid w:val="00187490"/>
    <w:rPr>
      <w:rFonts w:ascii="Verdana" w:eastAsia="Verdana" w:hAnsi="Verdana" w:cs="Verdana"/>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39"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21"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34"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9"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7"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28"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6"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44"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7"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0"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5"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43" Type="http://schemas.microsoft.com/office/2011/relationships/people" Target="peop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33"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38"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68</Pages>
  <Words>19900</Words>
  <Characters>113432</Characters>
  <Application>Microsoft Office Word</Application>
  <DocSecurity>0</DocSecurity>
  <Lines>945</Lines>
  <Paragraphs>266</Paragraphs>
  <ScaleCrop>false</ScaleCrop>
  <Manager/>
  <Company/>
  <LinksUpToDate>false</LinksUpToDate>
  <CharactersWithSpaces>133066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
  <cp:keywords/>
  <cp:lastModifiedBy>Levine, Charles Roger (dzk3ja)</cp:lastModifiedBy>
  <cp:revision>108</cp:revision>
  <cp:lastPrinted>2026-10-13T22:22:00Z</cp:lastPrinted>
  <dcterms:created xsi:type="dcterms:W3CDTF">2026-10-12T00:06:00Z</dcterms:created>
  <dcterms:modified xsi:type="dcterms:W3CDTF">2026-10-18T21:27:00Z</dcterms:modified>
</cp:coreProperties>
</file>