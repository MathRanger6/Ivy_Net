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F7D9C" w14:textId="77777777" w:rsidR="00CB3150" w:rsidRDefault="00000000">
      <w:pPr>
        <w:pStyle w:val="Title"/>
      </w:pPr>
      <w:r>
        <w:t>Chapter 4 — A model of competitive congestion and advancement</w:t>
      </w:r>
    </w:p>
    <w:p w14:paraId="39928DC8" w14:textId="77777777" w:rsidR="00CB3150" w:rsidRDefault="00000000">
      <w:pPr>
        <w:pStyle w:val="Heading1"/>
      </w:pPr>
      <w:bookmarkStart w:id="0" w:name="X166b1176d9c834602c4793dd44ed9435b820f4f"/>
      <w:r>
        <w:t>4.1 Individual performance and success in groups</w:t>
      </w:r>
    </w:p>
    <w:p w14:paraId="46560FC4"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6EA7B16F"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324EEA5C"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188188A4" w14:textId="77777777" w:rsidR="00CB3150" w:rsidRDefault="00000000">
      <w:pPr>
        <w:pStyle w:val="Heading1"/>
      </w:pPr>
      <w:bookmarkStart w:id="1" w:name="Xfada5e96b17685afb9851f145398c9afa85bcfe"/>
      <w:bookmarkEnd w:id="0"/>
      <w:r>
        <w:t>4.2 Selecting the highest performing individuals</w:t>
      </w:r>
    </w:p>
    <w:p w14:paraId="3C63BE6A" w14:textId="6C9A320B" w:rsidR="00CB3150" w:rsidRDefault="00000000">
      <w:r>
        <w:t xml:space="preserve">Consider </w:t>
      </w:r>
      <w:ins w:id="2" w:author="Levine, Charles Roger CTR USARMY USMA (USA)" w:date="2026-10-12T12:00:00Z" w16du:dateUtc="2026-10-12T16:00:00Z">
        <w:r w:rsidR="00C73E7B">
          <w:t xml:space="preserve">a population of </w:t>
        </w:r>
      </w:ins>
      <w: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lastRenderedPageBreak/>
        <w:t>maker can observe and compare their performance perfectly. Everyone is ranked, and the highest-ranked individuals receive the available places.</w:t>
      </w:r>
      <w:ins w:id="3" w:author="Levine, Charles Roger CTR USARMY USMA (USA)" w:date="2026-10-12T11:55:00Z" w16du:dateUtc="2026-10-12T15:55:00Z">
        <w:r w:rsidR="00362992">
          <w:t xml:space="preserve"> </w:t>
        </w:r>
        <w:r w:rsidR="00362992">
          <w:t>We call this performance-only, deterministic top-</w:t>
        </w:r>
      </w:ins>
      <m:oMath>
        <m:r>
          <w:rPr>
            <w:rFonts w:ascii="Cambria Math" w:hAnsi="Cambria Math"/>
          </w:rPr>
          <m:t>K</m:t>
        </m:r>
      </m:oMath>
      <w:ins w:id="4" w:author="Levine, Charles Roger CTR USARMY USMA (USA)" w:date="2026-10-12T11:55:00Z" w16du:dateUtc="2026-10-12T15:55:00Z">
        <w:r w:rsidR="00362992">
          <w:t xml:space="preserve"> model the naïve benchmark.</w:t>
        </w:r>
      </w:ins>
    </w:p>
    <w:p w14:paraId="598CC33F"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082B2075" w14:textId="77777777" w:rsidR="00CB3150" w:rsidRDefault="00000000">
      <w:pPr>
        <w:pStyle w:val="Heading2"/>
      </w:pPr>
      <w:bookmarkStart w:id="5" w:name="performance-and-the-selection-population"/>
      <w:r>
        <w:t>4.2.1 Performance and the selection population</w:t>
      </w:r>
    </w:p>
    <w:p w14:paraId="7988D070" w14:textId="7BC359B9" w:rsidR="00CB3150" w:rsidRDefault="00000000">
      <w: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performance characteristic of individual </w:t>
      </w:r>
      <m:oMath>
        <m:r>
          <w:rPr>
            <w:rFonts w:ascii="Cambria Math" w:hAnsi="Cambria Math"/>
          </w:rPr>
          <m:t>i</m:t>
        </m:r>
      </m:oMath>
      <w:r>
        <w:t xml:space="preserve">. </w:t>
      </w:r>
      <m:oMath>
        <m:r>
          <w:rPr>
            <w:rFonts w:ascii="Cambria Math" w:hAnsi="Cambria Math"/>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may be a measured performance statistic or a specified characteristic in a simulation. It need not be innate talent, and a measured value may already reflect earlier environments. Perfect observation in this </w:t>
      </w:r>
      <w:ins w:id="6" w:author="Levine, Charles Roger CTR USARMY USMA (USA)" w:date="2026-10-12T11:49:00Z" w16du:dateUtc="2026-10-12T15:49:00Z">
        <w:r w:rsidR="00A16FA4">
          <w:t xml:space="preserve">naïve </w:t>
        </w:r>
      </w:ins>
      <w: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rather than a claim that empirical performance reveals underlying talent without error.</w:t>
      </w:r>
    </w:p>
    <w:p w14:paraId="10B151C6" w14:textId="77777777" w:rsidR="00CB3150" w:rsidRDefault="00000000">
      <w:pPr>
        <w:pStyle w:val="BodyText"/>
      </w:pPr>
      <w:r>
        <w:t xml:space="preserve">Let </w:t>
      </w:r>
      <m:oMath>
        <m:r>
          <m:rPr>
            <m:scr m:val="script"/>
            <m:sty m:val="p"/>
          </m:rPr>
          <w:rPr>
            <w:rFonts w:ascii="Cambria Math" w:hAnsi="Cambria Math"/>
          </w:rPr>
          <m:t>I</m:t>
        </m:r>
      </m:oMath>
      <w:r>
        <w:t xml:space="preserve"> be the set of eligible individuals, with </w:t>
      </w:r>
      <m:oMath>
        <m:r>
          <w:rPr>
            <w:rFonts w:ascii="Cambria Math" w:hAnsi="Cambria Math"/>
          </w:rPr>
          <m:t>N</m:t>
        </m:r>
      </m:oMath>
      <w:r>
        <w:t xml:space="preserve"> members. Index groups by </w:t>
      </w:r>
      <m:oMath>
        <m:r>
          <w:rPr>
            <w:rFonts w:ascii="Cambria Math" w:hAnsi="Cambria Math"/>
          </w:rPr>
          <m:t>j</m:t>
        </m:r>
      </m:oMath>
      <w: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the group containing individual </w:t>
      </w:r>
      <m:oMath>
        <m:r>
          <w:rPr>
            <w:rFonts w:ascii="Cambria Math" w:hAnsi="Cambria Math"/>
          </w:rPr>
          <m:t>i</m:t>
        </m:r>
      </m:oMath>
      <w:r>
        <w:t xml:space="preserve">. Group </w:t>
      </w:r>
      <m:oMath>
        <m:r>
          <w:rPr>
            <w:rFonts w:ascii="Cambria Math" w:hAnsi="Cambria Math"/>
          </w:rPr>
          <m:t>j</m:t>
        </m:r>
      </m:oMath>
      <w: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individuals, all groups are nonempty, and their sizes sum to </w:t>
      </w:r>
      <m:oMath>
        <m:r>
          <w:rPr>
            <w:rFonts w:ascii="Cambria Math" w:hAnsi="Cambria Math"/>
          </w:rPr>
          <m:t>N</m:t>
        </m:r>
      </m:oMath>
      <w:r>
        <w:t>. Memberships can come directly from observed rosters. We do not yet need a model of how those groups formed.</w:t>
      </w:r>
    </w:p>
    <w:p w14:paraId="7D9AE0C8" w14:textId="77777777" w:rsidR="00CB3150" w:rsidRDefault="00000000">
      <w:pPr>
        <w:pStyle w:val="BodyText"/>
      </w:pPr>
      <w:r>
        <w:t xml:space="preserve">Let </w:t>
      </w:r>
      <m:oMath>
        <m:r>
          <w:rPr>
            <w:rFonts w:ascii="Cambria Math" w:hAnsi="Cambria Math"/>
          </w:rPr>
          <m:t>K</m:t>
        </m:r>
      </m:oMath>
      <w: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t xml:space="preserve">, because selecting nobody or everybody leaves no variation in the binary outcome. Fixing </w:t>
      </w:r>
      <m:oMath>
        <m:r>
          <w:rPr>
            <w:rFonts w:ascii="Cambria Math" w:hAnsi="Cambria Math"/>
          </w:rPr>
          <m:t>K</m:t>
        </m:r>
      </m:oMath>
      <w:r>
        <w:t xml:space="preserve"> is a modeling assumption; it does not require that every application have an explicitly announced institutional quota.</w:t>
      </w:r>
    </w:p>
    <w:p w14:paraId="39AE6047" w14:textId="77777777" w:rsidR="00CB3150" w:rsidRDefault="00000000">
      <w:pPr>
        <w:pStyle w:val="Heading2"/>
      </w:pPr>
      <w:bookmarkStart w:id="7" w:name="the-score-and-the-selection-rule"/>
      <w:bookmarkEnd w:id="5"/>
      <w:r>
        <w:lastRenderedPageBreak/>
        <w:t>4.2.2 The score and the selection rule</w:t>
      </w:r>
    </w:p>
    <w:p w14:paraId="71B054CA" w14:textId="1833AA77" w:rsidR="00CB3150" w:rsidRDefault="00203D06">
      <w:ins w:id="8" w:author="Levine, Charles Roger CTR USARMY USMA (USA)" w:date="2026-10-12T12:08:00Z" w16du:dateUtc="2026-10-12T16:08:00Z">
        <w:r>
          <w:t xml:space="preserve">Here we formalize two parts of the model process: SCORE and </w:t>
        </w:r>
      </w:ins>
      <w:ins w:id="9" w:author="Levine, Charles Roger CTR USARMY USMA (USA)" w:date="2026-10-12T12:09:00Z" w16du:dateUtc="2026-10-12T16:09:00Z">
        <w:r>
          <w:t xml:space="preserve">SELECT.  </w:t>
        </w:r>
      </w:ins>
      <w:r w:rsidR="00000000">
        <w:t xml:space="preserve">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000000">
        <w:t>. In this simplest model, individual performance is its only ingredient:</w:t>
      </w:r>
    </w:p>
    <w:p w14:paraId="14B1B0C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7FD7DBF8" w14:textId="77777777" w:rsidR="00CB3150" w:rsidRDefault="00000000">
      <w:r>
        <w:t xml:space="preserve">The selection rule chooses the </w:t>
      </w:r>
      <m:oMath>
        <m:r>
          <w:rPr>
            <w:rFonts w:ascii="Cambria Math" w:hAnsi="Cambria Math"/>
          </w:rPr>
          <m:t>K</m:t>
        </m:r>
      </m:oMath>
      <w:r>
        <w:t xml:space="preserve"> highest scores. Write </w:t>
      </w:r>
      <m:oMath>
        <m:r>
          <m:rPr>
            <m:sty m:val="bi"/>
          </m:rPr>
          <w:rPr>
            <w:rFonts w:ascii="Cambria Math" w:hAnsi="Cambria Math"/>
          </w:rPr>
          <m:t>S</m:t>
        </m:r>
      </m:oMath>
      <w: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equal one if individual </w:t>
      </w:r>
      <m:oMath>
        <m:r>
          <w:rPr>
            <w:rFonts w:ascii="Cambria Math" w:hAnsi="Cambria Math"/>
          </w:rPr>
          <m:t>i</m:t>
        </m:r>
      </m:oMath>
      <w: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t xml:space="preserve"> equals one when the condition is true and zero otherwise, we write</w:t>
      </w:r>
    </w:p>
    <w:p w14:paraId="171EA7D7" w14:textId="386564F9" w:rsidR="00CB3150" w:rsidRDefault="002E03B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0E19A86B" w14:textId="25EE4A94"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ins w:id="10" w:author="Levine, Charles Roger CTR USARMY USMA (USA)" w:date="2026-10-12T13:15:00Z" w16du:dateUtc="2026-10-12T17:15:00Z">
        <w:r w:rsidR="004003FB">
          <w:t xml:space="preserve">  </w:t>
        </w:r>
        <w:r w:rsidR="004003FB">
          <w:t>If several individuals share the score at the selection boundary, we fill the remaining places using a predetermined ordering of those individuals, fixed before selection and used consistently across comparisons.</w:t>
        </w:r>
      </w:ins>
    </w:p>
    <w:p w14:paraId="095EC506" w14:textId="72DCB0F5" w:rsidR="00CB3150" w:rsidRDefault="00000000">
      <w:pPr>
        <w:pStyle w:val="Heading2"/>
      </w:pPr>
      <w:bookmarkStart w:id="11" w:name="Xa5823cb72cde8cbb5180a30bdc574971e9835d8"/>
      <w:bookmarkEnd w:id="7"/>
      <w:r>
        <w:t xml:space="preserve">4.2.3 What group membership does in the </w:t>
      </w:r>
      <w:ins w:id="12" w:author="Levine, Charles Roger CTR USARMY USMA (USA)" w:date="2026-10-12T11:50:00Z" w16du:dateUtc="2026-10-12T15:50:00Z">
        <w:r w:rsidR="00A16FA4">
          <w:t xml:space="preserve">naïve </w:t>
        </w:r>
      </w:ins>
      <w:r>
        <w:t>benchmark</w:t>
      </w:r>
    </w:p>
    <w:p w14:paraId="13B93AD8" w14:textId="77777777" w:rsidR="00CB3150" w:rsidRDefault="00000000">
      <w:r>
        <w:t xml:space="preserve">Groups exist in this first model, but they do not affect who is selected. Reassigning the same individuals among groups leaves their scores and the selected set unchanged. Increasing </w:t>
      </w:r>
      <m:oMath>
        <m:r>
          <w:rPr>
            <w:rFonts w:ascii="Cambria Math" w:hAnsi="Cambria Math"/>
          </w:rPr>
          <m:t>K</m:t>
        </m:r>
      </m:oMath>
      <w:r>
        <w:t xml:space="preserve"> instead expands the selected set by moving down the performance ranking, provided the tie convention remains fixed.</w:t>
      </w:r>
    </w:p>
    <w:p w14:paraId="441324C5" w14:textId="0BA67CAB" w:rsidR="00CB3150" w:rsidRDefault="00000000">
      <w:pPr>
        <w:pStyle w:val="BodyText"/>
      </w:pPr>
      <w:r>
        <w:t xml:space="preserve">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experiments on the same individuals and memberships will ask whether an</w:t>
      </w:r>
      <w:del w:id="13" w:author="Levine, Charles Roger CTR USARMY USMA (USA)" w:date="2026-10-12T12:55:00Z" w16du:dateUtc="2026-10-12T16:55:00Z">
        <w:r w:rsidDel="003E7FF3">
          <w:delText xml:space="preserve"> </w:delText>
        </w:r>
      </w:del>
      <w:ins w:id="14" w:author="Levine, Charles Roger CTR USARMY USMA (USA)" w:date="2026-10-12T12:54:00Z" w16du:dateUtc="2026-10-12T16:54:00Z">
        <w:r w:rsidR="003E7FF3">
          <w:t xml:space="preserve"> explicit adjustment based on group composition</w:t>
        </w:r>
        <w:r w:rsidR="003E7FF3">
          <w:t xml:space="preserve"> </w:t>
        </w:r>
      </w:ins>
      <w:del w:id="15" w:author="Levine, Charles Roger CTR USARMY USMA (USA)" w:date="2026-10-12T12:54:00Z" w16du:dateUtc="2026-10-12T16:54:00Z">
        <w:r w:rsidDel="003E7FF3">
          <w:delText xml:space="preserve">explicit local adjustment </w:delText>
        </w:r>
      </w:del>
      <w:r>
        <w:t>changes that conclusion.</w:t>
      </w:r>
    </w:p>
    <w:p w14:paraId="2D766B2A" w14:textId="77777777" w:rsidR="00CB3150" w:rsidRDefault="00000000">
      <w:pPr>
        <w:pStyle w:val="Heading1"/>
      </w:pPr>
      <w:bookmarkStart w:id="16" w:name="allowing-uncertainty-in-selection"/>
      <w:bookmarkEnd w:id="1"/>
      <w:bookmarkEnd w:id="11"/>
      <w:r>
        <w:lastRenderedPageBreak/>
        <w:t>4.3 Allowing uncertainty in selection</w:t>
      </w:r>
    </w:p>
    <w:p w14:paraId="32F9FCAE" w14:textId="77777777" w:rsidR="00CB3150" w:rsidRDefault="00000000">
      <w:r>
        <w:t>Perfect 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p>
    <w:p w14:paraId="3B5F718F" w14:textId="77777777" w:rsidR="00CB3150" w:rsidRDefault="00000000">
      <w:pPr>
        <w:pStyle w:val="BodyText"/>
      </w:pPr>
      <w:r>
        <w:t xml:space="preserve">We represent this uncertainty while retaining a fixed number of opportunities. The scores remain those supplied to selection; the identities receiving the </w:t>
      </w:r>
      <m:oMath>
        <m:r>
          <w:rPr>
            <w:rFonts w:ascii="Cambria Math" w:hAnsi="Cambria Math"/>
          </w:rPr>
          <m:t>K</m:t>
        </m:r>
      </m:oMath>
      <w: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t>. We will adjust the selection method, not the scoring to introduce this uncertainty.</w:t>
      </w:r>
    </w:p>
    <w:p w14:paraId="57944653" w14:textId="77777777" w:rsidR="00CB3150" w:rsidRDefault="00000000">
      <w:pPr>
        <w:pStyle w:val="Heading2"/>
      </w:pPr>
      <w:bookmarkStart w:id="17" w:name="Xa81b982df13d1d13892043cb673ae528535138a"/>
      <w:r>
        <w:t>4.3.1 From a fixed ranking to uncertain winners</w:t>
      </w:r>
    </w:p>
    <w:p w14:paraId="6E5AD403" w14:textId="1A186E3F" w:rsidR="00CB3150" w:rsidRDefault="00000000">
      <w:r>
        <w:t xml:space="preserve">In the </w:t>
      </w:r>
      <w:ins w:id="18" w:author="Levine, Charles Roger CTR USARMY USMA (USA)" w:date="2026-10-12T11:50:00Z" w16du:dateUtc="2026-10-12T15:50:00Z">
        <w:r w:rsidR="00A16FA4">
          <w:t xml:space="preserve">naïve </w:t>
        </w:r>
      </w:ins>
      <w:r>
        <w:t xml:space="preserve">benchmark selection method, ranking the scores determines all </w:t>
      </w:r>
      <m:oMath>
        <m:r>
          <w:rPr>
            <w:rFonts w:ascii="Cambria Math" w:hAnsi="Cambria Math"/>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t xml:space="preserve"> people have been selected.</w:t>
      </w:r>
    </w:p>
    <w:p w14:paraId="2D846C94" w14:textId="77777777" w:rsidR="00CB3150" w:rsidRDefault="00000000">
      <w:pPr>
        <w:pStyle w:val="BodyText"/>
      </w:pPr>
      <w: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was measured.</w:t>
      </w:r>
    </w:p>
    <w:p w14:paraId="4C463C69" w14:textId="55554ED0" w:rsidR="00CB3150" w:rsidRDefault="00000000">
      <w:pPr>
        <w:pStyle w:val="Heading2"/>
      </w:pPr>
      <w:bookmarkStart w:id="19" w:name="X3403a481b954ec6ac05b20913aa990d79a7f6ac"/>
      <w:bookmarkEnd w:id="17"/>
      <w:r>
        <w:t xml:space="preserve">4.3.2 </w:t>
      </w:r>
      <w:del w:id="20" w:author="Levine, Charles Roger CTR USARMY USMA (USA)" w:date="2026-10-12T12:50:00Z" w16du:dateUtc="2026-10-12T16:50:00Z">
        <w:r w:rsidDel="003E7FF3">
          <w:delText xml:space="preserve">Selecting exactly </w:delText>
        </w:r>
      </w:del>
      <m:oMath>
        <m:r>
          <w:del w:id="21" w:author="Levine, Charles Roger CTR USARMY USMA (USA)" w:date="2026-10-12T12:50:00Z" w16du:dateUtc="2026-10-12T16:50:00Z">
            <m:rPr>
              <m:sty m:val="bi"/>
            </m:rPr>
            <w:rPr>
              <w:rFonts w:ascii="Cambria Math" w:hAnsi="Cambria Math"/>
            </w:rPr>
            <m:t>K</m:t>
          </w:del>
        </m:r>
      </m:oMath>
      <w:del w:id="22" w:author="Levine, Charles Roger CTR USARMY USMA (USA)" w:date="2026-10-12T12:50:00Z" w16du:dateUtc="2026-10-12T16:50:00Z">
        <w:r w:rsidDel="003E7FF3">
          <w:delText xml:space="preserve"> individuals without replacement</w:delText>
        </w:r>
      </w:del>
      <w:ins w:id="23" w:author="Levine, Charles Roger CTR USARMY USMA (USA)" w:date="2026-10-12T12:50:00Z" w16du:dateUtc="2026-10-12T16:50:00Z">
        <w:r w:rsidR="003E7FF3">
          <w:t>Stochastic selection using Gibbs weights</w:t>
        </w:r>
      </w:ins>
    </w:p>
    <w:p w14:paraId="41798FB5" w14:textId="24E9BC74" w:rsidR="003E7FF3" w:rsidRDefault="00000000" w:rsidP="003E7FF3">
      <w:pPr>
        <w:rPr>
          <w:ins w:id="24" w:author="Levine, Charles Roger CTR USARMY USMA (USA)" w:date="2026-10-12T12:52:00Z" w16du:dateUtc="2026-10-12T16:52:00Z"/>
        </w:rPr>
      </w:pPr>
      <w:del w:id="25" w:author="Levine, Charles Roger CTR USARMY USMA (USA)" w:date="2026-10-12T12:52:00Z" w16du:dateUtc="2026-10-12T16:52:00Z">
        <w:r w:rsidDel="003E7FF3">
          <w:delText xml:space="preserve">To state </w:delText>
        </w:r>
      </w:del>
      <w:ins w:id="26" w:author="Levine, Charles Roger CTR USARMY USMA (USA)" w:date="2026-10-12T12:52:00Z" w16du:dateUtc="2026-10-12T16:52:00Z">
        <w:r w:rsidR="003E7FF3">
          <w:t>We now replace the naïve benchmark’s deterministic top-</w:t>
        </w:r>
      </w:ins>
      <m:oMath>
        <m:r>
          <w:rPr>
            <w:rFonts w:ascii="Cambria Math" w:hAnsi="Cambria Math"/>
          </w:rPr>
          <m:t>K</m:t>
        </m:r>
      </m:oMath>
      <w:ins w:id="27" w:author="Levine, Charles Roger CTR USARMY USMA (USA)" w:date="2026-10-12T12:52:00Z" w16du:dateUtc="2026-10-12T16:52:00Z">
        <w:r w:rsidR="003E7FF3">
          <w:t xml:space="preserve"> rule with a stochastic selection rule. Scores remain fixed, but selection becomes probabilistic: higher-scoring individuals are favored without being guaranteed a place. We implement this preference using </w:t>
        </w:r>
        <w:r w:rsidR="003E7FF3" w:rsidRPr="003E7FF3">
          <w:rPr>
            <w:b/>
            <w:bCs/>
            <w:rPrChange w:id="28" w:author="Levine, Charles Roger CTR USARMY USMA (USA)" w:date="2026-10-12T12:52:00Z" w16du:dateUtc="2026-10-12T16:52:00Z">
              <w:rPr/>
            </w:rPrChange>
          </w:rPr>
          <w:t>Gibbs weights</w:t>
        </w:r>
        <w:r w:rsidR="003E7FF3">
          <w:t xml:space="preserve">, assigning individual </w:t>
        </w:r>
      </w:ins>
      <m:oMath>
        <m:r>
          <w:rPr>
            <w:rFonts w:ascii="Cambria Math" w:hAnsi="Cambria Math"/>
          </w:rPr>
          <m:t>i</m:t>
        </m:r>
      </m:oMath>
      <w:ins w:id="29" w:author="Levine, Charles Roger CTR USARMY USMA (USA)" w:date="2026-10-12T12:52:00Z" w16du:dateUtc="2026-10-12T16:52:00Z">
        <w:r w:rsidR="003E7FF3">
          <w:t xml:space="preserve"> the positive weight </w:t>
        </w:r>
      </w:ins>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ins w:id="30" w:author="Levine, Charles Roger CTR USARMY USMA (USA)" w:date="2026-10-12T12:52:00Z" w16du:dateUtc="2026-10-12T16:52:00Z">
        <w:r w:rsidR="003E7FF3">
          <w:t xml:space="preserve">. At each draw, an individual’s probability of selection equals their weight divided by the total weight of all remaining candidates. Each selected individual is removed, and the process continues until exactly </w:t>
        </w:r>
      </w:ins>
      <m:oMath>
        <m:r>
          <w:rPr>
            <w:rFonts w:ascii="Cambria Math" w:hAnsi="Cambria Math"/>
          </w:rPr>
          <m:t>K</m:t>
        </m:r>
      </m:oMath>
      <w:ins w:id="31" w:author="Levine, Charles Roger CTR USARMY USMA (USA)" w:date="2026-10-12T12:52:00Z" w16du:dateUtc="2026-10-12T16:52:00Z">
        <w:r w:rsidR="003E7FF3">
          <w:t xml:space="preserve"> individuals have been selected.</w:t>
        </w:r>
      </w:ins>
    </w:p>
    <w:p w14:paraId="3D886F65" w14:textId="4448B79D" w:rsidR="00CB3150" w:rsidRDefault="003E7FF3" w:rsidP="003E7FF3">
      <w:ins w:id="32" w:author="Levine, Charles Roger CTR USARMY USMA (USA)" w:date="2026-10-12T12:52:00Z" w16du:dateUtc="2026-10-12T16:52:00Z">
        <w:r>
          <w:lastRenderedPageBreak/>
          <w:t xml:space="preserve">Let </w:t>
        </w:r>
      </w:ins>
      <m:oMath>
        <m:sSub>
          <m:sSubPr>
            <m:ctrlPr>
              <w:rPr>
                <w:rFonts w:ascii="Cambria Math" w:hAnsi="Cambria Math"/>
              </w:rPr>
            </m:ctrlPr>
          </m:sSubPr>
          <m:e>
            <m:r>
              <w:rPr>
                <w:rFonts w:ascii="Cambria Math" w:hAnsi="Cambria Math"/>
              </w:rPr>
              <m:t>I</m:t>
            </m:r>
          </m:e>
          <m:sub>
            <m:r>
              <w:rPr>
                <w:rFonts w:ascii="Cambria Math" w:hAnsi="Cambria Math"/>
              </w:rPr>
              <m:t>r</m:t>
            </m:r>
          </m:sub>
        </m:sSub>
      </m:oMath>
      <w:ins w:id="33" w:author="Levine, Charles Roger CTR USARMY USMA (USA)" w:date="2026-10-12T12:52:00Z" w16du:dateUtc="2026-10-12T16:52:00Z">
        <w:r>
          <w:t xml:space="preserve"> denote the individual selected on draw </w:t>
        </w:r>
      </w:ins>
      <m:oMath>
        <m:r>
          <w:rPr>
            <w:rFonts w:ascii="Cambria Math" w:hAnsi="Cambria Math"/>
          </w:rPr>
          <m:t>r</m:t>
        </m:r>
      </m:oMath>
      <w:ins w:id="34" w:author="Levine, Charles Roger CTR USARMY USMA (USA)" w:date="2026-10-12T12:52:00Z" w16du:dateUtc="2026-10-12T16:52:00Z">
        <w:r>
          <w:t>. The remaining candidates immediately before that draw are…</w:t>
        </w:r>
      </w:ins>
      <w:del w:id="35" w:author="Levine, Charles Roger CTR USARMY USMA (USA)" w:date="2026-10-12T12:52:00Z" w16du:dateUtc="2026-10-12T16:52:00Z">
        <w:r w:rsidR="00000000" w:rsidDel="003E7FF3">
          <w:delText xml:space="preserve">this rule precisely, let </w:delText>
        </w:r>
      </w:del>
      <m:oMath>
        <m:sSub>
          <m:sSubPr>
            <m:ctrlPr>
              <w:del w:id="36" w:author="Levine, Charles Roger CTR USARMY USMA (USA)" w:date="2026-10-12T12:52:00Z" w16du:dateUtc="2026-10-12T16:52:00Z">
                <w:rPr>
                  <w:rFonts w:ascii="Cambria Math" w:hAnsi="Cambria Math"/>
                </w:rPr>
              </w:del>
            </m:ctrlPr>
          </m:sSubPr>
          <m:e>
            <m:r>
              <w:del w:id="37" w:author="Levine, Charles Roger CTR USARMY USMA (USA)" w:date="2026-10-12T12:52:00Z" w16du:dateUtc="2026-10-12T16:52:00Z">
                <w:rPr>
                  <w:rFonts w:ascii="Cambria Math" w:hAnsi="Cambria Math"/>
                </w:rPr>
                <m:t>I</m:t>
              </w:del>
            </m:r>
          </m:e>
          <m:sub>
            <m:r>
              <w:del w:id="38" w:author="Levine, Charles Roger CTR USARMY USMA (USA)" w:date="2026-10-12T12:52:00Z" w16du:dateUtc="2026-10-12T16:52:00Z">
                <w:rPr>
                  <w:rFonts w:ascii="Cambria Math" w:hAnsi="Cambria Math"/>
                </w:rPr>
                <m:t>r</m:t>
              </w:del>
            </m:r>
          </m:sub>
        </m:sSub>
      </m:oMath>
      <w:del w:id="39" w:author="Levine, Charles Roger CTR USARMY USMA (USA)" w:date="2026-10-12T12:52:00Z" w16du:dateUtc="2026-10-12T16:52:00Z">
        <w:r w:rsidR="00000000" w:rsidDel="003E7FF3">
          <w:delText xml:space="preserve"> be the individual selected on draw </w:delText>
        </w:r>
      </w:del>
      <m:oMath>
        <m:r>
          <w:del w:id="40" w:author="Levine, Charles Roger CTR USARMY USMA (USA)" w:date="2026-10-12T12:52:00Z" w16du:dateUtc="2026-10-12T16:52:00Z">
            <w:rPr>
              <w:rFonts w:ascii="Cambria Math" w:hAnsi="Cambria Math"/>
            </w:rPr>
            <m:t>r</m:t>
          </w:del>
        </m:r>
      </m:oMath>
      <w:del w:id="41" w:author="Levine, Charles Roger CTR USARMY USMA (USA)" w:date="2026-10-12T12:52:00Z" w16du:dateUtc="2026-10-12T16:52:00Z">
        <w:r w:rsidR="00000000" w:rsidDel="003E7FF3">
          <w:delText>. The remaining candidates immediately before that draw are</w:delText>
        </w:r>
      </w:del>
    </w:p>
    <w:p w14:paraId="36265B1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78809229" w14:textId="77777777" w:rsidR="00CB3150" w:rsidRDefault="00000000">
      <w: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t>, the probability of being selected next is</w:t>
      </w:r>
    </w:p>
    <w:p w14:paraId="777419D0" w14:textId="29EC32E5" w:rsidR="00CB3150" w:rsidDel="000E5100" w:rsidRDefault="000E5100">
      <w:pPr>
        <w:pStyle w:val="BodyText"/>
        <w:rPr>
          <w:del w:id="42" w:author="Levine, Charles Roger CTR USARMY USMA (USA)" w:date="2026-10-12T12:43:00Z" w16du:dateUtc="2026-10-12T16:43:00Z"/>
        </w:rPr>
      </w:pPr>
      <m:oMathPara>
        <m:oMathParaPr>
          <m:jc m:val="center"/>
        </m:oMathParaPr>
        <m:oMath>
          <m:r>
            <w:del w:id="43" w:author="Levine, Charles Roger CTR USARMY USMA (USA)" w:date="2026-10-12T12:43:00Z" w16du:dateUtc="2026-10-12T16:43:00Z">
              <m:rPr>
                <m:lit/>
              </m:rPr>
              <w:rPr>
                <w:rFonts w:ascii="Cambria Math" w:hAnsi="Cambria Math"/>
              </w:rPr>
              <m:t>\Pr{\left(I_{r}=i|I_{1},\ldots ,I_{r-1},\boldsymbol{S}\right)}=\frac{{\mathrm{e}}^{\left\{\mathrm{S}\_\mathrm{i}\right\}/\mathrm{t}\_\left\{\mathrm{sel}\right\}}\mathrm{xp}\left(S_{i}/t_{sel}\right)}{\sum_{h\in R_{r}} \exp{\left(S_{h}/t_{sel}\right)}}</m:t>
            </w:del>
          </m:r>
        </m:oMath>
      </m:oMathPara>
    </w:p>
    <w:p w14:paraId="585B1974" w14:textId="452CE181" w:rsidR="00203D06" w:rsidRPr="002E03B0" w:rsidRDefault="002E03B0">
      <w:pPr>
        <w:rPr>
          <w:ins w:id="44" w:author="Levine, Charles Roger CTR USARMY USMA (USA)" w:date="2026-10-12T13:06:00Z" w16du:dateUtc="2026-10-12T17:06:00Z"/>
        </w:rPr>
      </w:pPr>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3F463D18" w14:textId="77777777" w:rsidR="002E03B0" w:rsidRDefault="002E03B0">
      <w:pPr>
        <w:rPr>
          <w:ins w:id="45" w:author="Levine, Charles Roger CTR USARMY USMA (USA)" w:date="2026-10-12T13:06:00Z" w16du:dateUtc="2026-10-12T17:06:00Z"/>
        </w:rPr>
      </w:pPr>
    </w:p>
    <w:p w14:paraId="3C0F488F" w14:textId="490ED055" w:rsidR="00CB3150" w:rsidRDefault="00000000">
      <w:r>
        <w:t>Scores and group memberships remain fixed across draws. Only the set of candidates still eligible to be drawn changes. The final outcome is</w:t>
      </w:r>
    </w:p>
    <w:p w14:paraId="315F6380"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3378FF44"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t xml:space="preserve"> winners. The sequential drawing rule lets us calculate the chance that any particular group of </w:t>
      </w:r>
      <m:oMath>
        <m:r>
          <w:rPr>
            <w:rFonts w:ascii="Cambria Math" w:hAnsi="Cambria Math"/>
          </w:rPr>
          <m:t>K</m:t>
        </m:r>
      </m:oMath>
      <w:r>
        <w:t xml:space="preserve"> individuals is selected. This draw sequence is a mathematical device; it does not imply that the institution selected, ranked, or recorded winners in that order. [1]</w:t>
      </w:r>
    </w:p>
    <w:p w14:paraId="43E59E68"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t xml:space="preserve"> outcomes cannot be treated as independent Bernoulli decisions with the same likelihood.</w:t>
      </w:r>
    </w:p>
    <w:p w14:paraId="5AFAD94A" w14:textId="77777777" w:rsidR="00CB3150" w:rsidRDefault="00000000">
      <w:pPr>
        <w:pStyle w:val="Heading2"/>
      </w:pPr>
      <w:bookmarkStart w:id="46" w:name="limits-and-score-units"/>
      <w:bookmarkEnd w:id="19"/>
      <w:r>
        <w:t>4.3.3 Limits and score units</w:t>
      </w:r>
    </w:p>
    <w:p w14:paraId="646EE018" w14:textId="77777777" w:rsidR="00CB3150" w:rsidRDefault="00000000">
      <w:r>
        <w:t>The rule makes the comparison between two remaining candidates explicit. Their next-draw probability ratio is</w:t>
      </w:r>
    </w:p>
    <w:p w14:paraId="0C97EE5C" w14:textId="2C2F6B38" w:rsidR="00CB3150" w:rsidRDefault="005D2C04">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3B9FF9A4" w14:textId="77777777" w:rsidR="00CB3150" w:rsidRDefault="00000000">
      <w:r>
        <w:lastRenderedPageBreak/>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t>.</w:t>
      </w:r>
    </w:p>
    <w:p w14:paraId="0338E797"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39194B9F" w14:textId="79BFDEBC" w:rsidR="00CB3150" w:rsidRDefault="00000000">
      <w:pPr>
        <w:pStyle w:val="BodyText"/>
      </w:pPr>
      <w:r>
        <w:t xml:space="preserve">The mathematical definition applies without clipping scores or reducing the stipulated capacity. </w:t>
      </w:r>
      <w:ins w:id="47" w:author="Levine, Charles Roger CTR USARMY USMA (USA)" w:date="2026-10-12T13:18:00Z" w16du:dateUtc="2026-10-12T17:18:00Z">
        <w:r w:rsidR="00704BA8">
          <w:t>Appendix 4A explains how the selection procedure used in some of our earlier simulations differs from the rule defined here and what those differences mean when interpreting their results.</w:t>
        </w:r>
      </w:ins>
      <w:del w:id="48" w:author="Levine, Charles Roger CTR USARMY USMA (USA)" w:date="2026-10-12T13:18:00Z" w16du:dateUtc="2026-10-12T17:18:00Z">
        <w:r w:rsidDel="00704BA8">
          <w:delText>Appendix 4A documents qualifications needed when interpreting legacy software and distinguishes those implementations from this rule.</w:delText>
        </w:r>
      </w:del>
    </w:p>
    <w:p w14:paraId="1A76DC59" w14:textId="77777777" w:rsidR="00CB3150" w:rsidRDefault="00000000">
      <w:pPr>
        <w:pStyle w:val="Heading1"/>
      </w:pPr>
      <w:bookmarkStart w:id="49" w:name="introducing-local-competitive-congestion"/>
      <w:bookmarkEnd w:id="16"/>
      <w:bookmarkEnd w:id="46"/>
      <w:r>
        <w:t>4.4 Introducing local competitive congestion</w:t>
      </w:r>
    </w:p>
    <w:p w14:paraId="5CEFF4AF" w14:textId="1189ECB4" w:rsidR="00CB3150" w:rsidDel="00F90200" w:rsidRDefault="00F90200">
      <w:pPr>
        <w:pStyle w:val="BodyText"/>
        <w:rPr>
          <w:del w:id="50" w:author="Levine, Charles Roger CTR USARMY USMA (USA)" w:date="2026-10-12T13:47:00Z" w16du:dateUtc="2026-10-12T17:47:00Z"/>
        </w:rPr>
      </w:pPr>
      <w:ins w:id="51" w:author="Levine, Charles Roger CTR USARMY USMA (USA)" w:date="2026-10-12T13:47:00Z" w16du:dateUtc="2026-10-12T17:47:00Z">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52" w:author="Levine, Charles Roger CTR USARMY USMA (USA)" w:date="2026-10-12T13:47:00Z" w16du:dateUtc="2026-10-12T17:47:00Z">
        <w:r>
          <w:t xml:space="preserve"> remains fixed. We now ask whether this is a sufficient account of advancement when individuals work and become visible alongside others.</w:t>
        </w:r>
      </w:ins>
      <w:del w:id="53" w:author="Levine, Charles Roger CTR USARMY USMA (USA)" w:date="2026-10-12T13:47:00Z" w16du:dateUtc="2026-10-12T17:47:00Z">
        <w:r w:rsidR="00000000" w:rsidDel="00F90200">
          <w:delText xml:space="preserve">The two models so far allow performance and uncertainty to determine selection, but leave group membership irrelevant to an individual’s score. They would treat the same person identically after a move to a different group, provided that person’s </w:delText>
        </w:r>
      </w:del>
      <m:oMath>
        <m:sSub>
          <m:sSubPr>
            <m:ctrlPr>
              <w:del w:id="54" w:author="Levine, Charles Roger CTR USARMY USMA (USA)" w:date="2026-10-12T13:47:00Z" w16du:dateUtc="2026-10-12T17:47:00Z">
                <w:rPr>
                  <w:rFonts w:ascii="Cambria Math" w:hAnsi="Cambria Math"/>
                </w:rPr>
              </w:del>
            </m:ctrlPr>
          </m:sSubPr>
          <m:e>
            <m:r>
              <w:del w:id="55" w:author="Levine, Charles Roger CTR USARMY USMA (USA)" w:date="2026-10-12T13:47:00Z" w16du:dateUtc="2026-10-12T17:47:00Z">
                <w:rPr>
                  <w:rFonts w:ascii="Cambria Math" w:hAnsi="Cambria Math"/>
                </w:rPr>
                <m:t>A</m:t>
              </w:del>
            </m:r>
          </m:e>
          <m:sub>
            <m:r>
              <w:del w:id="56" w:author="Levine, Charles Roger CTR USARMY USMA (USA)" w:date="2026-10-12T13:47:00Z" w16du:dateUtc="2026-10-12T17:47:00Z">
                <w:rPr>
                  <w:rFonts w:ascii="Cambria Math" w:hAnsi="Cambria Math"/>
                </w:rPr>
                <m:t>i</m:t>
              </w:del>
            </m:r>
          </m:sub>
        </m:sSub>
      </m:oMath>
      <w:del w:id="57" w:author="Levine, Charles Roger CTR USARMY USMA (USA)" w:date="2026-10-12T13:47:00Z" w16du:dateUtc="2026-10-12T17:47:00Z">
        <w:r w:rsidR="00000000" w:rsidDel="00F90200">
          <w:delText xml:space="preserve"> stayed unchanged. We now ask whether that is a sufficient account of advancement when individuals work and become visible alongside others.</w:delText>
        </w:r>
      </w:del>
    </w:p>
    <w:p w14:paraId="29D833CA" w14:textId="77777777" w:rsidR="00F90200" w:rsidRDefault="00F90200">
      <w:pPr>
        <w:rPr>
          <w:ins w:id="58" w:author="Levine, Charles Roger CTR USARMY USMA (USA)" w:date="2026-10-12T13:47:00Z" w16du:dateUtc="2026-10-12T17:47:00Z"/>
        </w:rPr>
      </w:pPr>
    </w:p>
    <w:p w14:paraId="7C8AB9CF" w14:textId="5558D3A5" w:rsidR="00CB3150" w:rsidRDefault="00000000">
      <w:pPr>
        <w:pStyle w:val="BodyText"/>
      </w:pPr>
      <w:r>
        <w:t xml:space="preserve">Strong peers can offer learning, collaboration, and access to productive activities. They can also compete for limited attention, responsibility, and distinction. We </w:t>
      </w:r>
      <w:del w:id="59" w:author="Levine, Charles Roger CTR USARMY USMA (USA)" w:date="2026-10-12T13:48:00Z" w16du:dateUtc="2026-10-12T17:48:00Z">
        <w:r w:rsidDel="00F90200">
          <w:delText>isolate this</w:delText>
        </w:r>
      </w:del>
      <w:ins w:id="60" w:author="Levine, Charles Roger CTR USARMY USMA (USA)" w:date="2026-10-12T13:48:00Z" w16du:dateUtc="2026-10-12T17:48:00Z">
        <w:r w:rsidR="00F90200">
          <w:t xml:space="preserve">focus here on the </w:t>
        </w:r>
      </w:ins>
      <w:del w:id="61" w:author="Levine, Charles Roger CTR USARMY USMA (USA)" w:date="2026-10-12T13:48:00Z" w16du:dateUtc="2026-10-12T17:48:00Z">
        <w:r w:rsidDel="00F90200">
          <w:delText xml:space="preserve"> </w:delText>
        </w:r>
      </w:del>
      <w:r>
        <w:t xml:space="preserve">competitive side of the environment while holding the performance values entering selection fixed. A separate developmental benefit function is an additional extension, but outside the present </w:t>
      </w:r>
      <w:ins w:id="62" w:author="Levine, Charles Roger CTR USARMY USMA (USA)" w:date="2026-10-12T13:19:00Z" w16du:dateUtc="2026-10-12T17:19:00Z">
        <w:r w:rsidR="008721FC">
          <w:t>scope of this model</w:t>
        </w:r>
      </w:ins>
      <w:del w:id="63" w:author="Levine, Charles Roger CTR USARMY USMA (USA)" w:date="2026-10-12T13:19:00Z" w16du:dateUtc="2026-10-12T17:19:00Z">
        <w:r w:rsidDel="008721FC">
          <w:delText>specification</w:delText>
        </w:r>
      </w:del>
      <w:r>
        <w:t xml:space="preserve">. Our question is whether local competition can </w:t>
      </w:r>
      <w:del w:id="64" w:author="Levine, Charles Roger CTR USARMY USMA (USA)" w:date="2026-10-12T13:49:00Z" w16du:dateUtc="2026-10-12T17:49:00Z">
        <w:r w:rsidDel="00F90200">
          <w:delText>change the</w:delText>
        </w:r>
      </w:del>
      <w:ins w:id="65" w:author="Levine, Charles Roger CTR USARMY USMA (USA)" w:date="2026-10-12T13:49:00Z" w16du:dateUtc="2026-10-12T17:49:00Z">
        <w:r w:rsidR="00F90200">
          <w:t>alter an individual’s</w:t>
        </w:r>
      </w:ins>
      <w:r>
        <w:t xml:space="preserve"> standing</w:t>
      </w:r>
      <w:del w:id="66" w:author="Levine, Charles Roger CTR USARMY USMA (USA)" w:date="2026-10-12T13:49:00Z" w16du:dateUtc="2026-10-12T17:49:00Z">
        <w:r w:rsidDel="00F90200">
          <w:delText xml:space="preserve"> with which individuals enter</w:delText>
        </w:r>
      </w:del>
      <w:ins w:id="67" w:author="Levine, Charles Roger CTR USARMY USMA (USA)" w:date="2026-10-12T13:49:00Z" w16du:dateUtc="2026-10-12T17:49:00Z">
        <w:r w:rsidR="00F90200">
          <w:t xml:space="preserve"> in</w:t>
        </w:r>
      </w:ins>
      <w:r>
        <w:t xml:space="preserve"> a broader selection process, even without reducing their measured performance.</w:t>
      </w:r>
    </w:p>
    <w:p w14:paraId="71072B0A" w14:textId="4A2B9DE3" w:rsidR="00CB3150" w:rsidDel="00F90200" w:rsidRDefault="00F90200">
      <w:pPr>
        <w:pStyle w:val="BodyText"/>
        <w:rPr>
          <w:del w:id="68" w:author="Levine, Charles Roger CTR USARMY USMA (USA)" w:date="2026-10-12T13:50:00Z" w16du:dateUtc="2026-10-12T17:50:00Z"/>
        </w:rPr>
      </w:pPr>
      <w:ins w:id="69" w:author="Levine, Charles Roger CTR USARMY USMA (USA)" w:date="2026-10-12T13:50:00Z" w16du:dateUtc="2026-10-12T17:50:00Z">
        <w:r>
          <w:lastRenderedPageBreak/>
          <w:t xml:space="preserve">We therefore extend the SCORE component of the model. Let </w:t>
        </w:r>
      </w:ins>
      <m:oMath>
        <m:sSub>
          <m:sSubPr>
            <m:ctrlPr>
              <w:rPr>
                <w:rFonts w:ascii="Cambria Math" w:hAnsi="Cambria Math"/>
              </w:rPr>
            </m:ctrlPr>
          </m:sSubPr>
          <m:e>
            <m:r>
              <w:rPr>
                <w:rFonts w:ascii="Cambria Math" w:hAnsi="Cambria Math"/>
              </w:rPr>
              <m:t>C</m:t>
            </m:r>
          </m:e>
          <m:sub>
            <m:r>
              <w:rPr>
                <w:rFonts w:ascii="Cambria Math" w:hAnsi="Cambria Math"/>
              </w:rPr>
              <m:t>i</m:t>
            </m:r>
          </m:sub>
        </m:sSub>
      </m:oMath>
      <w:ins w:id="70" w:author="Levine, Charles Roger CTR USARMY USMA (USA)" w:date="2026-10-12T13:50:00Z" w16du:dateUtc="2026-10-12T17:50:00Z">
        <w:r>
          <w:t xml:space="preserve"> denote the congestion experienced by individual </w:t>
        </w:r>
      </w:ins>
      <m:oMath>
        <m:r>
          <w:rPr>
            <w:rFonts w:ascii="Cambria Math" w:hAnsi="Cambria Math"/>
          </w:rPr>
          <m:t>i</m:t>
        </m:r>
      </m:oMath>
      <w:ins w:id="71" w:author="Levine, Charles Roger CTR USARMY USMA (USA)" w:date="2026-10-12T13:50:00Z" w16du:dateUtc="2026-10-12T17:50:00Z">
        <w:r>
          <w:t xml:space="preserve">. We distinguish this measure of congestion from the strength of its effect: a nonnegative coefficient </w:t>
        </w:r>
      </w:ins>
      <m:oMath>
        <m:r>
          <w:rPr>
            <w:rFonts w:ascii="Cambria Math" w:hAnsi="Cambria Math"/>
          </w:rPr>
          <m:t>λ</m:t>
        </m:r>
      </m:oMath>
      <w:ins w:id="72" w:author="Levine, Charles Roger CTR USARMY USMA (USA)" w:date="2026-10-12T13:50:00Z" w16du:dateUtc="2026-10-12T17:50:00Z">
        <w:r>
          <w:t xml:space="preserve"> determines how strongly congestion adjusts the individual’s selection score. The resulting score is</w:t>
        </w:r>
      </w:ins>
      <w:del w:id="73" w:author="Levine, Charles Roger CTR USARMY USMA (USA)" w:date="2026-10-12T13:50:00Z" w16du:dateUtc="2026-10-12T17:50:00Z">
        <w:r w:rsidR="00000000" w:rsidDel="00F90200">
          <w:delText xml:space="preserve">We need to distinguish how much congestion an individual encounters from how strongly that congestion affects their competitive standing. Let </w:delText>
        </w:r>
      </w:del>
      <m:oMath>
        <m:sSub>
          <m:sSubPr>
            <m:ctrlPr>
              <w:del w:id="74" w:author="Levine, Charles Roger CTR USARMY USMA (USA)" w:date="2026-10-12T13:50:00Z" w16du:dateUtc="2026-10-12T17:50:00Z">
                <w:rPr>
                  <w:rFonts w:ascii="Cambria Math" w:hAnsi="Cambria Math"/>
                </w:rPr>
              </w:del>
            </m:ctrlPr>
          </m:sSubPr>
          <m:e>
            <m:r>
              <w:del w:id="75" w:author="Levine, Charles Roger CTR USARMY USMA (USA)" w:date="2026-10-12T13:50:00Z" w16du:dateUtc="2026-10-12T17:50:00Z">
                <w:rPr>
                  <w:rFonts w:ascii="Cambria Math" w:hAnsi="Cambria Math"/>
                </w:rPr>
                <m:t>C</m:t>
              </w:del>
            </m:r>
          </m:e>
          <m:sub>
            <m:r>
              <w:del w:id="76" w:author="Levine, Charles Roger CTR USARMY USMA (USA)" w:date="2026-10-12T13:50:00Z" w16du:dateUtc="2026-10-12T17:50:00Z">
                <w:rPr>
                  <w:rFonts w:ascii="Cambria Math" w:hAnsi="Cambria Math"/>
                </w:rPr>
                <m:t>i</m:t>
              </w:del>
            </m:r>
          </m:sub>
        </m:sSub>
      </m:oMath>
      <w:del w:id="77" w:author="Levine, Charles Roger CTR USARMY USMA (USA)" w:date="2026-10-12T13:50:00Z" w16du:dateUtc="2026-10-12T17:50:00Z">
        <w:r w:rsidR="00000000" w:rsidDel="00F90200">
          <w:delText xml:space="preserve"> measure the congestion experienced by individual </w:delText>
        </w:r>
      </w:del>
      <m:oMath>
        <m:r>
          <w:del w:id="78" w:author="Levine, Charles Roger CTR USARMY USMA (USA)" w:date="2026-10-12T13:50:00Z" w16du:dateUtc="2026-10-12T17:50:00Z">
            <w:rPr>
              <w:rFonts w:ascii="Cambria Math" w:hAnsi="Cambria Math"/>
            </w:rPr>
            <m:t>i</m:t>
          </w:del>
        </m:r>
      </m:oMath>
      <w:del w:id="79" w:author="Levine, Charles Roger CTR USARMY USMA (USA)" w:date="2026-10-12T13:50:00Z" w16du:dateUtc="2026-10-12T17:50:00Z">
        <w:r w:rsidR="00000000" w:rsidDel="00F90200">
          <w:delText xml:space="preserve">, and let </w:delText>
        </w:r>
      </w:del>
      <m:oMath>
        <m:r>
          <w:del w:id="80" w:author="Levine, Charles Roger CTR USARMY USMA (USA)" w:date="2026-10-12T13:50:00Z" w16du:dateUtc="2026-10-12T17:50:00Z">
            <w:rPr>
              <w:rFonts w:ascii="Cambria Math" w:hAnsi="Cambria Math"/>
            </w:rPr>
            <m:t>λ</m:t>
          </w:del>
        </m:r>
        <m:r>
          <w:del w:id="81" w:author="Levine, Charles Roger CTR USARMY USMA (USA)" w:date="2026-10-12T13:50:00Z" w16du:dateUtc="2026-10-12T17:50:00Z">
            <m:rPr>
              <m:sty m:val="p"/>
            </m:rPr>
            <w:rPr>
              <w:rFonts w:ascii="Cambria Math" w:hAnsi="Cambria Math"/>
            </w:rPr>
            <m:t>≥</m:t>
          </w:del>
        </m:r>
        <m:r>
          <w:del w:id="82" w:author="Levine, Charles Roger CTR USARMY USMA (USA)" w:date="2026-10-12T13:50:00Z" w16du:dateUtc="2026-10-12T17:50:00Z">
            <w:rPr>
              <w:rFonts w:ascii="Cambria Math" w:hAnsi="Cambria Math"/>
            </w:rPr>
            <m:t>0</m:t>
          </w:del>
        </m:r>
      </m:oMath>
      <w:del w:id="83" w:author="Levine, Charles Roger CTR USARMY USMA (USA)" w:date="2026-10-12T13:50:00Z" w16du:dateUtc="2026-10-12T17:50:00Z">
        <w:r w:rsidR="00000000" w:rsidDel="00F90200">
          <w:delText xml:space="preserve"> control the strength of its effect on the selection score. The adjustment is therefore </w:delText>
        </w:r>
      </w:del>
      <m:oMath>
        <m:r>
          <w:del w:id="84" w:author="Levine, Charles Roger CTR USARMY USMA (USA)" w:date="2026-10-12T13:50:00Z" w16du:dateUtc="2026-10-12T17:50:00Z">
            <w:rPr>
              <w:rFonts w:ascii="Cambria Math" w:hAnsi="Cambria Math"/>
            </w:rPr>
            <m:t>λ</m:t>
          </w:del>
        </m:r>
        <m:sSub>
          <m:sSubPr>
            <m:ctrlPr>
              <w:del w:id="85" w:author="Levine, Charles Roger CTR USARMY USMA (USA)" w:date="2026-10-12T13:50:00Z" w16du:dateUtc="2026-10-12T17:50:00Z">
                <w:rPr>
                  <w:rFonts w:ascii="Cambria Math" w:hAnsi="Cambria Math"/>
                </w:rPr>
              </w:del>
            </m:ctrlPr>
          </m:sSubPr>
          <m:e>
            <m:r>
              <w:del w:id="86" w:author="Levine, Charles Roger CTR USARMY USMA (USA)" w:date="2026-10-12T13:50:00Z" w16du:dateUtc="2026-10-12T17:50:00Z">
                <w:rPr>
                  <w:rFonts w:ascii="Cambria Math" w:hAnsi="Cambria Math"/>
                </w:rPr>
                <m:t>C</m:t>
              </w:del>
            </m:r>
          </m:e>
          <m:sub>
            <m:r>
              <w:del w:id="87" w:author="Levine, Charles Roger CTR USARMY USMA (USA)" w:date="2026-10-12T13:50:00Z" w16du:dateUtc="2026-10-12T17:50:00Z">
                <w:rPr>
                  <w:rFonts w:ascii="Cambria Math" w:hAnsi="Cambria Math"/>
                </w:rPr>
                <m:t>i</m:t>
              </w:del>
            </m:r>
          </m:sub>
        </m:sSub>
      </m:oMath>
      <w:del w:id="88" w:author="Levine, Charles Roger CTR USARMY USMA (USA)" w:date="2026-10-12T13:50:00Z" w16du:dateUtc="2026-10-12T17:50:00Z">
        <w:r w:rsidR="00000000" w:rsidDel="00F90200">
          <w:delText>, giving …</w:delText>
        </w:r>
      </w:del>
    </w:p>
    <w:p w14:paraId="7EFBFBE6" w14:textId="77777777" w:rsidR="00F90200" w:rsidRDefault="00F90200">
      <w:pPr>
        <w:pStyle w:val="BodyText"/>
        <w:rPr>
          <w:ins w:id="89" w:author="Levine, Charles Roger CTR USARMY USMA (USA)" w:date="2026-10-12T13:50:00Z" w16du:dateUtc="2026-10-12T17:50:00Z"/>
        </w:rPr>
      </w:pPr>
    </w:p>
    <w:p w14:paraId="3B0B0D9A"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F6E8C7E" w14:textId="5BAA54B5" w:rsidR="00F90200" w:rsidRPr="00F90200" w:rsidRDefault="00F90200" w:rsidP="00F90200">
      <w:pPr>
        <w:pStyle w:val="BodyText"/>
        <w:rPr>
          <w:ins w:id="90" w:author="Levine, Charles Roger CTR USARMY USMA (USA)" w:date="2026-10-12T13:52:00Z"/>
        </w:rPr>
      </w:pPr>
      <w:ins w:id="91" w:author="Levine, Charles Roger CTR USARMY USMA (USA)" w:date="2026-10-12T13:52:00Z">
        <w:r w:rsidRPr="00F90200">
          <w:t xml:space="preserve">At </w:t>
        </w:r>
      </w:ins>
      <m:oMath>
        <m:r>
          <w:rPr>
            <w:rFonts w:ascii="Cambria Math" w:hAnsi="Cambria Math"/>
          </w:rPr>
          <m:t>λ=0</m:t>
        </m:r>
      </m:oMath>
      <w:ins w:id="92" w:author="Levine, Charles Roger CTR USARMY USMA (USA)" w:date="2026-10-12T13:52:00Z">
        <w:r w:rsidRPr="00F90200">
          <w:t xml:space="preserve">, the score returns to </w:t>
        </w:r>
      </w:ins>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ins w:id="93" w:author="Levine, Charles Roger CTR USARMY USMA (USA)" w:date="2026-10-12T13:52:00Z">
        <w:r w:rsidRPr="00F90200">
          <w:t xml:space="preserve">. At positive </w:t>
        </w:r>
      </w:ins>
      <m:oMath>
        <m:r>
          <w:rPr>
            <w:rFonts w:ascii="Cambria Math" w:hAnsi="Cambria Math"/>
          </w:rPr>
          <m:t>λ</m:t>
        </m:r>
      </m:oMath>
      <w:ins w:id="94" w:author="Levine, Charles Roger CTR USARMY USMA (USA)" w:date="2026-10-12T13:52:00Z">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w:ins>
      <m:oMath>
        <m:r>
          <w:rPr>
            <w:rFonts w:ascii="Cambria Math" w:hAnsi="Cambria Math"/>
          </w:rPr>
          <m:t>K</m:t>
        </m:r>
      </m:oMath>
      <w:ins w:id="95" w:author="Levine, Charles Roger CTR USARMY USMA (USA)" w:date="2026-10-12T13:52:00Z">
        <w:r w:rsidRPr="00F90200">
          <w:t xml:space="preserve"> selection.</w:t>
        </w:r>
      </w:ins>
    </w:p>
    <w:p w14:paraId="3215A73C" w14:textId="29FDAC6C" w:rsidR="00CB3150" w:rsidRDefault="00F90200" w:rsidP="00F90200">
      <w:pPr>
        <w:pStyle w:val="BodyText"/>
        <w:pPrChange w:id="96" w:author="Levine, Charles Roger CTR USARMY USMA (USA)" w:date="2026-10-12T13:52:00Z" w16du:dateUtc="2026-10-12T17:52:00Z">
          <w:pPr/>
        </w:pPrChange>
      </w:pPr>
      <w:ins w:id="97" w:author="Levine, Charles Roger CTR USARMY USMA (USA)" w:date="2026-10-12T13:52:00Z">
        <w:r w:rsidRPr="00F90200">
          <w:t xml:space="preserve">The index </w:t>
        </w:r>
      </w:ins>
      <m:oMath>
        <m:r>
          <w:rPr>
            <w:rFonts w:ascii="Cambria Math" w:hAnsi="Cambria Math"/>
          </w:rPr>
          <m:t>i</m:t>
        </m:r>
      </m:oMath>
      <w:ins w:id="98" w:author="Levine, Charles Roger CTR USARMY USMA (USA)" w:date="2026-10-12T13:52:00Z">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ins>
      <w:del w:id="99" w:author="Levine, Charles Roger CTR USARMY USMA (USA)" w:date="2026-10-12T13:52:00Z" w16du:dateUtc="2026-10-12T17:52:00Z">
        <w:r w:rsidR="00000000" w:rsidDel="00F90200">
          <w:delText xml:space="preserve">The definition of </w:delText>
        </w:r>
      </w:del>
      <m:oMath>
        <m:sSub>
          <m:sSubPr>
            <m:ctrlPr>
              <w:del w:id="100" w:author="Levine, Charles Roger CTR USARMY USMA (USA)" w:date="2026-10-12T13:52:00Z" w16du:dateUtc="2026-10-12T17:52:00Z">
                <w:rPr>
                  <w:rFonts w:ascii="Cambria Math" w:hAnsi="Cambria Math"/>
                </w:rPr>
              </w:del>
            </m:ctrlPr>
          </m:sSubPr>
          <m:e>
            <m:r>
              <w:del w:id="101" w:author="Levine, Charles Roger CTR USARMY USMA (USA)" w:date="2026-10-12T13:52:00Z" w16du:dateUtc="2026-10-12T17:52:00Z">
                <w:rPr>
                  <w:rFonts w:ascii="Cambria Math" w:hAnsi="Cambria Math"/>
                </w:rPr>
                <m:t>C</m:t>
              </w:del>
            </m:r>
          </m:e>
          <m:sub>
            <m:r>
              <w:del w:id="102" w:author="Levine, Charles Roger CTR USARMY USMA (USA)" w:date="2026-10-12T13:52:00Z" w16du:dateUtc="2026-10-12T17:52:00Z">
                <w:rPr>
                  <w:rFonts w:ascii="Cambria Math" w:hAnsi="Cambria Math"/>
                </w:rPr>
                <m:t>i</m:t>
              </w:del>
            </m:r>
          </m:sub>
        </m:sSub>
      </m:oMath>
      <w:del w:id="103" w:author="Levine, Charles Roger CTR USARMY USMA (USA)" w:date="2026-10-12T13:52:00Z" w16du:dateUtc="2026-10-12T17:52:00Z">
        <w:r w:rsidR="00000000" w:rsidDel="00F90200">
          <w:delText xml:space="preserve"> changes as we develop the model. It first summarizes average performance and later the concentration of credible competitors. The index </w:delText>
        </w:r>
      </w:del>
      <m:oMath>
        <m:r>
          <w:del w:id="104" w:author="Levine, Charles Roger CTR USARMY USMA (USA)" w:date="2026-10-12T13:52:00Z" w16du:dateUtc="2026-10-12T17:52:00Z">
            <w:rPr>
              <w:rFonts w:ascii="Cambria Math" w:hAnsi="Cambria Math"/>
            </w:rPr>
            <m:t>i</m:t>
          </w:del>
        </m:r>
      </m:oMath>
      <w:del w:id="105" w:author="Levine, Charles Roger CTR USARMY USMA (USA)" w:date="2026-10-12T13:52:00Z" w16du:dateUtc="2026-10-12T17:52:00Z">
        <w:r w:rsidR="00000000" w:rsidDel="00F90200">
          <w:delText xml:space="preserve"> identifies whose score receives the adjustment</w:delText>
        </w:r>
      </w:del>
      <w:del w:id="106" w:author="Levine, Charles Roger CTR USARMY USMA (USA)" w:date="2026-10-12T13:27:00Z" w16du:dateUtc="2026-10-12T17:27:00Z">
        <w:r w:rsidR="00000000" w:rsidDel="008721FC">
          <w:delText xml:space="preserve">; it does not require that every individual receive a different value. When congestion is shared by everyone in group </w:delText>
        </w:r>
      </w:del>
      <m:oMath>
        <m:r>
          <w:del w:id="107" w:author="Levine, Charles Roger CTR USARMY USMA (USA)" w:date="2026-10-12T13:27:00Z" w16du:dateUtc="2026-10-12T17:27:00Z">
            <w:rPr>
              <w:rFonts w:ascii="Cambria Math" w:hAnsi="Cambria Math"/>
            </w:rPr>
            <m:t>j</m:t>
          </w:del>
        </m:r>
      </m:oMath>
      <w:del w:id="108" w:author="Levine, Charles Roger CTR USARMY USMA (USA)" w:date="2026-10-12T13:27:00Z" w16du:dateUtc="2026-10-12T17:27:00Z">
        <w:r w:rsidR="00000000" w:rsidDel="008721FC">
          <w:delText xml:space="preserve">, we write that group value as </w:delText>
        </w:r>
      </w:del>
      <m:oMath>
        <m:sSub>
          <m:sSubPr>
            <m:ctrlPr>
              <w:del w:id="109" w:author="Levine, Charles Roger CTR USARMY USMA (USA)" w:date="2026-10-12T13:27:00Z" w16du:dateUtc="2026-10-12T17:27:00Z">
                <w:rPr>
                  <w:rFonts w:ascii="Cambria Math" w:hAnsi="Cambria Math"/>
                </w:rPr>
              </w:del>
            </m:ctrlPr>
          </m:sSubPr>
          <m:e>
            <m:r>
              <w:del w:id="110" w:author="Levine, Charles Roger CTR USARMY USMA (USA)" w:date="2026-10-12T13:27:00Z" w16du:dateUtc="2026-10-12T17:27:00Z">
                <w:rPr>
                  <w:rFonts w:ascii="Cambria Math" w:hAnsi="Cambria Math"/>
                </w:rPr>
                <m:t>C</m:t>
              </w:del>
            </m:r>
          </m:e>
          <m:sub>
            <m:r>
              <w:del w:id="111" w:author="Levine, Charles Roger CTR USARMY USMA (USA)" w:date="2026-10-12T13:27:00Z" w16du:dateUtc="2026-10-12T17:27:00Z">
                <w:rPr>
                  <w:rFonts w:ascii="Cambria Math" w:hAnsi="Cambria Math"/>
                </w:rPr>
                <m:t>j</m:t>
              </w:del>
            </m:r>
          </m:sub>
        </m:sSub>
      </m:oMath>
      <w:del w:id="112" w:author="Levine, Charles Roger CTR USARMY USMA (USA)" w:date="2026-10-12T13:27:00Z" w16du:dateUtc="2026-10-12T17:27:00Z">
        <w:r w:rsidR="00000000" w:rsidDel="008721FC">
          <w:delText xml:space="preserve"> and set </w:delText>
        </w:r>
      </w:del>
      <m:oMath>
        <m:sSub>
          <m:sSubPr>
            <m:ctrlPr>
              <w:del w:id="113" w:author="Levine, Charles Roger CTR USARMY USMA (USA)" w:date="2026-10-12T13:27:00Z" w16du:dateUtc="2026-10-12T17:27:00Z">
                <w:rPr>
                  <w:rFonts w:ascii="Cambria Math" w:hAnsi="Cambria Math"/>
                </w:rPr>
              </w:del>
            </m:ctrlPr>
          </m:sSubPr>
          <m:e>
            <m:r>
              <w:del w:id="114" w:author="Levine, Charles Roger CTR USARMY USMA (USA)" w:date="2026-10-12T13:27:00Z" w16du:dateUtc="2026-10-12T17:27:00Z">
                <w:rPr>
                  <w:rFonts w:ascii="Cambria Math" w:hAnsi="Cambria Math"/>
                </w:rPr>
                <m:t>C</m:t>
              </w:del>
            </m:r>
          </m:e>
          <m:sub>
            <m:r>
              <w:del w:id="115" w:author="Levine, Charles Roger CTR USARMY USMA (USA)" w:date="2026-10-12T13:27:00Z" w16du:dateUtc="2026-10-12T17:27:00Z">
                <w:rPr>
                  <w:rFonts w:ascii="Cambria Math" w:hAnsi="Cambria Math"/>
                </w:rPr>
                <m:t>i</m:t>
              </w:del>
            </m:r>
          </m:sub>
        </m:sSub>
        <m:r>
          <w:del w:id="116" w:author="Levine, Charles Roger CTR USARMY USMA (USA)" w:date="2026-10-12T13:27:00Z" w16du:dateUtc="2026-10-12T17:27:00Z">
            <m:rPr>
              <m:sty m:val="p"/>
            </m:rPr>
            <w:rPr>
              <w:rFonts w:ascii="Cambria Math" w:hAnsi="Cambria Math"/>
            </w:rPr>
            <m:t>=</m:t>
          </w:del>
        </m:r>
        <m:sSub>
          <m:sSubPr>
            <m:ctrlPr>
              <w:del w:id="117" w:author="Levine, Charles Roger CTR USARMY USMA (USA)" w:date="2026-10-12T13:27:00Z" w16du:dateUtc="2026-10-12T17:27:00Z">
                <w:rPr>
                  <w:rFonts w:ascii="Cambria Math" w:hAnsi="Cambria Math"/>
                </w:rPr>
              </w:del>
            </m:ctrlPr>
          </m:sSubPr>
          <m:e>
            <m:r>
              <w:del w:id="118" w:author="Levine, Charles Roger CTR USARMY USMA (USA)" w:date="2026-10-12T13:27:00Z" w16du:dateUtc="2026-10-12T17:27:00Z">
                <w:rPr>
                  <w:rFonts w:ascii="Cambria Math" w:hAnsi="Cambria Math"/>
                </w:rPr>
                <m:t>C</m:t>
              </w:del>
            </m:r>
          </m:e>
          <m:sub>
            <m:r>
              <w:del w:id="119" w:author="Levine, Charles Roger CTR USARMY USMA (USA)" w:date="2026-10-12T13:27:00Z" w16du:dateUtc="2026-10-12T17:27:00Z">
                <w:rPr>
                  <w:rFonts w:ascii="Cambria Math" w:hAnsi="Cambria Math"/>
                </w:rPr>
                <m:t>g</m:t>
              </w:del>
            </m:r>
            <m:r>
              <w:del w:id="120" w:author="Levine, Charles Roger CTR USARMY USMA (USA)" w:date="2026-10-12T13:27:00Z" w16du:dateUtc="2026-10-12T17:27:00Z">
                <m:rPr>
                  <m:sty m:val="p"/>
                </m:rPr>
                <w:rPr>
                  <w:rFonts w:ascii="Cambria Math" w:hAnsi="Cambria Math"/>
                </w:rPr>
                <m:t>(</m:t>
              </w:del>
            </m:r>
            <m:r>
              <w:del w:id="121" w:author="Levine, Charles Roger CTR USARMY USMA (USA)" w:date="2026-10-12T13:27:00Z" w16du:dateUtc="2026-10-12T17:27:00Z">
                <w:rPr>
                  <w:rFonts w:ascii="Cambria Math" w:hAnsi="Cambria Math"/>
                </w:rPr>
                <m:t>i</m:t>
              </w:del>
            </m:r>
            <m:r>
              <w:del w:id="122" w:author="Levine, Charles Roger CTR USARMY USMA (USA)" w:date="2026-10-12T13:27:00Z" w16du:dateUtc="2026-10-12T17:27:00Z">
                <m:rPr>
                  <m:sty m:val="p"/>
                </m:rPr>
                <w:rPr>
                  <w:rFonts w:ascii="Cambria Math" w:hAnsi="Cambria Math"/>
                </w:rPr>
                <m:t>)</m:t>
              </w:del>
            </m:r>
          </m:sub>
        </m:sSub>
      </m:oMath>
      <w:del w:id="123" w:author="Levine, Charles Roger CTR USARMY USMA (USA)" w:date="2026-10-12T13:27:00Z" w16du:dateUtc="2026-10-12T17:27:00Z">
        <w:r w:rsidR="00000000" w:rsidDel="008721FC">
          <w:delText>. T</w:delText>
        </w:r>
      </w:del>
      <w:del w:id="124" w:author="Levine, Charles Roger CTR USARMY USMA (USA)" w:date="2026-10-12T13:52:00Z" w16du:dateUtc="2026-10-12T17:52:00Z">
        <w:r w:rsidR="00000000" w:rsidDel="00F90200">
          <w:delText xml:space="preserve">he naïve model in Section 4.2 has no congestion term; setting </w:delText>
        </w:r>
      </w:del>
      <m:oMath>
        <m:r>
          <w:del w:id="125" w:author="Levine, Charles Roger CTR USARMY USMA (USA)" w:date="2026-10-12T13:52:00Z" w16du:dateUtc="2026-10-12T17:52:00Z">
            <w:rPr>
              <w:rFonts w:ascii="Cambria Math" w:hAnsi="Cambria Math"/>
            </w:rPr>
            <m:t>λ</m:t>
          </w:del>
        </m:r>
        <m:r>
          <w:del w:id="126" w:author="Levine, Charles Roger CTR USARMY USMA (USA)" w:date="2026-10-12T13:52:00Z" w16du:dateUtc="2026-10-12T17:52:00Z">
            <m:rPr>
              <m:sty m:val="p"/>
            </m:rPr>
            <w:rPr>
              <w:rFonts w:ascii="Cambria Math" w:hAnsi="Cambria Math"/>
            </w:rPr>
            <m:t>=</m:t>
          </w:del>
        </m:r>
        <m:r>
          <w:del w:id="127" w:author="Levine, Charles Roger CTR USARMY USMA (USA)" w:date="2026-10-12T13:52:00Z" w16du:dateUtc="2026-10-12T17:52:00Z">
            <w:rPr>
              <w:rFonts w:ascii="Cambria Math" w:hAnsi="Cambria Math"/>
            </w:rPr>
            <m:t>0</m:t>
          </w:del>
        </m:r>
      </m:oMath>
      <w:del w:id="128" w:author="Levine, Charles Roger CTR USARMY USMA (USA)" w:date="2026-10-12T13:52:00Z" w16du:dateUtc="2026-10-12T17:52:00Z">
        <w:r w:rsidR="00000000" w:rsidDel="00F90200">
          <w:delText xml:space="preserve"> recovers its score</w:delText>
        </w:r>
      </w:del>
      <w:r w:rsidR="00000000">
        <w:t>.</w:t>
      </w:r>
    </w:p>
    <w:p w14:paraId="03BD7DEB" w14:textId="77777777" w:rsidR="00CB3150" w:rsidRDefault="00000000">
      <w:pPr>
        <w:pStyle w:val="Heading2"/>
      </w:pPr>
      <w:bookmarkStart w:id="129" w:name="Xfcdd4f2c4319546fc0ffa163bb157420eb9d8c3"/>
      <w:r>
        <w:t>4.4.1 A first approximation using average peer performance</w:t>
      </w:r>
    </w:p>
    <w:p w14:paraId="17946109" w14:textId="14E141E6" w:rsidR="00CB3150" w:rsidRDefault="00000000">
      <w:r>
        <w:t xml:space="preserve">A simple starting point is to summarize the strength of the other individuals in a person’s group. If stronger peers make distinction more difficult, </w:t>
      </w:r>
      <w:ins w:id="130" w:author="Levine, Charles Roger CTR USARMY USMA (USA)" w:date="2026-10-12T13:54:00Z" w16du:dateUtc="2026-10-12T17:54:00Z">
        <w:r w:rsidR="00F90200">
          <w:t xml:space="preserve">their </w:t>
        </w:r>
      </w:ins>
      <w:r>
        <w:t xml:space="preserve">average </w:t>
      </w:r>
      <w:del w:id="131" w:author="Levine, Charles Roger CTR USARMY USMA (USA)" w:date="2026-10-12T13:54:00Z" w16du:dateUtc="2026-10-12T17:54:00Z">
        <w:r w:rsidDel="00F90200">
          <w:delText xml:space="preserve">peer </w:delText>
        </w:r>
      </w:del>
      <w:ins w:id="132" w:author="Levine, Charles Roger CTR USARMY USMA (USA)" w:date="2026-10-12T13:54:00Z" w16du:dateUtc="2026-10-12T17:54:00Z">
        <w:r w:rsidR="00F90200">
          <w:t xml:space="preserve"> </w:t>
        </w:r>
      </w:ins>
      <w:r>
        <w:t xml:space="preserve">performance </w:t>
      </w:r>
      <w:del w:id="133" w:author="Levine, Charles Roger CTR USARMY USMA (USA)" w:date="2026-10-12T13:54:00Z" w16du:dateUtc="2026-10-12T17:54:00Z">
        <w:r w:rsidDel="00F90200">
          <w:delText xml:space="preserve">supplies </w:delText>
        </w:r>
      </w:del>
      <w:ins w:id="134" w:author="Levine, Charles Roger CTR USARMY USMA (USA)" w:date="2026-10-12T13:54:00Z" w16du:dateUtc="2026-10-12T17:54:00Z">
        <w:r w:rsidR="00F90200">
          <w:t>provides</w:t>
        </w:r>
        <w:r w:rsidR="00F90200">
          <w:t xml:space="preserve"> </w:t>
        </w:r>
      </w:ins>
      <w:r>
        <w:t xml:space="preserve">an initial approximation to competitive pressure. </w:t>
      </w:r>
      <w:ins w:id="135" w:author="Levine, Charles Roger CTR USARMY USMA (USA)" w:date="2026-10-12T13:54:00Z" w16du:dateUtc="2026-10-12T17:54:00Z">
        <w:r w:rsidR="00F90200">
          <w:t>We first e</w:t>
        </w:r>
      </w:ins>
      <w:del w:id="136" w:author="Levine, Charles Roger CTR USARMY USMA (USA)" w:date="2026-10-12T13:54:00Z" w16du:dateUtc="2026-10-12T17:54:00Z">
        <w:r w:rsidDel="00F90200">
          <w:delText>E</w:delText>
        </w:r>
      </w:del>
      <w:r>
        <w:t>xclud</w:t>
      </w:r>
      <w:ins w:id="137" w:author="Levine, Charles Roger CTR USARMY USMA (USA)" w:date="2026-10-12T13:54:00Z" w16du:dateUtc="2026-10-12T17:54:00Z">
        <w:r w:rsidR="00F90200">
          <w:t>e</w:t>
        </w:r>
      </w:ins>
      <w:del w:id="138" w:author="Levine, Charles Roger CTR USARMY USMA (USA)" w:date="2026-10-12T13:54:00Z" w16du:dateUtc="2026-10-12T17:54:00Z">
        <w:r w:rsidDel="00F90200">
          <w:delText>ing</w:delText>
        </w:r>
      </w:del>
      <w:r>
        <w:t xml:space="preserve"> the focal individual </w:t>
      </w:r>
      <w:ins w:id="139" w:author="Levine, Charles Roger CTR USARMY USMA (USA)" w:date="2026-10-12T13:55:00Z" w16du:dateUtc="2026-10-12T17:55:00Z">
        <w:r w:rsidR="00F90200">
          <w:t xml:space="preserve">so that </w:t>
        </w:r>
      </w:ins>
      <w:del w:id="140" w:author="Levine, Charles Roger CTR USARMY USMA (USA)" w:date="2026-10-12T13:55:00Z" w16du:dateUtc="2026-10-12T17:55:00Z">
        <w:r w:rsidDel="00F90200">
          <w:delText>keeps this environmental summary separate from t</w:delText>
        </w:r>
      </w:del>
      <w:ins w:id="141" w:author="Levine, Charles Roger CTR USARMY USMA (USA)" w:date="2026-10-12T13:55:00Z" w16du:dateUtc="2026-10-12T17:55:00Z">
        <w:r w:rsidR="00F90200">
          <w:t>t</w:t>
        </w:r>
      </w:ins>
      <w:r>
        <w:t>heir own performance</w:t>
      </w:r>
      <w:ins w:id="142" w:author="Levine, Charles Roger CTR USARMY USMA (USA)" w:date="2026-10-12T13:56:00Z" w16du:dateUtc="2026-10-12T17:56:00Z">
        <w:r w:rsidR="00F90200">
          <w:t xml:space="preserve"> </w:t>
        </w:r>
      </w:ins>
      <w:ins w:id="143" w:author="Levine, Charles Roger CTR USARMY USMA (USA)" w:date="2026-10-12T13:55:00Z" w16du:dateUtc="2026-10-12T17:55:00Z">
        <w:r w:rsidR="00F90200">
          <w:t xml:space="preserve">does not enter the average </w:t>
        </w:r>
      </w:ins>
      <w:ins w:id="144" w:author="Levine, Charles Roger CTR USARMY USMA (USA)" w:date="2026-10-12T13:56:00Z" w16du:dateUtc="2026-10-12T17:56:00Z">
        <w:r w:rsidR="00F90200">
          <w:t>used to describe their peers.</w:t>
        </w:r>
      </w:ins>
      <w:del w:id="145" w:author="Levine, Charles Roger CTR USARMY USMA (USA)" w:date="2026-10-12T13:55:00Z" w16du:dateUtc="2026-10-12T17:55:00Z">
        <w:r w:rsidDel="00F90200">
          <w:delText>.</w:delText>
        </w:r>
      </w:del>
    </w:p>
    <w:p w14:paraId="325B66BE" w14:textId="3A62E1F9" w:rsidR="00CB3150" w:rsidRDefault="00F90200">
      <w:pPr>
        <w:pStyle w:val="BodyText"/>
      </w:pPr>
      <w:ins w:id="146" w:author="Levine, Charles Roger CTR USARMY USMA (USA)" w:date="2026-10-12T13:56:00Z" w16du:dateUtc="2026-10-12T17:56:00Z">
        <w:r>
          <w:t xml:space="preserve">Let </w:t>
        </w:r>
      </w:ins>
      <m:oMath>
        <m:sSub>
          <m:sSubPr>
            <m:ctrlPr>
              <w:rPr>
                <w:rFonts w:ascii="Cambria Math" w:hAnsi="Cambria Math"/>
              </w:rPr>
            </m:ctrlPr>
          </m:sSubPr>
          <m:e>
            <m:r>
              <w:rPr>
                <w:rFonts w:ascii="Cambria Math" w:hAnsi="Cambria Math"/>
              </w:rPr>
              <m:t>C</m:t>
            </m:r>
          </m:e>
          <m:sub>
            <m:r>
              <w:rPr>
                <w:rFonts w:ascii="Cambria Math" w:hAnsi="Cambria Math"/>
              </w:rPr>
              <m:t>LOO,i</m:t>
            </m:r>
          </m:sub>
        </m:sSub>
      </m:oMath>
      <w:ins w:id="147" w:author="Levine, Charles Roger CTR USARMY USMA (USA)" w:date="2026-10-12T13:56:00Z" w16du:dateUtc="2026-10-12T17:56:00Z">
        <w:r>
          <w:t xml:space="preserve"> d</w:t>
        </w:r>
      </w:ins>
      <w:ins w:id="148" w:author="Levine, Charles Roger CTR USARMY USMA (USA)" w:date="2026-10-12T13:57:00Z" w16du:dateUtc="2026-10-12T17:57:00Z">
        <w:r>
          <w:t xml:space="preserve">enote this </w:t>
        </w:r>
        <w:r>
          <w:rPr>
            <w:b/>
            <w:bCs/>
          </w:rPr>
          <w:t xml:space="preserve">leave-one-out </w:t>
        </w:r>
        <w:r>
          <w:t xml:space="preserve">congestion measure.  Recall that </w:t>
        </w:r>
      </w:ins>
      <m:oMath>
        <m:r>
          <w:rPr>
            <w:rFonts w:ascii="Cambria Math" w:hAnsi="Cambria Math"/>
          </w:rPr>
          <m:t>g</m:t>
        </m:r>
        <m:d>
          <m:dPr>
            <m:ctrlPr>
              <w:rPr>
                <w:rFonts w:ascii="Cambria Math" w:hAnsi="Cambria Math"/>
              </w:rPr>
            </m:ctrlPr>
          </m:dPr>
          <m:e>
            <m:r>
              <w:rPr>
                <w:rFonts w:ascii="Cambria Math" w:hAnsi="Cambria Math"/>
              </w:rPr>
              <m:t>i</m:t>
            </m:r>
          </m:e>
        </m:d>
      </m:oMath>
      <w:ins w:id="149" w:author="Levine, Charles Roger CTR USARMY USMA (USA)" w:date="2026-10-12T13:57:00Z" w16du:dateUtc="2026-10-12T17:57:00Z">
        <w:r>
          <w:t xml:space="preserve"> identifies</w:t>
        </w:r>
      </w:ins>
      <w:ins w:id="150" w:author="Levine, Charles Roger CTR USARMY USMA (USA)" w:date="2026-10-12T13:58:00Z" w16du:dateUtc="2026-10-12T17:58:00Z">
        <w:r>
          <w:t xml:space="preserve"> the group containing individual </w:t>
        </w:r>
      </w:ins>
      <m:oMath>
        <m:r>
          <w:rPr>
            <w:rFonts w:ascii="Cambria Math" w:hAnsi="Cambria Math"/>
          </w:rPr>
          <m:t>i</m:t>
        </m:r>
      </m:oMath>
      <w:ins w:id="151" w:author="Levine, Charles Roger CTR USARMY USMA (USA)" w:date="2026-10-12T13:58:00Z" w16du:dateUtc="2026-10-12T17:58:00Z">
        <w:r>
          <w:t xml:space="preserve">, and that </w:t>
        </w:r>
      </w:ins>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ins w:id="152" w:author="Levine, Charles Roger CTR USARMY USMA (USA)" w:date="2026-10-12T13:58:00Z" w16du:dateUtc="2026-10-12T17:58:00Z">
        <w:r>
          <w:t xml:space="preserve"> is that group’s size.  </w:t>
        </w:r>
      </w:ins>
      <w:r w:rsidR="00000000" w:rsidRPr="00F90200">
        <w:t>For</w:t>
      </w:r>
      <w:r w:rsidR="00000000">
        <w:t xml:space="preserve"> a group with more than one member, </w:t>
      </w:r>
      <w:del w:id="153" w:author="Levine, Charles Roger CTR USARMY USMA (USA)" w:date="2026-10-12T13:59:00Z" w16du:dateUtc="2026-10-12T17:59:00Z">
        <w:r w:rsidR="00000000" w:rsidDel="00F90200">
          <w:delText>define the leave-one-out peer av</w:delText>
        </w:r>
      </w:del>
      <w:del w:id="154" w:author="Levine, Charles Roger CTR USARMY USMA (USA)" w:date="2026-10-12T13:58:00Z" w16du:dateUtc="2026-10-12T17:58:00Z">
        <w:r w:rsidR="00000000" w:rsidDel="00F90200">
          <w:delText>erage by</w:delText>
        </w:r>
      </w:del>
    </w:p>
    <w:p w14:paraId="77816402" w14:textId="605D83F6"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ins w:id="155" w:author="Levine, Charles Roger CTR USARMY USMA (USA)" w:date="2026-10-12T14:00:00Z" w16du:dateUtc="2026-10-12T18:00:00Z">
              <w:rPr>
                <w:rFonts w:ascii="Cambria Math" w:hAnsi="Cambria Math"/>
              </w:rPr>
              <m:t>.</m:t>
            </w:ins>
          </m:r>
          <m:r>
            <w:del w:id="156" w:author="Levine, Charles Roger CTR USARMY USMA (USA)" w:date="2026-10-12T14:00:00Z" w16du:dateUtc="2026-10-12T18:00:00Z">
              <m:rPr>
                <m:sty m:val="p"/>
              </m:rPr>
              <w:rPr>
                <w:rFonts w:ascii="Cambria Math" w:hAnsi="Cambria Math"/>
              </w:rPr>
              <m:t>,</m:t>
            </w:del>
          </m:r>
          <m:r>
            <w:del w:id="157" w:author="Levine, Charles Roger CTR USARMY USMA (USA)" w:date="2026-10-12T14:00:00Z" w16du:dateUtc="2026-10-12T18:00:00Z">
              <w:rPr>
                <w:rFonts w:ascii="Cambria Math" w:hAnsi="Cambria Math"/>
              </w:rPr>
              <m:t>  </m:t>
            </w:del>
          </m:r>
          <m:sSub>
            <m:sSubPr>
              <m:ctrlPr>
                <w:del w:id="158" w:author="Levine, Charles Roger CTR USARMY USMA (USA)" w:date="2026-10-12T14:00:00Z" w16du:dateUtc="2026-10-12T18:00:00Z">
                  <w:rPr>
                    <w:rFonts w:ascii="Cambria Math" w:hAnsi="Cambria Math"/>
                  </w:rPr>
                </w:del>
              </m:ctrlPr>
            </m:sSubPr>
            <m:e>
              <m:r>
                <w:del w:id="159" w:author="Levine, Charles Roger CTR USARMY USMA (USA)" w:date="2026-10-12T14:00:00Z" w16du:dateUtc="2026-10-12T18:00:00Z">
                  <w:rPr>
                    <w:rFonts w:ascii="Cambria Math" w:hAnsi="Cambria Math"/>
                  </w:rPr>
                  <m:t>C</m:t>
                </w:del>
              </m:r>
            </m:e>
            <m:sub>
              <m:r>
                <w:del w:id="160" w:author="Levine, Charles Roger CTR USARMY USMA (USA)" w:date="2026-10-12T14:00:00Z" w16du:dateUtc="2026-10-12T18:00:00Z">
                  <w:rPr>
                    <w:rFonts w:ascii="Cambria Math" w:hAnsi="Cambria Math"/>
                  </w:rPr>
                  <m:t>i</m:t>
                </w:del>
              </m:r>
            </m:sub>
          </m:sSub>
          <m:r>
            <w:del w:id="161" w:author="Levine, Charles Roger CTR USARMY USMA (USA)" w:date="2026-10-12T13:59:00Z" w16du:dateUtc="2026-10-12T17:59:00Z">
              <m:rPr>
                <m:sty m:val="p"/>
              </m:rPr>
              <w:rPr>
                <w:rFonts w:ascii="Cambria Math" w:hAnsi="Cambria Math"/>
              </w:rPr>
              <m:t>=</m:t>
            </w:del>
          </m:r>
          <m:sSub>
            <m:sSubPr>
              <m:ctrlPr>
                <w:del w:id="162" w:author="Levine, Charles Roger CTR USARMY USMA (USA)" w:date="2026-10-12T13:59:00Z" w16du:dateUtc="2026-10-12T17:59:00Z">
                  <w:rPr>
                    <w:rFonts w:ascii="Cambria Math" w:hAnsi="Cambria Math"/>
                  </w:rPr>
                </w:del>
              </m:ctrlPr>
            </m:sSubPr>
            <m:e>
              <m:r>
                <w:del w:id="163" w:author="Levine, Charles Roger CTR USARMY USMA (USA)" w:date="2026-10-12T13:59:00Z" w16du:dateUtc="2026-10-12T17:59:00Z">
                  <w:rPr>
                    <w:rFonts w:ascii="Cambria Math" w:hAnsi="Cambria Math"/>
                  </w:rPr>
                  <m:t>C</m:t>
                </w:del>
              </m:r>
            </m:e>
            <m:sub>
              <m:r>
                <w:del w:id="164" w:author="Levine, Charles Roger CTR USARMY USMA (USA)" w:date="2026-10-12T13:59:00Z" w16du:dateUtc="2026-10-12T17:59:00Z">
                  <m:rPr>
                    <m:sty m:val="p"/>
                  </m:rPr>
                  <w:rPr>
                    <w:rFonts w:ascii="Cambria Math" w:hAnsi="Cambria Math"/>
                  </w:rPr>
                  <m:t>LOO,</m:t>
                </w:del>
              </m:r>
              <m:r>
                <w:del w:id="165" w:author="Levine, Charles Roger CTR USARMY USMA (USA)" w:date="2026-10-12T13:59:00Z" w16du:dateUtc="2026-10-12T17:59:00Z">
                  <w:rPr>
                    <w:rFonts w:ascii="Cambria Math" w:hAnsi="Cambria Math"/>
                  </w:rPr>
                  <m:t>i</m:t>
                </w:del>
              </m:r>
            </m:sub>
          </m:sSub>
          <m:r>
            <w:del w:id="166" w:author="Levine, Charles Roger CTR USARMY USMA (USA)" w:date="2026-10-12T13:59:00Z" w16du:dateUtc="2026-10-12T17:59:00Z">
              <m:rPr>
                <m:sty m:val="p"/>
              </m:rPr>
              <w:rPr>
                <w:rFonts w:ascii="Cambria Math" w:hAnsi="Cambria Math"/>
              </w:rPr>
              <m:t>.</m:t>
            </w:del>
          </m:r>
        </m:oMath>
      </m:oMathPara>
    </w:p>
    <w:p w14:paraId="74459B8A" w14:textId="77777777" w:rsidR="00F90200" w:rsidRDefault="00000000">
      <w:pPr>
        <w:rPr>
          <w:ins w:id="167" w:author="Levine, Charles Roger CTR USARMY USMA (USA)" w:date="2026-10-12T14:02:00Z" w16du:dateUtc="2026-10-12T18:02:00Z"/>
        </w:rPr>
      </w:pPr>
      <w:del w:id="168" w:author="Levine, Charles Roger CTR USARMY USMA (USA)" w:date="2026-10-12T14:00:00Z" w16du:dateUtc="2026-10-12T18:00:00Z">
        <w:r w:rsidDel="00F90200">
          <w:delText xml:space="preserve">The label LOO means leave one out. The sum runs over individuals in </w:delText>
        </w:r>
      </w:del>
      <m:oMath>
        <m:r>
          <w:del w:id="169" w:author="Levine, Charles Roger CTR USARMY USMA (USA)" w:date="2026-10-12T14:00:00Z" w16du:dateUtc="2026-10-12T18:00:00Z">
            <w:rPr>
              <w:rFonts w:ascii="Cambria Math" w:hAnsi="Cambria Math"/>
            </w:rPr>
            <m:t>i</m:t>
          </w:del>
        </m:r>
      </m:oMath>
      <w:del w:id="170" w:author="Levine, Charles Roger CTR USARMY USMA (USA)" w:date="2026-10-12T14:00:00Z" w16du:dateUtc="2026-10-12T18:00:00Z">
        <w:r w:rsidDel="00F90200">
          <w:delText xml:space="preserve">’s group other than </w:delText>
        </w:r>
      </w:del>
      <m:oMath>
        <m:r>
          <w:del w:id="171" w:author="Levine, Charles Roger CTR USARMY USMA (USA)" w:date="2026-10-12T14:00:00Z" w16du:dateUtc="2026-10-12T18:00:00Z">
            <w:rPr>
              <w:rFonts w:ascii="Cambria Math" w:hAnsi="Cambria Math"/>
            </w:rPr>
            <m:t>i</m:t>
          </w:del>
        </m:r>
      </m:oMath>
      <w:del w:id="172" w:author="Levine, Charles Roger CTR USARMY USMA (USA)" w:date="2026-10-12T14:00:00Z" w16du:dateUtc="2026-10-12T18:00:00Z">
        <w:r w:rsidDel="00F90200">
          <w:delText>.</w:delText>
        </w:r>
      </w:del>
      <w:ins w:id="173" w:author="Levine, Charles Roger CTR USARMY USMA (USA)" w:date="2026-10-12T14:00:00Z" w16du:dateUtc="2026-10-12T18:00:00Z">
        <w:r w:rsidR="00F90200">
          <w:t xml:space="preserve">The sum includes every member of </w:t>
        </w:r>
      </w:ins>
      <m:oMath>
        <m:r>
          <w:rPr>
            <w:rFonts w:ascii="Cambria Math" w:hAnsi="Cambria Math"/>
          </w:rPr>
          <m:t>i</m:t>
        </m:r>
      </m:oMath>
      <w:ins w:id="174" w:author="Levine, Charles Roger CTR USARMY USMA (USA)" w:date="2026-10-12T14:00:00Z" w16du:dateUtc="2026-10-12T18:00:00Z">
        <w:r w:rsidR="00F90200">
          <w:t xml:space="preserve">’s group except </w:t>
        </w:r>
      </w:ins>
      <m:oMath>
        <m:r>
          <w:rPr>
            <w:rFonts w:ascii="Cambria Math" w:hAnsi="Cambria Math"/>
          </w:rPr>
          <m:t>i</m:t>
        </m:r>
      </m:oMath>
      <w:ins w:id="175" w:author="Levine, Charles Roger CTR USARMY USMA (USA)" w:date="2026-10-12T14:00:00Z" w16du:dateUtc="2026-10-12T18:00:00Z">
        <w:r w:rsidR="00F90200">
          <w:t xml:space="preserve">.  In this specification, we set </w:t>
        </w:r>
      </w:ins>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ins w:id="176" w:author="Levine, Charles Roger CTR USARMY USMA (USA)" w:date="2026-10-12T14:01:00Z" w16du:dateUtc="2026-10-12T18:01:00Z">
        <w:r w:rsidR="00F90200">
          <w:t xml:space="preserve">, giving </w:t>
        </w:r>
      </w:ins>
      <w:r>
        <w:t xml:space="preserve"> </w:t>
      </w:r>
    </w:p>
    <w:p w14:paraId="09B0BF65" w14:textId="3DADB7E6" w:rsidR="00F90200" w:rsidRDefault="00F90200">
      <w:pPr>
        <w:rPr>
          <w:ins w:id="177" w:author="Levine, Charles Roger CTR USARMY USMA (USA)" w:date="2026-10-12T14:02:00Z" w16du:dateUtc="2026-10-12T18:02:00Z"/>
        </w:rPr>
      </w:pPr>
      <m:oMathPara>
        <m:oMath>
          <m:sSub>
            <m:sSubPr>
              <m:ctrlPr>
                <w:ins w:id="178" w:author="Levine, Charles Roger CTR USARMY USMA (USA)" w:date="2026-10-12T14:02:00Z" w16du:dateUtc="2026-10-12T18:02:00Z">
                  <w:rPr>
                    <w:rFonts w:ascii="Cambria Math" w:hAnsi="Cambria Math"/>
                  </w:rPr>
                </w:ins>
              </m:ctrlPr>
            </m:sSubPr>
            <m:e>
              <m:r>
                <w:ins w:id="179" w:author="Levine, Charles Roger CTR USARMY USMA (USA)" w:date="2026-10-12T14:02:00Z" w16du:dateUtc="2026-10-12T18:02:00Z">
                  <w:rPr>
                    <w:rFonts w:ascii="Cambria Math" w:hAnsi="Cambria Math"/>
                  </w:rPr>
                  <m:t>S</m:t>
                </w:ins>
              </m:r>
            </m:e>
            <m:sub>
              <m:r>
                <w:ins w:id="180" w:author="Levine, Charles Roger CTR USARMY USMA (USA)" w:date="2026-10-12T14:02:00Z" w16du:dateUtc="2026-10-12T18:02:00Z">
                  <w:rPr>
                    <w:rFonts w:ascii="Cambria Math" w:hAnsi="Cambria Math"/>
                  </w:rPr>
                  <m:t>i</m:t>
                </w:ins>
              </m:r>
            </m:sub>
          </m:sSub>
          <m:r>
            <w:ins w:id="181" w:author="Levine, Charles Roger CTR USARMY USMA (USA)" w:date="2026-10-12T14:02:00Z" w16du:dateUtc="2026-10-12T18:02:00Z">
              <m:rPr>
                <m:sty m:val="p"/>
              </m:rPr>
              <w:rPr>
                <w:rFonts w:ascii="Cambria Math" w:hAnsi="Cambria Math"/>
              </w:rPr>
              <m:t>=</m:t>
            </w:ins>
          </m:r>
          <m:sSub>
            <m:sSubPr>
              <m:ctrlPr>
                <w:ins w:id="182" w:author="Levine, Charles Roger CTR USARMY USMA (USA)" w:date="2026-10-12T14:02:00Z" w16du:dateUtc="2026-10-12T18:02:00Z">
                  <w:rPr>
                    <w:rFonts w:ascii="Cambria Math" w:hAnsi="Cambria Math"/>
                  </w:rPr>
                </w:ins>
              </m:ctrlPr>
            </m:sSubPr>
            <m:e>
              <m:r>
                <w:ins w:id="183" w:author="Levine, Charles Roger CTR USARMY USMA (USA)" w:date="2026-10-12T14:02:00Z" w16du:dateUtc="2026-10-12T18:02:00Z">
                  <w:rPr>
                    <w:rFonts w:ascii="Cambria Math" w:hAnsi="Cambria Math"/>
                  </w:rPr>
                  <m:t>A</m:t>
                </w:ins>
              </m:r>
            </m:e>
            <m:sub>
              <m:r>
                <w:ins w:id="184" w:author="Levine, Charles Roger CTR USARMY USMA (USA)" w:date="2026-10-12T14:02:00Z" w16du:dateUtc="2026-10-12T18:02:00Z">
                  <w:rPr>
                    <w:rFonts w:ascii="Cambria Math" w:hAnsi="Cambria Math"/>
                  </w:rPr>
                  <m:t>i</m:t>
                </w:ins>
              </m:r>
            </m:sub>
          </m:sSub>
          <m:r>
            <w:ins w:id="185" w:author="Levine, Charles Roger CTR USARMY USMA (USA)" w:date="2026-10-12T14:02:00Z" w16du:dateUtc="2026-10-12T18:02:00Z">
              <m:rPr>
                <m:sty m:val="p"/>
              </m:rPr>
              <w:rPr>
                <w:rFonts w:ascii="Cambria Math" w:hAnsi="Cambria Math"/>
              </w:rPr>
              <m:t>-</m:t>
            </w:ins>
          </m:r>
          <m:r>
            <w:ins w:id="186" w:author="Levine, Charles Roger CTR USARMY USMA (USA)" w:date="2026-10-12T14:02:00Z" w16du:dateUtc="2026-10-12T18:02:00Z">
              <w:rPr>
                <w:rFonts w:ascii="Cambria Math" w:hAnsi="Cambria Math"/>
              </w:rPr>
              <m:t>λ</m:t>
            </w:ins>
          </m:r>
          <m:sSub>
            <m:sSubPr>
              <m:ctrlPr>
                <w:ins w:id="187" w:author="Levine, Charles Roger CTR USARMY USMA (USA)" w:date="2026-10-12T14:02:00Z" w16du:dateUtc="2026-10-12T18:02:00Z">
                  <w:rPr>
                    <w:rFonts w:ascii="Cambria Math" w:hAnsi="Cambria Math"/>
                  </w:rPr>
                </w:ins>
              </m:ctrlPr>
            </m:sSubPr>
            <m:e>
              <m:r>
                <w:ins w:id="188" w:author="Levine, Charles Roger CTR USARMY USMA (USA)" w:date="2026-10-12T14:02:00Z" w16du:dateUtc="2026-10-12T18:02:00Z">
                  <w:rPr>
                    <w:rFonts w:ascii="Cambria Math" w:hAnsi="Cambria Math"/>
                  </w:rPr>
                  <m:t>C</m:t>
                </w:ins>
              </m:r>
            </m:e>
            <m:sub>
              <m:r>
                <w:ins w:id="189" w:author="Levine, Charles Roger CTR USARMY USMA (USA)" w:date="2026-10-12T14:02:00Z" w16du:dateUtc="2026-10-12T18:02:00Z">
                  <m:rPr>
                    <m:sty m:val="p"/>
                  </m:rPr>
                  <w:rPr>
                    <w:rFonts w:ascii="Cambria Math" w:hAnsi="Cambria Math"/>
                  </w:rPr>
                  <m:t>LOO,</m:t>
                </w:ins>
              </m:r>
              <m:r>
                <w:ins w:id="190" w:author="Levine, Charles Roger CTR USARMY USMA (USA)" w:date="2026-10-12T14:02:00Z" w16du:dateUtc="2026-10-12T18:02:00Z">
                  <w:rPr>
                    <w:rFonts w:ascii="Cambria Math" w:hAnsi="Cambria Math"/>
                  </w:rPr>
                  <m:t>i</m:t>
                </w:ins>
              </m:r>
            </m:sub>
          </m:sSub>
          <w:del w:id="191" w:author="Levine, Charles Roger CTR USARMY USMA (USA)" w:date="2026-10-12T14:03:00Z" w16du:dateUtc="2026-10-12T18:03:00Z">
            <m:r>
              <w:br/>
            </m:r>
          </w:del>
        </m:oMath>
      </m:oMathPara>
    </w:p>
    <w:p w14:paraId="39E68A87" w14:textId="4486AA2E" w:rsidR="00CB3150" w:rsidRDefault="00000000">
      <w:r>
        <w:lastRenderedPageBreak/>
        <w:t xml:space="preserve">Because a different </w:t>
      </w:r>
      <w:del w:id="192" w:author="Levine, Charles Roger CTR USARMY USMA (USA)" w:date="2026-10-12T14:03:00Z" w16du:dateUtc="2026-10-12T18:03:00Z">
        <w:r w:rsidDel="00F90200">
          <w:delText xml:space="preserve">person </w:delText>
        </w:r>
      </w:del>
      <w:ins w:id="193" w:author="Levine, Charles Roger CTR USARMY USMA (USA)" w:date="2026-10-12T14:03:00Z" w16du:dateUtc="2026-10-12T18:03:00Z">
        <w:r w:rsidR="00F90200">
          <w:t>individual</w:t>
        </w:r>
        <w:r w:rsidR="00F90200">
          <w:t xml:space="preserve"> </w:t>
        </w:r>
      </w:ins>
      <w:r>
        <w:t xml:space="preserve">is excluded </w:t>
      </w:r>
      <w:del w:id="194" w:author="Levine, Charles Roger CTR USARMY USMA (USA)" w:date="2026-10-12T14:03:00Z" w16du:dateUtc="2026-10-12T18:03:00Z">
        <w:r w:rsidDel="00F90200">
          <w:delText xml:space="preserve">for </w:delText>
        </w:r>
      </w:del>
      <w:ins w:id="195" w:author="Levine, Charles Roger CTR USARMY USMA (USA)" w:date="2026-10-12T14:03:00Z" w16du:dateUtc="2026-10-12T18:03:00Z">
        <w:r w:rsidR="00F90200">
          <w:t>from</w:t>
        </w:r>
        <w:r w:rsidR="00F90200">
          <w:t xml:space="preserve"> </w:t>
        </w:r>
      </w:ins>
      <w:r>
        <w:t>each calculation, members of the same group can receive different congestion values. A singleton has no peer average and requires separate treatment rather than an assigned value of zero.</w:t>
      </w:r>
      <w:del w:id="196" w:author="Levine, Charles Roger CTR USARMY USMA (USA)" w:date="2026-10-12T14:04:00Z" w16du:dateUtc="2026-10-12T18:04:00Z">
        <w:r w:rsidDel="00F90200">
          <w:delText xml:space="preserve"> In this specification, the score is</w:delText>
        </w:r>
      </w:del>
      <w:del w:id="197" w:author="Levine, Charles Roger CTR USARMY USMA (USA)" w:date="2026-10-12T14:02:00Z" w16du:dateUtc="2026-10-12T18:02:00Z">
        <w:r w:rsidDel="00F90200">
          <w:delText xml:space="preserve"> </w:delText>
        </w:r>
      </w:del>
      <m:oMath>
        <m:sSub>
          <m:sSubPr>
            <m:ctrlPr>
              <w:del w:id="198" w:author="Levine, Charles Roger CTR USARMY USMA (USA)" w:date="2026-10-12T14:02:00Z" w16du:dateUtc="2026-10-12T18:02:00Z">
                <w:rPr>
                  <w:rFonts w:ascii="Cambria Math" w:hAnsi="Cambria Math"/>
                </w:rPr>
              </w:del>
            </m:ctrlPr>
          </m:sSubPr>
          <m:e>
            <m:r>
              <w:del w:id="199" w:author="Levine, Charles Roger CTR USARMY USMA (USA)" w:date="2026-10-12T14:02:00Z" w16du:dateUtc="2026-10-12T18:02:00Z">
                <w:rPr>
                  <w:rFonts w:ascii="Cambria Math" w:hAnsi="Cambria Math"/>
                </w:rPr>
                <m:t>S</m:t>
              </w:del>
            </m:r>
          </m:e>
          <m:sub>
            <m:r>
              <w:del w:id="200" w:author="Levine, Charles Roger CTR USARMY USMA (USA)" w:date="2026-10-12T14:02:00Z" w16du:dateUtc="2026-10-12T18:02:00Z">
                <w:rPr>
                  <w:rFonts w:ascii="Cambria Math" w:hAnsi="Cambria Math"/>
                </w:rPr>
                <m:t>i</m:t>
              </w:del>
            </m:r>
          </m:sub>
        </m:sSub>
        <m:r>
          <w:del w:id="201" w:author="Levine, Charles Roger CTR USARMY USMA (USA)" w:date="2026-10-12T14:02:00Z" w16du:dateUtc="2026-10-12T18:02:00Z">
            <m:rPr>
              <m:sty m:val="p"/>
            </m:rPr>
            <w:rPr>
              <w:rFonts w:ascii="Cambria Math" w:hAnsi="Cambria Math"/>
            </w:rPr>
            <m:t>=</m:t>
          </w:del>
        </m:r>
        <m:sSub>
          <m:sSubPr>
            <m:ctrlPr>
              <w:del w:id="202" w:author="Levine, Charles Roger CTR USARMY USMA (USA)" w:date="2026-10-12T14:02:00Z" w16du:dateUtc="2026-10-12T18:02:00Z">
                <w:rPr>
                  <w:rFonts w:ascii="Cambria Math" w:hAnsi="Cambria Math"/>
                </w:rPr>
              </w:del>
            </m:ctrlPr>
          </m:sSubPr>
          <m:e>
            <m:r>
              <w:del w:id="203" w:author="Levine, Charles Roger CTR USARMY USMA (USA)" w:date="2026-10-12T14:02:00Z" w16du:dateUtc="2026-10-12T18:02:00Z">
                <w:rPr>
                  <w:rFonts w:ascii="Cambria Math" w:hAnsi="Cambria Math"/>
                </w:rPr>
                <m:t>A</m:t>
              </w:del>
            </m:r>
          </m:e>
          <m:sub>
            <m:r>
              <w:del w:id="204" w:author="Levine, Charles Roger CTR USARMY USMA (USA)" w:date="2026-10-12T14:02:00Z" w16du:dateUtc="2026-10-12T18:02:00Z">
                <w:rPr>
                  <w:rFonts w:ascii="Cambria Math" w:hAnsi="Cambria Math"/>
                </w:rPr>
                <m:t>i</m:t>
              </w:del>
            </m:r>
          </m:sub>
        </m:sSub>
        <m:r>
          <w:del w:id="205" w:author="Levine, Charles Roger CTR USARMY USMA (USA)" w:date="2026-10-12T14:02:00Z" w16du:dateUtc="2026-10-12T18:02:00Z">
            <m:rPr>
              <m:sty m:val="p"/>
            </m:rPr>
            <w:rPr>
              <w:rFonts w:ascii="Cambria Math" w:hAnsi="Cambria Math"/>
            </w:rPr>
            <m:t>-</m:t>
          </w:del>
        </m:r>
        <m:r>
          <w:del w:id="206" w:author="Levine, Charles Roger CTR USARMY USMA (USA)" w:date="2026-10-12T14:02:00Z" w16du:dateUtc="2026-10-12T18:02:00Z">
            <w:rPr>
              <w:rFonts w:ascii="Cambria Math" w:hAnsi="Cambria Math"/>
            </w:rPr>
            <m:t>λ</m:t>
          </w:del>
        </m:r>
        <m:sSub>
          <m:sSubPr>
            <m:ctrlPr>
              <w:del w:id="207" w:author="Levine, Charles Roger CTR USARMY USMA (USA)" w:date="2026-10-12T14:02:00Z" w16du:dateUtc="2026-10-12T18:02:00Z">
                <w:rPr>
                  <w:rFonts w:ascii="Cambria Math" w:hAnsi="Cambria Math"/>
                </w:rPr>
              </w:del>
            </m:ctrlPr>
          </m:sSubPr>
          <m:e>
            <m:r>
              <w:del w:id="208" w:author="Levine, Charles Roger CTR USARMY USMA (USA)" w:date="2026-10-12T14:02:00Z" w16du:dateUtc="2026-10-12T18:02:00Z">
                <w:rPr>
                  <w:rFonts w:ascii="Cambria Math" w:hAnsi="Cambria Math"/>
                </w:rPr>
                <m:t>C</m:t>
              </w:del>
            </m:r>
          </m:e>
          <m:sub>
            <m:r>
              <w:del w:id="209" w:author="Levine, Charles Roger CTR USARMY USMA (USA)" w:date="2026-10-12T14:02:00Z" w16du:dateUtc="2026-10-12T18:02:00Z">
                <m:rPr>
                  <m:sty m:val="p"/>
                </m:rPr>
                <w:rPr>
                  <w:rFonts w:ascii="Cambria Math" w:hAnsi="Cambria Math"/>
                </w:rPr>
                <m:t>LOO,</m:t>
              </w:del>
            </m:r>
            <m:r>
              <w:del w:id="210" w:author="Levine, Charles Roger CTR USARMY USMA (USA)" w:date="2026-10-12T14:02:00Z" w16du:dateUtc="2026-10-12T18:02:00Z">
                <w:rPr>
                  <w:rFonts w:ascii="Cambria Math" w:hAnsi="Cambria Math"/>
                </w:rPr>
                <m:t>i</m:t>
              </w:del>
            </m:r>
          </m:sub>
        </m:sSub>
      </m:oMath>
      <w:del w:id="211" w:author="Levine, Charles Roger CTR USARMY USMA (USA)" w:date="2026-10-12T14:02:00Z" w16du:dateUtc="2026-10-12T18:02:00Z">
        <w:r w:rsidDel="00F90200">
          <w:delText>.</w:delText>
        </w:r>
      </w:del>
    </w:p>
    <w:p w14:paraId="5C5D22CD" w14:textId="69CC4CFB" w:rsidR="00CB3150" w:rsidRDefault="00F90200">
      <w:pPr>
        <w:pStyle w:val="BodyText"/>
      </w:pPr>
      <w:ins w:id="212" w:author="Levine, Charles Roger CTR USARMY USMA (USA)" w:date="2026-10-12T14:04:00Z" w16du:dateUtc="2026-10-12T18:04:00Z">
        <w:r>
          <w:t xml:space="preserve">An </w:t>
        </w:r>
      </w:ins>
      <w:del w:id="213" w:author="Levine, Charles Roger CTR USARMY USMA (USA)" w:date="2026-10-12T14:04:00Z" w16du:dateUtc="2026-10-12T18:04:00Z">
        <w:r w:rsidR="00000000" w:rsidDel="00F90200">
          <w:delText>A</w:delText>
        </w:r>
      </w:del>
      <w:ins w:id="214" w:author="Levine, Charles Roger CTR USARMY USMA (USA)" w:date="2026-10-12T14:04:00Z" w16du:dateUtc="2026-10-12T18:04:00Z">
        <w:r>
          <w:t>a</w:t>
        </w:r>
      </w:ins>
      <w:r w:rsidR="00000000">
        <w:t>lternative</w:t>
      </w:r>
      <w:ins w:id="215" w:author="Levine, Charles Roger CTR USARMY USMA (USA)" w:date="2026-10-12T14:04:00Z" w16du:dateUtc="2026-10-12T18:04:00Z">
        <w:r>
          <w:t xml:space="preserve"> is to </w:t>
        </w:r>
      </w:ins>
      <w:del w:id="216" w:author="Levine, Charles Roger CTR USARMY USMA (USA)" w:date="2026-10-12T14:04:00Z" w16du:dateUtc="2026-10-12T18:04:00Z">
        <w:r w:rsidR="00000000" w:rsidDel="00F90200">
          <w:delText>ly, we can treat</w:delText>
        </w:r>
      </w:del>
      <w:ins w:id="217" w:author="Levine, Charles Roger CTR USARMY USMA (USA)" w:date="2026-10-12T14:04:00Z" w16du:dateUtc="2026-10-12T18:04:00Z">
        <w:r>
          <w:t>represent</w:t>
        </w:r>
      </w:ins>
      <w:r w:rsidR="00000000">
        <w:t xml:space="preserve"> the group</w:t>
      </w:r>
      <w:ins w:id="218" w:author="Levine, Charles Roger CTR USARMY USMA (USA)" w:date="2026-10-12T14:05:00Z" w16du:dateUtc="2026-10-12T18:05:00Z">
        <w:r>
          <w:t xml:space="preserve"> </w:t>
        </w:r>
      </w:ins>
      <w:del w:id="219" w:author="Levine, Charles Roger CTR USARMY USMA (USA)" w:date="2026-10-12T14:05:00Z" w16du:dateUtc="2026-10-12T18:05:00Z">
        <w:r w:rsidR="00000000" w:rsidDel="00F90200">
          <w:delText xml:space="preserve">’s average performance as a shared </w:delText>
        </w:r>
      </w:del>
      <w:r w:rsidR="00000000">
        <w:t>environment</w:t>
      </w:r>
      <w:ins w:id="220" w:author="Levine, Charles Roger CTR USARMY USMA (USA)" w:date="2026-10-12T14:05:00Z" w16du:dateUtc="2026-10-12T18:05:00Z">
        <w:r>
          <w:t xml:space="preserve"> by a value shared by all its members</w:t>
        </w:r>
      </w:ins>
      <w:r w:rsidR="00000000">
        <w:t>.</w:t>
      </w:r>
      <w:ins w:id="221" w:author="Levine, Charles Roger CTR USARMY USMA (USA)" w:date="2026-10-12T14:05:00Z" w16du:dateUtc="2026-10-12T18:05:00Z">
        <w:r>
          <w:t xml:space="preserve">  For this second approximation, </w:t>
        </w:r>
      </w:ins>
      <w:del w:id="222" w:author="Levine, Charles Roger CTR USARMY USMA (USA)" w:date="2026-10-12T14:05:00Z" w16du:dateUtc="2026-10-12T18:05:00Z">
        <w:r w:rsidR="00000000" w:rsidDel="00F90200">
          <w:delText xml:space="preserve"> Let </w:delText>
        </w:r>
      </w:del>
      <m:oMath>
        <m:sSub>
          <m:sSubPr>
            <m:ctrlPr>
              <w:del w:id="223" w:author="Levine, Charles Roger CTR USARMY USMA (USA)" w:date="2026-10-12T14:05:00Z" w16du:dateUtc="2026-10-12T18:05:00Z">
                <w:rPr>
                  <w:rFonts w:ascii="Cambria Math" w:hAnsi="Cambria Math"/>
                </w:rPr>
              </w:del>
            </m:ctrlPr>
          </m:sSubPr>
          <m:e>
            <m:r>
              <w:del w:id="224" w:author="Levine, Charles Roger CTR USARMY USMA (USA)" w:date="2026-10-12T14:05:00Z" w16du:dateUtc="2026-10-12T18:05:00Z">
                <w:rPr>
                  <w:rFonts w:ascii="Cambria Math" w:hAnsi="Cambria Math"/>
                </w:rPr>
                <m:t>T</m:t>
              </w:del>
            </m:r>
          </m:e>
          <m:sub>
            <m:r>
              <w:del w:id="225" w:author="Levine, Charles Roger CTR USARMY USMA (USA)" w:date="2026-10-12T14:05:00Z" w16du:dateUtc="2026-10-12T18:05:00Z">
                <w:rPr>
                  <w:rFonts w:ascii="Cambria Math" w:hAnsi="Cambria Math"/>
                </w:rPr>
                <m:t>j</m:t>
              </w:del>
            </m:r>
          </m:sub>
        </m:sSub>
      </m:oMath>
      <w:del w:id="226" w:author="Levine, Charles Roger CTR USARMY USMA (USA)" w:date="2026-10-12T14:05:00Z" w16du:dateUtc="2026-10-12T18:05:00Z">
        <w:r w:rsidR="00000000" w:rsidDel="00F90200">
          <w:delText xml:space="preserve"> denote the mean of </w:delText>
        </w:r>
      </w:del>
      <m:oMath>
        <m:r>
          <w:del w:id="227" w:author="Levine, Charles Roger CTR USARMY USMA (USA)" w:date="2026-10-12T14:05:00Z" w16du:dateUtc="2026-10-12T18:05:00Z">
            <w:rPr>
              <w:rFonts w:ascii="Cambria Math" w:hAnsi="Cambria Math"/>
            </w:rPr>
            <m:t>A</m:t>
          </w:del>
        </m:r>
      </m:oMath>
      <w:del w:id="228" w:author="Levine, Charles Roger CTR USARMY USMA (USA)" w:date="2026-10-12T14:05:00Z" w16du:dateUtc="2026-10-12T18:05:00Z">
        <w:r w:rsidR="00000000" w:rsidDel="00F90200">
          <w:delText xml:space="preserve"> over every member of group </w:delText>
        </w:r>
      </w:del>
      <m:oMath>
        <m:r>
          <w:del w:id="229" w:author="Levine, Charles Roger CTR USARMY USMA (USA)" w:date="2026-10-12T14:05:00Z" w16du:dateUtc="2026-10-12T18:05:00Z">
            <w:rPr>
              <w:rFonts w:ascii="Cambria Math" w:hAnsi="Cambria Math"/>
            </w:rPr>
            <m:t>j</m:t>
          </w:del>
        </m:r>
      </m:oMath>
      <w:ins w:id="230" w:author="Levine, Charles Roger CTR USARMY USMA (USA)" w:date="2026-10-12T14:05:00Z" w16du:dateUtc="2026-10-12T18:05:00Z">
        <w:r>
          <w:t>We use the me</w:t>
        </w:r>
      </w:ins>
      <w:ins w:id="231" w:author="Levine, Charles Roger CTR USARMY USMA (USA)" w:date="2026-10-12T14:06:00Z" w16du:dateUtc="2026-10-12T18:06:00Z">
        <w:r>
          <w:t>an performance of the entire group</w:t>
        </w:r>
      </w:ins>
      <w:r w:rsidR="00000000">
        <w:t xml:space="preserve">, including the focal individual. </w:t>
      </w:r>
      <w:del w:id="232" w:author="Levine, Charles Roger CTR USARMY USMA (USA)" w:date="2026-10-12T14:06:00Z" w16du:dateUtc="2026-10-12T18:06:00Z">
        <w:r w:rsidR="00000000" w:rsidDel="00F90200">
          <w:delText>The corresponding quality-based congestion measure is</w:delText>
        </w:r>
      </w:del>
      <w:ins w:id="233" w:author="Levine, Charles Roger CTR USARMY USMA (USA)" w:date="2026-10-12T14:06:00Z" w16du:dateUtc="2026-10-12T18:06:00Z">
        <w:r>
          <w:t>We denote that mean by</w:t>
        </w:r>
      </w:ins>
    </w:p>
    <w:p w14:paraId="7C0CF06E" w14:textId="490807F5" w:rsidR="00CB3150" w:rsidRPr="00F90200" w:rsidRDefault="00F90200">
      <w:pPr>
        <w:pStyle w:val="BodyText"/>
        <w:rPr>
          <w:ins w:id="234" w:author="Levine, Charles Roger CTR USARMY USMA (USA)" w:date="2026-10-12T14:06:00Z" w16du:dateUtc="2026-10-12T18:06:00Z"/>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7C9BB32" w14:textId="629E865E" w:rsidR="00F90200" w:rsidRDefault="006E112A">
      <w:pPr>
        <w:pStyle w:val="BodyText"/>
        <w:rPr>
          <w:ins w:id="235" w:author="Levine, Charles Roger CTR USARMY USMA (USA)" w:date="2026-10-12T14:06:00Z" w16du:dateUtc="2026-10-12T18:06:00Z"/>
        </w:rPr>
      </w:pPr>
      <w:ins w:id="236" w:author="Levine, Charles Roger CTR USARMY USMA (USA)" w:date="2026-10-12T14:09:00Z" w16du:dateUtc="2026-10-12T18:09:00Z">
        <w:r>
          <w:t xml:space="preserve">The symbol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237" w:author="Levine, Charles Roger CTR USARMY USMA (USA)" w:date="2026-10-12T14:09:00Z" w16du:dateUtc="2026-10-12T18:09:00Z">
        <w:r>
          <w:t xml:space="preserve"> describes the group’s mean performance. To identify its use as a congestion measure, we write </w:t>
        </w:r>
      </w:ins>
      <m:oMath>
        <m:sSub>
          <m:sSubPr>
            <m:ctrlPr>
              <w:rPr>
                <w:rFonts w:ascii="Cambria Math" w:hAnsi="Cambria Math"/>
              </w:rPr>
            </m:ctrlPr>
          </m:sSubPr>
          <m:e>
            <m:r>
              <w:rPr>
                <w:rFonts w:ascii="Cambria Math" w:hAnsi="Cambria Math"/>
              </w:rPr>
              <m:t>C</m:t>
            </m:r>
          </m:e>
          <m:sub>
            <m:r>
              <w:rPr>
                <w:rFonts w:ascii="Cambria Math" w:hAnsi="Cambria Math"/>
              </w:rPr>
              <m:t>Q,i</m:t>
            </m:r>
          </m:sub>
        </m:sSub>
      </m:oMath>
      <w:ins w:id="238" w:author="Levine, Charles Roger CTR USARMY USMA (USA)" w:date="2026-10-12T14:09:00Z" w16du:dateUtc="2026-10-12T18:09:00Z">
        <w:r>
          <w:t xml:space="preserve">, where </w:t>
        </w:r>
      </w:ins>
      <m:oMath>
        <m:r>
          <w:rPr>
            <w:rFonts w:ascii="Cambria Math" w:hAnsi="Cambria Math"/>
          </w:rPr>
          <m:t>Q</m:t>
        </m:r>
      </m:oMath>
      <w:ins w:id="239" w:author="Levine, Charles Roger CTR USARMY USMA (USA)" w:date="2026-10-12T14:09:00Z" w16du:dateUtc="2026-10-12T18:09:00Z">
        <w:r>
          <w:t xml:space="preserve"> labels the group-quality specification. Individual</w:t>
        </w:r>
      </w:ins>
      <w:ins w:id="240" w:author="Levine, Charles Roger CTR USARMY USMA (USA)" w:date="2026-10-12T14:10:00Z" w16du:dateUtc="2026-10-12T18:10:00Z">
        <w:r>
          <w:t xml:space="preserve"> </w:t>
        </w:r>
      </w:ins>
      <m:oMath>
        <m:r>
          <w:rPr>
            <w:rFonts w:ascii="Cambria Math" w:hAnsi="Cambria Math"/>
          </w:rPr>
          <m:t>i</m:t>
        </m:r>
        <m:r>
          <w:del w:id="241" w:author="Levine, Charles Roger CTR USARMY USMA (USA)" w:date="2026-10-12T14:10:00Z" w16du:dateUtc="2026-10-12T18:10:00Z">
            <w:rPr>
              <w:rFonts w:ascii="Cambria Math" w:hAnsi="Cambria Math"/>
            </w:rPr>
            <m:t>i</m:t>
          </w:del>
        </m:r>
      </m:oMath>
      <w:ins w:id="242" w:author="Levine, Charles Roger CTR USARMY USMA (USA)" w:date="2026-10-12T14:09:00Z" w16du:dateUtc="2026-10-12T18:09:00Z">
        <w:r>
          <w:t xml:space="preserve"> receives the mean of the group to which they belong:</w:t>
        </w:r>
      </w:ins>
    </w:p>
    <w:p w14:paraId="1BDDFFA4" w14:textId="6E67260F" w:rsidR="00F90200" w:rsidRDefault="006E112A" w:rsidP="00F90200">
      <w:pPr>
        <w:pStyle w:val="BodyText"/>
        <w:rPr>
          <w:ins w:id="243" w:author="Levine, Charles Roger CTR USARMY USMA (USA)" w:date="2026-10-12T14:06:00Z" w16du:dateUtc="2026-10-12T18:06:00Z"/>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53DE8864" w14:textId="671AB54A" w:rsidR="00F90200" w:rsidRDefault="006E112A">
      <w:pPr>
        <w:pStyle w:val="BodyText"/>
        <w:rPr>
          <w:ins w:id="244" w:author="Levine, Charles Roger CTR USARMY USMA (USA)" w:date="2026-10-12T14:11:00Z" w16du:dateUtc="2026-10-12T18:11:00Z"/>
        </w:rPr>
      </w:pPr>
      <w:ins w:id="245" w:author="Levine, Charles Roger CTR USARMY USMA (USA)" w:date="2026-10-12T14:11:00Z" w16du:dateUtc="2026-10-12T18:11:00Z">
        <w:r>
          <w:t xml:space="preserve">The corresponding score is </w:t>
        </w:r>
      </w:ins>
    </w:p>
    <w:p w14:paraId="533ABE87" w14:textId="679A5575" w:rsidR="00F90200" w:rsidRPr="006E112A" w:rsidRDefault="006E112A" w:rsidP="00F90200">
      <w:pPr>
        <w:pStyle w:val="BodyText"/>
        <w:rPr>
          <w:ins w:id="246" w:author="Levine, Charles Roger CTR USARMY USMA (USA)" w:date="2026-10-12T14:06:00Z" w16du:dateUtc="2026-10-12T18:06:00Z"/>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43DABC58" w14:textId="25ADEED5" w:rsidR="00F90200" w:rsidDel="006E112A" w:rsidRDefault="006E112A">
      <w:pPr>
        <w:pStyle w:val="BodyText"/>
        <w:rPr>
          <w:del w:id="247" w:author="Levine, Charles Roger CTR USARMY USMA (USA)" w:date="2026-10-12T14:12:00Z" w16du:dateUtc="2026-10-12T18:12:00Z"/>
        </w:rPr>
      </w:pPr>
      <w:ins w:id="248" w:author="Levine, Charles Roger CTR USARMY USMA (USA)" w:date="2026-10-12T14:13:00Z" w16du:dateUtc="2026-10-12T18:13:00Z">
        <w:r>
          <w:t>T</w:t>
        </w:r>
      </w:ins>
    </w:p>
    <w:p w14:paraId="1770A3A0" w14:textId="09BDF85F" w:rsidR="00CB3150" w:rsidDel="006E112A" w:rsidRDefault="006E112A">
      <w:pPr>
        <w:pStyle w:val="BodyText"/>
        <w:rPr>
          <w:del w:id="249" w:author="Levine, Charles Roger CTR USARMY USMA (USA)" w:date="2026-10-12T14:13:00Z" w16du:dateUtc="2026-10-12T18:13:00Z"/>
        </w:rPr>
      </w:pPr>
      <w:ins w:id="250" w:author="Levine, Charles Roger CTR USARMY USMA (USA)" w:date="2026-10-12T14:13:00Z" w16du:dateUtc="2026-10-12T18:13:00Z">
        <w:r>
          <w:t xml:space="preserve">hus, every member of group </w:t>
        </w:r>
      </w:ins>
      <m:oMath>
        <m:r>
          <w:rPr>
            <w:rFonts w:ascii="Cambria Math" w:hAnsi="Cambria Math"/>
          </w:rPr>
          <m:t>j</m:t>
        </m:r>
      </m:oMath>
      <w:ins w:id="251" w:author="Levine, Charles Roger CTR USARMY USMA (USA)" w:date="2026-10-12T14:13:00Z" w16du:dateUtc="2026-10-12T18:13:00Z">
        <w:r>
          <w:t xml:space="preserve"> receives the same congestion value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252" w:author="Levine, Charles Roger CTR USARMY USMA (USA)" w:date="2026-10-12T14:13:00Z" w16du:dateUtc="2026-10-12T18:13:00Z">
        <w:r>
          <w:t>, although their scores can differ because their individual performances differ. Unlike the leave-one-out measure, this specification treats average group performance as a shared feature of the environment.</w:t>
        </w:r>
      </w:ins>
      <w:del w:id="253" w:author="Levine, Charles Roger CTR USARMY USMA (USA)" w:date="2026-10-12T14:13:00Z" w16du:dateUtc="2026-10-12T18:13:00Z">
        <w:r w:rsidR="00000000" w:rsidDel="006E112A">
          <w:delText xml:space="preserve">Here </w:delText>
        </w:r>
      </w:del>
      <m:oMath>
        <m:r>
          <w:del w:id="254" w:author="Levine, Charles Roger CTR USARMY USMA (USA)" w:date="2026-10-12T14:13:00Z" w16du:dateUtc="2026-10-12T18:13:00Z">
            <w:rPr>
              <w:rFonts w:ascii="Cambria Math" w:hAnsi="Cambria Math"/>
            </w:rPr>
            <m:t>Q</m:t>
          </w:del>
        </m:r>
      </m:oMath>
      <w:del w:id="255" w:author="Levine, Charles Roger CTR USARMY USMA (USA)" w:date="2026-10-12T14:13:00Z" w16du:dateUtc="2026-10-12T18:13:00Z">
        <w:r w:rsidR="00000000" w:rsidDel="006E112A">
          <w:delText xml:space="preserve"> labels the use of average group performance, or group quality, as the congestion approximation. For every individual in group </w:delText>
        </w:r>
      </w:del>
      <m:oMath>
        <m:r>
          <w:del w:id="256" w:author="Levine, Charles Roger CTR USARMY USMA (USA)" w:date="2026-10-12T14:13:00Z" w16du:dateUtc="2026-10-12T18:13:00Z">
            <w:rPr>
              <w:rFonts w:ascii="Cambria Math" w:hAnsi="Cambria Math"/>
            </w:rPr>
            <m:t>j</m:t>
          </w:del>
        </m:r>
      </m:oMath>
      <w:del w:id="257" w:author="Levine, Charles Roger CTR USARMY USMA (USA)" w:date="2026-10-12T14:13:00Z" w16du:dateUtc="2026-10-12T18:13:00Z">
        <w:r w:rsidR="00000000" w:rsidDel="006E112A">
          <w:delText xml:space="preserve">, </w:delText>
        </w:r>
      </w:del>
      <m:oMath>
        <m:sSub>
          <m:sSubPr>
            <m:ctrlPr>
              <w:del w:id="258" w:author="Levine, Charles Roger CTR USARMY USMA (USA)" w:date="2026-10-12T14:13:00Z" w16du:dateUtc="2026-10-12T18:13:00Z">
                <w:rPr>
                  <w:rFonts w:ascii="Cambria Math" w:hAnsi="Cambria Math"/>
                </w:rPr>
              </w:del>
            </m:ctrlPr>
          </m:sSubPr>
          <m:e>
            <m:r>
              <w:del w:id="259" w:author="Levine, Charles Roger CTR USARMY USMA (USA)" w:date="2026-10-12T14:13:00Z" w16du:dateUtc="2026-10-12T18:13:00Z">
                <w:rPr>
                  <w:rFonts w:ascii="Cambria Math" w:hAnsi="Cambria Math"/>
                </w:rPr>
                <m:t>C</m:t>
              </w:del>
            </m:r>
          </m:e>
          <m:sub>
            <m:r>
              <w:del w:id="260" w:author="Levine, Charles Roger CTR USARMY USMA (USA)" w:date="2026-10-12T14:13:00Z" w16du:dateUtc="2026-10-12T18:13:00Z">
                <w:rPr>
                  <w:rFonts w:ascii="Cambria Math" w:hAnsi="Cambria Math"/>
                </w:rPr>
                <m:t>Q</m:t>
              </w:del>
            </m:r>
            <m:r>
              <w:del w:id="261" w:author="Levine, Charles Roger CTR USARMY USMA (USA)" w:date="2026-10-12T14:13:00Z" w16du:dateUtc="2026-10-12T18:13:00Z">
                <m:rPr>
                  <m:sty m:val="p"/>
                </m:rPr>
                <w:rPr>
                  <w:rFonts w:ascii="Cambria Math" w:hAnsi="Cambria Math"/>
                </w:rPr>
                <m:t>,</m:t>
              </w:del>
            </m:r>
            <m:r>
              <w:del w:id="262" w:author="Levine, Charles Roger CTR USARMY USMA (USA)" w:date="2026-10-12T14:13:00Z" w16du:dateUtc="2026-10-12T18:13:00Z">
                <w:rPr>
                  <w:rFonts w:ascii="Cambria Math" w:hAnsi="Cambria Math"/>
                </w:rPr>
                <m:t>i</m:t>
              </w:del>
            </m:r>
          </m:sub>
        </m:sSub>
        <m:r>
          <w:del w:id="263" w:author="Levine, Charles Roger CTR USARMY USMA (USA)" w:date="2026-10-12T14:13:00Z" w16du:dateUtc="2026-10-12T18:13:00Z">
            <m:rPr>
              <m:sty m:val="p"/>
            </m:rPr>
            <w:rPr>
              <w:rFonts w:ascii="Cambria Math" w:hAnsi="Cambria Math"/>
            </w:rPr>
            <m:t>=</m:t>
          </w:del>
        </m:r>
        <m:sSub>
          <m:sSubPr>
            <m:ctrlPr>
              <w:del w:id="264" w:author="Levine, Charles Roger CTR USARMY USMA (USA)" w:date="2026-10-12T14:13:00Z" w16du:dateUtc="2026-10-12T18:13:00Z">
                <w:rPr>
                  <w:rFonts w:ascii="Cambria Math" w:hAnsi="Cambria Math"/>
                </w:rPr>
              </w:del>
            </m:ctrlPr>
          </m:sSubPr>
          <m:e>
            <m:r>
              <w:del w:id="265" w:author="Levine, Charles Roger CTR USARMY USMA (USA)" w:date="2026-10-12T14:13:00Z" w16du:dateUtc="2026-10-12T18:13:00Z">
                <w:rPr>
                  <w:rFonts w:ascii="Cambria Math" w:hAnsi="Cambria Math"/>
                </w:rPr>
                <m:t>T</m:t>
              </w:del>
            </m:r>
          </m:e>
          <m:sub>
            <m:r>
              <w:del w:id="266" w:author="Levine, Charles Roger CTR USARMY USMA (USA)" w:date="2026-10-12T14:13:00Z" w16du:dateUtc="2026-10-12T18:13:00Z">
                <w:rPr>
                  <w:rFonts w:ascii="Cambria Math" w:hAnsi="Cambria Math"/>
                </w:rPr>
                <m:t>j</m:t>
              </w:del>
            </m:r>
          </m:sub>
        </m:sSub>
      </m:oMath>
      <w:del w:id="267" w:author="Levine, Charles Roger CTR USARMY USMA (USA)" w:date="2026-10-12T14:13:00Z" w16du:dateUtc="2026-10-12T18:13:00Z">
        <w:r w:rsidR="00000000" w:rsidDel="006E112A">
          <w:delText xml:space="preserve">, and the score is </w:delText>
        </w:r>
      </w:del>
      <m:oMath>
        <m:sSub>
          <m:sSubPr>
            <m:ctrlPr>
              <w:del w:id="268" w:author="Levine, Charles Roger CTR USARMY USMA (USA)" w:date="2026-10-12T14:13:00Z" w16du:dateUtc="2026-10-12T18:13:00Z">
                <w:rPr>
                  <w:rFonts w:ascii="Cambria Math" w:hAnsi="Cambria Math"/>
                </w:rPr>
              </w:del>
            </m:ctrlPr>
          </m:sSubPr>
          <m:e>
            <m:r>
              <w:del w:id="269" w:author="Levine, Charles Roger CTR USARMY USMA (USA)" w:date="2026-10-12T14:13:00Z" w16du:dateUtc="2026-10-12T18:13:00Z">
                <w:rPr>
                  <w:rFonts w:ascii="Cambria Math" w:hAnsi="Cambria Math"/>
                </w:rPr>
                <m:t>S</m:t>
              </w:del>
            </m:r>
          </m:e>
          <m:sub>
            <m:r>
              <w:del w:id="270" w:author="Levine, Charles Roger CTR USARMY USMA (USA)" w:date="2026-10-12T14:13:00Z" w16du:dateUtc="2026-10-12T18:13:00Z">
                <w:rPr>
                  <w:rFonts w:ascii="Cambria Math" w:hAnsi="Cambria Math"/>
                </w:rPr>
                <m:t>i</m:t>
              </w:del>
            </m:r>
          </m:sub>
        </m:sSub>
        <m:r>
          <w:del w:id="271" w:author="Levine, Charles Roger CTR USARMY USMA (USA)" w:date="2026-10-12T14:13:00Z" w16du:dateUtc="2026-10-12T18:13:00Z">
            <m:rPr>
              <m:sty m:val="p"/>
            </m:rPr>
            <w:rPr>
              <w:rFonts w:ascii="Cambria Math" w:hAnsi="Cambria Math"/>
            </w:rPr>
            <m:t>=</m:t>
          </w:del>
        </m:r>
        <m:sSub>
          <m:sSubPr>
            <m:ctrlPr>
              <w:del w:id="272" w:author="Levine, Charles Roger CTR USARMY USMA (USA)" w:date="2026-10-12T14:13:00Z" w16du:dateUtc="2026-10-12T18:13:00Z">
                <w:rPr>
                  <w:rFonts w:ascii="Cambria Math" w:hAnsi="Cambria Math"/>
                </w:rPr>
              </w:del>
            </m:ctrlPr>
          </m:sSubPr>
          <m:e>
            <m:r>
              <w:del w:id="273" w:author="Levine, Charles Roger CTR USARMY USMA (USA)" w:date="2026-10-12T14:13:00Z" w16du:dateUtc="2026-10-12T18:13:00Z">
                <w:rPr>
                  <w:rFonts w:ascii="Cambria Math" w:hAnsi="Cambria Math"/>
                </w:rPr>
                <m:t>A</m:t>
              </w:del>
            </m:r>
          </m:e>
          <m:sub>
            <m:r>
              <w:del w:id="274" w:author="Levine, Charles Roger CTR USARMY USMA (USA)" w:date="2026-10-12T14:13:00Z" w16du:dateUtc="2026-10-12T18:13:00Z">
                <w:rPr>
                  <w:rFonts w:ascii="Cambria Math" w:hAnsi="Cambria Math"/>
                </w:rPr>
                <m:t>i</m:t>
              </w:del>
            </m:r>
          </m:sub>
        </m:sSub>
        <m:r>
          <w:del w:id="275" w:author="Levine, Charles Roger CTR USARMY USMA (USA)" w:date="2026-10-12T14:13:00Z" w16du:dateUtc="2026-10-12T18:13:00Z">
            <m:rPr>
              <m:sty m:val="p"/>
            </m:rPr>
            <w:rPr>
              <w:rFonts w:ascii="Cambria Math" w:hAnsi="Cambria Math"/>
            </w:rPr>
            <m:t>-</m:t>
          </w:del>
        </m:r>
        <m:r>
          <w:del w:id="276" w:author="Levine, Charles Roger CTR USARMY USMA (USA)" w:date="2026-10-12T14:13:00Z" w16du:dateUtc="2026-10-12T18:13:00Z">
            <w:rPr>
              <w:rFonts w:ascii="Cambria Math" w:hAnsi="Cambria Math"/>
            </w:rPr>
            <m:t>λ</m:t>
          </w:del>
        </m:r>
        <m:sSub>
          <m:sSubPr>
            <m:ctrlPr>
              <w:del w:id="277" w:author="Levine, Charles Roger CTR USARMY USMA (USA)" w:date="2026-10-12T14:13:00Z" w16du:dateUtc="2026-10-12T18:13:00Z">
                <w:rPr>
                  <w:rFonts w:ascii="Cambria Math" w:hAnsi="Cambria Math"/>
                </w:rPr>
              </w:del>
            </m:ctrlPr>
          </m:sSubPr>
          <m:e>
            <m:r>
              <w:del w:id="278" w:author="Levine, Charles Roger CTR USARMY USMA (USA)" w:date="2026-10-12T14:13:00Z" w16du:dateUtc="2026-10-12T18:13:00Z">
                <w:rPr>
                  <w:rFonts w:ascii="Cambria Math" w:hAnsi="Cambria Math"/>
                </w:rPr>
                <m:t>C</m:t>
              </w:del>
            </m:r>
          </m:e>
          <m:sub>
            <m:r>
              <w:del w:id="279" w:author="Levine, Charles Roger CTR USARMY USMA (USA)" w:date="2026-10-12T14:13:00Z" w16du:dateUtc="2026-10-12T18:13:00Z">
                <w:rPr>
                  <w:rFonts w:ascii="Cambria Math" w:hAnsi="Cambria Math"/>
                </w:rPr>
                <m:t>Q</m:t>
              </w:del>
            </m:r>
            <m:r>
              <w:del w:id="280" w:author="Levine, Charles Roger CTR USARMY USMA (USA)" w:date="2026-10-12T14:13:00Z" w16du:dateUtc="2026-10-12T18:13:00Z">
                <m:rPr>
                  <m:sty m:val="p"/>
                </m:rPr>
                <w:rPr>
                  <w:rFonts w:ascii="Cambria Math" w:hAnsi="Cambria Math"/>
                </w:rPr>
                <m:t>,</m:t>
              </w:del>
            </m:r>
            <m:r>
              <w:del w:id="281" w:author="Levine, Charles Roger CTR USARMY USMA (USA)" w:date="2026-10-12T14:13:00Z" w16du:dateUtc="2026-10-12T18:13:00Z">
                <w:rPr>
                  <w:rFonts w:ascii="Cambria Math" w:hAnsi="Cambria Math"/>
                </w:rPr>
                <m:t>i</m:t>
              </w:del>
            </m:r>
          </m:sub>
        </m:sSub>
      </m:oMath>
      <w:del w:id="282" w:author="Levine, Charles Roger CTR USARMY USMA (USA)" w:date="2026-10-12T14:13:00Z" w16du:dateUtc="2026-10-12T18:13:00Z">
        <w:r w:rsidR="00000000" w:rsidDel="006E112A">
          <w:delText xml:space="preserve">. The two symbols have distinct roles: </w:delText>
        </w:r>
      </w:del>
      <m:oMath>
        <m:sSub>
          <m:sSubPr>
            <m:ctrlPr>
              <w:del w:id="283" w:author="Levine, Charles Roger CTR USARMY USMA (USA)" w:date="2026-10-12T14:13:00Z" w16du:dateUtc="2026-10-12T18:13:00Z">
                <w:rPr>
                  <w:rFonts w:ascii="Cambria Math" w:hAnsi="Cambria Math"/>
                </w:rPr>
              </w:del>
            </m:ctrlPr>
          </m:sSubPr>
          <m:e>
            <m:r>
              <w:del w:id="284" w:author="Levine, Charles Roger CTR USARMY USMA (USA)" w:date="2026-10-12T14:13:00Z" w16du:dateUtc="2026-10-12T18:13:00Z">
                <w:rPr>
                  <w:rFonts w:ascii="Cambria Math" w:hAnsi="Cambria Math"/>
                </w:rPr>
                <m:t>T</m:t>
              </w:del>
            </m:r>
          </m:e>
          <m:sub>
            <m:r>
              <w:del w:id="285" w:author="Levine, Charles Roger CTR USARMY USMA (USA)" w:date="2026-10-12T14:13:00Z" w16du:dateUtc="2026-10-12T18:13:00Z">
                <w:rPr>
                  <w:rFonts w:ascii="Cambria Math" w:hAnsi="Cambria Math"/>
                </w:rPr>
                <m:t>j</m:t>
              </w:del>
            </m:r>
          </m:sub>
        </m:sSub>
      </m:oMath>
      <w:del w:id="286" w:author="Levine, Charles Roger CTR USARMY USMA (USA)" w:date="2026-10-12T14:13:00Z" w16du:dateUtc="2026-10-12T18:13:00Z">
        <w:r w:rsidR="00000000" w:rsidDel="006E112A">
          <w:delText xml:space="preserve"> describes the group mean, whereas </w:delText>
        </w:r>
      </w:del>
      <m:oMath>
        <m:sSub>
          <m:sSubPr>
            <m:ctrlPr>
              <w:del w:id="287" w:author="Levine, Charles Roger CTR USARMY USMA (USA)" w:date="2026-10-12T14:13:00Z" w16du:dateUtc="2026-10-12T18:13:00Z">
                <w:rPr>
                  <w:rFonts w:ascii="Cambria Math" w:hAnsi="Cambria Math"/>
                </w:rPr>
              </w:del>
            </m:ctrlPr>
          </m:sSubPr>
          <m:e>
            <m:r>
              <w:del w:id="288" w:author="Levine, Charles Roger CTR USARMY USMA (USA)" w:date="2026-10-12T14:13:00Z" w16du:dateUtc="2026-10-12T18:13:00Z">
                <w:rPr>
                  <w:rFonts w:ascii="Cambria Math" w:hAnsi="Cambria Math"/>
                </w:rPr>
                <m:t>C</m:t>
              </w:del>
            </m:r>
          </m:e>
          <m:sub>
            <m:r>
              <w:del w:id="289" w:author="Levine, Charles Roger CTR USARMY USMA (USA)" w:date="2026-10-12T14:13:00Z" w16du:dateUtc="2026-10-12T18:13:00Z">
                <w:rPr>
                  <w:rFonts w:ascii="Cambria Math" w:hAnsi="Cambria Math"/>
                </w:rPr>
                <m:t>Q</m:t>
              </w:del>
            </m:r>
            <m:r>
              <w:del w:id="290" w:author="Levine, Charles Roger CTR USARMY USMA (USA)" w:date="2026-10-12T14:13:00Z" w16du:dateUtc="2026-10-12T18:13:00Z">
                <m:rPr>
                  <m:sty m:val="p"/>
                </m:rPr>
                <w:rPr>
                  <w:rFonts w:ascii="Cambria Math" w:hAnsi="Cambria Math"/>
                </w:rPr>
                <m:t>,</m:t>
              </w:del>
            </m:r>
            <m:r>
              <w:del w:id="291" w:author="Levine, Charles Roger CTR USARMY USMA (USA)" w:date="2026-10-12T14:13:00Z" w16du:dateUtc="2026-10-12T18:13:00Z">
                <w:rPr>
                  <w:rFonts w:ascii="Cambria Math" w:hAnsi="Cambria Math"/>
                </w:rPr>
                <m:t>i</m:t>
              </w:del>
            </m:r>
          </m:sub>
        </m:sSub>
      </m:oMath>
      <w:del w:id="292" w:author="Levine, Charles Roger CTR USARMY USMA (USA)" w:date="2026-10-12T14:13:00Z" w16du:dateUtc="2026-10-12T18:13:00Z">
        <w:r w:rsidR="00000000" w:rsidDel="006E112A">
          <w:delText xml:space="preserve"> identifies its use as the congestion term in an individual’s score. The same </w:delText>
        </w:r>
      </w:del>
      <m:oMath>
        <m:sSub>
          <m:sSubPr>
            <m:ctrlPr>
              <w:del w:id="293" w:author="Levine, Charles Roger CTR USARMY USMA (USA)" w:date="2026-10-12T14:13:00Z" w16du:dateUtc="2026-10-12T18:13:00Z">
                <w:rPr>
                  <w:rFonts w:ascii="Cambria Math" w:hAnsi="Cambria Math"/>
                </w:rPr>
              </w:del>
            </m:ctrlPr>
          </m:sSubPr>
          <m:e>
            <m:r>
              <w:del w:id="294" w:author="Levine, Charles Roger CTR USARMY USMA (USA)" w:date="2026-10-12T14:13:00Z" w16du:dateUtc="2026-10-12T18:13:00Z">
                <w:rPr>
                  <w:rFonts w:ascii="Cambria Math" w:hAnsi="Cambria Math"/>
                </w:rPr>
                <m:t>T</m:t>
              </w:del>
            </m:r>
          </m:e>
          <m:sub>
            <m:r>
              <w:del w:id="295" w:author="Levine, Charles Roger CTR USARMY USMA (USA)" w:date="2026-10-12T14:13:00Z" w16du:dateUtc="2026-10-12T18:13:00Z">
                <w:rPr>
                  <w:rFonts w:ascii="Cambria Math" w:hAnsi="Cambria Math"/>
                </w:rPr>
                <m:t>j</m:t>
              </w:del>
            </m:r>
          </m:sub>
        </m:sSub>
      </m:oMath>
      <w:del w:id="296" w:author="Levine, Charles Roger CTR USARMY USMA (USA)" w:date="2026-10-12T14:13:00Z" w16du:dateUtc="2026-10-12T18:13:00Z">
        <w:r w:rsidR="00000000" w:rsidDel="006E112A">
          <w:delText xml:space="preserve"> will serve as the final group mean when we measure sorting and as an evolving centroid while we construct groups.</w:delText>
        </w:r>
      </w:del>
    </w:p>
    <w:p w14:paraId="0F250C3E" w14:textId="77777777" w:rsidR="006E112A" w:rsidRDefault="006E112A">
      <w:pPr>
        <w:rPr>
          <w:ins w:id="297" w:author="Levine, Charles Roger CTR USARMY USMA (USA)" w:date="2026-10-12T14:13:00Z" w16du:dateUtc="2026-10-12T18:13:00Z"/>
        </w:rPr>
      </w:pPr>
    </w:p>
    <w:p w14:paraId="5741E7BF" w14:textId="0549FDF3" w:rsidR="00CB3150" w:rsidRDefault="00000000">
      <w:pPr>
        <w:pStyle w:val="BodyText"/>
      </w:pPr>
      <w:r>
        <w:t xml:space="preserve">The </w:t>
      </w:r>
      <w:del w:id="298" w:author="Levine, Charles Roger CTR USARMY USMA (USA)" w:date="2026-10-12T14:13:00Z" w16du:dateUtc="2026-10-12T18:13:00Z">
        <w:r w:rsidDel="006E112A">
          <w:delText xml:space="preserve">difference </w:delText>
        </w:r>
      </w:del>
      <w:ins w:id="299" w:author="Levine, Charles Roger CTR USARMY USMA (USA)" w:date="2026-10-12T14:13:00Z" w16du:dateUtc="2026-10-12T18:13:00Z">
        <w:r w:rsidR="006E112A">
          <w:t>relationship</w:t>
        </w:r>
        <w:r w:rsidR="006E112A">
          <w:t xml:space="preserve"> </w:t>
        </w:r>
      </w:ins>
      <w:r>
        <w:t xml:space="preserve">between the two averages is explicit. For </w:t>
      </w:r>
      <m:oMath>
        <m:r>
          <w:rPr>
            <w:rFonts w:ascii="Cambria Math" w:hAnsi="Cambria Math"/>
          </w:rPr>
          <m:t>i</m:t>
        </m:r>
      </m:oMath>
      <w:r>
        <w:t xml:space="preserve"> in group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w:t>
      </w:r>
    </w:p>
    <w:p w14:paraId="16647430"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4AAFCF7" w14:textId="03B6BF8B" w:rsidR="006E112A" w:rsidRPr="006E112A" w:rsidRDefault="006E112A" w:rsidP="006E112A">
      <w:pPr>
        <w:rPr>
          <w:ins w:id="300" w:author="Levine, Charles Roger CTR USARMY USMA (USA)" w:date="2026-10-12T14:15:00Z"/>
        </w:rPr>
      </w:pPr>
      <w:ins w:id="301" w:author="Levine, Charles Roger CTR USARMY USMA (USA)" w:date="2026-10-12T14:14:00Z" w16du:dateUtc="2026-10-12T18:14:00Z">
        <w:r>
          <w:t>I</w:t>
        </w:r>
      </w:ins>
      <w:del w:id="302" w:author="Levine, Charles Roger CTR USARMY USMA (USA)" w:date="2026-10-12T14:14:00Z" w16du:dateUtc="2026-10-12T18:14:00Z">
        <w:r w:rsidR="00000000" w:rsidDel="006E112A">
          <w:delText>Thus i</w:delText>
        </w:r>
      </w:del>
      <w:ins w:id="303" w:author="Levine, Charles Roger CTR USARMY USMA (USA)" w:date="2026-10-12T14:15:00Z">
        <w:r w:rsidRPr="006E112A">
          <w:t xml:space="preserve">ncluding or excluding the focal individual is therefore a modeling choice, not merely a change in notation. The symbol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304" w:author="Levine, Charles Roger CTR USARMY USMA (USA)" w:date="2026-10-12T14:15:00Z">
        <w:r w:rsidRPr="006E112A">
          <w:t xml:space="preserve"> retains its meaning as the group mean throughout the chapter. Later, that mean will also be used to measure sorting and, as membership develops during simulated assignment, to define a group’s evolving centroid.</w:t>
        </w:r>
      </w:ins>
    </w:p>
    <w:p w14:paraId="0EB76CA5" w14:textId="0C60F766" w:rsidR="006E112A" w:rsidRPr="006E112A" w:rsidRDefault="006E112A" w:rsidP="006E112A">
      <w:pPr>
        <w:rPr>
          <w:ins w:id="305" w:author="Levine, Charles Roger CTR USARMY USMA (USA)" w:date="2026-10-12T14:15:00Z"/>
        </w:rPr>
      </w:pPr>
      <w:ins w:id="306" w:author="Levine, Charles Roger CTR USARMY USMA (USA)" w:date="2026-10-12T14:15:00Z">
        <w:r w:rsidRPr="006E112A">
          <w:t xml:space="preserve">Both specifications use average performance to approximate congestion. At positive </w:t>
        </w:r>
      </w:ins>
      <m:oMath>
        <m:r>
          <w:rPr>
            <w:rFonts w:ascii="Cambria Math" w:hAnsi="Cambria Math"/>
          </w:rPr>
          <m:t>λ</m:t>
        </m:r>
      </m:oMath>
      <w:ins w:id="307" w:author="Levine, Charles Roger CTR USARMY USMA (USA)" w:date="2026-10-12T14:15:00Z">
        <w:r w:rsidRPr="006E112A">
          <w:t xml:space="preserve">, individuals with equal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308" w:author="Levine, Charles Roger CTR USARMY USMA (USA)" w:date="2026-10-12T14:15:00Z">
        <w:r w:rsidRPr="006E112A">
          <w:t xml:space="preserve"> can receive different selection scores because they belong to different peer environments. These are relative adjustments: if </w:t>
        </w:r>
      </w:ins>
      <m:oMath>
        <m:r>
          <w:rPr>
            <w:rFonts w:ascii="Cambria Math" w:hAnsi="Cambria Math"/>
          </w:rPr>
          <m:t>A</m:t>
        </m:r>
      </m:oMath>
      <w:ins w:id="309" w:author="Levine, Charles Roger CTR USARMY USMA (USA)" w:date="2026-10-12T14:15:00Z">
        <w:r w:rsidRPr="006E112A">
          <w:t xml:space="preserve"> is standardized, a negative average raises </w:t>
        </w:r>
        <w:r w:rsidRPr="006E112A">
          <w:lastRenderedPageBreak/>
          <w:t xml:space="preserve">the adjusted score above </w:t>
        </w:r>
      </w:ins>
      <m:oMath>
        <m:sSub>
          <m:sSubPr>
            <m:ctrlPr>
              <w:rPr>
                <w:rFonts w:ascii="Cambria Math" w:hAnsi="Cambria Math"/>
              </w:rPr>
            </m:ctrlPr>
          </m:sSubPr>
          <m:e>
            <m:r>
              <w:rPr>
                <w:rFonts w:ascii="Cambria Math" w:hAnsi="Cambria Math"/>
              </w:rPr>
              <m:t>A</m:t>
            </m:r>
          </m:e>
          <m:sub>
            <m:r>
              <w:rPr>
                <w:rFonts w:ascii="Cambria Math" w:hAnsi="Cambria Math"/>
              </w:rPr>
              <m:t>i</m:t>
            </m:r>
          </m:sub>
        </m:sSub>
      </m:oMath>
      <w:ins w:id="310" w:author="Levine, Charles Roger CTR USARMY USMA (USA)" w:date="2026-10-12T14:15:00Z">
        <w:r w:rsidRPr="006E112A">
          <w:t>. The claim that stronger peers impose a disadvantage concerns comparisons at fixed own performance; it does not require every average-based adjustment to be a positive absolute burden.</w:t>
        </w:r>
      </w:ins>
    </w:p>
    <w:p w14:paraId="2DCFB269" w14:textId="6E2B1FA4" w:rsidR="006E112A" w:rsidRPr="006E112A" w:rsidRDefault="006E112A" w:rsidP="006E112A">
      <w:pPr>
        <w:rPr>
          <w:ins w:id="311" w:author="Levine, Charles Roger CTR USARMY USMA (USA)" w:date="2026-10-12T14:15:00Z"/>
        </w:rPr>
      </w:pPr>
      <w:ins w:id="312" w:author="Levine, Charles Roger CTR USARMY USMA (USA)" w:date="2026-10-12T14:15:00Z">
        <w:r w:rsidRPr="006E112A">
          <w:t xml:space="preserve">We use these specifications as explanatory benchmarks before developing a more selective measure of competitive pressure. The numerical meaning of </w:t>
        </w:r>
      </w:ins>
      <m:oMath>
        <m:r>
          <w:rPr>
            <w:rFonts w:ascii="Cambria Math" w:hAnsi="Cambria Math"/>
          </w:rPr>
          <m:t>λ</m:t>
        </m:r>
      </m:oMath>
      <w:ins w:id="313" w:author="Levine, Charles Roger CTR USARMY USMA (USA)" w:date="2026-10-12T14:15:00Z">
        <w:r w:rsidRPr="006E112A">
          <w:t xml:space="preserve"> depends on the definition and scale of congestion. Retaining the same coefficient symbol does not imply that a value chosen or fitted for one specification transfers unchanged to another.</w:t>
        </w:r>
      </w:ins>
    </w:p>
    <w:p w14:paraId="26CA1B33" w14:textId="13FC3007" w:rsidR="00CB3150" w:rsidDel="006E112A" w:rsidRDefault="00000000" w:rsidP="006E112A">
      <w:pPr>
        <w:rPr>
          <w:del w:id="314" w:author="Levine, Charles Roger CTR USARMY USMA (USA)" w:date="2026-10-12T14:15:00Z" w16du:dateUtc="2026-10-12T18:15:00Z"/>
        </w:rPr>
      </w:pPr>
      <w:del w:id="315" w:author="Levine, Charles Roger CTR USARMY USMA (USA)" w:date="2026-10-12T14:15:00Z" w16du:dateUtc="2026-10-12T18:15:00Z">
        <w:r w:rsidDel="006E112A">
          <w:delText xml:space="preserve">ncluding or excluding the focal individual is a modeling choice, rather than two names for the same quantity. Both specifications make average performance the basis of the congestion adjustment. At positive </w:delText>
        </w:r>
      </w:del>
      <m:oMath>
        <m:r>
          <w:del w:id="316" w:author="Levine, Charles Roger CTR USARMY USMA (USA)" w:date="2026-10-12T14:15:00Z" w16du:dateUtc="2026-10-12T18:15:00Z">
            <w:rPr>
              <w:rFonts w:ascii="Cambria Math" w:hAnsi="Cambria Math"/>
            </w:rPr>
            <m:t>λ</m:t>
          </w:del>
        </m:r>
      </m:oMath>
      <w:del w:id="317" w:author="Levine, Charles Roger CTR USARMY USMA (USA)" w:date="2026-10-12T14:15:00Z" w16du:dateUtc="2026-10-12T18:15:00Z">
        <w:r w:rsidDel="006E112A">
          <w:delText xml:space="preserve">, individuals with equal </w:delText>
        </w:r>
      </w:del>
      <m:oMath>
        <m:sSub>
          <m:sSubPr>
            <m:ctrlPr>
              <w:del w:id="318" w:author="Levine, Charles Roger CTR USARMY USMA (USA)" w:date="2026-10-12T14:15:00Z" w16du:dateUtc="2026-10-12T18:15:00Z">
                <w:rPr>
                  <w:rFonts w:ascii="Cambria Math" w:hAnsi="Cambria Math"/>
                </w:rPr>
              </w:del>
            </m:ctrlPr>
          </m:sSubPr>
          <m:e>
            <m:r>
              <w:del w:id="319" w:author="Levine, Charles Roger CTR USARMY USMA (USA)" w:date="2026-10-12T14:15:00Z" w16du:dateUtc="2026-10-12T18:15:00Z">
                <w:rPr>
                  <w:rFonts w:ascii="Cambria Math" w:hAnsi="Cambria Math"/>
                </w:rPr>
                <m:t>A</m:t>
              </w:del>
            </m:r>
          </m:e>
          <m:sub>
            <m:r>
              <w:del w:id="320" w:author="Levine, Charles Roger CTR USARMY USMA (USA)" w:date="2026-10-12T14:15:00Z" w16du:dateUtc="2026-10-12T18:15:00Z">
                <w:rPr>
                  <w:rFonts w:ascii="Cambria Math" w:hAnsi="Cambria Math"/>
                </w:rPr>
                <m:t>i</m:t>
              </w:del>
            </m:r>
          </m:sub>
        </m:sSub>
      </m:oMath>
      <w:del w:id="321" w:author="Levine, Charles Roger CTR USARMY USMA (USA)" w:date="2026-10-12T14:15:00Z" w16du:dateUtc="2026-10-12T18:15:00Z">
        <w:r w:rsidDel="006E112A">
          <w:delText xml:space="preserve"> can enter selection with different scores because their environments differ. Applying either the deterministic or stochastic selection rule then converts those scores into outcomes.</w:delText>
        </w:r>
      </w:del>
    </w:p>
    <w:p w14:paraId="32822B20" w14:textId="525D69A7" w:rsidR="00CB3150" w:rsidDel="006E112A" w:rsidRDefault="00000000" w:rsidP="006E112A">
      <w:pPr>
        <w:rPr>
          <w:del w:id="322" w:author="Levine, Charles Roger CTR USARMY USMA (USA)" w:date="2026-10-12T14:15:00Z" w16du:dateUtc="2026-10-12T18:15:00Z"/>
        </w:rPr>
      </w:pPr>
      <w:del w:id="323" w:author="Levine, Charles Roger CTR USARMY USMA (USA)" w:date="2026-10-12T14:15:00Z" w16du:dateUtc="2026-10-12T18:15:00Z">
        <w:r w:rsidDel="006E112A">
          <w:delText xml:space="preserve">These are relative adjustments. If </w:delText>
        </w:r>
      </w:del>
      <m:oMath>
        <m:r>
          <w:del w:id="324" w:author="Levine, Charles Roger CTR USARMY USMA (USA)" w:date="2026-10-12T14:15:00Z" w16du:dateUtc="2026-10-12T18:15:00Z">
            <w:rPr>
              <w:rFonts w:ascii="Cambria Math" w:hAnsi="Cambria Math"/>
            </w:rPr>
            <m:t>A</m:t>
          </w:del>
        </m:r>
      </m:oMath>
      <w:del w:id="325" w:author="Levine, Charles Roger CTR USARMY USMA (USA)" w:date="2026-10-12T14:15:00Z" w16du:dateUtc="2026-10-12T18:15:00Z">
        <w:r w:rsidDel="006E112A">
          <w:delText xml:space="preserve"> is standardized, a negative average raises the adjusted score above </w:delText>
        </w:r>
      </w:del>
      <m:oMath>
        <m:sSub>
          <m:sSubPr>
            <m:ctrlPr>
              <w:del w:id="326" w:author="Levine, Charles Roger CTR USARMY USMA (USA)" w:date="2026-10-12T14:15:00Z" w16du:dateUtc="2026-10-12T18:15:00Z">
                <w:rPr>
                  <w:rFonts w:ascii="Cambria Math" w:hAnsi="Cambria Math"/>
                </w:rPr>
              </w:del>
            </m:ctrlPr>
          </m:sSubPr>
          <m:e>
            <m:r>
              <w:del w:id="327" w:author="Levine, Charles Roger CTR USARMY USMA (USA)" w:date="2026-10-12T14:15:00Z" w16du:dateUtc="2026-10-12T18:15:00Z">
                <w:rPr>
                  <w:rFonts w:ascii="Cambria Math" w:hAnsi="Cambria Math"/>
                </w:rPr>
                <m:t>A</m:t>
              </w:del>
            </m:r>
          </m:e>
          <m:sub>
            <m:r>
              <w:del w:id="328" w:author="Levine, Charles Roger CTR USARMY USMA (USA)" w:date="2026-10-12T14:15:00Z" w16du:dateUtc="2026-10-12T18:15:00Z">
                <w:rPr>
                  <w:rFonts w:ascii="Cambria Math" w:hAnsi="Cambria Math"/>
                </w:rPr>
                <m:t>i</m:t>
              </w:del>
            </m:r>
          </m:sub>
        </m:sSub>
      </m:oMath>
      <w:del w:id="329" w:author="Levine, Charles Roger CTR USARMY USMA (USA)" w:date="2026-10-12T14:15:00Z" w16du:dateUtc="2026-10-12T18:15:00Z">
        <w:r w:rsidDel="006E112A">
          <w:delText xml:space="preserve">. The statement that stronger peers impose a disadvantage concerns comparisons at fixed own performance, not a claim that these elementary measures are always positive absolute burdens. We introduce them as explanatory benchmarks; the completed experiments reported later use the refined congestion measure below. The numerical meaning of </w:delText>
        </w:r>
      </w:del>
      <m:oMath>
        <m:r>
          <w:del w:id="330" w:author="Levine, Charles Roger CTR USARMY USMA (USA)" w:date="2026-10-12T14:15:00Z" w16du:dateUtc="2026-10-12T18:15:00Z">
            <w:rPr>
              <w:rFonts w:ascii="Cambria Math" w:hAnsi="Cambria Math"/>
            </w:rPr>
            <m:t>λ</m:t>
          </w:del>
        </m:r>
      </m:oMath>
      <w:del w:id="331" w:author="Levine, Charles Roger CTR USARMY USMA (USA)" w:date="2026-10-12T14:15:00Z" w16du:dateUtc="2026-10-12T18:15:00Z">
        <w:r w:rsidDel="006E112A">
          <w:delText xml:space="preserve"> depends on the congestion definition and its scale, so retaining the same symbol does not imply that a fitted or chosen value transfers unchanged between specifications.</w:delText>
        </w:r>
      </w:del>
    </w:p>
    <w:p w14:paraId="49731CC2" w14:textId="50A04899" w:rsidR="006E112A" w:rsidRDefault="006E112A" w:rsidP="006E112A">
      <w:pPr>
        <w:pStyle w:val="Heading2"/>
        <w:rPr>
          <w:ins w:id="332" w:author="Levine, Charles Roger CTR USARMY USMA (USA)" w:date="2026-10-12T14:22:00Z" w16du:dateUtc="2026-10-12T18:22:00Z"/>
        </w:rPr>
      </w:pPr>
      <w:bookmarkStart w:id="333" w:name="Xdc28eb0d9af23d26594087763702d6632d638b0"/>
      <w:bookmarkEnd w:id="129"/>
      <w:ins w:id="334" w:author="Levine, Charles Roger CTR USARMY USMA (USA)" w:date="2026-10-12T14:22:00Z" w16du:dateUtc="2026-10-12T18:22:00Z">
        <w:r>
          <w:t>4.4.</w:t>
        </w:r>
      </w:ins>
      <w:ins w:id="335" w:author="Levine, Charles Roger CTR USARMY USMA (USA)" w:date="2026-10-12T14:23:00Z" w16du:dateUtc="2026-10-12T18:23:00Z">
        <w:r w:rsidR="00506582">
          <w:t>2</w:t>
        </w:r>
      </w:ins>
      <w:ins w:id="336" w:author="Levine, Charles Roger CTR USARMY USMA (USA)" w:date="2026-10-12T14:22:00Z" w16du:dateUtc="2026-10-12T18:22:00Z">
        <w:r>
          <w:t xml:space="preserve"> </w:t>
        </w:r>
        <w:r w:rsidR="00506582">
          <w:t>From average peers to credible competitors</w:t>
        </w:r>
      </w:ins>
    </w:p>
    <w:p w14:paraId="46BD3BEC" w14:textId="056D3411" w:rsidR="00CB3150" w:rsidDel="006E112A" w:rsidRDefault="00000000" w:rsidP="006E112A">
      <w:pPr>
        <w:rPr>
          <w:del w:id="337" w:author="Levine, Charles Roger CTR USARMY USMA (USA)" w:date="2026-10-12T14:22:00Z" w16du:dateUtc="2026-10-12T18:22:00Z"/>
        </w:rPr>
      </w:pPr>
      <w:del w:id="338" w:author="Levine, Charles Roger CTR USARMY USMA (USA)" w:date="2026-10-12T14:22:00Z" w16du:dateUtc="2026-10-12T18:22:00Z">
        <w:r w:rsidDel="006E112A">
          <w:delText>4.4.2 From average peers to credible competitors</w:delText>
        </w:r>
      </w:del>
    </w:p>
    <w:p w14:paraId="51ABA567" w14:textId="65CDCD08" w:rsidR="00506582" w:rsidRDefault="00000000" w:rsidP="00506582">
      <w:pPr>
        <w:rPr>
          <w:ins w:id="339" w:author="Levine, Charles Roger CTR USARMY USMA (USA)" w:date="2026-10-12T14:25:00Z" w16du:dateUtc="2026-10-12T18:25:00Z"/>
        </w:rPr>
      </w:pPr>
      <w:del w:id="340" w:author="Levine, Charles Roger CTR USARMY USMA (USA)" w:date="2026-10-12T14:25:00Z" w16du:dateUtc="2026-10-12T18:25:00Z">
        <w:r w:rsidDel="00506582">
          <w:delText>A</w:delText>
        </w:r>
      </w:del>
      <w:ins w:id="341" w:author="Levine, Charles Roger CTR USARMY USMA (USA)" w:date="2026-10-12T14:25:00Z" w16du:dateUtc="2026-10-12T18:25:00Z">
        <w:r w:rsidR="00506582">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w:t>
        </w:r>
        <w:r w:rsidR="00506582">
          <w:t>opportunity</w:t>
        </w:r>
        <w:r w:rsidR="00506582">
          <w:t xml:space="preserve">, and distinction. Two groups can therefore have the same mean performance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342" w:author="Levine, Charles Roger CTR USARMY USMA (USA)" w:date="2026-10-12T14:25:00Z" w16du:dateUtc="2026-10-12T18:25:00Z">
        <w:r w:rsidR="00506582">
          <w:t xml:space="preserve"> while differing in the concentration of members who are plausible candidates for advancement.</w:t>
        </w:r>
      </w:ins>
    </w:p>
    <w:p w14:paraId="40F545F2" w14:textId="3CEF5FA8" w:rsidR="00506582" w:rsidRDefault="0081266A" w:rsidP="00506582">
      <w:pPr>
        <w:rPr>
          <w:ins w:id="343" w:author="Levine, Charles Roger CTR USARMY USMA (USA)" w:date="2026-10-12T14:25:00Z" w16du:dateUtc="2026-10-12T18:25:00Z"/>
        </w:rPr>
      </w:pPr>
      <w:ins w:id="344" w:author="Levine, Charles Roger CTR USARMY USMA (USA)" w:date="2026-10-12T15:16:00Z" w16du:dateUtc="2026-10-12T19:16:00Z">
        <w:r>
          <w:t xml:space="preserve">We use </w:t>
        </w:r>
        <w:r>
          <w:rPr>
            <w:rStyle w:val="Strong"/>
          </w:rPr>
          <w:t>roster pressure</w:t>
        </w:r>
        <w:r>
          <w:t xml:space="preserve"> to describe the competitive pressure associated with the composition of a group. To measure it, we first distinguish members according to their competitive relevance.</w:t>
        </w:r>
        <w:r>
          <w:t xml:space="preserve">  </w:t>
        </w:r>
      </w:ins>
      <w:ins w:id="345" w:author="Levine, Charles Roger CTR USARMY USMA (USA)" w:date="2026-10-12T14:25:00Z" w16du:dateUtc="2026-10-12T18:25:00Z">
        <w:r w:rsidR="00506582">
          <w:t xml:space="preserve">We introduce a common performance threshold </w:t>
        </w:r>
      </w:ins>
      <m:oMath>
        <m:r>
          <w:rPr>
            <w:rFonts w:ascii="Cambria Math" w:hAnsi="Cambria Math"/>
          </w:rPr>
          <m:t>θ</m:t>
        </m:r>
      </m:oMath>
      <w:ins w:id="346" w:author="Levine, Charles Roger CTR USARMY USMA (USA)" w:date="2026-10-12T14:25:00Z" w16du:dateUtc="2026-10-12T18:25:00Z">
        <w:r w:rsidR="00506582">
          <w:t>, around which an individual becomes competitively relevant. A strict cutoff would treat individuals immediately below and above the threshold very differently. Instead, we allow relevance to increase smoothly with performance.</w:t>
        </w:r>
      </w:ins>
    </w:p>
    <w:p w14:paraId="64B0A9A5" w14:textId="743A579A" w:rsidR="00CB3150" w:rsidDel="00506582" w:rsidRDefault="00506582" w:rsidP="00506582">
      <w:pPr>
        <w:rPr>
          <w:del w:id="347" w:author="Levine, Charles Roger CTR USARMY USMA (USA)" w:date="2026-10-12T14:25:00Z" w16du:dateUtc="2026-10-12T18:25:00Z"/>
        </w:rPr>
      </w:pPr>
      <w:ins w:id="348" w:author="Levine, Charles Roger CTR USARMY USMA (USA)" w:date="2026-10-12T14:25:00Z" w16du:dateUtc="2026-10-12T18:25:00Z">
        <w:r>
          <w:t xml:space="preserve">Let </w:t>
        </w:r>
      </w:ins>
      <m:oMath>
        <m:sSub>
          <m:sSubPr>
            <m:ctrlPr>
              <w:rPr>
                <w:rFonts w:ascii="Cambria Math" w:hAnsi="Cambria Math"/>
              </w:rPr>
            </m:ctrlPr>
          </m:sSubPr>
          <m:e>
            <m:r>
              <w:rPr>
                <w:rFonts w:ascii="Cambria Math" w:hAnsi="Cambria Math"/>
              </w:rPr>
              <m:t>v</m:t>
            </m:r>
          </m:e>
          <m:sub>
            <m:r>
              <w:rPr>
                <w:rFonts w:ascii="Cambria Math" w:hAnsi="Cambria Math"/>
              </w:rPr>
              <m:t>h</m:t>
            </m:r>
          </m:sub>
        </m:sSub>
      </m:oMath>
      <w:ins w:id="349" w:author="Levine, Charles Roger CTR USARMY USMA (USA)" w:date="2026-10-12T14:25:00Z" w16du:dateUtc="2026-10-12T18:25:00Z">
        <w:r>
          <w:t xml:space="preserve"> denote member </w:t>
        </w:r>
      </w:ins>
      <m:oMath>
        <m:r>
          <w:rPr>
            <w:rFonts w:ascii="Cambria Math" w:hAnsi="Cambria Math"/>
          </w:rPr>
          <m:t>h</m:t>
        </m:r>
      </m:oMath>
      <w:ins w:id="350" w:author="Levine, Charles Roger CTR USARMY USMA (USA)" w:date="2026-10-12T14:25:00Z" w16du:dateUtc="2026-10-12T18:25:00Z">
        <w:r>
          <w:t xml:space="preserve">’s degree of competitive relevance. We use the logistic function, denoted by </w:t>
        </w:r>
      </w:ins>
      <m:oMath>
        <m:r>
          <w:rPr>
            <w:rFonts w:ascii="Cambria Math" w:hAnsi="Cambria Math"/>
          </w:rPr>
          <m:t>σ</m:t>
        </m:r>
      </m:oMath>
      <w:ins w:id="351" w:author="Levine, Charles Roger CTR USARMY USMA (USA)" w:date="2026-10-12T14:25:00Z" w16du:dateUtc="2026-10-12T18:25:00Z">
        <w:r>
          <w:t xml:space="preserve">, to map performance relative to </w:t>
        </w:r>
      </w:ins>
      <m:oMath>
        <m:r>
          <w:rPr>
            <w:rFonts w:ascii="Cambria Math" w:hAnsi="Cambria Math"/>
          </w:rPr>
          <m:t>θ</m:t>
        </m:r>
      </m:oMath>
      <w:ins w:id="352" w:author="Levine, Charles Roger CTR USARMY USMA (USA)" w:date="2026-10-12T14:25:00Z" w16du:dateUtc="2026-10-12T18:25:00Z">
        <w:r>
          <w:t xml:space="preserve"> into a value between zero and one. A positive parameter </w:t>
        </w:r>
      </w:ins>
      <m:oMath>
        <m:r>
          <w:rPr>
            <w:rFonts w:ascii="Cambria Math" w:hAnsi="Cambria Math"/>
          </w:rPr>
          <m:t>γ</m:t>
        </m:r>
      </m:oMath>
      <w:ins w:id="353" w:author="Levine, Charles Roger CTR USARMY USMA (USA)" w:date="2026-10-12T14:25:00Z" w16du:dateUtc="2026-10-12T18:25:00Z">
        <w:r>
          <w:t xml:space="preserve"> controls the sharpness of the transition:</w:t>
        </w:r>
      </w:ins>
      <w:del w:id="354" w:author="Levine, Charles Roger CTR USARMY USMA (USA)" w:date="2026-10-12T14:25:00Z" w16du:dateUtc="2026-10-12T18:25:00Z">
        <w:r w:rsidR="00000000" w:rsidDel="00506582">
          <w:delText>verage performance does not distinguish which group members are plausible candidates for an opportunity. Raising the performance of a person far below a relevant level changes the average even if that person remains unlikely to compete for advancement. Two groups can also have the same average while differing in how many members occupy the range from which credible candidates emerge. To represent that distinction, we next ask how much each member contributes to the competitive field.</w:delText>
        </w:r>
      </w:del>
    </w:p>
    <w:p w14:paraId="0720568E" w14:textId="77777777" w:rsidR="00506582" w:rsidRDefault="00506582" w:rsidP="00506582">
      <w:pPr>
        <w:rPr>
          <w:ins w:id="355" w:author="Levine, Charles Roger CTR USARMY USMA (USA)" w:date="2026-10-12T14:28:00Z" w16du:dateUtc="2026-10-12T18:28:00Z"/>
        </w:rPr>
      </w:pPr>
    </w:p>
    <w:p w14:paraId="686901C5" w14:textId="5BAE8831" w:rsidR="00CB3150" w:rsidDel="00506582" w:rsidRDefault="00000000" w:rsidP="00506582">
      <w:pPr>
        <w:rPr>
          <w:del w:id="356" w:author="Levine, Charles Roger CTR USARMY USMA (USA)" w:date="2026-10-12T14:25:00Z" w16du:dateUtc="2026-10-12T18:25:00Z"/>
        </w:rPr>
      </w:pPr>
      <w:del w:id="357" w:author="Levine, Charles Roger CTR USARMY USMA (USA)" w:date="2026-10-12T14:25:00Z" w16du:dateUtc="2026-10-12T18:25:00Z">
        <w:r w:rsidDel="00506582">
          <w:delText xml:space="preserve">We introduce a common performance threshold </w:delText>
        </w:r>
      </w:del>
      <m:oMath>
        <m:r>
          <w:del w:id="358" w:author="Levine, Charles Roger CTR USARMY USMA (USA)" w:date="2026-10-12T14:25:00Z" w16du:dateUtc="2026-10-12T18:25:00Z">
            <w:rPr>
              <w:rFonts w:ascii="Cambria Math" w:hAnsi="Cambria Math"/>
            </w:rPr>
            <m:t>θ</m:t>
          </w:del>
        </m:r>
      </m:oMath>
      <w:del w:id="359" w:author="Levine, Charles Roger CTR USARMY USMA (USA)" w:date="2026-10-12T14:25:00Z" w16du:dateUtc="2026-10-12T18:25:00Z">
        <w:r w:rsidDel="00506582">
          <w:delText xml:space="preserve"> around which a member becomes competitively relevant. A sharp cutoff would classify members immediately below and above it very differently. Instead, a smooth transition allows relevance to increase gradually. Let </w:delText>
        </w:r>
      </w:del>
      <m:oMath>
        <m:sSub>
          <m:sSubPr>
            <m:ctrlPr>
              <w:del w:id="360" w:author="Levine, Charles Roger CTR USARMY USMA (USA)" w:date="2026-10-12T14:25:00Z" w16du:dateUtc="2026-10-12T18:25:00Z">
                <w:rPr>
                  <w:rFonts w:ascii="Cambria Math" w:hAnsi="Cambria Math"/>
                </w:rPr>
              </w:del>
            </m:ctrlPr>
          </m:sSubPr>
          <m:e>
            <m:r>
              <w:del w:id="361" w:author="Levine, Charles Roger CTR USARMY USMA (USA)" w:date="2026-10-12T14:25:00Z" w16du:dateUtc="2026-10-12T18:25:00Z">
                <w:rPr>
                  <w:rFonts w:ascii="Cambria Math" w:hAnsi="Cambria Math"/>
                </w:rPr>
                <m:t>v</m:t>
              </w:del>
            </m:r>
          </m:e>
          <m:sub>
            <m:r>
              <w:del w:id="362" w:author="Levine, Charles Roger CTR USARMY USMA (USA)" w:date="2026-10-12T14:25:00Z" w16du:dateUtc="2026-10-12T18:25:00Z">
                <w:rPr>
                  <w:rFonts w:ascii="Cambria Math" w:hAnsi="Cambria Math"/>
                </w:rPr>
                <m:t>h</m:t>
              </w:del>
            </m:r>
          </m:sub>
        </m:sSub>
      </m:oMath>
      <w:del w:id="363" w:author="Levine, Charles Roger CTR USARMY USMA (USA)" w:date="2026-10-12T14:25:00Z" w16du:dateUtc="2026-10-12T18:25:00Z">
        <w:r w:rsidDel="00506582">
          <w:delText xml:space="preserve"> represent member </w:delText>
        </w:r>
      </w:del>
      <m:oMath>
        <m:r>
          <w:del w:id="364" w:author="Levine, Charles Roger CTR USARMY USMA (USA)" w:date="2026-10-12T14:25:00Z" w16du:dateUtc="2026-10-12T18:25:00Z">
            <w:rPr>
              <w:rFonts w:ascii="Cambria Math" w:hAnsi="Cambria Math"/>
            </w:rPr>
            <m:t>h</m:t>
          </w:del>
        </m:r>
      </m:oMath>
      <w:del w:id="365" w:author="Levine, Charles Roger CTR USARMY USMA (USA)" w:date="2026-10-12T14:25:00Z" w16du:dateUtc="2026-10-12T18:25:00Z">
        <w:r w:rsidDel="00506582">
          <w:delText xml:space="preserve">’s degree of competitive relevance, on a scale from zero to one. We use a logistic function, denoted by </w:delText>
        </w:r>
      </w:del>
      <m:oMath>
        <m:r>
          <w:del w:id="366" w:author="Levine, Charles Roger CTR USARMY USMA (USA)" w:date="2026-10-12T14:25:00Z" w16du:dateUtc="2026-10-12T18:25:00Z">
            <w:rPr>
              <w:rFonts w:ascii="Cambria Math" w:hAnsi="Cambria Math"/>
            </w:rPr>
            <m:t>σ</m:t>
          </w:del>
        </m:r>
      </m:oMath>
      <w:del w:id="367" w:author="Levine, Charles Roger CTR USARMY USMA (USA)" w:date="2026-10-12T14:25:00Z" w16du:dateUtc="2026-10-12T18:25:00Z">
        <w:r w:rsidDel="00506582">
          <w:delText xml:space="preserve">, to make relevance increase smoothly around </w:delText>
        </w:r>
      </w:del>
      <m:oMath>
        <m:r>
          <w:del w:id="368" w:author="Levine, Charles Roger CTR USARMY USMA (USA)" w:date="2026-10-12T14:25:00Z" w16du:dateUtc="2026-10-12T18:25:00Z">
            <w:rPr>
              <w:rFonts w:ascii="Cambria Math" w:hAnsi="Cambria Math"/>
            </w:rPr>
            <m:t>θ</m:t>
          </w:del>
        </m:r>
      </m:oMath>
      <w:del w:id="369" w:author="Levine, Charles Roger CTR USARMY USMA (USA)" w:date="2026-10-12T14:25:00Z" w16du:dateUtc="2026-10-12T18:25:00Z">
        <w:r w:rsidDel="00506582">
          <w:delText xml:space="preserve">. A positive parameter </w:delText>
        </w:r>
      </w:del>
      <m:oMath>
        <m:r>
          <w:del w:id="370" w:author="Levine, Charles Roger CTR USARMY USMA (USA)" w:date="2026-10-12T14:25:00Z" w16du:dateUtc="2026-10-12T18:25:00Z">
            <w:rPr>
              <w:rFonts w:ascii="Cambria Math" w:hAnsi="Cambria Math"/>
            </w:rPr>
            <m:t>γ</m:t>
          </w:del>
        </m:r>
      </m:oMath>
      <w:del w:id="371" w:author="Levine, Charles Roger CTR USARMY USMA (USA)" w:date="2026-10-12T14:25:00Z" w16du:dateUtc="2026-10-12T18:25:00Z">
        <w:r w:rsidDel="00506582">
          <w:delText xml:space="preserve"> controls how abruptly this transition occurs: larger values produce a sharper transition.</w:delText>
        </w:r>
      </w:del>
    </w:p>
    <w:p w14:paraId="1F75D2D0" w14:textId="446B4EB2" w:rsidR="00CB3150" w:rsidRDefault="00506582"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06252CCA" w14:textId="7BB82928" w:rsidR="00CB3150" w:rsidDel="00506582" w:rsidRDefault="00506582">
      <w:pPr>
        <w:pStyle w:val="BodyText"/>
        <w:rPr>
          <w:del w:id="372" w:author="Levine, Charles Roger CTR USARMY USMA (USA)" w:date="2026-10-12T14:32:00Z" w16du:dateUtc="2026-10-12T18:32:00Z"/>
        </w:rPr>
      </w:pPr>
      <w:ins w:id="373" w:author="Levine, Charles Roger CTR USARMY USMA (USA)" w:date="2026-10-12T14:32:00Z" w16du:dateUtc="2026-10-12T18:32:00Z">
        <w:r>
          <w:t xml:space="preserve">A member whose performance equals </w:t>
        </w:r>
      </w:ins>
      <m:oMath>
        <m:r>
          <w:ins w:id="374" w:author="Levine, Charles Roger CTR USARMY USMA (USA)" w:date="2026-10-12T14:32:00Z" w16du:dateUtc="2026-10-12T18:32:00Z">
            <w:rPr>
              <w:rFonts w:ascii="Cambria Math" w:hAnsi="Cambria Math"/>
            </w:rPr>
            <m:t>θ</m:t>
          </w:ins>
        </m:r>
      </m:oMath>
      <w:ins w:id="375" w:author="Levine, Charles Roger CTR USARMY USMA (USA)" w:date="2026-10-12T14:32:00Z" w16du:dateUtc="2026-10-12T18:32:00Z">
        <w:r>
          <w:t xml:space="preserve"> </w:t>
        </w:r>
        <w:r>
          <w:t xml:space="preserve">contributes one half. Members sufficiently far below the threshold contribute values close to zero, whereas members sufficiently far above it contribute values close to one. Larger </w:t>
        </w:r>
      </w:ins>
      <m:oMath>
        <m:r>
          <w:ins w:id="376" w:author="Levine, Charles Roger CTR USARMY USMA (USA)" w:date="2026-10-12T14:33:00Z" w16du:dateUtc="2026-10-12T18:33:00Z">
            <w:rPr>
              <w:rFonts w:ascii="Cambria Math" w:hAnsi="Cambria Math"/>
            </w:rPr>
            <m:t>γ</m:t>
          </w:ins>
        </m:r>
      </m:oMath>
      <w:ins w:id="377" w:author="Levine, Charles Roger CTR USARMY USMA (USA)" w:date="2026-10-12T14:33:00Z" w16du:dateUtc="2026-10-12T18:33:00Z">
        <w:r>
          <w:t xml:space="preserve"> </w:t>
        </w:r>
      </w:ins>
      <w:ins w:id="378" w:author="Levine, Charles Roger CTR USARMY USMA (USA)" w:date="2026-10-12T14:32:00Z" w16du:dateUtc="2026-10-12T18:32:00Z">
        <w:r>
          <w:t xml:space="preserve">produces a sharper transition around the threshold; smaller </w:t>
        </w:r>
      </w:ins>
      <m:oMath>
        <m:r>
          <w:ins w:id="379" w:author="Levine, Charles Roger CTR USARMY USMA (USA)" w:date="2026-10-12T14:33:00Z" w16du:dateUtc="2026-10-12T18:33:00Z">
            <w:rPr>
              <w:rFonts w:ascii="Cambria Math" w:hAnsi="Cambria Math"/>
            </w:rPr>
            <m:t>γ</m:t>
          </w:ins>
        </m:r>
      </m:oMath>
      <w:ins w:id="380" w:author="Levine, Charles Roger CTR USARMY USMA (USA)" w:date="2026-10-12T14:33:00Z" w16du:dateUtc="2026-10-12T18:33:00Z">
        <w:r>
          <w:t xml:space="preserve"> </w:t>
        </w:r>
        <w:r>
          <w:t xml:space="preserve"> </w:t>
        </w:r>
      </w:ins>
      <w:ins w:id="381" w:author="Levine, Charles Roger CTR USARMY USMA (USA)" w:date="2026-10-12T14:32:00Z" w16du:dateUtc="2026-10-12T18:32:00Z">
        <w:r>
          <w:t>produces a more gradual one. The upper bound expresses the assumption that an exceptionally high performance value does not generate an unlimited contribution to congestion.</w:t>
        </w:r>
      </w:ins>
      <w:del w:id="382" w:author="Levine, Charles Roger CTR USARMY USMA (USA)" w:date="2026-10-12T14:32:00Z" w16du:dateUtc="2026-10-12T18:32:00Z">
        <w:r w:rsidR="00000000" w:rsidDel="00506582">
          <w:delText xml:space="preserve">Here </w:delText>
        </w:r>
      </w:del>
      <m:oMath>
        <m:r>
          <w:del w:id="383" w:author="Levine, Charles Roger CTR USARMY USMA (USA)" w:date="2026-10-12T14:32:00Z" w16du:dateUtc="2026-10-12T18:32:00Z">
            <w:rPr>
              <w:rFonts w:ascii="Cambria Math" w:hAnsi="Cambria Math"/>
            </w:rPr>
            <m:t>θ</m:t>
          </w:del>
        </m:r>
      </m:oMath>
      <w:del w:id="384" w:author="Levine, Charles Roger CTR USARMY USMA (USA)" w:date="2026-10-12T14:32:00Z" w16du:dateUtc="2026-10-12T18:32:00Z">
        <w:r w:rsidR="00000000" w:rsidDel="00506582">
          <w:delText xml:space="preserve"> locates the transition and </w:delText>
        </w:r>
      </w:del>
      <m:oMath>
        <m:r>
          <w:del w:id="385" w:author="Levine, Charles Roger CTR USARMY USMA (USA)" w:date="2026-10-12T14:32:00Z" w16du:dateUtc="2026-10-12T18:32:00Z">
            <w:rPr>
              <w:rFonts w:ascii="Cambria Math" w:hAnsi="Cambria Math"/>
            </w:rPr>
            <m:t>γ</m:t>
          </w:del>
        </m:r>
        <m:r>
          <w:del w:id="386" w:author="Levine, Charles Roger CTR USARMY USMA (USA)" w:date="2026-10-12T14:32:00Z" w16du:dateUtc="2026-10-12T18:32:00Z">
            <m:rPr>
              <m:sty m:val="p"/>
            </m:rPr>
            <w:rPr>
              <w:rFonts w:ascii="Cambria Math" w:hAnsi="Cambria Math"/>
            </w:rPr>
            <m:t>&gt;</m:t>
          </w:del>
        </m:r>
        <m:r>
          <w:del w:id="387" w:author="Levine, Charles Roger CTR USARMY USMA (USA)" w:date="2026-10-12T14:32:00Z" w16du:dateUtc="2026-10-12T18:32:00Z">
            <w:rPr>
              <w:rFonts w:ascii="Cambria Math" w:hAnsi="Cambria Math"/>
            </w:rPr>
            <m:t>0</m:t>
          </w:del>
        </m:r>
      </m:oMath>
      <w:del w:id="388" w:author="Levine, Charles Roger CTR USARMY USMA (USA)" w:date="2026-10-12T14:32:00Z" w16du:dateUtc="2026-10-12T18:32:00Z">
        <w:r w:rsidR="00000000" w:rsidDel="00506582">
          <w:delText xml:space="preserve"> controls its sharpness. A member at </w:delText>
        </w:r>
      </w:del>
      <m:oMath>
        <m:r>
          <w:del w:id="389" w:author="Levine, Charles Roger CTR USARMY USMA (USA)" w:date="2026-10-12T14:32:00Z" w16du:dateUtc="2026-10-12T18:32:00Z">
            <w:rPr>
              <w:rFonts w:ascii="Cambria Math" w:hAnsi="Cambria Math"/>
            </w:rPr>
            <m:t>θ</m:t>
          </w:del>
        </m:r>
      </m:oMath>
      <w:del w:id="390" w:author="Levine, Charles Roger CTR USARMY USMA (USA)" w:date="2026-10-12T14:32:00Z" w16du:dateUtc="2026-10-12T18:32:00Z">
        <w:r w:rsidR="00000000" w:rsidDel="00506582">
          <w:delText xml:space="preserve"> contributes one half. Members far below it contribute little, and members far above it contribute nearly one. Saturation expresses the idea that an exceptionally high score does not generate an unlimited competitive burden.</w:delText>
        </w:r>
      </w:del>
    </w:p>
    <w:p w14:paraId="59802260" w14:textId="77777777" w:rsidR="00506582" w:rsidRDefault="00506582">
      <w:pPr>
        <w:rPr>
          <w:ins w:id="391" w:author="Levine, Charles Roger CTR USARMY USMA (USA)" w:date="2026-10-12T14:32:00Z" w16du:dateUtc="2026-10-12T18:32:00Z"/>
        </w:rPr>
      </w:pPr>
    </w:p>
    <w:p w14:paraId="5B33EFD6" w14:textId="79E5D47E" w:rsidR="00CB3150" w:rsidDel="00AF7AC1" w:rsidRDefault="00AF7AC1">
      <w:pPr>
        <w:pStyle w:val="BodyText"/>
        <w:rPr>
          <w:del w:id="392" w:author="Levine, Charles Roger CTR USARMY USMA (USA)" w:date="2026-10-12T14:34:00Z" w16du:dateUtc="2026-10-12T18:34:00Z"/>
        </w:rPr>
      </w:pPr>
      <w:ins w:id="393" w:author="Levine, Charles Roger CTR USARMY USMA (USA)" w:date="2026-10-12T14:34:00Z" w16du:dateUtc="2026-10-12T18:34:00Z">
        <w:r>
          <w:lastRenderedPageBreak/>
          <w:t xml:space="preserve">The quantity </w:t>
        </w:r>
      </w:ins>
      <m:oMath>
        <m:sSub>
          <m:sSubPr>
            <m:ctrlPr>
              <w:rPr>
                <w:rFonts w:ascii="Cambria Math" w:hAnsi="Cambria Math"/>
              </w:rPr>
            </m:ctrlPr>
          </m:sSubPr>
          <m:e>
            <m:r>
              <w:rPr>
                <w:rFonts w:ascii="Cambria Math" w:hAnsi="Cambria Math"/>
              </w:rPr>
              <m:t>v</m:t>
            </m:r>
          </m:e>
          <m:sub>
            <m:r>
              <w:rPr>
                <w:rFonts w:ascii="Cambria Math" w:hAnsi="Cambria Math"/>
              </w:rPr>
              <m:t>h</m:t>
            </m:r>
          </m:sub>
        </m:sSub>
      </m:oMath>
      <w:ins w:id="394" w:author="Levine, Charles Roger CTR USARMY USMA (USA)" w:date="2026-10-12T14:34:00Z" w16du:dateUtc="2026-10-12T18:34:00Z">
        <w:r>
          <w:t xml:space="preserve"> is a contribution to the congestion measure, not the probability that member </w:t>
        </w:r>
      </w:ins>
      <m:oMath>
        <m:r>
          <w:rPr>
            <w:rFonts w:ascii="Cambria Math" w:hAnsi="Cambria Math"/>
          </w:rPr>
          <m:t>h</m:t>
        </m:r>
      </m:oMath>
      <w:ins w:id="395" w:author="Levine, Charles Roger CTR USARMY USMA (USA)" w:date="2026-10-12T14:34:00Z" w16du:dateUtc="2026-10-12T18:34:00Z">
        <w:r>
          <w:t xml:space="preserve"> will be selected. The threshold </w:t>
        </w:r>
      </w:ins>
      <m:oMath>
        <m:r>
          <w:rPr>
            <w:rFonts w:ascii="Cambria Math" w:hAnsi="Cambria Math"/>
          </w:rPr>
          <m:t>θ</m:t>
        </m:r>
      </m:oMath>
      <w:ins w:id="396" w:author="Levine, Charles Roger CTR USARMY USMA (USA)" w:date="2026-10-12T14:42:00Z" w16du:dateUtc="2026-10-12T18:42:00Z">
        <w:r>
          <w:t xml:space="preserve"> </w:t>
        </w:r>
      </w:ins>
      <w:ins w:id="397" w:author="Levine, Charles Roger CTR USARMY USMA (USA)" w:date="2026-10-12T14:34:00Z" w16du:dateUtc="2026-10-12T18:34:00Z">
        <w:r>
          <w:t xml:space="preserve">identifies a common region of competitive relevance; it does not depend on whether a particular peer outperforms the focal individual. Nor is </w:t>
        </w:r>
      </w:ins>
      <m:oMath>
        <m:r>
          <w:rPr>
            <w:rFonts w:ascii="Cambria Math" w:hAnsi="Cambria Math"/>
          </w:rPr>
          <m:t>θ</m:t>
        </m:r>
      </m:oMath>
      <w:ins w:id="398" w:author="Levine, Charles Roger CTR USARMY USMA (USA)" w:date="2026-10-12T14:34:00Z" w16du:dateUtc="2026-10-12T18:34:00Z">
        <w:r>
          <w:t xml:space="preserve"> automatically the top-</w:t>
        </w:r>
      </w:ins>
      <m:oMath>
        <m:r>
          <w:rPr>
            <w:rFonts w:ascii="Cambria Math" w:hAnsi="Cambria Math"/>
          </w:rPr>
          <m:t>K</m:t>
        </m:r>
      </m:oMath>
      <w:ins w:id="399" w:author="Levine, Charles Roger CTR USARMY USMA (USA)" w:date="2026-10-12T14:34:00Z" w16du:dateUtc="2026-10-12T18:34:00Z">
        <w:r>
          <w:t xml:space="preserve"> selection cutoff. The threshold governs which members contribute substantially to local congestion, whereas </w:t>
        </w:r>
      </w:ins>
      <m:oMath>
        <m:r>
          <w:ins w:id="400" w:author="Levine, Charles Roger CTR USARMY USMA (USA)" w:date="2026-10-12T14:41:00Z" w16du:dateUtc="2026-10-12T18:41:00Z">
            <w:rPr>
              <w:rFonts w:ascii="Cambria Math" w:hAnsi="Cambria Math"/>
            </w:rPr>
            <m:t>K</m:t>
          </w:ins>
        </m:r>
      </m:oMath>
      <w:ins w:id="401" w:author="Levine, Charles Roger CTR USARMY USMA (USA)" w:date="2026-10-12T14:41:00Z" w16du:dateUtc="2026-10-12T18:41:00Z">
        <w:r>
          <w:t xml:space="preserve"> </w:t>
        </w:r>
      </w:ins>
      <w:ins w:id="402" w:author="Levine, Charles Roger CTR USARMY USMA (USA)" w:date="2026-10-12T14:34:00Z" w16du:dateUtc="2026-10-12T18:34:00Z">
        <w:r>
          <w:t>determines how many opportunities are awarded across the selection population. Section 4.5 examines their distinct roles.</w:t>
        </w:r>
        <w:r w:rsidDel="00AF7AC1">
          <w:t xml:space="preserve"> </w:t>
        </w:r>
      </w:ins>
      <w:del w:id="403" w:author="Levine, Charles Roger CTR USARMY USMA (USA)" w:date="2026-10-12T14:34:00Z" w16du:dateUtc="2026-10-12T18:34:00Z">
        <w:r w:rsidR="00000000" w:rsidDel="00AF7AC1">
          <w:delText xml:space="preserve">This threshold refers to a common region of competitive relevance. It is not defined by whether a peer individually outperforms the focal person. Nor is it automatically the top-K selection cutoff: </w:delText>
        </w:r>
      </w:del>
      <m:oMath>
        <m:r>
          <w:del w:id="404" w:author="Levine, Charles Roger CTR USARMY USMA (USA)" w:date="2026-10-12T14:34:00Z" w16du:dateUtc="2026-10-12T18:34:00Z">
            <w:rPr>
              <w:rFonts w:ascii="Cambria Math" w:hAnsi="Cambria Math"/>
            </w:rPr>
            <m:t>θ</m:t>
          </w:del>
        </m:r>
      </m:oMath>
      <w:del w:id="405" w:author="Levine, Charles Roger CTR USARMY USMA (USA)" w:date="2026-10-12T14:34:00Z" w16du:dateUtc="2026-10-12T18:34:00Z">
        <w:r w:rsidR="00000000" w:rsidDel="00AF7AC1">
          <w:delText xml:space="preserve"> governs who contributes to local congestion, whereas </w:delText>
        </w:r>
      </w:del>
      <m:oMath>
        <m:r>
          <w:del w:id="406" w:author="Levine, Charles Roger CTR USARMY USMA (USA)" w:date="2026-10-12T14:34:00Z" w16du:dateUtc="2026-10-12T18:34:00Z">
            <w:rPr>
              <w:rFonts w:ascii="Cambria Math" w:hAnsi="Cambria Math"/>
            </w:rPr>
            <m:t>K</m:t>
          </w:del>
        </m:r>
      </m:oMath>
      <w:del w:id="407" w:author="Levine, Charles Roger CTR USARMY USMA (USA)" w:date="2026-10-12T14:34:00Z" w16du:dateUtc="2026-10-12T18:34:00Z">
        <w:r w:rsidR="00000000" w:rsidDel="00AF7AC1">
          <w:delText xml:space="preserve"> governs how many opportunities are awarded across the selection population. Their interaction is examined in Section 4.5.</w:delText>
        </w:r>
      </w:del>
    </w:p>
    <w:p w14:paraId="1DF16843" w14:textId="77777777" w:rsidR="00AF7AC1" w:rsidRDefault="00AF7AC1">
      <w:pPr>
        <w:pStyle w:val="BodyText"/>
        <w:rPr>
          <w:ins w:id="408" w:author="Levine, Charles Roger CTR USARMY USMA (USA)" w:date="2026-10-12T14:34:00Z" w16du:dateUtc="2026-10-12T18:34:00Z"/>
        </w:rPr>
      </w:pPr>
    </w:p>
    <w:p w14:paraId="7284D641" w14:textId="56DF01D5" w:rsidR="00CB3150" w:rsidRDefault="00B329C0">
      <w:pPr>
        <w:pStyle w:val="BodyText"/>
      </w:pPr>
      <w:ins w:id="409" w:author="Levine, Charles Roger CTR USARMY USMA (USA)" w:date="2026-10-12T14:45:00Z" w16du:dateUtc="2026-10-12T18:45:00Z">
        <w:r>
          <w:t xml:space="preserve">The smooth transition can represent imprecision in where competitive relevance begins, but </w:t>
        </w:r>
      </w:ins>
      <m:oMath>
        <m:r>
          <w:rPr>
            <w:rFonts w:ascii="Cambria Math" w:hAnsi="Cambria Math"/>
          </w:rPr>
          <m:t>γ</m:t>
        </m:r>
      </m:oMath>
      <w:ins w:id="410" w:author="Levine, Charles Roger CTR USARMY USMA (USA)" w:date="2026-10-12T14:45:00Z" w16du:dateUtc="2026-10-12T18:45:00Z">
        <w:r>
          <w:t xml:space="preserve"> is not itself an estimated measurement-error variance. The sigmoid determines how each member’s performance contributes to congestion during the SCORE stage, with </w:t>
        </w:r>
      </w:ins>
      <m:oMath>
        <m:r>
          <w:rPr>
            <w:rFonts w:ascii="Cambria Math" w:hAnsi="Cambria Math"/>
          </w:rPr>
          <m:t>γ</m:t>
        </m:r>
      </m:oMath>
      <w:ins w:id="411" w:author="Levine, Charles Roger CTR USARMY USMA (USA)" w:date="2026-10-12T14:45:00Z" w16du:dateUtc="2026-10-12T18:45:00Z">
        <w:r>
          <w:t xml:space="preserve"> controlling the sharpness of that transformation. Selection temperature </w:t>
        </w:r>
      </w:ins>
      <m:oMath>
        <m:sSub>
          <m:sSubPr>
            <m:ctrlPr>
              <w:rPr>
                <w:rFonts w:ascii="Cambria Math" w:hAnsi="Cambria Math"/>
              </w:rPr>
            </m:ctrlPr>
          </m:sSubPr>
          <m:e>
            <m:r>
              <w:rPr>
                <w:rFonts w:ascii="Cambria Math" w:hAnsi="Cambria Math"/>
              </w:rPr>
              <m:t>t</m:t>
            </m:r>
          </m:e>
          <m:sub>
            <m:r>
              <w:rPr>
                <w:rFonts w:ascii="Cambria Math" w:hAnsi="Cambria Math"/>
              </w:rPr>
              <m:t>sel</m:t>
            </m:r>
          </m:sub>
        </m:sSub>
      </m:oMath>
      <w:ins w:id="412" w:author="Levine, Charles Roger CTR USARMY USMA (USA)" w:date="2026-10-12T14:45:00Z" w16du:dateUtc="2026-10-12T18:45:00Z">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ins>
      <w:del w:id="413" w:author="Levine, Charles Roger CTR USARMY USMA (USA)" w:date="2026-10-12T14:45:00Z" w16du:dateUtc="2026-10-12T18:45:00Z">
        <w:r w:rsidR="00000000" w:rsidDel="00B329C0">
          <w:delText xml:space="preserve">The smooth transition can represent imprecision in where competitive relevance begins, but </w:delText>
        </w:r>
      </w:del>
      <m:oMath>
        <m:r>
          <w:del w:id="414" w:author="Levine, Charles Roger CTR USARMY USMA (USA)" w:date="2026-10-12T14:45:00Z" w16du:dateUtc="2026-10-12T18:45:00Z">
            <w:rPr>
              <w:rFonts w:ascii="Cambria Math" w:hAnsi="Cambria Math"/>
            </w:rPr>
            <m:t>γ</m:t>
          </w:del>
        </m:r>
      </m:oMath>
      <w:del w:id="415" w:author="Levine, Charles Roger CTR USARMY USMA (USA)" w:date="2026-10-12T14:45:00Z" w16du:dateUtc="2026-10-12T18:45:00Z">
        <w:r w:rsidR="00000000" w:rsidDel="00B329C0">
          <w:delText xml:space="preserve"> is not itself an estimated measurement-error variance. Selection temperature</w:delText>
        </w:r>
      </w:del>
      <m:oMath>
        <m:sSub>
          <m:sSubPr>
            <m:ctrlPr>
              <w:del w:id="416" w:author="Levine, Charles Roger CTR USARMY USMA (USA)" w:date="2026-10-12T14:45:00Z" w16du:dateUtc="2026-10-12T18:45:00Z">
                <w:rPr>
                  <w:rFonts w:ascii="Cambria Math" w:hAnsi="Cambria Math"/>
                </w:rPr>
              </w:del>
            </m:ctrlPr>
          </m:sSubPr>
          <m:e>
            <m:r>
              <w:del w:id="417" w:author="Levine, Charles Roger CTR USARMY USMA (USA)" w:date="2026-10-12T14:45:00Z" w16du:dateUtc="2026-10-12T18:45:00Z">
                <w:rPr>
                  <w:rFonts w:ascii="Cambria Math" w:hAnsi="Cambria Math"/>
                </w:rPr>
                <m:t>t</m:t>
              </w:del>
            </m:r>
          </m:e>
          <m:sub>
            <m:r>
              <w:del w:id="418" w:author="Levine, Charles Roger CTR USARMY USMA (USA)" w:date="2026-10-12T14:45:00Z" w16du:dateUtc="2026-10-12T18:45:00Z">
                <w:rPr>
                  <w:rFonts w:ascii="Cambria Math" w:hAnsi="Cambria Math"/>
                </w:rPr>
                <m:t>sel</m:t>
              </w:del>
            </m:r>
          </m:sub>
        </m:sSub>
      </m:oMath>
      <w:del w:id="419" w:author="Levine, Charles Roger CTR USARMY USMA (USA)" w:date="2026-10-12T14:36:00Z" w16du:dateUtc="2026-10-12T18:36:00Z">
        <w:r w:rsidR="00000000" w:rsidDel="00AF7AC1">
          <w:delText xml:space="preserve"> </w:delText>
        </w:r>
      </w:del>
      <w:del w:id="420" w:author="Levine, Charles Roger CTR USARMY USMA (USA)" w:date="2026-10-12T14:37:00Z" w16du:dateUtc="2026-10-12T18:37:00Z">
        <w:r w:rsidR="00000000" w:rsidDel="00AF7AC1">
          <w:delText>concerns uncertainty in choosing winners given scores.</w:delText>
        </w:r>
      </w:del>
      <w:del w:id="421" w:author="Levine, Charles Roger CTR USARMY USMA (USA)" w:date="2026-10-12T14:45:00Z" w16du:dateUtc="2026-10-12T18:45:00Z">
        <w:r w:rsidR="00000000" w:rsidDel="00B329C0">
          <w:delText xml:space="preserve"> </w:delText>
        </w:r>
      </w:del>
      <w:del w:id="422" w:author="Levine, Charles Roger CTR USARMY USMA (USA)" w:date="2026-10-12T14:40:00Z" w16du:dateUtc="2026-10-12T18:40:00Z">
        <w:r w:rsidR="00000000" w:rsidDel="00AF7AC1">
          <w:delText xml:space="preserve">The sigmoid concerns how performance contributes to congestion before those scores enter selection. </w:delText>
        </w:r>
      </w:del>
      <w:ins w:id="423" w:author="Levine, Charles Roger CTR USARMY USMA (USA)" w:date="2026-10-12T14:41:00Z" w16du:dateUtc="2026-10-12T18:41:00Z">
        <w:r w:rsidR="00AF7AC1">
          <w:t>.</w:t>
        </w:r>
      </w:ins>
      <w:del w:id="424" w:author="Levine, Charles Roger CTR USARMY USMA (USA)" w:date="2026-10-12T14:41:00Z" w16du:dateUtc="2026-10-12T18:41:00Z">
        <w:r w:rsidR="00000000" w:rsidDel="00AF7AC1">
          <w:delText>Keeping the two roles explicit allows each assumption to be examined separately.</w:delText>
        </w:r>
      </w:del>
    </w:p>
    <w:p w14:paraId="6D1C82EE" w14:textId="77777777" w:rsidR="00CB3150" w:rsidRDefault="00000000">
      <w:pPr>
        <w:pStyle w:val="Heading2"/>
      </w:pPr>
      <w:bookmarkStart w:id="425" w:name="Xc082d50cc048025a16853c6d31ad799bd4fde31"/>
      <w:bookmarkEnd w:id="333"/>
      <w:r>
        <w:t>4.4.3 Aggregating competitive relevance into a group adjustment</w:t>
      </w:r>
    </w:p>
    <w:p w14:paraId="509E036A" w14:textId="23F0C6CB" w:rsidR="006D78CC" w:rsidRPr="006D78CC" w:rsidRDefault="00000000" w:rsidP="006D78CC">
      <w:pPr>
        <w:rPr>
          <w:ins w:id="426" w:author="Levine, Charles Roger CTR USARMY USMA (USA)" w:date="2026-10-12T14:49:00Z"/>
        </w:rPr>
      </w:pPr>
      <w:del w:id="427" w:author="Levine, Charles Roger CTR USARMY USMA (USA)" w:date="2026-10-12T14:49:00Z" w16du:dateUtc="2026-10-12T18:49:00Z">
        <w:r w:rsidDel="006D78CC">
          <w:delText xml:space="preserve">Having specified each member’s contribution, we need to decide how those contributions describe the local environment. The refined model represents the concentration of credible </w:delText>
        </w:r>
      </w:del>
      <w:ins w:id="428" w:author="Levine, Charles Roger CTR USARMY USMA (USA)" w:date="2026-10-12T14:49:00Z">
        <w:r w:rsidR="006D78CC" w:rsidRPr="006D78CC">
          <w:t>We have defined how much each member contributes to the competitive field. We now combine those contributions into a measure of the group</w:t>
        </w:r>
      </w:ins>
      <w:ins w:id="429" w:author="Levine, Charles Roger CTR USARMY USMA (USA)" w:date="2026-10-12T15:22:00Z" w16du:dateUtc="2026-10-12T19:22:00Z">
        <w:r w:rsidR="0081266A">
          <w:t>’s roster pressure.</w:t>
        </w:r>
      </w:ins>
      <w:ins w:id="430" w:author="Levine, Charles Roger CTR USARMY USMA (USA)" w:date="2026-10-12T14:49:00Z">
        <w:r w:rsidR="006D78CC" w:rsidRPr="006D78CC">
          <w:t xml:space="preserve"> In Section 4.4.1, the shared measure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431" w:author="Levine, Charles Roger CTR USARMY USMA (USA)" w:date="2026-10-12T14:50:00Z" w16du:dateUtc="2026-10-12T18:50:00Z">
        <w:r w:rsidR="006D78CC">
          <w:t xml:space="preserve"> </w:t>
        </w:r>
      </w:ins>
      <w:ins w:id="432" w:author="Levine, Charles Roger CTR USARMY USMA (USA)" w:date="2026-10-12T14:49:00Z">
        <w:r w:rsidR="006D78CC"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ins>
      <w:ins w:id="433" w:author="Levine, Charles Roger CTR USARMY USMA (USA)" w:date="2026-10-12T14:55:00Z" w16du:dateUtc="2026-10-12T18:55:00Z">
        <w:r w:rsidR="006D78CC">
          <w:t xml:space="preserve">  </w:t>
        </w:r>
      </w:ins>
      <w:ins w:id="434" w:author="Levine, Charles Roger CTR USARMY USMA (USA)" w:date="2026-10-12T15:08:00Z" w16du:dateUtc="2026-10-12T19:08:00Z">
        <w:r w:rsidR="00E73B90">
          <w:t>Two equally sized groups can have the same average performance even if one contains a single superstar and the other contains several strong performers. Their average performance is identical, but the number of credible contenders for advancement</w:t>
        </w:r>
        <w:r w:rsidR="00E73B90">
          <w:t xml:space="preserve">, </w:t>
        </w:r>
        <w:r w:rsidR="00E73B90">
          <w:t>and therefore the roster pressure represented by our refined measure</w:t>
        </w:r>
        <w:r w:rsidR="00E73B90">
          <w:t xml:space="preserve">, </w:t>
        </w:r>
        <w:r w:rsidR="00E73B90">
          <w:t>can differ.</w:t>
        </w:r>
      </w:ins>
    </w:p>
    <w:p w14:paraId="58F5E3D4" w14:textId="4250AD3F" w:rsidR="006D78CC" w:rsidRPr="006D78CC" w:rsidRDefault="006D78CC" w:rsidP="006D78CC">
      <w:pPr>
        <w:rPr>
          <w:ins w:id="435" w:author="Levine, Charles Roger CTR USARMY USMA (USA)" w:date="2026-10-12T14:49:00Z"/>
        </w:rPr>
      </w:pPr>
      <w:ins w:id="436" w:author="Levine, Charles Roger CTR USARMY USMA (USA)" w:date="2026-10-12T14:49:00Z">
        <w:r w:rsidRPr="006D78CC">
          <w:t xml:space="preserve">Let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37" w:author="Levine, Charles Roger CTR USARMY USMA (USA)" w:date="2026-10-12T14:49:00Z">
        <w:r w:rsidRPr="006D78CC">
          <w:t xml:space="preserve"> denote this shared </w:t>
        </w:r>
      </w:ins>
      <w:ins w:id="438" w:author="Levine, Charles Roger CTR USARMY USMA (USA)" w:date="2026-10-12T15:22:00Z" w16du:dateUtc="2026-10-12T19:22:00Z">
        <w:r w:rsidR="0081266A">
          <w:t>roster pressure</w:t>
        </w:r>
      </w:ins>
      <w:ins w:id="439" w:author="Levine, Charles Roger CTR USARMY USMA (USA)" w:date="2026-10-12T14:49:00Z">
        <w:r w:rsidRPr="006D78CC">
          <w:t xml:space="preserve"> for group </w:t>
        </w:r>
      </w:ins>
      <m:oMath>
        <m:r>
          <w:rPr>
            <w:rFonts w:ascii="Cambria Math" w:hAnsi="Cambria Math"/>
          </w:rPr>
          <m:t>j</m:t>
        </m:r>
      </m:oMath>
      <w:ins w:id="440" w:author="Levine, Charles Roger CTR USARMY USMA (USA)" w:date="2026-10-12T14:49:00Z">
        <w:r w:rsidRPr="006D78CC">
          <w:t xml:space="preserve">. With </w:t>
        </w:r>
      </w:ins>
      <m:oMath>
        <m:sSub>
          <m:sSubPr>
            <m:ctrlPr>
              <w:rPr>
                <w:rFonts w:ascii="Cambria Math" w:hAnsi="Cambria Math"/>
              </w:rPr>
            </m:ctrlPr>
          </m:sSubPr>
          <m:e>
            <m:r>
              <w:rPr>
                <w:rFonts w:ascii="Cambria Math" w:hAnsi="Cambria Math"/>
              </w:rPr>
              <m:t>n</m:t>
            </m:r>
          </m:e>
          <m:sub>
            <m:r>
              <w:rPr>
                <w:rFonts w:ascii="Cambria Math" w:hAnsi="Cambria Math"/>
              </w:rPr>
              <m:t>j</m:t>
            </m:r>
          </m:sub>
        </m:sSub>
      </m:oMath>
      <w:ins w:id="441" w:author="Levine, Charles Roger CTR USARMY USMA (USA)" w:date="2026-10-12T14:49:00Z">
        <w:r w:rsidRPr="006D78CC">
          <w:t xml:space="preserve"> members and each member </w:t>
        </w:r>
      </w:ins>
      <m:oMath>
        <m:r>
          <w:rPr>
            <w:rFonts w:ascii="Cambria Math" w:hAnsi="Cambria Math"/>
          </w:rPr>
          <m:t>h</m:t>
        </m:r>
      </m:oMath>
      <w:ins w:id="442" w:author="Levine, Charles Roger CTR USARMY USMA (USA)" w:date="2026-10-12T14:49:00Z">
        <w:r w:rsidRPr="006D78CC">
          <w:t xml:space="preserve"> contributing </w:t>
        </w:r>
      </w:ins>
      <m:oMath>
        <m:sSub>
          <m:sSubPr>
            <m:ctrlPr>
              <w:rPr>
                <w:rFonts w:ascii="Cambria Math" w:hAnsi="Cambria Math"/>
              </w:rPr>
            </m:ctrlPr>
          </m:sSubPr>
          <m:e>
            <m:r>
              <w:rPr>
                <w:rFonts w:ascii="Cambria Math" w:hAnsi="Cambria Math"/>
              </w:rPr>
              <m:t>v</m:t>
            </m:r>
          </m:e>
          <m:sub>
            <m:r>
              <w:rPr>
                <w:rFonts w:ascii="Cambria Math" w:hAnsi="Cambria Math"/>
              </w:rPr>
              <m:t>h</m:t>
            </m:r>
          </m:sub>
        </m:sSub>
      </m:oMath>
      <w:ins w:id="443" w:author="Levine, Charles Roger CTR USARMY USMA (USA)" w:date="2026-10-12T14:49:00Z">
        <w:r w:rsidRPr="006D78CC">
          <w:t>, we define</w:t>
        </w:r>
      </w:ins>
    </w:p>
    <w:p w14:paraId="6C32328D" w14:textId="613FEA98" w:rsidR="006D78CC" w:rsidRPr="006D78CC" w:rsidRDefault="006D78CC" w:rsidP="006D78CC">
      <w:pPr>
        <w:rPr>
          <w:ins w:id="444" w:author="Levine, Charles Roger CTR USARMY USMA (USA)" w:date="2026-10-12T14:49:00Z"/>
        </w:rP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5CCA32B2" w14:textId="1B3FC76D" w:rsidR="006D78CC" w:rsidRPr="006D78CC" w:rsidRDefault="006D78CC" w:rsidP="006D78CC">
      <w:pPr>
        <w:rPr>
          <w:ins w:id="445" w:author="Levine, Charles Roger CTR USARMY USMA (USA)" w:date="2026-10-12T14:49:00Z"/>
        </w:rPr>
      </w:pPr>
      <w:ins w:id="446" w:author="Levine, Charles Roger CTR USARMY USMA (USA)" w:date="2026-10-12T14:49:00Z">
        <w:r w:rsidRPr="006D78CC">
          <w:t xml:space="preserve">The sum includes every member of the group. Members whose performance is sufficiently far below </w:t>
        </w:r>
      </w:ins>
      <m:oMath>
        <m:r>
          <w:rPr>
            <w:rFonts w:ascii="Cambria Math" w:hAnsi="Cambria Math"/>
          </w:rPr>
          <m:t>θ</m:t>
        </m:r>
      </m:oMath>
      <w:ins w:id="447" w:author="Levine, Charles Roger CTR USARMY USMA (USA)" w:date="2026-10-12T14:49:00Z">
        <w:r w:rsidRPr="006D78CC">
          <w:t xml:space="preserve"> contribute little, while those sufficiently far above it contribute nearly one. Dividing by </w:t>
        </w:r>
        <w:r w:rsidRPr="006D78CC">
          <w:lastRenderedPageBreak/>
          <w:t xml:space="preserve">group size makes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48" w:author="Levine, Charles Roger CTR USARMY USMA (USA)" w:date="2026-10-12T14:49:00Z">
        <w:r w:rsidRPr="006D78CC">
          <w:t xml:space="preserve"> a measure of competitive concentration. When the sigmoid is sharply differentiated, this mean approximates the fraction of group members above the threshold, with members exactly at the threshold contributing one half.</w:t>
        </w:r>
      </w:ins>
    </w:p>
    <w:p w14:paraId="5407D105" w14:textId="734B4E17" w:rsidR="006D78CC" w:rsidRPr="006D78CC" w:rsidRDefault="006D78CC" w:rsidP="006D78CC">
      <w:pPr>
        <w:rPr>
          <w:ins w:id="449" w:author="Levine, Charles Roger CTR USARMY USMA (USA)" w:date="2026-10-12T14:49:00Z"/>
        </w:rPr>
      </w:pPr>
      <w:ins w:id="450" w:author="Levine, Charles Roger CTR USARMY USMA (USA)" w:date="2026-10-12T14:49:00Z">
        <w:r w:rsidRPr="006D78CC">
          <w:t xml:space="preserve">This definition makes a specific modeling choice: congestion is a shared feature of the group environment. Every individual in group </w:t>
        </w:r>
      </w:ins>
      <m:oMath>
        <m:r>
          <w:rPr>
            <w:rFonts w:ascii="Cambria Math" w:hAnsi="Cambria Math"/>
          </w:rPr>
          <m:t>j</m:t>
        </m:r>
      </m:oMath>
      <w:ins w:id="451" w:author="Levine, Charles Roger CTR USARMY USMA (USA)" w:date="2026-10-12T14:49:00Z">
        <w:r w:rsidRPr="006D78CC">
          <w:t xml:space="preserve"> receives the same congestion value, including the contribution from their own performance. Recall that </w:t>
        </w:r>
      </w:ins>
      <m:oMath>
        <m:sSub>
          <m:sSubPr>
            <m:ctrlPr>
              <w:rPr>
                <w:rFonts w:ascii="Cambria Math" w:hAnsi="Cambria Math"/>
              </w:rPr>
            </m:ctrlPr>
          </m:sSubPr>
          <m:e>
            <m:r>
              <w:rPr>
                <w:rFonts w:ascii="Cambria Math" w:hAnsi="Cambria Math"/>
              </w:rPr>
              <m:t>C</m:t>
            </m:r>
          </m:e>
          <m:sub>
            <m:r>
              <w:rPr>
                <w:rFonts w:ascii="Cambria Math" w:hAnsi="Cambria Math"/>
              </w:rPr>
              <m:t>i</m:t>
            </m:r>
          </m:sub>
        </m:sSub>
      </m:oMath>
      <w:ins w:id="452" w:author="Levine, Charles Roger CTR USARMY USMA (USA)" w:date="2026-10-12T14:49:00Z">
        <w:r w:rsidRPr="006D78CC">
          <w:t xml:space="preserve"> denotes the congestion applied to individual </w:t>
        </w:r>
      </w:ins>
      <m:oMath>
        <m:r>
          <w:rPr>
            <w:rFonts w:ascii="Cambria Math" w:hAnsi="Cambria Math"/>
          </w:rPr>
          <m:t>i</m:t>
        </m:r>
      </m:oMath>
      <w:ins w:id="453" w:author="Levine, Charles Roger CTR USARMY USMA (USA)" w:date="2026-10-12T14:49:00Z">
        <w:r w:rsidRPr="006D78CC">
          <w:t xml:space="preserve">, and </w:t>
        </w:r>
      </w:ins>
      <m:oMath>
        <m:r>
          <w:rPr>
            <w:rFonts w:ascii="Cambria Math" w:hAnsi="Cambria Math"/>
          </w:rPr>
          <m:t>g</m:t>
        </m:r>
        <m:d>
          <m:dPr>
            <m:ctrlPr>
              <w:rPr>
                <w:rFonts w:ascii="Cambria Math" w:hAnsi="Cambria Math"/>
              </w:rPr>
            </m:ctrlPr>
          </m:dPr>
          <m:e>
            <m:r>
              <w:rPr>
                <w:rFonts w:ascii="Cambria Math" w:hAnsi="Cambria Math"/>
              </w:rPr>
              <m:t>i</m:t>
            </m:r>
          </m:e>
        </m:d>
      </m:oMath>
      <w:ins w:id="454" w:author="Levine, Charles Roger CTR USARMY USMA (USA)" w:date="2026-10-12T14:49:00Z">
        <w:r w:rsidRPr="006D78CC">
          <w:t xml:space="preserve"> identifies that individual’s group. Under the refined specification,</w:t>
        </w:r>
      </w:ins>
    </w:p>
    <w:p w14:paraId="4AEA9E68" w14:textId="5741D519" w:rsidR="006D78CC" w:rsidRPr="006D78CC" w:rsidRDefault="006D78CC" w:rsidP="006D78CC">
      <w:pPr>
        <w:rPr>
          <w:ins w:id="455" w:author="Levine, Charles Roger CTR USARMY USMA (USA)" w:date="2026-10-12T14:49:00Z"/>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25CBE3B5" w14:textId="7BCF3E14" w:rsidR="006D78CC" w:rsidRPr="006D78CC" w:rsidRDefault="006D78CC" w:rsidP="006D78CC">
      <w:pPr>
        <w:rPr>
          <w:ins w:id="456" w:author="Levine, Charles Roger CTR USARMY USMA (USA)" w:date="2026-10-12T14:49:00Z"/>
        </w:rPr>
      </w:pPr>
      <w:ins w:id="457" w:author="Levine, Charles Roger CTR USARMY USMA (USA)" w:date="2026-10-12T14:49:00Z">
        <w:r w:rsidRPr="006D78CC">
          <w:t xml:space="preserve">Thus, for any individual belonging to group </w:t>
        </w:r>
      </w:ins>
      <m:oMath>
        <m:r>
          <w:rPr>
            <w:rFonts w:ascii="Cambria Math" w:hAnsi="Cambria Math"/>
          </w:rPr>
          <m:t>j</m:t>
        </m:r>
      </m:oMath>
      <w:ins w:id="458" w:author="Levine, Charles Roger CTR USARMY USMA (USA)" w:date="2026-10-12T14:49:00Z">
        <w:r w:rsidRPr="006D78CC">
          <w:t xml:space="preserve">, the congestion applied to their score is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59" w:author="Levine, Charles Roger CTR USARMY USMA (USA)" w:date="2026-10-12T14:49:00Z">
        <w:r w:rsidRPr="006D78CC">
          <w:t>. Their individual score remains distinct because it also depends on their own performance. Substituting the shared congestion measure into the SCORE equation gives</w:t>
        </w:r>
      </w:ins>
    </w:p>
    <w:p w14:paraId="19EB6E1F" w14:textId="3062D7FD" w:rsidR="006D78CC" w:rsidRPr="006D78CC" w:rsidRDefault="006D78CC" w:rsidP="006D78CC">
      <w:pPr>
        <w:rPr>
          <w:ins w:id="460" w:author="Levine, Charles Roger CTR USARMY USMA (USA)" w:date="2026-10-12T14:49:00Z"/>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77EC6D28" w14:textId="142B0497" w:rsidR="006D78CC" w:rsidRPr="006D78CC" w:rsidRDefault="006D78CC" w:rsidP="006D78CC">
      <w:pPr>
        <w:rPr>
          <w:ins w:id="461" w:author="Levine, Charles Roger CTR USARMY USMA (USA)" w:date="2026-10-12T14:49:00Z"/>
        </w:rPr>
      </w:pPr>
      <w:ins w:id="462" w:author="Levine, Charles Roger CTR USARMY USMA (USA)" w:date="2026-10-12T14:49:00Z">
        <w:r w:rsidRPr="006D78CC">
          <w:t xml:space="preserve">The coefficient </w:t>
        </w:r>
      </w:ins>
      <m:oMath>
        <m:r>
          <w:rPr>
            <w:rFonts w:ascii="Cambria Math" w:hAnsi="Cambria Math"/>
          </w:rPr>
          <m:t>λ</m:t>
        </m:r>
      </m:oMath>
      <w:ins w:id="463" w:author="Levine, Charles Roger CTR USARMY USMA (USA)" w:date="2026-10-12T14:49:00Z">
        <w:r w:rsidRPr="006D78CC">
          <w:t xml:space="preserve"> controls the strength of the congestion adjustment. Setting </w:t>
        </w:r>
      </w:ins>
      <m:oMath>
        <m:r>
          <w:rPr>
            <w:rFonts w:ascii="Cambria Math" w:hAnsi="Cambria Math"/>
          </w:rPr>
          <m:t>λ=0</m:t>
        </m:r>
      </m:oMath>
      <w:ins w:id="464" w:author="Levine, Charles Roger CTR USARMY USMA (USA)" w:date="2026-10-12T14:49:00Z">
        <w:r w:rsidRPr="006D78CC">
          <w:t xml:space="preserve"> recovers performance-only scoring; combining that score with deterministic top-</w:t>
        </w:r>
      </w:ins>
      <m:oMath>
        <m:r>
          <w:rPr>
            <w:rFonts w:ascii="Cambria Math" w:hAnsi="Cambria Math"/>
          </w:rPr>
          <m:t>K</m:t>
        </m:r>
      </m:oMath>
      <w:ins w:id="465" w:author="Levine, Charles Roger CTR USARMY USMA (USA)" w:date="2026-10-12T14:49:00Z">
        <w:r w:rsidRPr="006D78CC">
          <w:t xml:space="preserve"> selection recovers the naïve benchmark. At positive </w:t>
        </w:r>
      </w:ins>
      <m:oMath>
        <m:r>
          <w:rPr>
            <w:rFonts w:ascii="Cambria Math" w:hAnsi="Cambria Math"/>
          </w:rPr>
          <m:t>λ</m:t>
        </m:r>
      </m:oMath>
      <w:ins w:id="466" w:author="Levine, Charles Roger CTR USARMY USMA (USA)" w:date="2026-10-12T14:49:00Z">
        <w:r w:rsidRPr="006D78CC">
          <w:t>, otherwise equal individuals receive lower scores in groups with greater competitive concentration. The subsequent SELECT rule converts those scores into outcomes.</w:t>
        </w:r>
      </w:ins>
    </w:p>
    <w:p w14:paraId="442485D3" w14:textId="67985F9C" w:rsidR="006D78CC" w:rsidRPr="006D78CC" w:rsidRDefault="006D78CC" w:rsidP="006D78CC">
      <w:pPr>
        <w:rPr>
          <w:ins w:id="467" w:author="Levine, Charles Roger CTR USARMY USMA (USA)" w:date="2026-10-12T14:49:00Z"/>
        </w:rPr>
      </w:pPr>
      <w:ins w:id="468" w:author="Levine, Charles Roger CTR USARMY USMA (USA)" w:date="2026-10-12T14:49:00Z">
        <w:r w:rsidRPr="006D78CC">
          <w:t xml:space="preserve">The distinction between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469" w:author="Levine, Charles Roger CTR USARMY USMA (USA)" w:date="2026-10-12T14:49:00Z">
        <w:r w:rsidRPr="006D78CC">
          <w:t xml:space="preserve"> and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70" w:author="Levine, Charles Roger CTR USARMY USMA (USA)" w:date="2026-10-12T14:49:00Z">
        <w:r w:rsidRPr="006D78CC">
          <w:t xml:space="preserve"> is substantive. The former averages performance</w:t>
        </w:r>
      </w:ins>
      <w:ins w:id="471" w:author="Levine, Charles Roger CTR USARMY USMA (USA)" w:date="2026-10-12T15:23:00Z" w16du:dateUtc="2026-10-12T19:23:00Z">
        <w:r w:rsidR="0081266A">
          <w:t xml:space="preserve"> values</w:t>
        </w:r>
      </w:ins>
      <w:ins w:id="472" w:author="Levine, Charles Roger CTR USARMY USMA (USA)" w:date="2026-10-12T14:49:00Z">
        <w:r w:rsidRPr="006D78CC">
          <w:t xml:space="preserve"> </w:t>
        </w:r>
      </w:ins>
      <m:oMath>
        <m:sSub>
          <m:sSubPr>
            <m:ctrlPr>
              <w:rPr>
                <w:rFonts w:ascii="Cambria Math" w:hAnsi="Cambria Math"/>
              </w:rPr>
            </m:ctrlPr>
          </m:sSubPr>
          <m:e>
            <m:r>
              <w:rPr>
                <w:rFonts w:ascii="Cambria Math" w:hAnsi="Cambria Math"/>
              </w:rPr>
              <m:t>A</m:t>
            </m:r>
          </m:e>
          <m:sub>
            <m:r>
              <w:rPr>
                <w:rFonts w:ascii="Cambria Math" w:hAnsi="Cambria Math"/>
              </w:rPr>
              <m:t>h</m:t>
            </m:r>
          </m:sub>
        </m:sSub>
      </m:oMath>
      <w:ins w:id="473" w:author="Levine, Charles Roger CTR USARMY USMA (USA)" w:date="2026-10-12T14:49:00Z">
        <w:r w:rsidRPr="006D78CC">
          <w:t xml:space="preserve">; the latter </w:t>
        </w:r>
      </w:ins>
      <w:ins w:id="474" w:author="Levine, Charles Roger CTR USARMY USMA (USA)" w:date="2026-10-12T15:23:00Z" w16du:dateUtc="2026-10-12T19:23:00Z">
        <w:r w:rsidR="0081266A">
          <w:t>measure roster pressure by averaging their degrees of comp</w:t>
        </w:r>
      </w:ins>
      <w:ins w:id="475" w:author="Levine, Charles Roger CTR USARMY USMA (USA)" w:date="2026-10-12T15:24:00Z" w16du:dateUtc="2026-10-12T19:24:00Z">
        <w:r w:rsidR="0081266A">
          <w:t>etitive relevance</w:t>
        </w:r>
      </w:ins>
      <w:ins w:id="476" w:author="Levine, Charles Roger CTR USARMY USMA (USA)" w:date="2026-10-12T14:49:00Z">
        <w:r w:rsidRPr="006D78CC">
          <w:t xml:space="preserve"> </w:t>
        </w:r>
      </w:ins>
      <m:oMath>
        <m:sSub>
          <m:sSubPr>
            <m:ctrlPr>
              <w:rPr>
                <w:rFonts w:ascii="Cambria Math" w:hAnsi="Cambria Math"/>
              </w:rPr>
            </m:ctrlPr>
          </m:sSubPr>
          <m:e>
            <m:r>
              <w:rPr>
                <w:rFonts w:ascii="Cambria Math" w:hAnsi="Cambria Math"/>
              </w:rPr>
              <m:t>v</m:t>
            </m:r>
          </m:e>
          <m:sub>
            <m:r>
              <w:rPr>
                <w:rFonts w:ascii="Cambria Math" w:hAnsi="Cambria Math"/>
              </w:rPr>
              <m:t>h</m:t>
            </m:r>
          </m:sub>
        </m:sSub>
      </m:oMath>
      <w:ins w:id="477" w:author="Levine, Charles Roger CTR USARMY USMA (USA)" w:date="2026-10-12T14:49:00Z">
        <w:r w:rsidRPr="006D78CC">
          <w:t xml:space="preserve">. Groups with the same </w:t>
        </w:r>
      </w:ins>
      <m:oMath>
        <m:sSub>
          <m:sSubPr>
            <m:ctrlPr>
              <w:rPr>
                <w:rFonts w:ascii="Cambria Math" w:hAnsi="Cambria Math"/>
              </w:rPr>
            </m:ctrlPr>
          </m:sSubPr>
          <m:e>
            <m:r>
              <w:rPr>
                <w:rFonts w:ascii="Cambria Math" w:hAnsi="Cambria Math"/>
              </w:rPr>
              <m:t>T</m:t>
            </m:r>
          </m:e>
          <m:sub>
            <m:r>
              <w:rPr>
                <w:rFonts w:ascii="Cambria Math" w:hAnsi="Cambria Math"/>
              </w:rPr>
              <m:t>j</m:t>
            </m:r>
          </m:sub>
        </m:sSub>
      </m:oMath>
      <w:ins w:id="478" w:author="Levine, Charles Roger CTR USARMY USMA (USA)" w:date="2026-10-12T14:49:00Z">
        <w:r w:rsidRPr="006D78CC">
          <w:t xml:space="preserve"> can therefore have different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79" w:author="Levine, Charles Roger CTR USARMY USMA (USA)" w:date="2026-10-12T14:49:00Z">
        <w:r w:rsidRPr="006D78CC">
          <w:t xml:space="preserve">. Likewise, the numerical meaning of </w:t>
        </w:r>
      </w:ins>
      <m:oMath>
        <m:r>
          <w:rPr>
            <w:rFonts w:ascii="Cambria Math" w:hAnsi="Cambria Math"/>
          </w:rPr>
          <m:t>λ</m:t>
        </m:r>
      </m:oMath>
      <w:ins w:id="480" w:author="Levine, Charles Roger CTR USARMY USMA (USA)" w:date="2026-10-12T14:49:00Z">
        <w:r w:rsidRPr="006D78CC">
          <w:t xml:space="preserve"> changes with the congestion measure: a coefficient multiplying average performance is not directly interchangeable with one multiplying average competitive relevance. When </w:t>
        </w:r>
      </w:ins>
      <m:oMath>
        <m:r>
          <w:rPr>
            <w:rFonts w:ascii="Cambria Math" w:hAnsi="Cambria Math"/>
          </w:rPr>
          <m:t>A</m:t>
        </m:r>
      </m:oMath>
      <w:ins w:id="481" w:author="Levine, Charles Roger CTR USARMY USMA (USA)" w:date="2026-10-12T14:49:00Z">
        <w:r w:rsidRPr="006D78CC">
          <w:t xml:space="preserve"> is standardized, </w:t>
        </w:r>
      </w:ins>
      <m:oMath>
        <m:r>
          <w:rPr>
            <w:rFonts w:ascii="Cambria Math" w:hAnsi="Cambria Math"/>
          </w:rPr>
          <m:t>λ</m:t>
        </m:r>
      </m:oMath>
      <w:ins w:id="482" w:author="Levine, Charles Roger CTR USARMY USMA (USA)" w:date="2026-10-12T14:49:00Z">
        <w:r w:rsidRPr="006D78CC">
          <w:t xml:space="preserve"> in the refined specification has units of standard deviations of performance per unit of mean competitive relevance.</w:t>
        </w:r>
      </w:ins>
    </w:p>
    <w:p w14:paraId="482ED7E1" w14:textId="147D8C83" w:rsidR="006D78CC" w:rsidRPr="006D78CC" w:rsidRDefault="006D78CC" w:rsidP="006D78CC">
      <w:pPr>
        <w:rPr>
          <w:ins w:id="483" w:author="Levine, Charles Roger CTR USARMY USMA (USA)" w:date="2026-10-12T14:49:00Z"/>
        </w:rPr>
      </w:pPr>
      <w:ins w:id="484" w:author="Levine, Charles Roger CTR USARMY USMA (USA)" w:date="2026-10-12T14:49:00Z">
        <w:r w:rsidRPr="006D78CC">
          <w:t xml:space="preserve">For finite performance values and finite positive </w:t>
        </w:r>
      </w:ins>
      <m:oMath>
        <m:r>
          <w:rPr>
            <w:rFonts w:ascii="Cambria Math" w:hAnsi="Cambria Math"/>
          </w:rPr>
          <m:t>γ</m:t>
        </m:r>
      </m:oMath>
      <w:ins w:id="485" w:author="Levine, Charles Roger CTR USARMY USMA (USA)" w:date="2026-10-12T14:49:00Z">
        <w:r w:rsidRPr="006D78CC">
          <w:t xml:space="preserve">, each contribution lies strictly between zero and one, and so does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86" w:author="Levine, Charles Roger CTR USARMY USMA (USA)" w:date="2026-10-12T14:49:00Z">
        <w:r w:rsidRPr="006D78CC">
          <w:t xml:space="preserve">. Because it is a mean, replicating the same distribution of contributions in a larger group leaves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87" w:author="Levine, Charles Roger CTR USARMY USMA (USA)" w:date="2026-10-12T14:49:00Z">
        <w:r w:rsidRPr="006D78CC">
          <w:t xml:space="preserve"> unchanged. The model therefore represents the </w:t>
        </w:r>
        <w:r w:rsidRPr="006D78CC">
          <w:rPr>
            <w:b/>
            <w:bCs/>
          </w:rPr>
          <w:t>concentration</w:t>
        </w:r>
        <w:r w:rsidRPr="006D78CC">
          <w:t xml:space="preserve">, rather than the total number, of credible competitors. With equal group sizes, the sum and mean of </w:t>
        </w:r>
        <w:r w:rsidRPr="006D78CC">
          <w:lastRenderedPageBreak/>
          <w:t>contributions are proportional. With unequal sizes, using a sum instead would introduce a different assumption about how group size affects congestion.</w:t>
        </w:r>
      </w:ins>
    </w:p>
    <w:p w14:paraId="2AD98A64" w14:textId="5C11D32D" w:rsidR="001F6217" w:rsidRDefault="001F6217" w:rsidP="006D78CC">
      <w:pPr>
        <w:rPr>
          <w:ins w:id="488" w:author="Levine, Charles Roger CTR USARMY USMA (USA)" w:date="2026-10-12T15:36:00Z" w16du:dateUtc="2026-10-12T19:36:00Z"/>
        </w:rPr>
      </w:pPr>
      <w:ins w:id="489" w:author="Levine, Charles Roger CTR USARMY USMA (USA)" w:date="2026-10-12T15:35:00Z" w16du:dateUtc="2026-10-12T19:35:00Z">
        <w:r>
          <w:rPr>
            <w:rStyle w:val="Strong"/>
          </w:rPr>
          <w:t>Including the focal individual is a deliberate modeling choice.</w:t>
        </w:r>
        <w:r>
          <w:t xml:space="preserve"> We treat roster pressure as a shared feature of the group: every member helps constitute that competitive environment, and every member receives the same congestion value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id="490" w:author="Levine, Charles Roger CTR USARMY USMA (USA)" w:date="2026-10-12T15:35:00Z" w16du:dateUtc="2026-10-12T19:35:00Z">
        <w:r>
          <w:t>. This differs from the initial leave-one-out specification, which measures the average performance of an individual’s other group members. The refined measure therefore describes shared roster pressure rather than pressure exerted exclusively by others</w:t>
        </w:r>
      </w:ins>
      <w:ins w:id="491" w:author="Levine, Charles Roger CTR USARMY USMA (USA)" w:date="2026-10-12T15:36:00Z" w16du:dateUtc="2026-10-12T19:36:00Z">
        <w:r>
          <w:t>.</w:t>
        </w:r>
      </w:ins>
    </w:p>
    <w:p w14:paraId="18FA076A" w14:textId="0576FF5F" w:rsidR="006D78CC" w:rsidRPr="006D78CC" w:rsidRDefault="001F6217" w:rsidP="006D78CC">
      <w:pPr>
        <w:rPr>
          <w:ins w:id="492" w:author="Levine, Charles Roger CTR USARMY USMA (USA)" w:date="2026-10-12T14:49:00Z"/>
        </w:rPr>
      </w:pPr>
      <m:oMath>
        <m:r>
          <w:del w:id="493" w:author="Levine, Charles Roger CTR USARMY USMA (USA)" w:date="2026-10-12T15:35:00Z" w16du:dateUtc="2026-10-12T19:35:00Z">
            <w:rPr>
              <w:rFonts w:ascii="Cambria Math" w:hAnsi="Cambria Math"/>
            </w:rPr>
            <m:t>g</m:t>
          </w:del>
        </m:r>
        <m:d>
          <m:dPr>
            <m:ctrlPr>
              <w:del w:id="494" w:author="Levine, Charles Roger CTR USARMY USMA (USA)" w:date="2026-10-12T15:35:00Z" w16du:dateUtc="2026-10-12T19:35:00Z">
                <w:rPr>
                  <w:rFonts w:ascii="Cambria Math" w:hAnsi="Cambria Math"/>
                </w:rPr>
              </w:del>
            </m:ctrlPr>
          </m:dPr>
          <m:e>
            <m:r>
              <w:del w:id="495" w:author="Levine, Charles Roger CTR USARMY USMA (USA)" w:date="2026-10-12T15:35:00Z" w16du:dateUtc="2026-10-12T19:35:00Z">
                <w:rPr>
                  <w:rFonts w:ascii="Cambria Math" w:hAnsi="Cambria Math"/>
                </w:rPr>
                <m:t>i</m:t>
              </w:del>
            </m:r>
          </m:e>
        </m:d>
        <m:r>
          <w:del w:id="496" w:author="Levine, Charles Roger CTR USARMY USMA (USA)" w:date="2026-10-12T15:35:00Z" w16du:dateUtc="2026-10-12T19:35:00Z">
            <w:rPr>
              <w:rFonts w:ascii="Cambria Math" w:hAnsi="Cambria Math"/>
            </w:rPr>
            <m:t>=j</m:t>
          </w:del>
        </m:r>
        <m:sSub>
          <m:sSubPr>
            <m:ctrlPr>
              <w:del w:id="497" w:author="Levine, Charles Roger CTR USARMY USMA (USA)" w:date="2026-10-12T15:35:00Z" w16du:dateUtc="2026-10-12T19:35:00Z">
                <w:rPr>
                  <w:rFonts w:ascii="Cambria Math" w:hAnsi="Cambria Math"/>
                </w:rPr>
              </w:del>
            </m:ctrlPr>
          </m:sSubPr>
          <m:e>
            <m:r>
              <w:del w:id="498" w:author="Levine, Charles Roger CTR USARMY USMA (USA)" w:date="2026-10-12T15:35:00Z" w16du:dateUtc="2026-10-12T19:35:00Z">
                <w:rPr>
                  <w:rFonts w:ascii="Cambria Math" w:hAnsi="Cambria Math"/>
                </w:rPr>
                <m:t>n</m:t>
              </w:del>
            </m:r>
          </m:e>
          <m:sub>
            <m:r>
              <w:del w:id="499" w:author="Levine, Charles Roger CTR USARMY USMA (USA)" w:date="2026-10-12T15:35:00Z" w16du:dateUtc="2026-10-12T19:35:00Z">
                <w:rPr>
                  <w:rFonts w:ascii="Cambria Math" w:hAnsi="Cambria Math"/>
                </w:rPr>
                <m:t>j</m:t>
              </w:del>
            </m:r>
          </m:sub>
        </m:sSub>
        <m:r>
          <w:del w:id="500" w:author="Levine, Charles Roger CTR USARMY USMA (USA)" w:date="2026-10-12T15:35:00Z" w16du:dateUtc="2026-10-12T19:35:00Z">
            <w:rPr>
              <w:rFonts w:ascii="Cambria Math" w:hAnsi="Cambria Math"/>
            </w:rPr>
            <m:t>&gt;1i</m:t>
          </w:del>
        </m:r>
        <m:f>
          <m:fPr>
            <m:ctrlPr>
              <w:del w:id="501" w:author="Levine, Charles Roger CTR USARMY USMA (USA)" w:date="2026-10-12T15:35:00Z" w16du:dateUtc="2026-10-12T19:35:00Z">
                <w:rPr>
                  <w:rFonts w:ascii="Cambria Math" w:hAnsi="Cambria Math"/>
                </w:rPr>
              </w:del>
            </m:ctrlPr>
          </m:fPr>
          <m:num>
            <m:r>
              <w:del w:id="502" w:author="Levine, Charles Roger CTR USARMY USMA (USA)" w:date="2026-10-12T15:35:00Z" w16du:dateUtc="2026-10-12T19:35:00Z">
                <w:rPr>
                  <w:rFonts w:ascii="Cambria Math" w:hAnsi="Cambria Math"/>
                </w:rPr>
                <m:t>1</m:t>
              </w:del>
            </m:r>
          </m:num>
          <m:den>
            <m:sSub>
              <m:sSubPr>
                <m:ctrlPr>
                  <w:del w:id="503" w:author="Levine, Charles Roger CTR USARMY USMA (USA)" w:date="2026-10-12T15:35:00Z" w16du:dateUtc="2026-10-12T19:35:00Z">
                    <w:rPr>
                      <w:rFonts w:ascii="Cambria Math" w:hAnsi="Cambria Math"/>
                    </w:rPr>
                  </w:del>
                </m:ctrlPr>
              </m:sSubPr>
              <m:e>
                <m:r>
                  <w:del w:id="504" w:author="Levine, Charles Roger CTR USARMY USMA (USA)" w:date="2026-10-12T15:35:00Z" w16du:dateUtc="2026-10-12T19:35:00Z">
                    <w:rPr>
                      <w:rFonts w:ascii="Cambria Math" w:hAnsi="Cambria Math"/>
                    </w:rPr>
                    <m:t>n</m:t>
                  </w:del>
                </m:r>
              </m:e>
              <m:sub>
                <m:r>
                  <w:del w:id="505" w:author="Levine, Charles Roger CTR USARMY USMA (USA)" w:date="2026-10-12T15:35:00Z" w16du:dateUtc="2026-10-12T19:35:00Z">
                    <w:rPr>
                      <w:rFonts w:ascii="Cambria Math" w:hAnsi="Cambria Math"/>
                    </w:rPr>
                    <m:t>j</m:t>
                  </w:del>
                </m:r>
              </m:sub>
            </m:sSub>
            <m:r>
              <w:del w:id="506" w:author="Levine, Charles Roger CTR USARMY USMA (USA)" w:date="2026-10-12T15:35:00Z" w16du:dateUtc="2026-10-12T19:35:00Z">
                <w:rPr>
                  <w:rFonts w:ascii="Cambria Math" w:hAnsi="Cambria Math"/>
                </w:rPr>
                <m:t>-1</m:t>
              </w:del>
            </m:r>
          </m:den>
        </m:f>
        <m:nary>
          <m:naryPr>
            <m:chr m:val="∑"/>
            <m:limLoc m:val="undOvr"/>
            <m:supHide m:val="1"/>
            <m:ctrlPr>
              <w:del w:id="507" w:author="Levine, Charles Roger CTR USARMY USMA (USA)" w:date="2026-10-12T15:35:00Z" w16du:dateUtc="2026-10-12T19:35:00Z">
                <w:rPr>
                  <w:rFonts w:ascii="Cambria Math" w:hAnsi="Cambria Math"/>
                </w:rPr>
              </w:del>
            </m:ctrlPr>
          </m:naryPr>
          <m:sub>
            <m:eqArr>
              <m:eqArrPr>
                <m:ctrlPr>
                  <w:del w:id="508" w:author="Levine, Charles Roger CTR USARMY USMA (USA)" w:date="2026-10-12T15:35:00Z" w16du:dateUtc="2026-10-12T19:35:00Z">
                    <w:rPr>
                      <w:rFonts w:ascii="Cambria Math" w:hAnsi="Cambria Math"/>
                    </w:rPr>
                  </w:del>
                </m:ctrlPr>
              </m:eqArrPr>
              <m:e>
                <m:r>
                  <w:del w:id="509" w:author="Levine, Charles Roger CTR USARMY USMA (USA)" w:date="2026-10-12T15:35:00Z" w16du:dateUtc="2026-10-12T19:35:00Z">
                    <w:rPr>
                      <w:rFonts w:ascii="Cambria Math" w:hAnsi="Cambria Math"/>
                    </w:rPr>
                    <m:t>h:g</m:t>
                  </w:del>
                </m:r>
                <m:d>
                  <m:dPr>
                    <m:ctrlPr>
                      <w:del w:id="510" w:author="Levine, Charles Roger CTR USARMY USMA (USA)" w:date="2026-10-12T15:35:00Z" w16du:dateUtc="2026-10-12T19:35:00Z">
                        <w:rPr>
                          <w:rFonts w:ascii="Cambria Math" w:hAnsi="Cambria Math"/>
                        </w:rPr>
                      </w:del>
                    </m:ctrlPr>
                  </m:dPr>
                  <m:e>
                    <m:r>
                      <w:del w:id="511" w:author="Levine, Charles Roger CTR USARMY USMA (USA)" w:date="2026-10-12T15:35:00Z" w16du:dateUtc="2026-10-12T19:35:00Z">
                        <w:rPr>
                          <w:rFonts w:ascii="Cambria Math" w:hAnsi="Cambria Math"/>
                        </w:rPr>
                        <m:t>h</m:t>
                      </w:del>
                    </m:r>
                  </m:e>
                </m:d>
                <m:r>
                  <w:del w:id="512" w:author="Levine, Charles Roger CTR USARMY USMA (USA)" w:date="2026-10-12T15:35:00Z" w16du:dateUtc="2026-10-12T19:35:00Z">
                    <w:rPr>
                      <w:rFonts w:ascii="Cambria Math" w:hAnsi="Cambria Math"/>
                    </w:rPr>
                    <m:t>=j</m:t>
                  </w:del>
                </m:r>
              </m:e>
              <m:e>
                <m:r>
                  <w:del w:id="513" w:author="Levine, Charles Roger CTR USARMY USMA (USA)" w:date="2026-10-12T15:35:00Z" w16du:dateUtc="2026-10-12T19:35:00Z">
                    <w:rPr>
                      <w:rFonts w:ascii="Cambria Math" w:hAnsi="Cambria Math"/>
                    </w:rPr>
                    <m:t>h≠i</m:t>
                  </w:del>
                </m:r>
              </m:e>
            </m:eqArr>
          </m:sub>
          <m:sup/>
          <m:e>
            <m:sSub>
              <m:sSubPr>
                <m:ctrlPr>
                  <w:del w:id="514" w:author="Levine, Charles Roger CTR USARMY USMA (USA)" w:date="2026-10-12T15:35:00Z" w16du:dateUtc="2026-10-12T19:35:00Z">
                    <w:rPr>
                      <w:rFonts w:ascii="Cambria Math" w:hAnsi="Cambria Math"/>
                    </w:rPr>
                  </w:del>
                </m:ctrlPr>
              </m:sSubPr>
              <m:e>
                <m:r>
                  <w:del w:id="515" w:author="Levine, Charles Roger CTR USARMY USMA (USA)" w:date="2026-10-12T15:35:00Z" w16du:dateUtc="2026-10-12T19:35:00Z">
                    <w:rPr>
                      <w:rFonts w:ascii="Cambria Math" w:hAnsi="Cambria Math"/>
                    </w:rPr>
                    <m:t>v</m:t>
                  </w:del>
                </m:r>
              </m:e>
              <m:sub>
                <m:r>
                  <w:del w:id="516" w:author="Levine, Charles Roger CTR USARMY USMA (USA)" w:date="2026-10-12T15:35:00Z" w16du:dateUtc="2026-10-12T19:35:00Z">
                    <w:rPr>
                      <w:rFonts w:ascii="Cambria Math" w:hAnsi="Cambria Math"/>
                    </w:rPr>
                    <m:t>h</m:t>
                  </w:del>
                </m:r>
              </m:sub>
            </m:sSub>
          </m:e>
        </m:nary>
        <m:r>
          <w:del w:id="517" w:author="Levine, Charles Roger CTR USARMY USMA (USA)" w:date="2026-10-12T15:35:00Z" w16du:dateUtc="2026-10-12T19:35:00Z">
            <w:rPr>
              <w:rFonts w:ascii="Cambria Math" w:hAnsi="Cambria Math"/>
            </w:rPr>
            <m:t>=</m:t>
          </w:del>
        </m:r>
        <m:f>
          <m:fPr>
            <m:ctrlPr>
              <w:del w:id="518" w:author="Levine, Charles Roger CTR USARMY USMA (USA)" w:date="2026-10-12T15:35:00Z" w16du:dateUtc="2026-10-12T19:35:00Z">
                <w:rPr>
                  <w:rFonts w:ascii="Cambria Math" w:hAnsi="Cambria Math"/>
                </w:rPr>
              </w:del>
            </m:ctrlPr>
          </m:fPr>
          <m:num>
            <m:sSub>
              <m:sSubPr>
                <m:ctrlPr>
                  <w:del w:id="519" w:author="Levine, Charles Roger CTR USARMY USMA (USA)" w:date="2026-10-12T15:35:00Z" w16du:dateUtc="2026-10-12T19:35:00Z">
                    <w:rPr>
                      <w:rFonts w:ascii="Cambria Math" w:hAnsi="Cambria Math"/>
                    </w:rPr>
                  </w:del>
                </m:ctrlPr>
              </m:sSubPr>
              <m:e>
                <m:r>
                  <w:del w:id="520" w:author="Levine, Charles Roger CTR USARMY USMA (USA)" w:date="2026-10-12T15:35:00Z" w16du:dateUtc="2026-10-12T19:35:00Z">
                    <w:rPr>
                      <w:rFonts w:ascii="Cambria Math" w:hAnsi="Cambria Math"/>
                    </w:rPr>
                    <m:t>n</m:t>
                  </w:del>
                </m:r>
              </m:e>
              <m:sub>
                <m:r>
                  <w:del w:id="521" w:author="Levine, Charles Roger CTR USARMY USMA (USA)" w:date="2026-10-12T15:35:00Z" w16du:dateUtc="2026-10-12T19:35:00Z">
                    <w:rPr>
                      <w:rFonts w:ascii="Cambria Math" w:hAnsi="Cambria Math"/>
                    </w:rPr>
                    <m:t>j</m:t>
                  </w:del>
                </m:r>
              </m:sub>
            </m:sSub>
            <m:sSub>
              <m:sSubPr>
                <m:ctrlPr>
                  <w:del w:id="522" w:author="Levine, Charles Roger CTR USARMY USMA (USA)" w:date="2026-10-12T15:35:00Z" w16du:dateUtc="2026-10-12T19:35:00Z">
                    <w:rPr>
                      <w:rFonts w:ascii="Cambria Math" w:hAnsi="Cambria Math"/>
                    </w:rPr>
                  </w:del>
                </m:ctrlPr>
              </m:sSubPr>
              <m:e>
                <m:r>
                  <w:del w:id="523" w:author="Levine, Charles Roger CTR USARMY USMA (USA)" w:date="2026-10-12T15:35:00Z" w16du:dateUtc="2026-10-12T19:35:00Z">
                    <w:rPr>
                      <w:rFonts w:ascii="Cambria Math" w:hAnsi="Cambria Math"/>
                    </w:rPr>
                    <m:t>C</m:t>
                  </w:del>
                </m:r>
              </m:e>
              <m:sub>
                <m:r>
                  <w:del w:id="524" w:author="Levine, Charles Roger CTR USARMY USMA (USA)" w:date="2026-10-12T15:35:00Z" w16du:dateUtc="2026-10-12T19:35:00Z">
                    <w:rPr>
                      <w:rFonts w:ascii="Cambria Math" w:hAnsi="Cambria Math"/>
                    </w:rPr>
                    <m:t>j</m:t>
                  </w:del>
                </m:r>
              </m:sub>
            </m:sSub>
            <m:r>
              <w:del w:id="525" w:author="Levine, Charles Roger CTR USARMY USMA (USA)" w:date="2026-10-12T15:35:00Z" w16du:dateUtc="2026-10-12T19:35:00Z">
                <w:rPr>
                  <w:rFonts w:ascii="Cambria Math" w:hAnsi="Cambria Math"/>
                </w:rPr>
                <m:t>-</m:t>
              </w:del>
            </m:r>
            <m:sSub>
              <m:sSubPr>
                <m:ctrlPr>
                  <w:del w:id="526" w:author="Levine, Charles Roger CTR USARMY USMA (USA)" w:date="2026-10-12T15:35:00Z" w16du:dateUtc="2026-10-12T19:35:00Z">
                    <w:rPr>
                      <w:rFonts w:ascii="Cambria Math" w:hAnsi="Cambria Math"/>
                    </w:rPr>
                  </w:del>
                </m:ctrlPr>
              </m:sSubPr>
              <m:e>
                <m:r>
                  <w:del w:id="527" w:author="Levine, Charles Roger CTR USARMY USMA (USA)" w:date="2026-10-12T15:35:00Z" w16du:dateUtc="2026-10-12T19:35:00Z">
                    <w:rPr>
                      <w:rFonts w:ascii="Cambria Math" w:hAnsi="Cambria Math"/>
                    </w:rPr>
                    <m:t>v</m:t>
                  </w:del>
                </m:r>
              </m:e>
              <m:sub>
                <m:r>
                  <w:del w:id="528" w:author="Levine, Charles Roger CTR USARMY USMA (USA)" w:date="2026-10-12T15:35:00Z" w16du:dateUtc="2026-10-12T19:35:00Z">
                    <w:rPr>
                      <w:rFonts w:ascii="Cambria Math" w:hAnsi="Cambria Math"/>
                    </w:rPr>
                    <m:t>i</m:t>
                  </w:del>
                </m:r>
              </m:sub>
            </m:sSub>
          </m:num>
          <m:den>
            <m:sSub>
              <m:sSubPr>
                <m:ctrlPr>
                  <w:del w:id="529" w:author="Levine, Charles Roger CTR USARMY USMA (USA)" w:date="2026-10-12T15:35:00Z" w16du:dateUtc="2026-10-12T19:35:00Z">
                    <w:rPr>
                      <w:rFonts w:ascii="Cambria Math" w:hAnsi="Cambria Math"/>
                    </w:rPr>
                  </w:del>
                </m:ctrlPr>
              </m:sSubPr>
              <m:e>
                <m:r>
                  <w:del w:id="530" w:author="Levine, Charles Roger CTR USARMY USMA (USA)" w:date="2026-10-12T15:35:00Z" w16du:dateUtc="2026-10-12T19:35:00Z">
                    <w:rPr>
                      <w:rFonts w:ascii="Cambria Math" w:hAnsi="Cambria Math"/>
                    </w:rPr>
                    <m:t>n</m:t>
                  </w:del>
                </m:r>
              </m:e>
              <m:sub>
                <m:r>
                  <w:del w:id="531" w:author="Levine, Charles Roger CTR USARMY USMA (USA)" w:date="2026-10-12T15:35:00Z" w16du:dateUtc="2026-10-12T19:35:00Z">
                    <w:rPr>
                      <w:rFonts w:ascii="Cambria Math" w:hAnsi="Cambria Math"/>
                    </w:rPr>
                    <m:t>j</m:t>
                  </w:del>
                </m:r>
              </m:sub>
            </m:sSub>
            <m:r>
              <w:del w:id="532" w:author="Levine, Charles Roger CTR USARMY USMA (USA)" w:date="2026-10-12T15:35:00Z" w16du:dateUtc="2026-10-12T19:35:00Z">
                <w:rPr>
                  <w:rFonts w:ascii="Cambria Math" w:hAnsi="Cambria Math"/>
                </w:rPr>
                <m:t>-1</m:t>
              </w:del>
            </m:r>
          </m:den>
        </m:f>
        <m:r>
          <w:del w:id="533" w:author="Levine, Charles Roger CTR USARMY USMA (USA)" w:date="2026-10-12T15:35:00Z" w16du:dateUtc="2026-10-12T19:35:00Z">
            <w:rPr>
              <w:rFonts w:ascii="Cambria Math" w:hAnsi="Cambria Math"/>
            </w:rPr>
            <m:t>.</m:t>
          </w:del>
        </m:r>
        <m:sSub>
          <m:sSubPr>
            <m:ctrlPr>
              <w:del w:id="534" w:author="Levine, Charles Roger CTR USARMY USMA (USA)" w:date="2026-10-12T15:35:00Z" w16du:dateUtc="2026-10-12T19:35:00Z">
                <w:rPr>
                  <w:rFonts w:ascii="Cambria Math" w:hAnsi="Cambria Math"/>
                </w:rPr>
              </w:del>
            </m:ctrlPr>
          </m:sSubPr>
          <m:e>
            <m:r>
              <w:del w:id="535" w:author="Levine, Charles Roger CTR USARMY USMA (USA)" w:date="2026-10-12T15:35:00Z" w16du:dateUtc="2026-10-12T19:35:00Z">
                <w:rPr>
                  <w:rFonts w:ascii="Cambria Math" w:hAnsi="Cambria Math"/>
                </w:rPr>
                <m:t>C</m:t>
              </w:del>
            </m:r>
          </m:e>
          <m:sub>
            <m:r>
              <w:del w:id="536" w:author="Levine, Charles Roger CTR USARMY USMA (USA)" w:date="2026-10-12T15:35:00Z" w16du:dateUtc="2026-10-12T19:35:00Z">
                <m:rPr>
                  <m:sty m:val="p"/>
                </m:rPr>
                <w:rPr>
                  <w:rFonts w:ascii="Cambria Math" w:hAnsi="Cambria Math"/>
                </w:rPr>
                <m:t>LOO</m:t>
              </w:del>
            </m:r>
            <m:r>
              <w:del w:id="537" w:author="Levine, Charles Roger CTR USARMY USMA (USA)" w:date="2026-10-12T15:35:00Z" w16du:dateUtc="2026-10-12T19:35:00Z">
                <w:rPr>
                  <w:rFonts w:ascii="Cambria Math" w:hAnsi="Cambria Math"/>
                </w:rPr>
                <m:t>,i</m:t>
              </w:del>
            </m:r>
          </m:sub>
        </m:sSub>
      </m:oMath>
      <w:ins w:id="538" w:author="Levine, Charles Roger CTR USARMY USMA (USA)" w:date="2026-10-12T14:49:00Z">
        <w:r w:rsidR="006D78CC" w:rsidRPr="006D78CC">
          <w:t xml:space="preserve">Finally, the congestion adjustment acts on standing in selection. A lower </w:t>
        </w:r>
      </w:ins>
      <m:oMath>
        <m:sSub>
          <m:sSubPr>
            <m:ctrlPr>
              <w:rPr>
                <w:rFonts w:ascii="Cambria Math" w:hAnsi="Cambria Math"/>
              </w:rPr>
            </m:ctrlPr>
          </m:sSubPr>
          <m:e>
            <m:r>
              <w:rPr>
                <w:rFonts w:ascii="Cambria Math" w:hAnsi="Cambria Math"/>
              </w:rPr>
              <m:t>S</m:t>
            </m:r>
          </m:e>
          <m:sub>
            <m:r>
              <w:rPr>
                <w:rFonts w:ascii="Cambria Math" w:hAnsi="Cambria Math"/>
              </w:rPr>
              <m:t>i</m:t>
            </m:r>
          </m:sub>
        </m:sSub>
      </m:oMath>
      <w:ins w:id="539" w:author="Levine, Charles Roger CTR USARMY USMA (USA)" w:date="2026-10-12T14:49:00Z">
        <w:r w:rsidR="006D78CC" w:rsidRPr="006D78CC">
          <w:t xml:space="preserve"> does not mean that the individual’s measured performance or learning has declined. Competition for attention, visibility, and sponsorship provides possible substantive channels for this adjustment, but the present model does not separately simulate those processes. It specifies how group composition changes the scores entering selection.</w:t>
        </w:r>
      </w:ins>
    </w:p>
    <w:p w14:paraId="79D7E64F" w14:textId="4AFB34B0" w:rsidR="00CB3150" w:rsidDel="006D78CC" w:rsidRDefault="00000000" w:rsidP="006D78CC">
      <w:pPr>
        <w:rPr>
          <w:del w:id="540" w:author="Levine, Charles Roger CTR USARMY USMA (USA)" w:date="2026-10-12T14:49:00Z" w16du:dateUtc="2026-10-12T18:49:00Z"/>
        </w:rPr>
      </w:pPr>
      <w:del w:id="541" w:author="Levine, Charles Roger CTR USARMY USMA (USA)" w:date="2026-10-12T14:49:00Z" w16du:dateUtc="2026-10-12T18:49:00Z">
        <w:r w:rsidDel="006D78CC">
          <w:delText>candidates in a group through their mean contribution:</w:delText>
        </w:r>
      </w:del>
    </w:p>
    <w:p w14:paraId="6AAB5CA8" w14:textId="4D75C353" w:rsidR="00CB3150" w:rsidDel="006D78CC" w:rsidRDefault="00000000" w:rsidP="006D78CC">
      <w:pPr>
        <w:rPr>
          <w:del w:id="542" w:author="Levine, Charles Roger CTR USARMY USMA (USA)" w:date="2026-10-12T14:49:00Z" w16du:dateUtc="2026-10-12T18:49:00Z"/>
        </w:rPr>
      </w:pPr>
      <m:oMathPara>
        <m:oMathParaPr>
          <m:jc m:val="center"/>
        </m:oMathParaPr>
        <m:oMath>
          <m:sSub>
            <m:sSubPr>
              <m:ctrlPr>
                <w:del w:id="543" w:author="Levine, Charles Roger CTR USARMY USMA (USA)" w:date="2026-10-12T14:49:00Z" w16du:dateUtc="2026-10-12T18:49:00Z">
                  <w:rPr>
                    <w:rFonts w:ascii="Cambria Math" w:hAnsi="Cambria Math"/>
                  </w:rPr>
                </w:del>
              </m:ctrlPr>
            </m:sSubPr>
            <m:e>
              <m:r>
                <w:del w:id="544" w:author="Levine, Charles Roger CTR USARMY USMA (USA)" w:date="2026-10-12T14:49:00Z" w16du:dateUtc="2026-10-12T18:49:00Z">
                  <w:rPr>
                    <w:rFonts w:ascii="Cambria Math" w:hAnsi="Cambria Math"/>
                  </w:rPr>
                  <m:t>C</m:t>
                </w:del>
              </m:r>
            </m:e>
            <m:sub>
              <m:r>
                <w:del w:id="545" w:author="Levine, Charles Roger CTR USARMY USMA (USA)" w:date="2026-10-12T14:49:00Z" w16du:dateUtc="2026-10-12T18:49:00Z">
                  <w:rPr>
                    <w:rFonts w:ascii="Cambria Math" w:hAnsi="Cambria Math"/>
                  </w:rPr>
                  <m:t>j</m:t>
                </w:del>
              </m:r>
            </m:sub>
          </m:sSub>
          <m:r>
            <w:del w:id="546" w:author="Levine, Charles Roger CTR USARMY USMA (USA)" w:date="2026-10-12T14:49:00Z" w16du:dateUtc="2026-10-12T18:49:00Z">
              <m:rPr>
                <m:sty m:val="p"/>
              </m:rPr>
              <w:rPr>
                <w:rFonts w:ascii="Cambria Math" w:hAnsi="Cambria Math"/>
              </w:rPr>
              <m:t>=</m:t>
            </w:del>
          </m:r>
          <m:f>
            <m:fPr>
              <m:ctrlPr>
                <w:del w:id="547" w:author="Levine, Charles Roger CTR USARMY USMA (USA)" w:date="2026-10-12T14:49:00Z" w16du:dateUtc="2026-10-12T18:49:00Z">
                  <w:rPr>
                    <w:rFonts w:ascii="Cambria Math" w:hAnsi="Cambria Math"/>
                  </w:rPr>
                </w:del>
              </m:ctrlPr>
            </m:fPr>
            <m:num>
              <m:r>
                <w:del w:id="548" w:author="Levine, Charles Roger CTR USARMY USMA (USA)" w:date="2026-10-12T14:49:00Z" w16du:dateUtc="2026-10-12T18:49:00Z">
                  <w:rPr>
                    <w:rFonts w:ascii="Cambria Math" w:hAnsi="Cambria Math"/>
                  </w:rPr>
                  <m:t>1</m:t>
                </w:del>
              </m:r>
            </m:num>
            <m:den>
              <m:sSub>
                <m:sSubPr>
                  <m:ctrlPr>
                    <w:del w:id="549" w:author="Levine, Charles Roger CTR USARMY USMA (USA)" w:date="2026-10-12T14:49:00Z" w16du:dateUtc="2026-10-12T18:49:00Z">
                      <w:rPr>
                        <w:rFonts w:ascii="Cambria Math" w:hAnsi="Cambria Math"/>
                      </w:rPr>
                    </w:del>
                  </m:ctrlPr>
                </m:sSubPr>
                <m:e>
                  <m:r>
                    <w:del w:id="550" w:author="Levine, Charles Roger CTR USARMY USMA (USA)" w:date="2026-10-12T14:49:00Z" w16du:dateUtc="2026-10-12T18:49:00Z">
                      <w:rPr>
                        <w:rFonts w:ascii="Cambria Math" w:hAnsi="Cambria Math"/>
                      </w:rPr>
                      <m:t>n</m:t>
                    </w:del>
                  </m:r>
                </m:e>
                <m:sub>
                  <m:r>
                    <w:del w:id="551" w:author="Levine, Charles Roger CTR USARMY USMA (USA)" w:date="2026-10-12T14:49:00Z" w16du:dateUtc="2026-10-12T18:49:00Z">
                      <w:rPr>
                        <w:rFonts w:ascii="Cambria Math" w:hAnsi="Cambria Math"/>
                      </w:rPr>
                      <m:t>j</m:t>
                    </w:del>
                  </m:r>
                </m:sub>
              </m:sSub>
            </m:den>
          </m:f>
          <m:nary>
            <m:naryPr>
              <m:chr m:val="∑"/>
              <m:limLoc m:val="undOvr"/>
              <m:supHide m:val="1"/>
              <m:ctrlPr>
                <w:del w:id="552" w:author="Levine, Charles Roger CTR USARMY USMA (USA)" w:date="2026-10-12T14:49:00Z" w16du:dateUtc="2026-10-12T18:49:00Z">
                  <w:rPr>
                    <w:rFonts w:ascii="Cambria Math" w:hAnsi="Cambria Math"/>
                  </w:rPr>
                </w:del>
              </m:ctrlPr>
            </m:naryPr>
            <m:sub>
              <m:r>
                <w:del w:id="553" w:author="Levine, Charles Roger CTR USARMY USMA (USA)" w:date="2026-10-12T14:49:00Z" w16du:dateUtc="2026-10-12T18:49:00Z">
                  <w:rPr>
                    <w:rFonts w:ascii="Cambria Math" w:hAnsi="Cambria Math"/>
                  </w:rPr>
                  <m:t>h</m:t>
                </w:del>
              </m:r>
              <m:r>
                <w:del w:id="554" w:author="Levine, Charles Roger CTR USARMY USMA (USA)" w:date="2026-10-12T14:49:00Z" w16du:dateUtc="2026-10-12T18:49:00Z">
                  <m:rPr>
                    <m:sty m:val="p"/>
                  </m:rPr>
                  <w:rPr>
                    <w:rFonts w:ascii="Cambria Math" w:hAnsi="Cambria Math"/>
                  </w:rPr>
                  <m:t>:</m:t>
                </w:del>
              </m:r>
              <m:r>
                <w:del w:id="555" w:author="Levine, Charles Roger CTR USARMY USMA (USA)" w:date="2026-10-12T14:49:00Z" w16du:dateUtc="2026-10-12T18:49:00Z">
                  <w:rPr>
                    <w:rFonts w:ascii="Cambria Math" w:hAnsi="Cambria Math"/>
                  </w:rPr>
                  <m:t>g</m:t>
                </w:del>
              </m:r>
              <m:r>
                <w:del w:id="556" w:author="Levine, Charles Roger CTR USARMY USMA (USA)" w:date="2026-10-12T14:49:00Z" w16du:dateUtc="2026-10-12T18:49:00Z">
                  <m:rPr>
                    <m:sty m:val="p"/>
                  </m:rPr>
                  <w:rPr>
                    <w:rFonts w:ascii="Cambria Math" w:hAnsi="Cambria Math"/>
                  </w:rPr>
                  <m:t>(</m:t>
                </w:del>
              </m:r>
              <m:r>
                <w:del w:id="557" w:author="Levine, Charles Roger CTR USARMY USMA (USA)" w:date="2026-10-12T14:49:00Z" w16du:dateUtc="2026-10-12T18:49:00Z">
                  <w:rPr>
                    <w:rFonts w:ascii="Cambria Math" w:hAnsi="Cambria Math"/>
                  </w:rPr>
                  <m:t>h</m:t>
                </w:del>
              </m:r>
              <m:r>
                <w:del w:id="558" w:author="Levine, Charles Roger CTR USARMY USMA (USA)" w:date="2026-10-12T14:49:00Z" w16du:dateUtc="2026-10-12T18:49:00Z">
                  <m:rPr>
                    <m:sty m:val="p"/>
                  </m:rPr>
                  <w:rPr>
                    <w:rFonts w:ascii="Cambria Math" w:hAnsi="Cambria Math"/>
                  </w:rPr>
                  <m:t>)=</m:t>
                </w:del>
              </m:r>
              <m:r>
                <w:del w:id="559" w:author="Levine, Charles Roger CTR USARMY USMA (USA)" w:date="2026-10-12T14:49:00Z" w16du:dateUtc="2026-10-12T18:49:00Z">
                  <w:rPr>
                    <w:rFonts w:ascii="Cambria Math" w:hAnsi="Cambria Math"/>
                  </w:rPr>
                  <m:t>j</m:t>
                </w:del>
              </m:r>
            </m:sub>
            <m:sup>
              <m:r>
                <w:del w:id="560" w:author="Levine, Charles Roger CTR USARMY USMA (USA)" w:date="2026-10-12T14:49:00Z" w16du:dateUtc="2026-10-12T18:49:00Z">
                  <w:rPr>
                    <w:rFonts w:ascii="Cambria Math" w:hAnsi="Cambria Math"/>
                  </w:rPr>
                  <m:t>​</m:t>
                </w:del>
              </m:r>
            </m:sup>
            <m:e>
              <m:sSub>
                <m:sSubPr>
                  <m:ctrlPr>
                    <w:del w:id="561" w:author="Levine, Charles Roger CTR USARMY USMA (USA)" w:date="2026-10-12T14:49:00Z" w16du:dateUtc="2026-10-12T18:49:00Z">
                      <w:rPr>
                        <w:rFonts w:ascii="Cambria Math" w:hAnsi="Cambria Math"/>
                      </w:rPr>
                    </w:del>
                  </m:ctrlPr>
                </m:sSubPr>
                <m:e>
                  <m:r>
                    <w:del w:id="562" w:author="Levine, Charles Roger CTR USARMY USMA (USA)" w:date="2026-10-12T14:49:00Z" w16du:dateUtc="2026-10-12T18:49:00Z">
                      <w:rPr>
                        <w:rFonts w:ascii="Cambria Math" w:hAnsi="Cambria Math"/>
                      </w:rPr>
                      <m:t>v</m:t>
                    </w:del>
                  </m:r>
                </m:e>
                <m:sub>
                  <m:r>
                    <w:del w:id="563" w:author="Levine, Charles Roger CTR USARMY USMA (USA)" w:date="2026-10-12T14:49:00Z" w16du:dateUtc="2026-10-12T18:49:00Z">
                      <w:rPr>
                        <w:rFonts w:ascii="Cambria Math" w:hAnsi="Cambria Math"/>
                      </w:rPr>
                      <m:t>h</m:t>
                    </w:del>
                  </m:r>
                </m:sub>
              </m:sSub>
            </m:e>
          </m:nary>
          <m:r>
            <w:del w:id="564" w:author="Levine, Charles Roger CTR USARMY USMA (USA)" w:date="2026-10-12T14:49:00Z" w16du:dateUtc="2026-10-12T18:49:00Z">
              <m:rPr>
                <m:sty m:val="p"/>
              </m:rPr>
              <w:rPr>
                <w:rFonts w:ascii="Cambria Math" w:hAnsi="Cambria Math"/>
              </w:rPr>
              <m:t>=</m:t>
            </w:del>
          </m:r>
          <m:f>
            <m:fPr>
              <m:ctrlPr>
                <w:del w:id="565" w:author="Levine, Charles Roger CTR USARMY USMA (USA)" w:date="2026-10-12T14:49:00Z" w16du:dateUtc="2026-10-12T18:49:00Z">
                  <w:rPr>
                    <w:rFonts w:ascii="Cambria Math" w:hAnsi="Cambria Math"/>
                  </w:rPr>
                </w:del>
              </m:ctrlPr>
            </m:fPr>
            <m:num>
              <m:r>
                <w:del w:id="566" w:author="Levine, Charles Roger CTR USARMY USMA (USA)" w:date="2026-10-12T14:49:00Z" w16du:dateUtc="2026-10-12T18:49:00Z">
                  <w:rPr>
                    <w:rFonts w:ascii="Cambria Math" w:hAnsi="Cambria Math"/>
                  </w:rPr>
                  <m:t>1</m:t>
                </w:del>
              </m:r>
            </m:num>
            <m:den>
              <m:sSub>
                <m:sSubPr>
                  <m:ctrlPr>
                    <w:del w:id="567" w:author="Levine, Charles Roger CTR USARMY USMA (USA)" w:date="2026-10-12T14:49:00Z" w16du:dateUtc="2026-10-12T18:49:00Z">
                      <w:rPr>
                        <w:rFonts w:ascii="Cambria Math" w:hAnsi="Cambria Math"/>
                      </w:rPr>
                    </w:del>
                  </m:ctrlPr>
                </m:sSubPr>
                <m:e>
                  <m:r>
                    <w:del w:id="568" w:author="Levine, Charles Roger CTR USARMY USMA (USA)" w:date="2026-10-12T14:49:00Z" w16du:dateUtc="2026-10-12T18:49:00Z">
                      <w:rPr>
                        <w:rFonts w:ascii="Cambria Math" w:hAnsi="Cambria Math"/>
                      </w:rPr>
                      <m:t>n</m:t>
                    </w:del>
                  </m:r>
                </m:e>
                <m:sub>
                  <m:r>
                    <w:del w:id="569" w:author="Levine, Charles Roger CTR USARMY USMA (USA)" w:date="2026-10-12T14:49:00Z" w16du:dateUtc="2026-10-12T18:49:00Z">
                      <w:rPr>
                        <w:rFonts w:ascii="Cambria Math" w:hAnsi="Cambria Math"/>
                      </w:rPr>
                      <m:t>j</m:t>
                    </w:del>
                  </m:r>
                </m:sub>
              </m:sSub>
            </m:den>
          </m:f>
          <m:nary>
            <m:naryPr>
              <m:chr m:val="∑"/>
              <m:limLoc m:val="undOvr"/>
              <m:supHide m:val="1"/>
              <m:ctrlPr>
                <w:del w:id="570" w:author="Levine, Charles Roger CTR USARMY USMA (USA)" w:date="2026-10-12T14:49:00Z" w16du:dateUtc="2026-10-12T18:49:00Z">
                  <w:rPr>
                    <w:rFonts w:ascii="Cambria Math" w:hAnsi="Cambria Math"/>
                  </w:rPr>
                </w:del>
              </m:ctrlPr>
            </m:naryPr>
            <m:sub>
              <m:r>
                <w:del w:id="571" w:author="Levine, Charles Roger CTR USARMY USMA (USA)" w:date="2026-10-12T14:49:00Z" w16du:dateUtc="2026-10-12T18:49:00Z">
                  <w:rPr>
                    <w:rFonts w:ascii="Cambria Math" w:hAnsi="Cambria Math"/>
                  </w:rPr>
                  <m:t>h</m:t>
                </w:del>
              </m:r>
              <m:r>
                <w:del w:id="572" w:author="Levine, Charles Roger CTR USARMY USMA (USA)" w:date="2026-10-12T14:49:00Z" w16du:dateUtc="2026-10-12T18:49:00Z">
                  <m:rPr>
                    <m:sty m:val="p"/>
                  </m:rPr>
                  <w:rPr>
                    <w:rFonts w:ascii="Cambria Math" w:hAnsi="Cambria Math"/>
                  </w:rPr>
                  <m:t>:</m:t>
                </w:del>
              </m:r>
              <m:r>
                <w:del w:id="573" w:author="Levine, Charles Roger CTR USARMY USMA (USA)" w:date="2026-10-12T14:49:00Z" w16du:dateUtc="2026-10-12T18:49:00Z">
                  <w:rPr>
                    <w:rFonts w:ascii="Cambria Math" w:hAnsi="Cambria Math"/>
                  </w:rPr>
                  <m:t>g</m:t>
                </w:del>
              </m:r>
              <m:r>
                <w:del w:id="574" w:author="Levine, Charles Roger CTR USARMY USMA (USA)" w:date="2026-10-12T14:49:00Z" w16du:dateUtc="2026-10-12T18:49:00Z">
                  <m:rPr>
                    <m:sty m:val="p"/>
                  </m:rPr>
                  <w:rPr>
                    <w:rFonts w:ascii="Cambria Math" w:hAnsi="Cambria Math"/>
                  </w:rPr>
                  <m:t>(</m:t>
                </w:del>
              </m:r>
              <m:r>
                <w:del w:id="575" w:author="Levine, Charles Roger CTR USARMY USMA (USA)" w:date="2026-10-12T14:49:00Z" w16du:dateUtc="2026-10-12T18:49:00Z">
                  <w:rPr>
                    <w:rFonts w:ascii="Cambria Math" w:hAnsi="Cambria Math"/>
                  </w:rPr>
                  <m:t>h</m:t>
                </w:del>
              </m:r>
              <m:r>
                <w:del w:id="576" w:author="Levine, Charles Roger CTR USARMY USMA (USA)" w:date="2026-10-12T14:49:00Z" w16du:dateUtc="2026-10-12T18:49:00Z">
                  <m:rPr>
                    <m:sty m:val="p"/>
                  </m:rPr>
                  <w:rPr>
                    <w:rFonts w:ascii="Cambria Math" w:hAnsi="Cambria Math"/>
                  </w:rPr>
                  <m:t>)=</m:t>
                </w:del>
              </m:r>
              <m:r>
                <w:del w:id="577" w:author="Levine, Charles Roger CTR USARMY USMA (USA)" w:date="2026-10-12T14:49:00Z" w16du:dateUtc="2026-10-12T18:49:00Z">
                  <w:rPr>
                    <w:rFonts w:ascii="Cambria Math" w:hAnsi="Cambria Math"/>
                  </w:rPr>
                  <m:t>j</m:t>
                </w:del>
              </m:r>
            </m:sub>
            <m:sup>
              <m:r>
                <w:del w:id="578" w:author="Levine, Charles Roger CTR USARMY USMA (USA)" w:date="2026-10-12T14:49:00Z" w16du:dateUtc="2026-10-12T18:49:00Z">
                  <w:rPr>
                    <w:rFonts w:ascii="Cambria Math" w:hAnsi="Cambria Math"/>
                  </w:rPr>
                  <m:t>​</m:t>
                </w:del>
              </m:r>
            </m:sup>
            <m:e>
              <m:r>
                <w:del w:id="579" w:author="Levine, Charles Roger CTR USARMY USMA (USA)" w:date="2026-10-12T14:49:00Z" w16du:dateUtc="2026-10-12T18:49:00Z">
                  <w:rPr>
                    <w:rFonts w:ascii="Cambria Math" w:hAnsi="Cambria Math"/>
                  </w:rPr>
                  <m:t>σ</m:t>
                </w:del>
              </m:r>
            </m:e>
          </m:nary>
          <m:r>
            <w:del w:id="580" w:author="Levine, Charles Roger CTR USARMY USMA (USA)" w:date="2026-10-12T14:49:00Z" w16du:dateUtc="2026-10-12T18:49:00Z">
              <w:rPr>
                <w:rFonts w:ascii="Cambria Math" w:hAnsi="Cambria Math"/>
              </w:rPr>
              <m:t>​</m:t>
            </w:del>
          </m:r>
          <m:d>
            <m:dPr>
              <m:begChr m:val="["/>
              <m:endChr m:val="]"/>
              <m:ctrlPr>
                <w:del w:id="581" w:author="Levine, Charles Roger CTR USARMY USMA (USA)" w:date="2026-10-12T14:49:00Z" w16du:dateUtc="2026-10-12T18:49:00Z">
                  <w:rPr>
                    <w:rFonts w:ascii="Cambria Math" w:hAnsi="Cambria Math"/>
                  </w:rPr>
                </w:del>
              </m:ctrlPr>
            </m:dPr>
            <m:e>
              <m:r>
                <w:del w:id="582" w:author="Levine, Charles Roger CTR USARMY USMA (USA)" w:date="2026-10-12T14:49:00Z" w16du:dateUtc="2026-10-12T18:49:00Z">
                  <w:rPr>
                    <w:rFonts w:ascii="Cambria Math" w:hAnsi="Cambria Math"/>
                  </w:rPr>
                  <m:t>γ</m:t>
                </w:del>
              </m:r>
              <m:r>
                <w:del w:id="583" w:author="Levine, Charles Roger CTR USARMY USMA (USA)" w:date="2026-10-12T14:49:00Z" w16du:dateUtc="2026-10-12T18:49:00Z">
                  <m:rPr>
                    <m:sty m:val="p"/>
                  </m:rPr>
                  <w:rPr>
                    <w:rFonts w:ascii="Cambria Math" w:hAnsi="Cambria Math"/>
                  </w:rPr>
                  <m:t>(</m:t>
                </w:del>
              </m:r>
              <m:sSub>
                <m:sSubPr>
                  <m:ctrlPr>
                    <w:del w:id="584" w:author="Levine, Charles Roger CTR USARMY USMA (USA)" w:date="2026-10-12T14:49:00Z" w16du:dateUtc="2026-10-12T18:49:00Z">
                      <w:rPr>
                        <w:rFonts w:ascii="Cambria Math" w:hAnsi="Cambria Math"/>
                      </w:rPr>
                    </w:del>
                  </m:ctrlPr>
                </m:sSubPr>
                <m:e>
                  <m:r>
                    <w:del w:id="585" w:author="Levine, Charles Roger CTR USARMY USMA (USA)" w:date="2026-10-12T14:49:00Z" w16du:dateUtc="2026-10-12T18:49:00Z">
                      <w:rPr>
                        <w:rFonts w:ascii="Cambria Math" w:hAnsi="Cambria Math"/>
                      </w:rPr>
                      <m:t>A</m:t>
                    </w:del>
                  </m:r>
                </m:e>
                <m:sub>
                  <m:r>
                    <w:del w:id="586" w:author="Levine, Charles Roger CTR USARMY USMA (USA)" w:date="2026-10-12T14:49:00Z" w16du:dateUtc="2026-10-12T18:49:00Z">
                      <w:rPr>
                        <w:rFonts w:ascii="Cambria Math" w:hAnsi="Cambria Math"/>
                      </w:rPr>
                      <m:t>h</m:t>
                    </w:del>
                  </m:r>
                </m:sub>
              </m:sSub>
              <m:r>
                <w:del w:id="587" w:author="Levine, Charles Roger CTR USARMY USMA (USA)" w:date="2026-10-12T14:49:00Z" w16du:dateUtc="2026-10-12T18:49:00Z">
                  <m:rPr>
                    <m:sty m:val="p"/>
                  </m:rPr>
                  <w:rPr>
                    <w:rFonts w:ascii="Cambria Math" w:hAnsi="Cambria Math"/>
                  </w:rPr>
                  <m:t>-</m:t>
                </w:del>
              </m:r>
              <m:r>
                <w:del w:id="588" w:author="Levine, Charles Roger CTR USARMY USMA (USA)" w:date="2026-10-12T14:49:00Z" w16du:dateUtc="2026-10-12T18:49:00Z">
                  <w:rPr>
                    <w:rFonts w:ascii="Cambria Math" w:hAnsi="Cambria Math"/>
                  </w:rPr>
                  <m:t>θ</m:t>
                </w:del>
              </m:r>
              <m:r>
                <w:del w:id="589" w:author="Levine, Charles Roger CTR USARMY USMA (USA)" w:date="2026-10-12T14:49:00Z" w16du:dateUtc="2026-10-12T18:49:00Z">
                  <m:rPr>
                    <m:sty m:val="p"/>
                  </m:rPr>
                  <w:rPr>
                    <w:rFonts w:ascii="Cambria Math" w:hAnsi="Cambria Math"/>
                  </w:rPr>
                  <m:t>)</m:t>
                </w:del>
              </m:r>
            </m:e>
          </m:d>
          <m:r>
            <w:del w:id="590" w:author="Levine, Charles Roger CTR USARMY USMA (USA)" w:date="2026-10-12T14:49:00Z" w16du:dateUtc="2026-10-12T18:49:00Z">
              <m:rPr>
                <m:sty m:val="p"/>
              </m:rPr>
              <w:rPr>
                <w:rFonts w:ascii="Cambria Math" w:hAnsi="Cambria Math"/>
              </w:rPr>
              <m:t>,</m:t>
            </w:del>
          </m:r>
          <m:r>
            <w:del w:id="591" w:author="Levine, Charles Roger CTR USARMY USMA (USA)" w:date="2026-10-12T14:49:00Z" w16du:dateUtc="2026-10-12T18:49:00Z">
              <w:rPr>
                <w:rFonts w:ascii="Cambria Math" w:hAnsi="Cambria Math"/>
              </w:rPr>
              <m:t>  </m:t>
            </w:del>
          </m:r>
          <m:sSub>
            <m:sSubPr>
              <m:ctrlPr>
                <w:del w:id="592" w:author="Levine, Charles Roger CTR USARMY USMA (USA)" w:date="2026-10-12T14:49:00Z" w16du:dateUtc="2026-10-12T18:49:00Z">
                  <w:rPr>
                    <w:rFonts w:ascii="Cambria Math" w:hAnsi="Cambria Math"/>
                  </w:rPr>
                </w:del>
              </m:ctrlPr>
            </m:sSubPr>
            <m:e>
              <m:r>
                <w:del w:id="593" w:author="Levine, Charles Roger CTR USARMY USMA (USA)" w:date="2026-10-12T14:49:00Z" w16du:dateUtc="2026-10-12T18:49:00Z">
                  <w:rPr>
                    <w:rFonts w:ascii="Cambria Math" w:hAnsi="Cambria Math"/>
                  </w:rPr>
                  <m:t>C</m:t>
                </w:del>
              </m:r>
            </m:e>
            <m:sub>
              <m:r>
                <w:del w:id="594" w:author="Levine, Charles Roger CTR USARMY USMA (USA)" w:date="2026-10-12T14:49:00Z" w16du:dateUtc="2026-10-12T18:49:00Z">
                  <w:rPr>
                    <w:rFonts w:ascii="Cambria Math" w:hAnsi="Cambria Math"/>
                  </w:rPr>
                  <m:t>i</m:t>
                </w:del>
              </m:r>
            </m:sub>
          </m:sSub>
          <m:r>
            <w:del w:id="595" w:author="Levine, Charles Roger CTR USARMY USMA (USA)" w:date="2026-10-12T14:49:00Z" w16du:dateUtc="2026-10-12T18:49:00Z">
              <m:rPr>
                <m:sty m:val="p"/>
              </m:rPr>
              <w:rPr>
                <w:rFonts w:ascii="Cambria Math" w:hAnsi="Cambria Math"/>
              </w:rPr>
              <m:t>=</m:t>
            </w:del>
          </m:r>
          <m:sSub>
            <m:sSubPr>
              <m:ctrlPr>
                <w:del w:id="596" w:author="Levine, Charles Roger CTR USARMY USMA (USA)" w:date="2026-10-12T14:49:00Z" w16du:dateUtc="2026-10-12T18:49:00Z">
                  <w:rPr>
                    <w:rFonts w:ascii="Cambria Math" w:hAnsi="Cambria Math"/>
                  </w:rPr>
                </w:del>
              </m:ctrlPr>
            </m:sSubPr>
            <m:e>
              <m:r>
                <w:del w:id="597" w:author="Levine, Charles Roger CTR USARMY USMA (USA)" w:date="2026-10-12T14:49:00Z" w16du:dateUtc="2026-10-12T18:49:00Z">
                  <w:rPr>
                    <w:rFonts w:ascii="Cambria Math" w:hAnsi="Cambria Math"/>
                  </w:rPr>
                  <m:t>C</m:t>
                </w:del>
              </m:r>
            </m:e>
            <m:sub>
              <m:r>
                <w:del w:id="598" w:author="Levine, Charles Roger CTR USARMY USMA (USA)" w:date="2026-10-12T14:49:00Z" w16du:dateUtc="2026-10-12T18:49:00Z">
                  <w:rPr>
                    <w:rFonts w:ascii="Cambria Math" w:hAnsi="Cambria Math"/>
                  </w:rPr>
                  <m:t>g</m:t>
                </w:del>
              </m:r>
              <m:r>
                <w:del w:id="599" w:author="Levine, Charles Roger CTR USARMY USMA (USA)" w:date="2026-10-12T14:49:00Z" w16du:dateUtc="2026-10-12T18:49:00Z">
                  <m:rPr>
                    <m:sty m:val="p"/>
                  </m:rPr>
                  <w:rPr>
                    <w:rFonts w:ascii="Cambria Math" w:hAnsi="Cambria Math"/>
                  </w:rPr>
                  <m:t>(</m:t>
                </w:del>
              </m:r>
              <m:r>
                <w:del w:id="600" w:author="Levine, Charles Roger CTR USARMY USMA (USA)" w:date="2026-10-12T14:49:00Z" w16du:dateUtc="2026-10-12T18:49:00Z">
                  <w:rPr>
                    <w:rFonts w:ascii="Cambria Math" w:hAnsi="Cambria Math"/>
                  </w:rPr>
                  <m:t>i</m:t>
                </w:del>
              </m:r>
              <m:r>
                <w:del w:id="601" w:author="Levine, Charles Roger CTR USARMY USMA (USA)" w:date="2026-10-12T14:49:00Z" w16du:dateUtc="2026-10-12T18:49:00Z">
                  <m:rPr>
                    <m:sty m:val="p"/>
                  </m:rPr>
                  <w:rPr>
                    <w:rFonts w:ascii="Cambria Math" w:hAnsi="Cambria Math"/>
                  </w:rPr>
                  <m:t>)</m:t>
                </w:del>
              </m:r>
            </m:sub>
          </m:sSub>
          <m:r>
            <w:del w:id="602" w:author="Levine, Charles Roger CTR USARMY USMA (USA)" w:date="2026-10-12T14:49:00Z" w16du:dateUtc="2026-10-12T18:49:00Z">
              <m:rPr>
                <m:sty m:val="p"/>
              </m:rPr>
              <w:rPr>
                <w:rFonts w:ascii="Cambria Math" w:hAnsi="Cambria Math"/>
              </w:rPr>
              <m:t>.</m:t>
            </w:del>
          </m:r>
        </m:oMath>
      </m:oMathPara>
    </w:p>
    <w:p w14:paraId="4B0E91E4" w14:textId="109E08A5" w:rsidR="00CB3150" w:rsidDel="006D78CC" w:rsidRDefault="00000000" w:rsidP="006D78CC">
      <w:pPr>
        <w:rPr>
          <w:del w:id="603" w:author="Levine, Charles Roger CTR USARMY USMA (USA)" w:date="2026-10-12T14:49:00Z" w16du:dateUtc="2026-10-12T18:49:00Z"/>
        </w:rPr>
      </w:pPr>
      <w:del w:id="604" w:author="Levine, Charles Roger CTR USARMY USMA (USA)" w:date="2026-10-12T14:49:00Z" w16du:dateUtc="2026-10-12T18:49:00Z">
        <w:r w:rsidDel="006D78CC">
          <w:delText xml:space="preserve">Like the full-team performance average </w:delText>
        </w:r>
      </w:del>
      <m:oMath>
        <m:sSub>
          <m:sSubPr>
            <m:ctrlPr>
              <w:del w:id="605" w:author="Levine, Charles Roger CTR USARMY USMA (USA)" w:date="2026-10-12T14:49:00Z" w16du:dateUtc="2026-10-12T18:49:00Z">
                <w:rPr>
                  <w:rFonts w:ascii="Cambria Math" w:hAnsi="Cambria Math"/>
                </w:rPr>
              </w:del>
            </m:ctrlPr>
          </m:sSubPr>
          <m:e>
            <m:r>
              <w:del w:id="606" w:author="Levine, Charles Roger CTR USARMY USMA (USA)" w:date="2026-10-12T14:49:00Z" w16du:dateUtc="2026-10-12T18:49:00Z">
                <w:rPr>
                  <w:rFonts w:ascii="Cambria Math" w:hAnsi="Cambria Math"/>
                </w:rPr>
                <m:t>C</m:t>
              </w:del>
            </m:r>
          </m:e>
          <m:sub>
            <m:r>
              <w:del w:id="607" w:author="Levine, Charles Roger CTR USARMY USMA (USA)" w:date="2026-10-12T14:49:00Z" w16du:dateUtc="2026-10-12T18:49:00Z">
                <w:rPr>
                  <w:rFonts w:ascii="Cambria Math" w:hAnsi="Cambria Math"/>
                </w:rPr>
                <m:t>Q</m:t>
              </w:del>
            </m:r>
            <m:r>
              <w:del w:id="608" w:author="Levine, Charles Roger CTR USARMY USMA (USA)" w:date="2026-10-12T14:49:00Z" w16du:dateUtc="2026-10-12T18:49:00Z">
                <m:rPr>
                  <m:sty m:val="p"/>
                </m:rPr>
                <w:rPr>
                  <w:rFonts w:ascii="Cambria Math" w:hAnsi="Cambria Math"/>
                </w:rPr>
                <m:t>,</m:t>
              </w:del>
            </m:r>
            <m:r>
              <w:del w:id="609" w:author="Levine, Charles Roger CTR USARMY USMA (USA)" w:date="2026-10-12T14:49:00Z" w16du:dateUtc="2026-10-12T18:49:00Z">
                <w:rPr>
                  <w:rFonts w:ascii="Cambria Math" w:hAnsi="Cambria Math"/>
                </w:rPr>
                <m:t>i</m:t>
              </w:del>
            </m:r>
          </m:sub>
        </m:sSub>
        <m:r>
          <w:del w:id="610" w:author="Levine, Charles Roger CTR USARMY USMA (USA)" w:date="2026-10-12T14:49:00Z" w16du:dateUtc="2026-10-12T18:49:00Z">
            <m:rPr>
              <m:sty m:val="p"/>
            </m:rPr>
            <w:rPr>
              <w:rFonts w:ascii="Cambria Math" w:hAnsi="Cambria Math"/>
            </w:rPr>
            <m:t>=</m:t>
          </w:del>
        </m:r>
        <m:sSub>
          <m:sSubPr>
            <m:ctrlPr>
              <w:del w:id="611" w:author="Levine, Charles Roger CTR USARMY USMA (USA)" w:date="2026-10-12T14:49:00Z" w16du:dateUtc="2026-10-12T18:49:00Z">
                <w:rPr>
                  <w:rFonts w:ascii="Cambria Math" w:hAnsi="Cambria Math"/>
                </w:rPr>
              </w:del>
            </m:ctrlPr>
          </m:sSubPr>
          <m:e>
            <m:r>
              <w:del w:id="612" w:author="Levine, Charles Roger CTR USARMY USMA (USA)" w:date="2026-10-12T14:49:00Z" w16du:dateUtc="2026-10-12T18:49:00Z">
                <w:rPr>
                  <w:rFonts w:ascii="Cambria Math" w:hAnsi="Cambria Math"/>
                </w:rPr>
                <m:t>T</m:t>
              </w:del>
            </m:r>
          </m:e>
          <m:sub>
            <m:r>
              <w:del w:id="613" w:author="Levine, Charles Roger CTR USARMY USMA (USA)" w:date="2026-10-12T14:49:00Z" w16du:dateUtc="2026-10-12T18:49:00Z">
                <w:rPr>
                  <w:rFonts w:ascii="Cambria Math" w:hAnsi="Cambria Math"/>
                </w:rPr>
                <m:t>g</m:t>
              </w:del>
            </m:r>
            <m:r>
              <w:del w:id="614" w:author="Levine, Charles Roger CTR USARMY USMA (USA)" w:date="2026-10-12T14:49:00Z" w16du:dateUtc="2026-10-12T18:49:00Z">
                <m:rPr>
                  <m:sty m:val="p"/>
                </m:rPr>
                <w:rPr>
                  <w:rFonts w:ascii="Cambria Math" w:hAnsi="Cambria Math"/>
                </w:rPr>
                <m:t>(</m:t>
              </w:del>
            </m:r>
            <m:r>
              <w:del w:id="615" w:author="Levine, Charles Roger CTR USARMY USMA (USA)" w:date="2026-10-12T14:49:00Z" w16du:dateUtc="2026-10-12T18:49:00Z">
                <w:rPr>
                  <w:rFonts w:ascii="Cambria Math" w:hAnsi="Cambria Math"/>
                </w:rPr>
                <m:t>i</m:t>
              </w:del>
            </m:r>
            <m:r>
              <w:del w:id="616" w:author="Levine, Charles Roger CTR USARMY USMA (USA)" w:date="2026-10-12T14:49:00Z" w16du:dateUtc="2026-10-12T18:49:00Z">
                <m:rPr>
                  <m:sty m:val="p"/>
                </m:rPr>
                <w:rPr>
                  <w:rFonts w:ascii="Cambria Math" w:hAnsi="Cambria Math"/>
                </w:rPr>
                <m:t>)</m:t>
              </w:del>
            </m:r>
          </m:sub>
        </m:sSub>
      </m:oMath>
      <w:del w:id="617" w:author="Levine, Charles Roger CTR USARMY USMA (USA)" w:date="2026-10-12T14:49:00Z" w16du:dateUtc="2026-10-12T18:49:00Z">
        <w:r w:rsidDel="006D78CC">
          <w:delText xml:space="preserve">, this definition includes every member and gives the same congestion value to everyone in a group. It replaces average performance with average competitive relevance. Compared with the initial leave-one-out measure </w:delText>
        </w:r>
      </w:del>
      <m:oMath>
        <m:sSub>
          <m:sSubPr>
            <m:ctrlPr>
              <w:del w:id="618" w:author="Levine, Charles Roger CTR USARMY USMA (USA)" w:date="2026-10-12T14:49:00Z" w16du:dateUtc="2026-10-12T18:49:00Z">
                <w:rPr>
                  <w:rFonts w:ascii="Cambria Math" w:hAnsi="Cambria Math"/>
                </w:rPr>
              </w:del>
            </m:ctrlPr>
          </m:sSubPr>
          <m:e>
            <m:r>
              <w:del w:id="619" w:author="Levine, Charles Roger CTR USARMY USMA (USA)" w:date="2026-10-12T14:49:00Z" w16du:dateUtc="2026-10-12T18:49:00Z">
                <w:rPr>
                  <w:rFonts w:ascii="Cambria Math" w:hAnsi="Cambria Math"/>
                </w:rPr>
                <m:t>C</m:t>
              </w:del>
            </m:r>
          </m:e>
          <m:sub>
            <m:r>
              <w:del w:id="620" w:author="Levine, Charles Roger CTR USARMY USMA (USA)" w:date="2026-10-12T14:49:00Z" w16du:dateUtc="2026-10-12T18:49:00Z">
                <m:rPr>
                  <m:sty m:val="p"/>
                </m:rPr>
                <w:rPr>
                  <w:rFonts w:ascii="Cambria Math" w:hAnsi="Cambria Math"/>
                </w:rPr>
                <m:t>LOO,</m:t>
              </w:del>
            </m:r>
            <m:r>
              <w:del w:id="621" w:author="Levine, Charles Roger CTR USARMY USMA (USA)" w:date="2026-10-12T14:49:00Z" w16du:dateUtc="2026-10-12T18:49:00Z">
                <w:rPr>
                  <w:rFonts w:ascii="Cambria Math" w:hAnsi="Cambria Math"/>
                </w:rPr>
                <m:t>i</m:t>
              </w:del>
            </m:r>
          </m:sub>
        </m:sSub>
      </m:oMath>
      <w:del w:id="622" w:author="Levine, Charles Roger CTR USARMY USMA (USA)" w:date="2026-10-12T14:49:00Z" w16du:dateUtc="2026-10-12T18:49:00Z">
        <w:r w:rsidDel="006D78CC">
          <w:delText>, it changes both what is averaged and whether the focal individual is included. This describes competitive concentration in the local setting; it is not a literal count of each person’s other competitors.</w:delText>
        </w:r>
      </w:del>
    </w:p>
    <w:p w14:paraId="08FFB125" w14:textId="394C7419" w:rsidR="00CB3150" w:rsidDel="006D78CC" w:rsidRDefault="00000000" w:rsidP="006D78CC">
      <w:pPr>
        <w:rPr>
          <w:del w:id="623" w:author="Levine, Charles Roger CTR USARMY USMA (USA)" w:date="2026-10-12T14:49:00Z" w16du:dateUtc="2026-10-12T18:49:00Z"/>
        </w:rPr>
      </w:pPr>
      <w:del w:id="624" w:author="Levine, Charles Roger CTR USARMY USMA (USA)" w:date="2026-10-12T14:49:00Z" w16du:dateUtc="2026-10-12T18:49:00Z">
        <w:r w:rsidDel="006D78CC">
          <w:delText>A leave-one-out average of competitive relevance would instead equal</w:delText>
        </w:r>
      </w:del>
    </w:p>
    <w:p w14:paraId="543B9FB3" w14:textId="0E759282" w:rsidR="00CB3150" w:rsidDel="006D78CC" w:rsidRDefault="00000000" w:rsidP="006D78CC">
      <w:pPr>
        <w:rPr>
          <w:del w:id="625" w:author="Levine, Charles Roger CTR USARMY USMA (USA)" w:date="2026-10-12T14:49:00Z" w16du:dateUtc="2026-10-12T18:49:00Z"/>
        </w:rPr>
      </w:pPr>
      <m:oMathPara>
        <m:oMathParaPr>
          <m:jc m:val="center"/>
        </m:oMathParaPr>
        <m:oMath>
          <m:f>
            <m:fPr>
              <m:ctrlPr>
                <w:del w:id="626" w:author="Levine, Charles Roger CTR USARMY USMA (USA)" w:date="2026-10-12T14:49:00Z" w16du:dateUtc="2026-10-12T18:49:00Z">
                  <w:rPr>
                    <w:rFonts w:ascii="Cambria Math" w:hAnsi="Cambria Math"/>
                  </w:rPr>
                </w:del>
              </m:ctrlPr>
            </m:fPr>
            <m:num>
              <m:sSub>
                <m:sSubPr>
                  <m:ctrlPr>
                    <w:del w:id="627" w:author="Levine, Charles Roger CTR USARMY USMA (USA)" w:date="2026-10-12T14:49:00Z" w16du:dateUtc="2026-10-12T18:49:00Z">
                      <w:rPr>
                        <w:rFonts w:ascii="Cambria Math" w:hAnsi="Cambria Math"/>
                      </w:rPr>
                    </w:del>
                  </m:ctrlPr>
                </m:sSubPr>
                <m:e>
                  <m:r>
                    <w:del w:id="628" w:author="Levine, Charles Roger CTR USARMY USMA (USA)" w:date="2026-10-12T14:49:00Z" w16du:dateUtc="2026-10-12T18:49:00Z">
                      <w:rPr>
                        <w:rFonts w:ascii="Cambria Math" w:hAnsi="Cambria Math"/>
                      </w:rPr>
                      <m:t>n</m:t>
                    </w:del>
                  </m:r>
                </m:e>
                <m:sub>
                  <m:r>
                    <w:del w:id="629" w:author="Levine, Charles Roger CTR USARMY USMA (USA)" w:date="2026-10-12T14:49:00Z" w16du:dateUtc="2026-10-12T18:49:00Z">
                      <w:rPr>
                        <w:rFonts w:ascii="Cambria Math" w:hAnsi="Cambria Math"/>
                      </w:rPr>
                      <m:t>j</m:t>
                    </w:del>
                  </m:r>
                </m:sub>
              </m:sSub>
              <m:sSub>
                <m:sSubPr>
                  <m:ctrlPr>
                    <w:del w:id="630" w:author="Levine, Charles Roger CTR USARMY USMA (USA)" w:date="2026-10-12T14:49:00Z" w16du:dateUtc="2026-10-12T18:49:00Z">
                      <w:rPr>
                        <w:rFonts w:ascii="Cambria Math" w:hAnsi="Cambria Math"/>
                      </w:rPr>
                    </w:del>
                  </m:ctrlPr>
                </m:sSubPr>
                <m:e>
                  <m:r>
                    <w:del w:id="631" w:author="Levine, Charles Roger CTR USARMY USMA (USA)" w:date="2026-10-12T14:49:00Z" w16du:dateUtc="2026-10-12T18:49:00Z">
                      <w:rPr>
                        <w:rFonts w:ascii="Cambria Math" w:hAnsi="Cambria Math"/>
                      </w:rPr>
                      <m:t>C</m:t>
                    </w:del>
                  </m:r>
                </m:e>
                <m:sub>
                  <m:r>
                    <w:del w:id="632" w:author="Levine, Charles Roger CTR USARMY USMA (USA)" w:date="2026-10-12T14:49:00Z" w16du:dateUtc="2026-10-12T18:49:00Z">
                      <w:rPr>
                        <w:rFonts w:ascii="Cambria Math" w:hAnsi="Cambria Math"/>
                      </w:rPr>
                      <m:t>j</m:t>
                    </w:del>
                  </m:r>
                </m:sub>
              </m:sSub>
              <m:r>
                <w:del w:id="633" w:author="Levine, Charles Roger CTR USARMY USMA (USA)" w:date="2026-10-12T14:49:00Z" w16du:dateUtc="2026-10-12T18:49:00Z">
                  <m:rPr>
                    <m:sty m:val="p"/>
                  </m:rPr>
                  <w:rPr>
                    <w:rFonts w:ascii="Cambria Math" w:hAnsi="Cambria Math"/>
                  </w:rPr>
                  <m:t>-</m:t>
                </w:del>
              </m:r>
              <m:sSub>
                <m:sSubPr>
                  <m:ctrlPr>
                    <w:del w:id="634" w:author="Levine, Charles Roger CTR USARMY USMA (USA)" w:date="2026-10-12T14:49:00Z" w16du:dateUtc="2026-10-12T18:49:00Z">
                      <w:rPr>
                        <w:rFonts w:ascii="Cambria Math" w:hAnsi="Cambria Math"/>
                      </w:rPr>
                    </w:del>
                  </m:ctrlPr>
                </m:sSubPr>
                <m:e>
                  <m:r>
                    <w:del w:id="635" w:author="Levine, Charles Roger CTR USARMY USMA (USA)" w:date="2026-10-12T14:49:00Z" w16du:dateUtc="2026-10-12T18:49:00Z">
                      <w:rPr>
                        <w:rFonts w:ascii="Cambria Math" w:hAnsi="Cambria Math"/>
                      </w:rPr>
                      <m:t>v</m:t>
                    </w:del>
                  </m:r>
                </m:e>
                <m:sub>
                  <m:r>
                    <w:del w:id="636" w:author="Levine, Charles Roger CTR USARMY USMA (USA)" w:date="2026-10-12T14:49:00Z" w16du:dateUtc="2026-10-12T18:49:00Z">
                      <w:rPr>
                        <w:rFonts w:ascii="Cambria Math" w:hAnsi="Cambria Math"/>
                      </w:rPr>
                      <m:t>i</m:t>
                    </w:del>
                  </m:r>
                </m:sub>
              </m:sSub>
            </m:num>
            <m:den>
              <m:sSub>
                <m:sSubPr>
                  <m:ctrlPr>
                    <w:del w:id="637" w:author="Levine, Charles Roger CTR USARMY USMA (USA)" w:date="2026-10-12T14:49:00Z" w16du:dateUtc="2026-10-12T18:49:00Z">
                      <w:rPr>
                        <w:rFonts w:ascii="Cambria Math" w:hAnsi="Cambria Math"/>
                      </w:rPr>
                    </w:del>
                  </m:ctrlPr>
                </m:sSubPr>
                <m:e>
                  <m:r>
                    <w:del w:id="638" w:author="Levine, Charles Roger CTR USARMY USMA (USA)" w:date="2026-10-12T14:49:00Z" w16du:dateUtc="2026-10-12T18:49:00Z">
                      <w:rPr>
                        <w:rFonts w:ascii="Cambria Math" w:hAnsi="Cambria Math"/>
                      </w:rPr>
                      <m:t>n</m:t>
                    </w:del>
                  </m:r>
                </m:e>
                <m:sub>
                  <m:r>
                    <w:del w:id="639" w:author="Levine, Charles Roger CTR USARMY USMA (USA)" w:date="2026-10-12T14:49:00Z" w16du:dateUtc="2026-10-12T18:49:00Z">
                      <w:rPr>
                        <w:rFonts w:ascii="Cambria Math" w:hAnsi="Cambria Math"/>
                      </w:rPr>
                      <m:t>j</m:t>
                    </w:del>
                  </m:r>
                </m:sub>
              </m:sSub>
              <m:r>
                <w:del w:id="640" w:author="Levine, Charles Roger CTR USARMY USMA (USA)" w:date="2026-10-12T14:49:00Z" w16du:dateUtc="2026-10-12T18:49:00Z">
                  <m:rPr>
                    <m:sty m:val="p"/>
                  </m:rPr>
                  <w:rPr>
                    <w:rFonts w:ascii="Cambria Math" w:hAnsi="Cambria Math"/>
                  </w:rPr>
                  <m:t>-</m:t>
                </w:del>
              </m:r>
              <m:r>
                <w:del w:id="641" w:author="Levine, Charles Roger CTR USARMY USMA (USA)" w:date="2026-10-12T14:49:00Z" w16du:dateUtc="2026-10-12T18:49:00Z">
                  <w:rPr>
                    <w:rFonts w:ascii="Cambria Math" w:hAnsi="Cambria Math"/>
                  </w:rPr>
                  <m:t>1</m:t>
                </w:del>
              </m:r>
            </m:den>
          </m:f>
          <m:r>
            <w:del w:id="642" w:author="Levine, Charles Roger CTR USARMY USMA (USA)" w:date="2026-10-12T14:49:00Z" w16du:dateUtc="2026-10-12T18:49:00Z">
              <m:rPr>
                <m:sty m:val="p"/>
              </m:rPr>
              <w:rPr>
                <w:rFonts w:ascii="Cambria Math" w:hAnsi="Cambria Math"/>
              </w:rPr>
              <m:t>,</m:t>
            </w:del>
          </m:r>
          <m:r>
            <w:del w:id="643" w:author="Levine, Charles Roger CTR USARMY USMA (USA)" w:date="2026-10-12T14:49:00Z" w16du:dateUtc="2026-10-12T18:49:00Z">
              <w:rPr>
                <w:rFonts w:ascii="Cambria Math" w:hAnsi="Cambria Math"/>
              </w:rPr>
              <m:t>  i</m:t>
            </w:del>
          </m:r>
          <m:r>
            <w:del w:id="644" w:author="Levine, Charles Roger CTR USARMY USMA (USA)" w:date="2026-10-12T14:49:00Z" w16du:dateUtc="2026-10-12T18:49:00Z">
              <m:rPr>
                <m:sty m:val="p"/>
              </m:rPr>
              <w:rPr>
                <w:rFonts w:ascii="Cambria Math" w:hAnsi="Cambria Math"/>
              </w:rPr>
              <m:t>∈</m:t>
            </w:del>
          </m:r>
          <m:r>
            <w:del w:id="645" w:author="Levine, Charles Roger CTR USARMY USMA (USA)" w:date="2026-10-12T14:49:00Z" w16du:dateUtc="2026-10-12T18:49:00Z">
              <w:rPr>
                <w:rFonts w:ascii="Cambria Math" w:hAnsi="Cambria Math"/>
              </w:rPr>
              <m:t>j</m:t>
            </w:del>
          </m:r>
          <m:r>
            <w:del w:id="646" w:author="Levine, Charles Roger CTR USARMY USMA (USA)" w:date="2026-10-12T14:49:00Z" w16du:dateUtc="2026-10-12T18:49:00Z">
              <m:rPr>
                <m:sty m:val="p"/>
              </m:rPr>
              <w:rPr>
                <w:rFonts w:ascii="Cambria Math" w:hAnsi="Cambria Math"/>
              </w:rPr>
              <m:t>,</m:t>
            </w:del>
          </m:r>
          <m:r>
            <w:del w:id="647" w:author="Levine, Charles Roger CTR USARMY USMA (USA)" w:date="2026-10-12T14:49:00Z" w16du:dateUtc="2026-10-12T18:49:00Z">
              <w:rPr>
                <w:rFonts w:ascii="Cambria Math" w:hAnsi="Cambria Math"/>
              </w:rPr>
              <m:t> </m:t>
            </w:del>
          </m:r>
          <m:sSub>
            <m:sSubPr>
              <m:ctrlPr>
                <w:del w:id="648" w:author="Levine, Charles Roger CTR USARMY USMA (USA)" w:date="2026-10-12T14:49:00Z" w16du:dateUtc="2026-10-12T18:49:00Z">
                  <w:rPr>
                    <w:rFonts w:ascii="Cambria Math" w:hAnsi="Cambria Math"/>
                  </w:rPr>
                </w:del>
              </m:ctrlPr>
            </m:sSubPr>
            <m:e>
              <m:r>
                <w:del w:id="649" w:author="Levine, Charles Roger CTR USARMY USMA (USA)" w:date="2026-10-12T14:49:00Z" w16du:dateUtc="2026-10-12T18:49:00Z">
                  <w:rPr>
                    <w:rFonts w:ascii="Cambria Math" w:hAnsi="Cambria Math"/>
                  </w:rPr>
                  <m:t>n</m:t>
                </w:del>
              </m:r>
            </m:e>
            <m:sub>
              <m:r>
                <w:del w:id="650" w:author="Levine, Charles Roger CTR USARMY USMA (USA)" w:date="2026-10-12T14:49:00Z" w16du:dateUtc="2026-10-12T18:49:00Z">
                  <w:rPr>
                    <w:rFonts w:ascii="Cambria Math" w:hAnsi="Cambria Math"/>
                  </w:rPr>
                  <m:t>j</m:t>
                </w:del>
              </m:r>
            </m:sub>
          </m:sSub>
          <m:r>
            <w:del w:id="651" w:author="Levine, Charles Roger CTR USARMY USMA (USA)" w:date="2026-10-12T14:49:00Z" w16du:dateUtc="2026-10-12T18:49:00Z">
              <m:rPr>
                <m:sty m:val="p"/>
              </m:rPr>
              <w:rPr>
                <w:rFonts w:ascii="Cambria Math" w:hAnsi="Cambria Math"/>
              </w:rPr>
              <m:t>&gt;</m:t>
            </w:del>
          </m:r>
          <m:r>
            <w:del w:id="652" w:author="Levine, Charles Roger CTR USARMY USMA (USA)" w:date="2026-10-12T14:49:00Z" w16du:dateUtc="2026-10-12T18:49:00Z">
              <w:rPr>
                <w:rFonts w:ascii="Cambria Math" w:hAnsi="Cambria Math"/>
              </w:rPr>
              <m:t>1</m:t>
            </w:del>
          </m:r>
          <m:r>
            <w:del w:id="653" w:author="Levine, Charles Roger CTR USARMY USMA (USA)" w:date="2026-10-12T14:49:00Z" w16du:dateUtc="2026-10-12T18:49:00Z">
              <m:rPr>
                <m:sty m:val="p"/>
              </m:rPr>
              <w:rPr>
                <w:rFonts w:ascii="Cambria Math" w:hAnsi="Cambria Math"/>
              </w:rPr>
              <m:t>.</m:t>
            </w:del>
          </m:r>
        </m:oMath>
      </m:oMathPara>
    </w:p>
    <w:p w14:paraId="0E6A65E7" w14:textId="2E9225CC" w:rsidR="00CB3150" w:rsidDel="006D78CC" w:rsidRDefault="00000000" w:rsidP="006D78CC">
      <w:pPr>
        <w:rPr>
          <w:del w:id="654" w:author="Levine, Charles Roger CTR USARMY USMA (USA)" w:date="2026-10-12T14:49:00Z" w16du:dateUtc="2026-10-12T18:49:00Z"/>
        </w:rPr>
      </w:pPr>
      <w:del w:id="655" w:author="Levine, Charles Roger CTR USARMY USMA (USA)" w:date="2026-10-12T14:49:00Z" w16du:dateUtc="2026-10-12T18:49:00Z">
        <w:r w:rsidDel="006D78CC">
          <w:delText xml:space="preserve">That alternative averages the transformed contributions </w:delText>
        </w:r>
      </w:del>
      <m:oMath>
        <m:sSub>
          <m:sSubPr>
            <m:ctrlPr>
              <w:del w:id="656" w:author="Levine, Charles Roger CTR USARMY USMA (USA)" w:date="2026-10-12T14:49:00Z" w16du:dateUtc="2026-10-12T18:49:00Z">
                <w:rPr>
                  <w:rFonts w:ascii="Cambria Math" w:hAnsi="Cambria Math"/>
                </w:rPr>
              </w:del>
            </m:ctrlPr>
          </m:sSubPr>
          <m:e>
            <m:r>
              <w:del w:id="657" w:author="Levine, Charles Roger CTR USARMY USMA (USA)" w:date="2026-10-12T14:49:00Z" w16du:dateUtc="2026-10-12T18:49:00Z">
                <w:rPr>
                  <w:rFonts w:ascii="Cambria Math" w:hAnsi="Cambria Math"/>
                </w:rPr>
                <m:t>v</m:t>
              </w:del>
            </m:r>
          </m:e>
          <m:sub>
            <m:r>
              <w:del w:id="658" w:author="Levine, Charles Roger CTR USARMY USMA (USA)" w:date="2026-10-12T14:49:00Z" w16du:dateUtc="2026-10-12T18:49:00Z">
                <w:rPr>
                  <w:rFonts w:ascii="Cambria Math" w:hAnsi="Cambria Math"/>
                </w:rPr>
                <m:t>h</m:t>
              </w:del>
            </m:r>
          </m:sub>
        </m:sSub>
      </m:oMath>
      <w:del w:id="659" w:author="Levine, Charles Roger CTR USARMY USMA (USA)" w:date="2026-10-12T14:49:00Z" w16du:dateUtc="2026-10-12T18:49:00Z">
        <w:r w:rsidDel="006D78CC">
          <w:delText xml:space="preserve">, whereas </w:delText>
        </w:r>
      </w:del>
      <m:oMath>
        <m:sSub>
          <m:sSubPr>
            <m:ctrlPr>
              <w:del w:id="660" w:author="Levine, Charles Roger CTR USARMY USMA (USA)" w:date="2026-10-12T14:49:00Z" w16du:dateUtc="2026-10-12T18:49:00Z">
                <w:rPr>
                  <w:rFonts w:ascii="Cambria Math" w:hAnsi="Cambria Math"/>
                </w:rPr>
              </w:del>
            </m:ctrlPr>
          </m:sSubPr>
          <m:e>
            <m:r>
              <w:del w:id="661" w:author="Levine, Charles Roger CTR USARMY USMA (USA)" w:date="2026-10-12T14:49:00Z" w16du:dateUtc="2026-10-12T18:49:00Z">
                <w:rPr>
                  <w:rFonts w:ascii="Cambria Math" w:hAnsi="Cambria Math"/>
                </w:rPr>
                <m:t>C</m:t>
              </w:del>
            </m:r>
          </m:e>
          <m:sub>
            <m:r>
              <w:del w:id="662" w:author="Levine, Charles Roger CTR USARMY USMA (USA)" w:date="2026-10-12T14:49:00Z" w16du:dateUtc="2026-10-12T18:49:00Z">
                <m:rPr>
                  <m:sty m:val="p"/>
                </m:rPr>
                <w:rPr>
                  <w:rFonts w:ascii="Cambria Math" w:hAnsi="Cambria Math"/>
                </w:rPr>
                <m:t>LOO,</m:t>
              </w:del>
            </m:r>
            <m:r>
              <w:del w:id="663" w:author="Levine, Charles Roger CTR USARMY USMA (USA)" w:date="2026-10-12T14:49:00Z" w16du:dateUtc="2026-10-12T18:49:00Z">
                <w:rPr>
                  <w:rFonts w:ascii="Cambria Math" w:hAnsi="Cambria Math"/>
                </w:rPr>
                <m:t>i</m:t>
              </w:del>
            </m:r>
          </m:sub>
        </m:sSub>
      </m:oMath>
      <w:del w:id="664" w:author="Levine, Charles Roger CTR USARMY USMA (USA)" w:date="2026-10-12T14:49:00Z" w16du:dateUtc="2026-10-12T18:49:00Z">
        <w:r w:rsidDel="006D78CC">
          <w:delText xml:space="preserve"> in Section 4.4.1 averages performance </w:delText>
        </w:r>
      </w:del>
      <m:oMath>
        <m:sSub>
          <m:sSubPr>
            <m:ctrlPr>
              <w:del w:id="665" w:author="Levine, Charles Roger CTR USARMY USMA (USA)" w:date="2026-10-12T14:49:00Z" w16du:dateUtc="2026-10-12T18:49:00Z">
                <w:rPr>
                  <w:rFonts w:ascii="Cambria Math" w:hAnsi="Cambria Math"/>
                </w:rPr>
              </w:del>
            </m:ctrlPr>
          </m:sSubPr>
          <m:e>
            <m:r>
              <w:del w:id="666" w:author="Levine, Charles Roger CTR USARMY USMA (USA)" w:date="2026-10-12T14:49:00Z" w16du:dateUtc="2026-10-12T18:49:00Z">
                <w:rPr>
                  <w:rFonts w:ascii="Cambria Math" w:hAnsi="Cambria Math"/>
                </w:rPr>
                <m:t>A</m:t>
              </w:del>
            </m:r>
          </m:e>
          <m:sub>
            <m:r>
              <w:del w:id="667" w:author="Levine, Charles Roger CTR USARMY USMA (USA)" w:date="2026-10-12T14:49:00Z" w16du:dateUtc="2026-10-12T18:49:00Z">
                <w:rPr>
                  <w:rFonts w:ascii="Cambria Math" w:hAnsi="Cambria Math"/>
                </w:rPr>
                <m:t>h</m:t>
              </w:del>
            </m:r>
          </m:sub>
        </m:sSub>
      </m:oMath>
      <w:del w:id="668" w:author="Levine, Charles Roger CTR USARMY USMA (USA)" w:date="2026-10-12T14:49:00Z" w16du:dateUtc="2026-10-12T18:49:00Z">
        <w:r w:rsidDel="006D78CC">
          <w:delText xml:space="preserve"> itself. They are different quantities. We retain the full-group definition for the refined model and the completed experiments described here. The earlier mean-performance specifications are conceptual stepping stones, not algebraically identical forms of the refined score.</w:delText>
        </w:r>
      </w:del>
    </w:p>
    <w:p w14:paraId="22D41A86" w14:textId="4306366A" w:rsidR="00CB3150" w:rsidDel="006D78CC" w:rsidRDefault="00000000" w:rsidP="006D78CC">
      <w:pPr>
        <w:rPr>
          <w:del w:id="669" w:author="Levine, Charles Roger CTR USARMY USMA (USA)" w:date="2026-10-12T14:49:00Z" w16du:dateUtc="2026-10-12T18:49:00Z"/>
        </w:rPr>
      </w:pPr>
      <w:del w:id="670" w:author="Levine, Charles Roger CTR USARMY USMA (USA)" w:date="2026-10-12T14:49:00Z" w16du:dateUtc="2026-10-12T18:49:00Z">
        <w:r w:rsidDel="006D78CC">
          <w:delText xml:space="preserve">For finite inputs and positive </w:delText>
        </w:r>
      </w:del>
      <m:oMath>
        <m:r>
          <w:del w:id="671" w:author="Levine, Charles Roger CTR USARMY USMA (USA)" w:date="2026-10-12T14:49:00Z" w16du:dateUtc="2026-10-12T18:49:00Z">
            <w:rPr>
              <w:rFonts w:ascii="Cambria Math" w:hAnsi="Cambria Math"/>
            </w:rPr>
            <m:t>γ</m:t>
          </w:del>
        </m:r>
      </m:oMath>
      <w:del w:id="672" w:author="Levine, Charles Roger CTR USARMY USMA (USA)" w:date="2026-10-12T14:49:00Z" w16du:dateUtc="2026-10-12T18:49:00Z">
        <w:r w:rsidDel="006D78CC">
          <w:delText xml:space="preserve">, </w:delText>
        </w:r>
      </w:del>
      <m:oMath>
        <m:sSub>
          <m:sSubPr>
            <m:ctrlPr>
              <w:del w:id="673" w:author="Levine, Charles Roger CTR USARMY USMA (USA)" w:date="2026-10-12T14:49:00Z" w16du:dateUtc="2026-10-12T18:49:00Z">
                <w:rPr>
                  <w:rFonts w:ascii="Cambria Math" w:hAnsi="Cambria Math"/>
                </w:rPr>
              </w:del>
            </m:ctrlPr>
          </m:sSubPr>
          <m:e>
            <m:r>
              <w:del w:id="674" w:author="Levine, Charles Roger CTR USARMY USMA (USA)" w:date="2026-10-12T14:49:00Z" w16du:dateUtc="2026-10-12T18:49:00Z">
                <w:rPr>
                  <w:rFonts w:ascii="Cambria Math" w:hAnsi="Cambria Math"/>
                </w:rPr>
                <m:t>C</m:t>
              </w:del>
            </m:r>
          </m:e>
          <m:sub>
            <m:r>
              <w:del w:id="675" w:author="Levine, Charles Roger CTR USARMY USMA (USA)" w:date="2026-10-12T14:49:00Z" w16du:dateUtc="2026-10-12T18:49:00Z">
                <w:rPr>
                  <w:rFonts w:ascii="Cambria Math" w:hAnsi="Cambria Math"/>
                </w:rPr>
                <m:t>j</m:t>
              </w:del>
            </m:r>
          </m:sub>
        </m:sSub>
      </m:oMath>
      <w:del w:id="676" w:author="Levine, Charles Roger CTR USARMY USMA (USA)" w:date="2026-10-12T14:49:00Z" w16du:dateUtc="2026-10-12T18:49:00Z">
        <w:r w:rsidDel="006D78CC">
          <w:delText xml:space="preserve"> lies strictly between zero and one. It is a smooth proportion of competitively relevant members. Replicating a group’s characteristic distribution at a larger size leaves this mean unchanged. With fixed equal group sizes, number and concentration move together; with unequal sizes, a count and a mean would represent different assumptions about the burden of competition.</w:delText>
        </w:r>
      </w:del>
    </w:p>
    <w:p w14:paraId="3E0A44B9" w14:textId="36D229C8" w:rsidR="00CB3150" w:rsidDel="006D78CC" w:rsidRDefault="00000000" w:rsidP="006D78CC">
      <w:pPr>
        <w:rPr>
          <w:del w:id="677" w:author="Levine, Charles Roger CTR USARMY USMA (USA)" w:date="2026-10-12T14:49:00Z" w16du:dateUtc="2026-10-12T18:49:00Z"/>
        </w:rPr>
      </w:pPr>
      <w:del w:id="678" w:author="Levine, Charles Roger CTR USARMY USMA (USA)" w:date="2026-10-12T14:49:00Z" w16du:dateUtc="2026-10-12T18:49:00Z">
        <w:r w:rsidDel="006D78CC">
          <w:delText>The refined competitive score is</w:delText>
        </w:r>
      </w:del>
    </w:p>
    <w:p w14:paraId="2AFB2FF8" w14:textId="3D0069FC" w:rsidR="00CB3150" w:rsidDel="006D78CC" w:rsidRDefault="00000000" w:rsidP="006D78CC">
      <w:pPr>
        <w:rPr>
          <w:del w:id="679" w:author="Levine, Charles Roger CTR USARMY USMA (USA)" w:date="2026-10-12T14:49:00Z" w16du:dateUtc="2026-10-12T18:49:00Z"/>
        </w:rPr>
      </w:pPr>
      <m:oMathPara>
        <m:oMathParaPr>
          <m:jc m:val="center"/>
        </m:oMathParaPr>
        <m:oMath>
          <m:sSub>
            <m:sSubPr>
              <m:ctrlPr>
                <w:del w:id="680" w:author="Levine, Charles Roger CTR USARMY USMA (USA)" w:date="2026-10-12T14:49:00Z" w16du:dateUtc="2026-10-12T18:49:00Z">
                  <w:rPr>
                    <w:rFonts w:ascii="Cambria Math" w:hAnsi="Cambria Math"/>
                  </w:rPr>
                </w:del>
              </m:ctrlPr>
            </m:sSubPr>
            <m:e>
              <m:r>
                <w:del w:id="681" w:author="Levine, Charles Roger CTR USARMY USMA (USA)" w:date="2026-10-12T14:49:00Z" w16du:dateUtc="2026-10-12T18:49:00Z">
                  <w:rPr>
                    <w:rFonts w:ascii="Cambria Math" w:hAnsi="Cambria Math"/>
                  </w:rPr>
                  <m:t>S</m:t>
                </w:del>
              </m:r>
            </m:e>
            <m:sub>
              <m:r>
                <w:del w:id="682" w:author="Levine, Charles Roger CTR USARMY USMA (USA)" w:date="2026-10-12T14:49:00Z" w16du:dateUtc="2026-10-12T18:49:00Z">
                  <w:rPr>
                    <w:rFonts w:ascii="Cambria Math" w:hAnsi="Cambria Math"/>
                  </w:rPr>
                  <m:t>i</m:t>
                </w:del>
              </m:r>
            </m:sub>
          </m:sSub>
          <m:r>
            <w:del w:id="683" w:author="Levine, Charles Roger CTR USARMY USMA (USA)" w:date="2026-10-12T14:49:00Z" w16du:dateUtc="2026-10-12T18:49:00Z">
              <m:rPr>
                <m:sty m:val="p"/>
              </m:rPr>
              <w:rPr>
                <w:rFonts w:ascii="Cambria Math" w:hAnsi="Cambria Math"/>
              </w:rPr>
              <m:t>=</m:t>
            </w:del>
          </m:r>
          <m:sSub>
            <m:sSubPr>
              <m:ctrlPr>
                <w:del w:id="684" w:author="Levine, Charles Roger CTR USARMY USMA (USA)" w:date="2026-10-12T14:49:00Z" w16du:dateUtc="2026-10-12T18:49:00Z">
                  <w:rPr>
                    <w:rFonts w:ascii="Cambria Math" w:hAnsi="Cambria Math"/>
                  </w:rPr>
                </w:del>
              </m:ctrlPr>
            </m:sSubPr>
            <m:e>
              <m:r>
                <w:del w:id="685" w:author="Levine, Charles Roger CTR USARMY USMA (USA)" w:date="2026-10-12T14:49:00Z" w16du:dateUtc="2026-10-12T18:49:00Z">
                  <w:rPr>
                    <w:rFonts w:ascii="Cambria Math" w:hAnsi="Cambria Math"/>
                  </w:rPr>
                  <m:t>A</m:t>
                </w:del>
              </m:r>
            </m:e>
            <m:sub>
              <m:r>
                <w:del w:id="686" w:author="Levine, Charles Roger CTR USARMY USMA (USA)" w:date="2026-10-12T14:49:00Z" w16du:dateUtc="2026-10-12T18:49:00Z">
                  <w:rPr>
                    <w:rFonts w:ascii="Cambria Math" w:hAnsi="Cambria Math"/>
                  </w:rPr>
                  <m:t>i</m:t>
                </w:del>
              </m:r>
            </m:sub>
          </m:sSub>
          <m:r>
            <w:del w:id="687" w:author="Levine, Charles Roger CTR USARMY USMA (USA)" w:date="2026-10-12T14:49:00Z" w16du:dateUtc="2026-10-12T18:49:00Z">
              <m:rPr>
                <m:sty m:val="p"/>
              </m:rPr>
              <w:rPr>
                <w:rFonts w:ascii="Cambria Math" w:hAnsi="Cambria Math"/>
              </w:rPr>
              <m:t>-</m:t>
            </w:del>
          </m:r>
          <m:r>
            <w:del w:id="688" w:author="Levine, Charles Roger CTR USARMY USMA (USA)" w:date="2026-10-12T14:49:00Z" w16du:dateUtc="2026-10-12T18:49:00Z">
              <w:rPr>
                <w:rFonts w:ascii="Cambria Math" w:hAnsi="Cambria Math"/>
              </w:rPr>
              <m:t>λ</m:t>
            </w:del>
          </m:r>
          <m:sSub>
            <m:sSubPr>
              <m:ctrlPr>
                <w:del w:id="689" w:author="Levine, Charles Roger CTR USARMY USMA (USA)" w:date="2026-10-12T14:49:00Z" w16du:dateUtc="2026-10-12T18:49:00Z">
                  <w:rPr>
                    <w:rFonts w:ascii="Cambria Math" w:hAnsi="Cambria Math"/>
                  </w:rPr>
                </w:del>
              </m:ctrlPr>
            </m:sSubPr>
            <m:e>
              <m:r>
                <w:del w:id="690" w:author="Levine, Charles Roger CTR USARMY USMA (USA)" w:date="2026-10-12T14:49:00Z" w16du:dateUtc="2026-10-12T18:49:00Z">
                  <w:rPr>
                    <w:rFonts w:ascii="Cambria Math" w:hAnsi="Cambria Math"/>
                  </w:rPr>
                  <m:t>C</m:t>
                </w:del>
              </m:r>
            </m:e>
            <m:sub>
              <m:r>
                <w:del w:id="691" w:author="Levine, Charles Roger CTR USARMY USMA (USA)" w:date="2026-10-12T14:49:00Z" w16du:dateUtc="2026-10-12T18:49:00Z">
                  <w:rPr>
                    <w:rFonts w:ascii="Cambria Math" w:hAnsi="Cambria Math"/>
                  </w:rPr>
                  <m:t>i</m:t>
                </w:del>
              </m:r>
            </m:sub>
          </m:sSub>
          <m:r>
            <w:del w:id="692" w:author="Levine, Charles Roger CTR USARMY USMA (USA)" w:date="2026-10-12T14:49:00Z" w16du:dateUtc="2026-10-12T18:49:00Z">
              <m:rPr>
                <m:sty m:val="p"/>
              </m:rPr>
              <w:rPr>
                <w:rFonts w:ascii="Cambria Math" w:hAnsi="Cambria Math"/>
              </w:rPr>
              <m:t>=</m:t>
            </w:del>
          </m:r>
          <m:sSub>
            <m:sSubPr>
              <m:ctrlPr>
                <w:del w:id="693" w:author="Levine, Charles Roger CTR USARMY USMA (USA)" w:date="2026-10-12T14:49:00Z" w16du:dateUtc="2026-10-12T18:49:00Z">
                  <w:rPr>
                    <w:rFonts w:ascii="Cambria Math" w:hAnsi="Cambria Math"/>
                  </w:rPr>
                </w:del>
              </m:ctrlPr>
            </m:sSubPr>
            <m:e>
              <m:r>
                <w:del w:id="694" w:author="Levine, Charles Roger CTR USARMY USMA (USA)" w:date="2026-10-12T14:49:00Z" w16du:dateUtc="2026-10-12T18:49:00Z">
                  <w:rPr>
                    <w:rFonts w:ascii="Cambria Math" w:hAnsi="Cambria Math"/>
                  </w:rPr>
                  <m:t>A</m:t>
                </w:del>
              </m:r>
            </m:e>
            <m:sub>
              <m:r>
                <w:del w:id="695" w:author="Levine, Charles Roger CTR USARMY USMA (USA)" w:date="2026-10-12T14:49:00Z" w16du:dateUtc="2026-10-12T18:49:00Z">
                  <w:rPr>
                    <w:rFonts w:ascii="Cambria Math" w:hAnsi="Cambria Math"/>
                  </w:rPr>
                  <m:t>i</m:t>
                </w:del>
              </m:r>
            </m:sub>
          </m:sSub>
          <m:r>
            <w:del w:id="696" w:author="Levine, Charles Roger CTR USARMY USMA (USA)" w:date="2026-10-12T14:49:00Z" w16du:dateUtc="2026-10-12T18:49:00Z">
              <m:rPr>
                <m:sty m:val="p"/>
              </m:rPr>
              <w:rPr>
                <w:rFonts w:ascii="Cambria Math" w:hAnsi="Cambria Math"/>
              </w:rPr>
              <m:t>-</m:t>
            </w:del>
          </m:r>
          <m:r>
            <w:del w:id="697" w:author="Levine, Charles Roger CTR USARMY USMA (USA)" w:date="2026-10-12T14:49:00Z" w16du:dateUtc="2026-10-12T18:49:00Z">
              <w:rPr>
                <w:rFonts w:ascii="Cambria Math" w:hAnsi="Cambria Math"/>
              </w:rPr>
              <m:t>λ</m:t>
            </w:del>
          </m:r>
          <m:sSub>
            <m:sSubPr>
              <m:ctrlPr>
                <w:del w:id="698" w:author="Levine, Charles Roger CTR USARMY USMA (USA)" w:date="2026-10-12T14:49:00Z" w16du:dateUtc="2026-10-12T18:49:00Z">
                  <w:rPr>
                    <w:rFonts w:ascii="Cambria Math" w:hAnsi="Cambria Math"/>
                  </w:rPr>
                </w:del>
              </m:ctrlPr>
            </m:sSubPr>
            <m:e>
              <m:r>
                <w:del w:id="699" w:author="Levine, Charles Roger CTR USARMY USMA (USA)" w:date="2026-10-12T14:49:00Z" w16du:dateUtc="2026-10-12T18:49:00Z">
                  <w:rPr>
                    <w:rFonts w:ascii="Cambria Math" w:hAnsi="Cambria Math"/>
                  </w:rPr>
                  <m:t>C</m:t>
                </w:del>
              </m:r>
            </m:e>
            <m:sub>
              <m:r>
                <w:del w:id="700" w:author="Levine, Charles Roger CTR USARMY USMA (USA)" w:date="2026-10-12T14:49:00Z" w16du:dateUtc="2026-10-12T18:49:00Z">
                  <w:rPr>
                    <w:rFonts w:ascii="Cambria Math" w:hAnsi="Cambria Math"/>
                  </w:rPr>
                  <m:t>g</m:t>
                </w:del>
              </m:r>
              <m:r>
                <w:del w:id="701" w:author="Levine, Charles Roger CTR USARMY USMA (USA)" w:date="2026-10-12T14:49:00Z" w16du:dateUtc="2026-10-12T18:49:00Z">
                  <m:rPr>
                    <m:sty m:val="p"/>
                  </m:rPr>
                  <w:rPr>
                    <w:rFonts w:ascii="Cambria Math" w:hAnsi="Cambria Math"/>
                  </w:rPr>
                  <m:t>(</m:t>
                </w:del>
              </m:r>
              <m:r>
                <w:del w:id="702" w:author="Levine, Charles Roger CTR USARMY USMA (USA)" w:date="2026-10-12T14:49:00Z" w16du:dateUtc="2026-10-12T18:49:00Z">
                  <w:rPr>
                    <w:rFonts w:ascii="Cambria Math" w:hAnsi="Cambria Math"/>
                  </w:rPr>
                  <m:t>i</m:t>
                </w:del>
              </m:r>
              <m:r>
                <w:del w:id="703" w:author="Levine, Charles Roger CTR USARMY USMA (USA)" w:date="2026-10-12T14:49:00Z" w16du:dateUtc="2026-10-12T18:49:00Z">
                  <m:rPr>
                    <m:sty m:val="p"/>
                  </m:rPr>
                  <w:rPr>
                    <w:rFonts w:ascii="Cambria Math" w:hAnsi="Cambria Math"/>
                  </w:rPr>
                  <m:t>)</m:t>
                </w:del>
              </m:r>
            </m:sub>
          </m:sSub>
          <m:r>
            <w:del w:id="704" w:author="Levine, Charles Roger CTR USARMY USMA (USA)" w:date="2026-10-12T14:49:00Z" w16du:dateUtc="2026-10-12T18:49:00Z">
              <m:rPr>
                <m:sty m:val="p"/>
              </m:rPr>
              <w:rPr>
                <w:rFonts w:ascii="Cambria Math" w:hAnsi="Cambria Math"/>
              </w:rPr>
              <m:t>.</m:t>
            </w:del>
          </m:r>
        </m:oMath>
      </m:oMathPara>
    </w:p>
    <w:p w14:paraId="016C10DE" w14:textId="5F50BFC0" w:rsidR="00CB3150" w:rsidDel="006D78CC" w:rsidRDefault="00000000" w:rsidP="006D78CC">
      <w:pPr>
        <w:rPr>
          <w:del w:id="705" w:author="Levine, Charles Roger CTR USARMY USMA (USA)" w:date="2026-10-12T14:49:00Z" w16du:dateUtc="2026-10-12T18:49:00Z"/>
        </w:rPr>
      </w:pPr>
      <w:del w:id="706" w:author="Levine, Charles Roger CTR USARMY USMA (USA)" w:date="2026-10-12T14:49:00Z" w16du:dateUtc="2026-10-12T18:49:00Z">
        <w:r w:rsidDel="006D78CC">
          <w:delText xml:space="preserve">The coefficient </w:delText>
        </w:r>
      </w:del>
      <m:oMath>
        <m:r>
          <w:del w:id="707" w:author="Levine, Charles Roger CTR USARMY USMA (USA)" w:date="2026-10-12T14:49:00Z" w16du:dateUtc="2026-10-12T18:49:00Z">
            <w:rPr>
              <w:rFonts w:ascii="Cambria Math" w:hAnsi="Cambria Math"/>
            </w:rPr>
            <m:t>λ</m:t>
          </w:del>
        </m:r>
      </m:oMath>
      <w:del w:id="708" w:author="Levine, Charles Roger CTR USARMY USMA (USA)" w:date="2026-10-12T14:49:00Z" w16du:dateUtc="2026-10-12T18:49:00Z">
        <w:r w:rsidDel="006D78CC">
          <w:delText xml:space="preserve"> ≥ 0 controls the congestion penalty, with </w:delText>
        </w:r>
      </w:del>
      <m:oMath>
        <m:r>
          <w:del w:id="709" w:author="Levine, Charles Roger CTR USARMY USMA (USA)" w:date="2026-10-12T14:49:00Z" w16du:dateUtc="2026-10-12T18:49:00Z">
            <w:rPr>
              <w:rFonts w:ascii="Cambria Math" w:hAnsi="Cambria Math"/>
            </w:rPr>
            <m:t>λ</m:t>
          </w:del>
        </m:r>
      </m:oMath>
      <w:del w:id="710" w:author="Levine, Charles Roger CTR USARMY USMA (USA)" w:date="2026-10-12T14:49:00Z" w16du:dateUtc="2026-10-12T18:49:00Z">
        <w:r w:rsidDel="006D78CC">
          <w:delText xml:space="preserve"> = 0 recovering the performance-only benchmark. The coefficient in either elementary mean-performance score is not numerically interchangeable with </w:delText>
        </w:r>
      </w:del>
      <m:oMath>
        <m:r>
          <w:del w:id="711" w:author="Levine, Charles Roger CTR USARMY USMA (USA)" w:date="2026-10-12T14:49:00Z" w16du:dateUtc="2026-10-12T18:49:00Z">
            <w:rPr>
              <w:rFonts w:ascii="Cambria Math" w:hAnsi="Cambria Math"/>
            </w:rPr>
            <m:t>λ</m:t>
          </w:del>
        </m:r>
      </m:oMath>
      <w:del w:id="712" w:author="Levine, Charles Roger CTR USARMY USMA (USA)" w:date="2026-10-12T14:49:00Z" w16du:dateUtc="2026-10-12T18:49:00Z">
        <w:r w:rsidDel="006D78CC">
          <w:delText xml:space="preserve"> here: the elementary measures average </w:delText>
        </w:r>
      </w:del>
      <m:oMath>
        <m:r>
          <w:del w:id="713" w:author="Levine, Charles Roger CTR USARMY USMA (USA)" w:date="2026-10-12T14:49:00Z" w16du:dateUtc="2026-10-12T18:49:00Z">
            <w:rPr>
              <w:rFonts w:ascii="Cambria Math" w:hAnsi="Cambria Math"/>
            </w:rPr>
            <m:t>A</m:t>
          </w:del>
        </m:r>
      </m:oMath>
      <w:del w:id="714" w:author="Levine, Charles Roger CTR USARMY USMA (USA)" w:date="2026-10-12T14:49:00Z" w16du:dateUtc="2026-10-12T18:49:00Z">
        <w:r w:rsidDel="006D78CC">
          <w:delText xml:space="preserve">, while the refined measure averages competitive relevance. With standardized A and raw </w:delText>
        </w:r>
      </w:del>
      <m:oMath>
        <m:sSub>
          <m:sSubPr>
            <m:ctrlPr>
              <w:del w:id="715" w:author="Levine, Charles Roger CTR USARMY USMA (USA)" w:date="2026-10-12T14:49:00Z" w16du:dateUtc="2026-10-12T18:49:00Z">
                <w:rPr>
                  <w:rFonts w:ascii="Cambria Math" w:hAnsi="Cambria Math"/>
                </w:rPr>
              </w:del>
            </m:ctrlPr>
          </m:sSubPr>
          <m:e>
            <m:r>
              <w:del w:id="716" w:author="Levine, Charles Roger CTR USARMY USMA (USA)" w:date="2026-10-12T14:49:00Z" w16du:dateUtc="2026-10-12T18:49:00Z">
                <w:rPr>
                  <w:rFonts w:ascii="Cambria Math" w:hAnsi="Cambria Math"/>
                </w:rPr>
                <m:t>C</m:t>
              </w:del>
            </m:r>
          </m:e>
          <m:sub>
            <m:r>
              <w:del w:id="717" w:author="Levine, Charles Roger CTR USARMY USMA (USA)" w:date="2026-10-12T14:49:00Z" w16du:dateUtc="2026-10-12T18:49:00Z">
                <w:rPr>
                  <w:rFonts w:ascii="Cambria Math" w:hAnsi="Cambria Math"/>
                </w:rPr>
                <m:t>j</m:t>
              </w:del>
            </m:r>
          </m:sub>
        </m:sSub>
      </m:oMath>
      <w:del w:id="718" w:author="Levine, Charles Roger CTR USARMY USMA (USA)" w:date="2026-10-12T14:49:00Z" w16du:dateUtc="2026-10-12T18:49:00Z">
        <w:r w:rsidDel="006D78CC">
          <w:delText xml:space="preserve">, </w:delText>
        </w:r>
      </w:del>
      <m:oMath>
        <m:r>
          <w:del w:id="719" w:author="Levine, Charles Roger CTR USARMY USMA (USA)" w:date="2026-10-12T14:49:00Z" w16du:dateUtc="2026-10-12T18:49:00Z">
            <w:rPr>
              <w:rFonts w:ascii="Cambria Math" w:hAnsi="Cambria Math"/>
            </w:rPr>
            <m:t>λ</m:t>
          </w:del>
        </m:r>
      </m:oMath>
      <w:del w:id="720" w:author="Levine, Charles Roger CTR USARMY USMA (USA)" w:date="2026-10-12T14:49:00Z" w16du:dateUtc="2026-10-12T18:49:00Z">
        <w:r w:rsidDel="006D78CC">
          <w:delText xml:space="preserve"> has units of standard deviations of A per unit of mean relevance. Unless an experiment states otherwise, </w:delText>
        </w:r>
      </w:del>
      <m:oMath>
        <m:sSub>
          <m:sSubPr>
            <m:ctrlPr>
              <w:del w:id="721" w:author="Levine, Charles Roger CTR USARMY USMA (USA)" w:date="2026-10-12T14:49:00Z" w16du:dateUtc="2026-10-12T18:49:00Z">
                <w:rPr>
                  <w:rFonts w:ascii="Cambria Math" w:hAnsi="Cambria Math"/>
                </w:rPr>
              </w:del>
            </m:ctrlPr>
          </m:sSubPr>
          <m:e>
            <m:r>
              <w:del w:id="722" w:author="Levine, Charles Roger CTR USARMY USMA (USA)" w:date="2026-10-12T14:49:00Z" w16du:dateUtc="2026-10-12T18:49:00Z">
                <w:rPr>
                  <w:rFonts w:ascii="Cambria Math" w:hAnsi="Cambria Math"/>
                </w:rPr>
                <m:t>C</m:t>
              </w:del>
            </m:r>
          </m:e>
          <m:sub>
            <m:r>
              <w:del w:id="723" w:author="Levine, Charles Roger CTR USARMY USMA (USA)" w:date="2026-10-12T14:49:00Z" w16du:dateUtc="2026-10-12T18:49:00Z">
                <w:rPr>
                  <w:rFonts w:ascii="Cambria Math" w:hAnsi="Cambria Math"/>
                </w:rPr>
                <m:t>j</m:t>
              </w:del>
            </m:r>
          </m:sub>
        </m:sSub>
      </m:oMath>
      <w:del w:id="724" w:author="Levine, Charles Roger CTR USARMY USMA (USA)" w:date="2026-10-12T14:49:00Z" w16du:dateUtc="2026-10-12T18:49:00Z">
        <w:r w:rsidDel="006D78CC">
          <w:delText xml:space="preserve"> is the raw full-group mean above.</w:delText>
        </w:r>
      </w:del>
    </w:p>
    <w:p w14:paraId="29CFCAF9" w14:textId="77777777" w:rsidR="00CB3150" w:rsidRDefault="00000000" w:rsidP="006D78CC">
      <w:r>
        <w:t>A lower score represents an adverse adjustment to standing in selection; it does not assert that the person’s recorded performance or learning declined. Attention, visibility, and sponsorship provide possible substantive channels. Group composition is the structure represented by the model, without separately specifying interpersonal ties or a dynamic influence process for those channels.</w:t>
      </w:r>
    </w:p>
    <w:p w14:paraId="23AA8063" w14:textId="77777777" w:rsidR="00CB3150" w:rsidRDefault="00000000">
      <w:pPr>
        <w:pStyle w:val="Heading2"/>
      </w:pPr>
      <w:bookmarkStart w:id="725" w:name="X6be0b98e308fb3b1e3a269c0b46a979e83043a9"/>
      <w:bookmarkEnd w:id="425"/>
      <w:r>
        <w:t>4.4.4 How local composition changes global comparisons</w:t>
      </w:r>
    </w:p>
    <w:p w14:paraId="5F0C1158"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shared by all group members, two members of the same group satisfy</w:t>
      </w:r>
    </w:p>
    <w:p w14:paraId="6D02481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0B94071A" w14:textId="77777777" w:rsidR="00CB3150" w:rsidRDefault="00000000">
      <w:r>
        <w:t>Their ordering by A is preserved. Across different groups, however,</w:t>
      </w:r>
    </w:p>
    <w:p w14:paraId="48E13036"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02035133"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t>, the scores coincide at</w:t>
      </w:r>
    </w:p>
    <w:p w14:paraId="544ED33D" w14:textId="77777777" w:rsidR="00CB3150" w:rsidRDefault="00000000">
      <w:pPr>
        <w:pStyle w:val="BodyText"/>
      </w:pPr>
      <m:oMathPara>
        <m:oMathParaPr>
          <m:jc m:val="center"/>
        </m:oMathParaPr>
        <m:oMath>
          <m:r>
            <w:rPr>
              <w:rFonts w:ascii="Cambria Math" w:hAnsi="Cambria Math"/>
            </w:rPr>
            <w:lastRenderedPageBreak/>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6F0AB077" w14:textId="77777777" w:rsidR="00CB3150" w:rsidRDefault="00000000">
      <w:r>
        <w:t>Above that value, their order reverses when the underlying performance and congestion quantities are held fixed. Under deterministic selection, such a reversal changes outcomes only if it changes membership at the top-K boundary. Under stochastic selection, altered score differences can change probabilities even before a reversal occurs. Environmental consequences for advancement therefore depend on both the score adjustment and the subsequent selection rule.</w:t>
      </w:r>
    </w:p>
    <w:p w14:paraId="0820A5E4" w14:textId="77777777" w:rsidR="00CB3150" w:rsidRDefault="00000000">
      <w:pPr>
        <w:pStyle w:val="BodyText"/>
      </w:pPr>
      <w:r>
        <w:t>The selection population matters to this conclusion. If each local group instead had its own fixed quota and selected only among its own members, the common subtraction would cancel from within-group rankings and from the stochastic probabilities. This particular full-group penalty would not alter those winners. Its consequential comparisons occur across groups competing for common opportunities. Institutions without explicit local quotas can exhibit such comparisons; a model of selection entirely within groups would require a different or additional mechanism.</w:t>
      </w:r>
    </w:p>
    <w:p w14:paraId="6788DB71" w14:textId="77777777" w:rsidR="00CB3150" w:rsidRDefault="00000000">
      <w:pPr>
        <w:pStyle w:val="Heading1"/>
      </w:pPr>
      <w:bookmarkStart w:id="726" w:name="X7a04dd235f4b61b299248b9776f1ec12743c145"/>
      <w:bookmarkEnd w:id="49"/>
      <w:bookmarkEnd w:id="725"/>
      <w:r>
        <w:t>4.5 Mathematical behavior and parameter regimes</w:t>
      </w:r>
    </w:p>
    <w:p w14:paraId="08576010" w14:textId="77777777" w:rsidR="00CB3150" w:rsidRDefault="00000000">
      <w:r>
        <w:t>The model now specifies how local competitive concentration changes scores and how scores determine selection. We next examine when that connection has consequential effects. A group adjustment may be substantial in absolute size yet leave rankings unchanged if it is nearly identical across groups. A change in ranking may in turn leave selection unchanged if it occurs far from the boundary. The following analysis separates the roles of relevance, penalty strength, scarcity, and uncertainty before interpreting outcome curves.</w:t>
      </w:r>
    </w:p>
    <w:p w14:paraId="1B0CE968" w14:textId="77777777" w:rsidR="00CB3150" w:rsidRDefault="00000000">
      <w:pPr>
        <w:pStyle w:val="Heading2"/>
      </w:pPr>
      <w:bookmarkStart w:id="727" w:name="X6d651838145b13eafa5e51df11b757b7c1070b2"/>
      <w:r>
        <w:t>4.5.1 Threshold location and transition sharpness</w:t>
      </w:r>
    </w:p>
    <w:p w14:paraId="5962F8F8" w14:textId="77777777" w:rsidR="00CB3150" w:rsidRDefault="00000000">
      <w:r>
        <w:t>The threshold determines which part of the performance distribution contributes most strongly to congestion. Transition sharpness determines how distinctly members on either side are differentiated. To see where small performance differences matter most to relevance, differentiate the contribution function:</w:t>
      </w:r>
    </w:p>
    <w:p w14:paraId="44F63928"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h</m:t>
                  </m:r>
                </m:sub>
              </m:sSub>
            </m:den>
          </m:f>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m:oMathPara>
    </w:p>
    <w:p w14:paraId="34FB7F0F" w14:textId="77777777" w:rsidR="00CB3150" w:rsidRDefault="00000000">
      <w:r>
        <w:lastRenderedPageBreak/>
        <w:t xml:space="preserve">Sensitivity is greatest at </w:t>
      </w: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θ</m:t>
        </m:r>
      </m:oMath>
      <w:r>
        <w:t xml:space="preserve">, where it equals </w:t>
      </w:r>
      <m:oMath>
        <m:r>
          <w:rPr>
            <w:rFonts w:ascii="Cambria Math" w:hAnsi="Cambria Math"/>
          </w:rPr>
          <m:t>γ</m:t>
        </m:r>
        <m:r>
          <m:rPr>
            <m:sty m:val="p"/>
          </m:rPr>
          <w:rPr>
            <w:rFonts w:ascii="Cambria Math" w:hAnsi="Cambria Math"/>
          </w:rPr>
          <m:t>/</m:t>
        </m:r>
        <m:r>
          <w:rPr>
            <w:rFonts w:ascii="Cambria Math" w:hAnsi="Cambria Math"/>
          </w:rPr>
          <m:t>4</m:t>
        </m:r>
      </m:oMath>
      <w:r>
        <w:t xml:space="preserve">, and declines toward either tail. The threshold determines where the transition occurs; </w:t>
      </w:r>
      <m:oMath>
        <m:r>
          <w:rPr>
            <w:rFonts w:ascii="Cambria Math" w:hAnsi="Cambria Math"/>
          </w:rPr>
          <m:t>γ</m:t>
        </m:r>
      </m:oMath>
      <w:r>
        <w:t xml:space="preserve"> determines its sharpness. Increasing </w:t>
      </w:r>
      <m:oMath>
        <m:r>
          <w:rPr>
            <w:rFonts w:ascii="Cambria Math" w:hAnsi="Cambria Math"/>
          </w:rPr>
          <m:t>γ</m:t>
        </m:r>
      </m:oMath>
      <w:r>
        <w:t xml:space="preserve"> raises contributions for members above </w:t>
      </w:r>
      <m:oMath>
        <m:r>
          <w:rPr>
            <w:rFonts w:ascii="Cambria Math" w:hAnsi="Cambria Math"/>
          </w:rPr>
          <m:t>θ</m:t>
        </m:r>
      </m:oMath>
      <w:r>
        <w:t xml:space="preserve"> and lowers them for members below </w:t>
      </w:r>
      <m:oMath>
        <m:r>
          <w:rPr>
            <w:rFonts w:ascii="Cambria Math" w:hAnsi="Cambria Math"/>
          </w:rPr>
          <m:t>θ</m:t>
        </m:r>
      </m:oMath>
      <w:r>
        <w:t>. Its effect on a group’s average therefore depends on that group’s composition and need not have the same sign in every group.</w:t>
      </w:r>
    </w:p>
    <w:p w14:paraId="2F463FE3" w14:textId="77777777" w:rsidR="00CB3150" w:rsidRDefault="00000000">
      <w:pPr>
        <w:pStyle w:val="BodyText"/>
      </w:pPr>
      <w:r>
        <w:t xml:space="preserve">Two limiting cases help locate the mechanism. As </w:t>
      </w:r>
      <m:oMath>
        <m:r>
          <w:rPr>
            <w:rFonts w:ascii="Cambria Math" w:hAnsi="Cambria Math"/>
          </w:rPr>
          <m:t>γ</m:t>
        </m:r>
      </m:oMath>
      <w:r>
        <w:t xml:space="preserve"> approaches zero with finite A and </w:t>
      </w:r>
      <m:oMath>
        <m:r>
          <w:rPr>
            <w:rFonts w:ascii="Cambria Math" w:hAnsi="Cambria Math"/>
          </w:rPr>
          <m:t>θ</m:t>
        </m:r>
      </m:oMath>
      <w:r>
        <w:t xml:space="preserve">, all contributions approach one half, so every group receives the same penalty </w:t>
      </w:r>
      <m:oMath>
        <m:r>
          <w:rPr>
            <w:rFonts w:ascii="Cambria Math" w:hAnsi="Cambria Math"/>
          </w:rPr>
          <m:t>λ</m:t>
        </m:r>
      </m:oMath>
      <w:r>
        <w:t xml:space="preserve">/2. Rankings and the stochastic selection probabilities are then those of the performance-only model. As </w:t>
      </w:r>
      <m:oMath>
        <m:r>
          <w:rPr>
            <w:rFonts w:ascii="Cambria Math" w:hAnsi="Cambria Math"/>
          </w:rPr>
          <m:t>γ</m:t>
        </m:r>
      </m:oMath>
      <w:r>
        <w:t xml:space="preserve"> becomes large, contributions approach one above </w:t>
      </w:r>
      <m:oMath>
        <m:r>
          <w:rPr>
            <w:rFonts w:ascii="Cambria Math" w:hAnsi="Cambria Math"/>
          </w:rPr>
          <m:t>θ</m:t>
        </m:r>
      </m:oMath>
      <w:r>
        <w:t xml:space="preserve"> and zero below </w:t>
      </w:r>
      <m:oMath>
        <m:r>
          <w:rPr>
            <w:rFonts w:ascii="Cambria Math" w:hAnsi="Cambria Math"/>
          </w:rPr>
          <m:t>θ</m:t>
        </m:r>
      </m:oMath>
      <w:r>
        <w:t xml:space="preserve">, with one half at exact equality. Congestion approaches a threshold-based fraction. Moving </w:t>
      </w:r>
      <m:oMath>
        <m:r>
          <w:rPr>
            <w:rFonts w:ascii="Cambria Math" w:hAnsi="Cambria Math"/>
          </w:rPr>
          <m:t>θ</m:t>
        </m:r>
      </m:oMath>
      <w:r>
        <w:t xml:space="preserve"> far below or far above the entire population likewise makes group contributions nearly constant, respectively near one or near zero, leaving little differential penalty across groups.</w:t>
      </w:r>
    </w:p>
    <w:p w14:paraId="350DAE59" w14:textId="77777777" w:rsidR="00CB3150" w:rsidRDefault="00000000">
      <w:pPr>
        <w:pStyle w:val="BodyText"/>
      </w:pPr>
      <w:r>
        <w:t xml:space="preserve">These are consequences of the equations, not findings from a parameter sweep. A useful congestion regime requires heterogeneity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as well as a positive </w:t>
      </w:r>
      <m:oMath>
        <m:r>
          <w:rPr>
            <w:rFonts w:ascii="Cambria Math" w:hAnsi="Cambria Math"/>
          </w:rPr>
          <m:t>λ</m:t>
        </m:r>
      </m:oMath>
      <w:r>
        <w:t>. A large coefficient cannot create cross-group differences when all groups have identical congestion.</w:t>
      </w:r>
    </w:p>
    <w:p w14:paraId="68E65FBA" w14:textId="77777777" w:rsidR="00CB3150" w:rsidRDefault="00000000">
      <w:pPr>
        <w:pStyle w:val="Heading2"/>
      </w:pPr>
      <w:bookmarkStart w:id="728" w:name="penalty-strength-and-score-scale"/>
      <w:bookmarkEnd w:id="727"/>
      <w:r>
        <w:t>4.5.2 Penalty strength and score scale</w:t>
      </w:r>
    </w:p>
    <w:p w14:paraId="68F342C7" w14:textId="77777777" w:rsidR="00CB3150" w:rsidRDefault="00000000">
      <w:r>
        <w:t xml:space="preserve">For </w:t>
      </w:r>
      <m:oMath>
        <m:r>
          <w:rPr>
            <w:rFonts w:ascii="Cambria Math" w:hAnsi="Cambria Math"/>
          </w:rPr>
          <m:t>λ</m:t>
        </m:r>
        <m:r>
          <m:rPr>
            <m:sty m:val="p"/>
          </m:rPr>
          <w:rPr>
            <w:rFonts w:ascii="Cambria Math" w:hAnsi="Cambria Math"/>
          </w:rPr>
          <m:t>&gt;</m:t>
        </m:r>
        <m:r>
          <w:rPr>
            <w:rFonts w:ascii="Cambria Math" w:hAnsi="Cambria Math"/>
          </w:rPr>
          <m:t>0</m:t>
        </m:r>
      </m:oMath>
      <w:r>
        <w:t xml:space="preserve">, the raw penalty on any candidate lies strictly between zero and </w:t>
      </w:r>
      <m:oMath>
        <m:r>
          <w:rPr>
            <w:rFonts w:ascii="Cambria Math" w:hAnsi="Cambria Math"/>
          </w:rPr>
          <m:t>λ</m:t>
        </m:r>
      </m:oMath>
      <w:r>
        <w:t xml:space="preserve">, and a cross-group penalty difference has magnitude less than </w:t>
      </w:r>
      <m:oMath>
        <m:r>
          <w:rPr>
            <w:rFonts w:ascii="Cambria Math" w:hAnsi="Cambria Math"/>
          </w:rPr>
          <m:t>λ</m:t>
        </m:r>
      </m:oMath>
      <w:r>
        <w:t xml:space="preserve">. At </w:t>
      </w:r>
      <m:oMath>
        <m:r>
          <w:rPr>
            <w:rFonts w:ascii="Cambria Math" w:hAnsi="Cambria Math"/>
          </w:rPr>
          <m:t>λ</m:t>
        </m:r>
      </m:oMath>
      <w:r>
        <w:t xml:space="preserve"> = 0, both quantities are zero. Thus a performance advantage greater than </w:t>
      </w:r>
      <m:oMath>
        <m:r>
          <w:rPr>
            <w:rFonts w:ascii="Cambria Math" w:hAnsi="Cambria Math"/>
          </w:rPr>
          <m:t>λ</m:t>
        </m:r>
      </m:oMath>
      <w:r>
        <w:t xml:space="preserve"> cannot be reversed by this raw congestion term alone. The practical influence of </w:t>
      </w:r>
      <m:oMath>
        <m:r>
          <w:rPr>
            <w:rFonts w:ascii="Cambria Math" w:hAnsi="Cambria Math"/>
          </w:rPr>
          <m:t>λ</m:t>
        </m:r>
      </m:oMath>
      <w: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t>. If all groups have nearly equal congestion, the differential penalty may be small even when its common level is large.</w:t>
      </w:r>
    </w:p>
    <w:p w14:paraId="5755AED3" w14:textId="77777777" w:rsidR="00CB3150" w:rsidRDefault="00000000">
      <w:pPr>
        <w:pStyle w:val="BodyText"/>
      </w:pPr>
      <w:r>
        <w:t xml:space="preserve">For a fixed population, fixed groups, and a fixed threshold, each score is linear in </w:t>
      </w:r>
      <m:oMath>
        <m:r>
          <w:rPr>
            <w:rFonts w:ascii="Cambria Math" w:hAnsi="Cambria Math"/>
          </w:rPr>
          <m:t>λ</m:t>
        </m:r>
      </m:oMath>
      <w:r>
        <w:t>. Pairwise rankings can change only at crossing values of the form derived in Section 4.4.4. Between crossing values, deterministic top-K membership remains unchanged. This explains why numerical scores can change continuously while the selected set changes in discrete steps. An increase in penalty strength is not itself evidence that more people have changed selection status.</w:t>
      </w:r>
    </w:p>
    <w:p w14:paraId="0D20A906" w14:textId="77777777" w:rsidR="00CB3150" w:rsidRDefault="00000000">
      <w:pPr>
        <w:pStyle w:val="BodyText"/>
      </w:pPr>
      <w:r>
        <w:t xml:space="preserve">Full-group congestion also means that changing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while keeping the other members and </w:t>
      </w:r>
      <m:oMath>
        <m:r>
          <w:rPr>
            <w:rFonts w:ascii="Cambria Math" w:hAnsi="Cambria Math"/>
          </w:rPr>
          <m:t>θ</m:t>
        </m:r>
      </m:oMath>
      <w:r>
        <w:t xml:space="preserve"> fixed, changes both the direct score term and the shared group adjustment. In particular,</w:t>
      </w:r>
    </w:p>
    <w:p w14:paraId="390112E3" w14:textId="77777777" w:rsidR="00CB3150"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num>
            <m:den>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den>
          </m:f>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793E61C8" w14:textId="77777777" w:rsidR="00CB3150" w:rsidRDefault="00000000">
      <w:r>
        <w:t xml:space="preserve">A sufficient condition for this derivative to remain positive is </w:t>
      </w:r>
      <m:oMath>
        <m:r>
          <w:rPr>
            <w:rFonts w:ascii="Cambria Math" w:hAnsi="Cambria Math"/>
          </w:rPr>
          <m:t>λγ</m:t>
        </m:r>
        <m:r>
          <m:rPr>
            <m:sty m:val="p"/>
          </m:rPr>
          <w:rPr>
            <w:rFonts w:ascii="Cambria Math" w:hAnsi="Cambria Math"/>
          </w:rPr>
          <m:t>&lt;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This is a local score calculation under the stated fixed-input conditions, not an empirical restriction we have estimated. It also does not contradict preserved within-group rankings: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changes, the same altered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applied to every member of that group. The derivative makes clear why the phrase “holding own performance constant” is useful when interpreting an environmental comparison.</w:t>
      </w:r>
    </w:p>
    <w:p w14:paraId="693A3542" w14:textId="77777777" w:rsidR="00CB3150" w:rsidRDefault="00000000">
      <w:pPr>
        <w:pStyle w:val="Heading2"/>
      </w:pPr>
      <w:bookmarkStart w:id="729" w:name="scarcity-and-the-selection-margin"/>
      <w:bookmarkEnd w:id="728"/>
      <w:r>
        <w:t>4.5.3 Scarcity and the selection margin</w:t>
      </w:r>
    </w:p>
    <w:p w14:paraId="791A0BB3" w14:textId="77777777" w:rsidR="00CB3150" w:rsidRDefault="00000000">
      <w:r>
        <w:t xml:space="preserve">The selection fraction </w:t>
      </w:r>
      <m:oMath>
        <m:r>
          <w:rPr>
            <w:rFonts w:ascii="Cambria Math" w:hAnsi="Cambria Math"/>
          </w:rPr>
          <m:t>K</m:t>
        </m:r>
        <m:r>
          <m:rPr>
            <m:sty m:val="p"/>
          </m:rPr>
          <w:rPr>
            <w:rFonts w:ascii="Cambria Math" w:hAnsi="Cambria Math"/>
          </w:rPr>
          <m:t>/</m:t>
        </m:r>
        <m:r>
          <w:rPr>
            <w:rFonts w:ascii="Cambria Math" w:hAnsi="Cambria Math"/>
          </w:rPr>
          <m:t>N</m:t>
        </m:r>
      </m:oMath>
      <w:r>
        <w:t xml:space="preserve"> acts on the score distribution after congestion has been computed. Lowering </w:t>
      </w:r>
      <m:oMath>
        <m:r>
          <w:rPr>
            <w:rFonts w:ascii="Cambria Math" w:hAnsi="Cambria Math"/>
          </w:rPr>
          <m:t>K</m:t>
        </m:r>
      </m:oMath>
      <w:r>
        <w:t xml:space="preserve"> moves the deterministic boundary upward; it does not change the sigmoid threshold </w:t>
      </w:r>
      <m:oMath>
        <m:r>
          <w:rPr>
            <w:rFonts w:ascii="Cambria Math" w:hAnsi="Cambria Math"/>
          </w:rPr>
          <m:t>θ</m:t>
        </m:r>
      </m:oMath>
      <w:r>
        <w:t xml:space="preserve"> unless an experiment explicitly couples those quantities. The experiments discussed below held </w:t>
      </w:r>
      <m:oMath>
        <m:r>
          <w:rPr>
            <w:rFonts w:ascii="Cambria Math" w:hAnsi="Cambria Math"/>
          </w:rPr>
          <m:t>θ</m:t>
        </m:r>
      </m:oMath>
      <w:r>
        <w:t xml:space="preserve"> fixed when varying </w:t>
      </w:r>
      <m:oMath>
        <m:r>
          <w:rPr>
            <w:rFonts w:ascii="Cambria Math" w:hAnsi="Cambria Math"/>
          </w:rPr>
          <m:t>K</m:t>
        </m:r>
        <m:r>
          <m:rPr>
            <m:sty m:val="p"/>
          </m:rPr>
          <w:rPr>
            <w:rFonts w:ascii="Cambria Math" w:hAnsi="Cambria Math"/>
          </w:rPr>
          <m:t>/</m:t>
        </m:r>
        <m:r>
          <w:rPr>
            <w:rFonts w:ascii="Cambria Math" w:hAnsi="Cambria Math"/>
          </w:rPr>
          <m:t>N</m:t>
        </m:r>
      </m:oMath>
      <w:r>
        <w:t xml:space="preserve">. Treating </w:t>
      </w:r>
      <m:oMath>
        <m:r>
          <w:rPr>
            <w:rFonts w:ascii="Cambria Math" w:hAnsi="Cambria Math"/>
          </w:rPr>
          <m:t>θ</m:t>
        </m:r>
      </m:oMath>
      <w:r>
        <w:t xml:space="preserve"> and </w:t>
      </w:r>
      <m:oMath>
        <m:r>
          <w:rPr>
            <w:rFonts w:ascii="Cambria Math" w:hAnsi="Cambria Math"/>
          </w:rPr>
          <m:t>K</m:t>
        </m:r>
      </m:oMath>
      <w:r>
        <w:t xml:space="preserve"> as independent controls distinguishes who contributes to local congestion from how many people receive the global outcome.</w:t>
      </w:r>
    </w:p>
    <w:p w14:paraId="773FD35A" w14:textId="77777777" w:rsidR="00CB3150" w:rsidRDefault="00000000">
      <w:pPr>
        <w:pStyle w:val="BodyText"/>
      </w:pPr>
      <w:r>
        <w:t xml:space="preserve">Holding all scores fixed, lowering </w:t>
      </w:r>
      <m:oMath>
        <m:r>
          <w:rPr>
            <w:rFonts w:ascii="Cambria Math" w:hAnsi="Cambria Math"/>
          </w:rPr>
          <m:t>K</m:t>
        </m:r>
      </m:oMath>
      <w:r>
        <w:t xml:space="preserve"> yields a smaller selected set. Holding the same </w:t>
      </w:r>
      <m:oMath>
        <m:r>
          <w:rPr>
            <w:rFonts w:ascii="Cambria Math" w:hAnsi="Cambria Math"/>
          </w:rPr>
          <m:t>K</m:t>
        </m:r>
      </m:oMath>
      <w:r>
        <w:t xml:space="preserve"> while changing the congestion penalty asks a different question: which identities replace which others? If two conditions each select </w:t>
      </w:r>
      <m:oMath>
        <m:r>
          <w:rPr>
            <w:rFonts w:ascii="Cambria Math" w:hAnsi="Cambria Math"/>
          </w:rPr>
          <m:t>K</m:t>
        </m:r>
      </m:oMath>
      <w:r>
        <w:t xml:space="preserve"> individuals and their winner sets are W and W′, the number of replaced places is</w:t>
      </w:r>
    </w:p>
    <w:p w14:paraId="669C112A" w14:textId="77777777" w:rsidR="00CB3150"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num>
            <m:den>
              <m:r>
                <w:rPr>
                  <w:rFonts w:ascii="Cambria Math" w:hAnsi="Cambria Math"/>
                </w:rPr>
                <m:t>2</m:t>
              </m:r>
            </m:den>
          </m:f>
          <m:r>
            <m:rPr>
              <m:sty m:val="p"/>
            </m:rPr>
            <w:rPr>
              <w:rFonts w:ascii="Cambria Math" w:hAnsi="Cambria Math"/>
            </w:rPr>
            <m:t>.</m:t>
          </m:r>
        </m:oMath>
      </m:oMathPara>
    </w:p>
    <w:p w14:paraId="0C4B60A3" w14:textId="77777777" w:rsidR="00CB3150" w:rsidRDefault="00000000">
      <w:r>
        <w:t>D counts each lost-and-gained place once. D/K is the fraction of selected places that change. Fewer changed people under scarce selection can coexist with a larger fraction of available places changing hands. Both quantities are needed when assessing how much a mechanism matters.</w:t>
      </w:r>
    </w:p>
    <w:p w14:paraId="42C701AA" w14:textId="77777777" w:rsidR="00CB3150" w:rsidRDefault="00000000">
      <w:pPr>
        <w:pStyle w:val="BodyText"/>
      </w:pPr>
      <w:r>
        <w:t xml:space="preserve">Under stochastic selection, the total number of winners still equals </w:t>
      </w:r>
      <m:oMath>
        <m:r>
          <w:rPr>
            <w:rFonts w:ascii="Cambria Math" w:hAnsi="Cambria Math"/>
          </w:rPr>
          <m:t>K</m:t>
        </m:r>
      </m:oMath>
      <w:r>
        <w:t xml:space="preserve"> in every realization, while their identities vary. Temperature controls that uncertainty; scarcity controls the count. Neither parameter should be interpreted as a substitute for the other. For example, very high temperature produces uniform selection with inclusion probability </w:t>
      </w:r>
      <m:oMath>
        <m:r>
          <w:rPr>
            <w:rFonts w:ascii="Cambria Math" w:hAnsi="Cambria Math"/>
          </w:rPr>
          <m:t>K</m:t>
        </m:r>
        <m:r>
          <m:rPr>
            <m:sty m:val="p"/>
          </m:rPr>
          <w:rPr>
            <w:rFonts w:ascii="Cambria Math" w:hAnsi="Cambria Math"/>
          </w:rPr>
          <m:t>/</m:t>
        </m:r>
        <m:r>
          <w:rPr>
            <w:rFonts w:ascii="Cambria Math" w:hAnsi="Cambria Math"/>
          </w:rPr>
          <m:t>N</m:t>
        </m:r>
      </m:oMath>
      <w:r>
        <w:t xml:space="preserve">, whereas </w:t>
      </w:r>
      <m:oMath>
        <m:r>
          <w:rPr>
            <w:rFonts w:ascii="Cambria Math" w:hAnsi="Cambria Math"/>
          </w:rPr>
          <m:t>K</m:t>
        </m:r>
        <m:r>
          <m:rPr>
            <m:sty m:val="p"/>
          </m:rPr>
          <w:rPr>
            <w:rFonts w:ascii="Cambria Math" w:hAnsi="Cambria Math"/>
          </w:rPr>
          <m:t>=</m:t>
        </m:r>
        <m:r>
          <w:rPr>
            <w:rFonts w:ascii="Cambria Math" w:hAnsi="Cambria Math"/>
          </w:rPr>
          <m:t>N</m:t>
        </m:r>
      </m:oMath>
      <w:r>
        <w:t xml:space="preserve"> makes every candidate succeed at every temperature.</w:t>
      </w:r>
    </w:p>
    <w:p w14:paraId="6797B64A" w14:textId="77777777" w:rsidR="00CB3150" w:rsidRDefault="00000000">
      <w:pPr>
        <w:pStyle w:val="Heading2"/>
      </w:pPr>
      <w:bookmarkStart w:id="730" w:name="Xa069076e58659a3b4bc8e27a3dcbab40ab45238"/>
      <w:bookmarkEnd w:id="729"/>
      <w:r>
        <w:lastRenderedPageBreak/>
        <w:t>4.5.4 Why an outcome curve need not have a universal shape</w:t>
      </w:r>
    </w:p>
    <w:p w14:paraId="4239256D" w14:textId="77777777" w:rsidR="00CB3150" w:rsidRDefault="00000000">
      <w:r>
        <w:t>A success curve plotted against peer quality combines individual performance, group composition, the score adjustment, and selection. An increasing segment can arise from the sorting of strong individuals into strong groups. A declining segment can arise when the congestion penalty offsets that association in a particular region. The equations do not guarantee an inverted U for every population or every parameter setting.</w:t>
      </w:r>
    </w:p>
    <w:p w14:paraId="255D99B2" w14:textId="77777777" w:rsidR="00CB3150" w:rsidRDefault="00000000">
      <w:pPr>
        <w:pStyle w:val="BodyText"/>
      </w:pPr>
      <w:r>
        <w:t xml:space="preserve">Conditioning on a fixed band of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helps distinguish individual composition from variation in environments, but a broad band still contains differences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The most selective tail can also have sparse support in some environments. A comparison among very strong but not extreme performers can be scientifically informative without being presumed to display a downturn. Its definition and support must be reported whether the anticipated pattern appears or not.</w:t>
      </w:r>
    </w:p>
    <w:p w14:paraId="12DE0600" w14:textId="77777777" w:rsidR="00CB3150" w:rsidRDefault="00000000">
      <w:pPr>
        <w:pStyle w:val="BodyText"/>
      </w:pPr>
      <w:r>
        <w:t xml:space="preserve">An unconditional curve, a comparison within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bands, and a count of changed winner identities answer different questions. The chapter uses mathematical properties to establish what the mechanism can do and completed simulations to show what it did in specified configurations. It does not infer a universal causal law from a visually appealing curve.</w:t>
      </w:r>
    </w:p>
    <w:p w14:paraId="6A98FAA6" w14:textId="77777777" w:rsidR="00CB3150" w:rsidRDefault="00000000">
      <w:pPr>
        <w:pStyle w:val="Heading1"/>
      </w:pPr>
      <w:bookmarkStart w:id="731" w:name="Xace9f33b90814f9bd53ece6c999c09ae207edc6"/>
      <w:bookmarkEnd w:id="726"/>
      <w:bookmarkEnd w:id="730"/>
      <w:r>
        <w:t>4.6 Generating artificial groups with controlled sorting</w:t>
      </w:r>
    </w:p>
    <w:p w14:paraId="09D4AB8B" w14:textId="77777777" w:rsidR="00CB3150" w:rsidRDefault="00000000">
      <w:r>
        <w:t>Until now, group memberships have been taken as given. To investigate the mechanism systematically, we also need populations in which we can vary who belongs with whom while retaining the same individuals and group capacities. Do similar performers cluster together, or are they distributed across heterogeneous groups? Constructing those alternatives makes sorting an experimental condition and lets us examine how it changes the local environments entering selection.</w:t>
      </w:r>
    </w:p>
    <w:p w14:paraId="3EC5A2ED" w14:textId="77777777" w:rsidR="00CB3150" w:rsidRDefault="00000000">
      <w:pPr>
        <w:pStyle w:val="Heading2"/>
      </w:pPr>
      <w:bookmarkStart w:id="732" w:name="why-an-assignment-mechanism-is-needed"/>
      <w:r>
        <w:t>4.6.1 Why an assignment mechanism is needed</w:t>
      </w:r>
    </w:p>
    <w:p w14:paraId="3F08371D" w14:textId="77777777" w:rsidR="00CB3150" w:rsidRDefault="00000000">
      <w:r>
        <w:t>The assignment mechanism supplies controlled group memberships for simulation. Observed rosters already provide memberships and do not require this step. We use artificial groups to investigate the consequences of composition, without claiming to predict every institutional process through which real groups form.</w:t>
      </w:r>
    </w:p>
    <w:p w14:paraId="39372548" w14:textId="77777777" w:rsidR="00CB3150" w:rsidRDefault="00000000">
      <w:pPr>
        <w:pStyle w:val="BodyText"/>
      </w:pPr>
      <w:r>
        <w:lastRenderedPageBreak/>
        <w:t xml:space="preserve">We represent membership as a bipartite network, with individuals on one side and groups on the other. Each individual has one membership edge during the modeled period. Group j must ultimately have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edges, preserving its specified roster capacity. Shared membership induces peer relationships in the individual projection, but the scoring mechanism can be evaluated directly from group membership without constructing that projection explicitly.</w:t>
      </w:r>
    </w:p>
    <w:p w14:paraId="139E1B84" w14:textId="77777777" w:rsidR="00CB3150" w:rsidRDefault="00000000">
      <w:pPr>
        <w:pStyle w:val="BodyText"/>
      </w:pPr>
      <w:r>
        <w:t xml:space="preserve">This representation preserves the structural constraints of a bipartite configuration-style reference while allowing characteristic-based attachment to affect which memberships form. The LG mechanism combines fixed roster capacities with a preference based on the metadata </w:t>
      </w:r>
      <m:oMath>
        <m:sSub>
          <m:sSubPr>
            <m:ctrlPr>
              <w:rPr>
                <w:rFonts w:ascii="Cambria Math" w:hAnsi="Cambria Math"/>
              </w:rPr>
            </m:ctrlPr>
          </m:sSubPr>
          <m:e>
            <m:r>
              <w:rPr>
                <w:rFonts w:ascii="Cambria Math" w:hAnsi="Cambria Math"/>
              </w:rPr>
              <m:t>A</m:t>
            </m:r>
          </m:e>
          <m:sub>
            <m:r>
              <w:rPr>
                <w:rFonts w:ascii="Cambria Math" w:hAnsi="Cambria Math"/>
              </w:rPr>
              <m:t>i</m:t>
            </m:r>
          </m:sub>
        </m:sSub>
      </m:oMath>
      <w:r>
        <w:t>. The similarity term does not reward a group merely for having already acquired many members. A separate experiment that relaxes fixed roster sizes is a different model and is not silently substituted for the mechanism described here.</w:t>
      </w:r>
    </w:p>
    <w:p w14:paraId="3392610F" w14:textId="77777777" w:rsidR="00CB3150" w:rsidRDefault="00000000">
      <w:pPr>
        <w:pStyle w:val="Heading2"/>
      </w:pPr>
      <w:bookmarkStart w:id="733" w:name="X3819545970a9b5cccbdae8e4b8b7e3182042c91"/>
      <w:bookmarkEnd w:id="732"/>
      <w:r>
        <w:t>4.6.2 Sequential assignment with evolving centroids</w:t>
      </w:r>
    </w:p>
    <w:p w14:paraId="11A24894" w14:textId="77777777" w:rsidR="00CB3150" w:rsidRDefault="00000000">
      <w:r>
        <w:t xml:space="preserve">Before assignment, every group has zero members. Its centroid is initialized to the common population mean </w:t>
      </w:r>
      <m:oMath>
        <m:bar>
          <m:barPr>
            <m:pos m:val="top"/>
            <m:ctrlPr>
              <w:rPr>
                <w:rFonts w:ascii="Cambria Math" w:hAnsi="Cambria Math"/>
              </w:rPr>
            </m:ctrlPr>
          </m:barPr>
          <m:e>
            <m:r>
              <w:rPr>
                <w:rFonts w:ascii="Cambria Math" w:hAnsi="Cambria Math"/>
              </w:rPr>
              <m:t>A</m:t>
            </m:r>
          </m:e>
        </m:bar>
      </m:oMath>
      <w:r>
        <w:t xml:space="preserve">. Individuals are considered in randomized order. Let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be the number of remaining places in group j at step m, and let </w:t>
      </w:r>
      <m:oMath>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be its centroid just before the next assignment. For the individual i arriving at that step, the assignment probability is</w:t>
      </w:r>
    </w:p>
    <w:p w14:paraId="19C71E39" w14:textId="77777777" w:rsidR="00CB315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exp(-</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h</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m:rPr>
                  <m:sty m:val="p"/>
                </m:rPr>
                <w:rPr>
                  <w:rFonts w:ascii="Cambria Math" w:hAnsi="Cambria Math"/>
                </w:rPr>
                <m:t>exp(-</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den>
          </m:f>
        </m:oMath>
      </m:oMathPara>
    </w:p>
    <w:p w14:paraId="06DF3CFD" w14:textId="77777777" w:rsidR="00CB3150" w:rsidRDefault="00000000">
      <w:r>
        <w:t xml:space="preserve">A full group has zero remaining capacity and receives zero probability. The factor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t xml:space="preserve"> accounts for available slots; the exponential term favors similarity between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the current group centroid. The parameter ρ ≥ 0 controls that similarity preference. This capacity factor belongs to constrained allocation and should not be described as degree-based preferential attachment to already popular groups.</w:t>
      </w:r>
    </w:p>
    <w:p w14:paraId="3D3365F1" w14:textId="77777777" w:rsidR="00CB3150" w:rsidRDefault="00000000">
      <w:pPr>
        <w:pStyle w:val="BodyText"/>
      </w:pPr>
      <w:r>
        <w:t xml:space="preserve">When the first person joins a group, that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becomes its centroid. After every subsequent assignment, the centroid becomes the mean A of its current members. Once assignment ends,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is the final group mean, including all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members. Provided total capacity equals </w:t>
      </w:r>
      <m:oMath>
        <m:r>
          <w:rPr>
            <w:rFonts w:ascii="Cambria Math" w:hAnsi="Cambria Math"/>
          </w:rPr>
          <m:t>N</m:t>
        </m:r>
      </m:oMath>
      <w:r>
        <w:t>, the sequential procedure assigns every individual and fills every group exactly.</w:t>
      </w:r>
    </w:p>
    <w:p w14:paraId="77DA9295" w14:textId="77777777" w:rsidR="00CB3150" w:rsidRDefault="00000000">
      <w:pPr>
        <w:pStyle w:val="BodyText"/>
      </w:pPr>
      <w:r>
        <w:lastRenderedPageBreak/>
        <w:t xml:space="preserve">We introduce a nonnegative similarity-preference parameter </w:t>
      </w:r>
      <m:oMath>
        <m:r>
          <w:rPr>
            <w:rFonts w:ascii="Cambria Math" w:hAnsi="Cambria Math"/>
          </w:rPr>
          <m:t>ρ</m:t>
        </m:r>
      </m:oMath>
      <w:r>
        <w:t xml:space="preserve">. At </w:t>
      </w:r>
      <m:oMath>
        <m:r>
          <w:rPr>
            <w:rFonts w:ascii="Cambria Math" w:hAnsi="Cambria Math"/>
          </w:rPr>
          <m:t>ρ</m:t>
        </m:r>
        <m:r>
          <m:rPr>
            <m:sty m:val="p"/>
          </m:rPr>
          <w:rPr>
            <w:rFonts w:ascii="Cambria Math" w:hAnsi="Cambria Math"/>
          </w:rPr>
          <m:t>=</m:t>
        </m:r>
        <m:r>
          <w:rPr>
            <w:rFonts w:ascii="Cambria Math" w:hAnsi="Cambria Math"/>
          </w:rPr>
          <m:t>0</m:t>
        </m:r>
      </m:oMath>
      <w:r>
        <w:t xml:space="preserve">, assignment probabilities reduce to remaining capacity divided by the total remaining capacity. Choosing a group this way is equivalent to choosing uniformly among the remaining membership slots. Increasing </w:t>
      </w:r>
      <m:oMath>
        <m:r>
          <w:rPr>
            <w:rFonts w:ascii="Cambria Math" w:hAnsi="Cambria Math"/>
          </w:rPr>
          <m:t>ρ</m:t>
        </m:r>
      </m:oMath>
      <w:r>
        <w:t xml:space="preserve"> gives greater preference to groups whose current mean is closer to the arriving individual’s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Because the centroids evolve, the assignment order and random choices can affect the final partition.</w:t>
      </w:r>
    </w:p>
    <w:p w14:paraId="17365BA3" w14:textId="77777777" w:rsidR="00CB3150" w:rsidRDefault="00000000">
      <w:pPr>
        <w:pStyle w:val="Heading2"/>
      </w:pPr>
      <w:bookmarkStart w:id="734" w:name="preference-and-realized-sorting"/>
      <w:bookmarkEnd w:id="733"/>
      <w:r>
        <w:t>4.6.3 Preference and realized sorting</w:t>
      </w:r>
    </w:p>
    <w:p w14:paraId="1B663949" w14:textId="77777777" w:rsidR="00CB3150" w:rsidRDefault="00000000">
      <w:r>
        <w:t xml:space="preserve">The parameter </w:t>
      </w:r>
      <m:oMath>
        <m:r>
          <w:rPr>
            <w:rFonts w:ascii="Cambria Math" w:hAnsi="Cambria Math"/>
          </w:rPr>
          <m:t>ρ</m:t>
        </m:r>
      </m:oMath>
      <w:r>
        <w:t xml:space="preserve"> governs a generative preference. It does not directly measure the sorting realized in a completed population. We summarize realized sorting by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t xml:space="preserve">, the fraction of total variation in </w:t>
      </w:r>
      <m:oMath>
        <m:r>
          <w:rPr>
            <w:rFonts w:ascii="Cambria Math" w:hAnsi="Cambria Math"/>
          </w:rPr>
          <m:t>A</m:t>
        </m:r>
      </m:oMath>
      <w:r>
        <w:t xml:space="preserve"> attributable to differences between group means.</w:t>
      </w:r>
    </w:p>
    <w:p w14:paraId="3BB05A6B"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m:rPr>
                  <m:nor/>
                </m:rPr>
                <m:t>sort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e>
                      </m:d>
                    </m:e>
                    <m:sup>
                      <m:r>
                        <w:rPr>
                          <w:rFonts w:ascii="Cambria Math" w:hAnsi="Cambria Math"/>
                        </w:rPr>
                        <m:t>2</m:t>
                      </m:r>
                    </m:sup>
                  </m:sSup>
                </m:e>
              </m:nary>
            </m:den>
          </m:f>
          <m:r>
            <m:rPr>
              <m:sty m:val="p"/>
            </m:rPr>
            <w:rPr>
              <w:rFonts w:ascii="Cambria Math" w:hAnsi="Cambria Math"/>
            </w:rPr>
            <m:t>,</m:t>
          </m:r>
        </m:oMath>
      </m:oMathPara>
    </w:p>
    <w:p w14:paraId="77899DD9" w14:textId="77777777" w:rsidR="00CB3150" w:rsidRDefault="00000000">
      <w:r>
        <w:t xml:space="preserve">Here,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identifies the group containing individual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is that group’s final mean of </w:t>
      </w:r>
      <m:oMath>
        <m:r>
          <w:rPr>
            <w:rFonts w:ascii="Cambria Math" w:hAnsi="Cambria Math"/>
          </w:rPr>
          <m:t>A</m:t>
        </m:r>
      </m:oMath>
      <w:r>
        <w:t xml:space="preserve">, including individual </w:t>
      </w:r>
      <m:oMath>
        <m:r>
          <w:rPr>
            <w:rFonts w:ascii="Cambria Math" w:hAnsi="Cambria Math"/>
          </w:rPr>
          <m:t>i</m:t>
        </m:r>
      </m:oMath>
      <w:r>
        <w:t xml:space="preserve">, and </w:t>
      </w:r>
      <m:oMath>
        <m:bar>
          <m:barPr>
            <m:pos m:val="top"/>
            <m:ctrlPr>
              <w:rPr>
                <w:rFonts w:ascii="Cambria Math" w:hAnsi="Cambria Math"/>
              </w:rPr>
            </m:ctrlPr>
          </m:barPr>
          <m:e>
            <m:r>
              <w:rPr>
                <w:rFonts w:ascii="Cambria Math" w:hAnsi="Cambria Math"/>
              </w:rPr>
              <m:t>A</m:t>
            </m:r>
          </m:e>
        </m:bar>
      </m:oMath>
      <w:r>
        <w:t xml:space="preserve"> is the population mean of </w:t>
      </w:r>
      <m:oMath>
        <m:r>
          <w:rPr>
            <w:rFonts w:ascii="Cambria Math" w:hAnsi="Cambria Math"/>
          </w:rPr>
          <m:t>A</m:t>
        </m:r>
      </m:oMath>
      <w:r>
        <w:t>. Both sums run over all individuals in the population.</w:t>
      </w:r>
    </w:p>
    <w:p w14:paraId="75798C02" w14:textId="77777777" w:rsidR="00CB3150" w:rsidRDefault="00000000">
      <w:pPr>
        <w:pStyle w:val="BodyText"/>
      </w:pPr>
      <w:r>
        <w:t xml:space="preserve">A denotes the characteristic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its value for individual i.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is the evolving centroid during assignment and the final group mean afterward. Unlike the leave-one-out peer-quality measure,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uses full-group means.</w:t>
      </w:r>
    </w:p>
    <w:p w14:paraId="52FD246F" w14:textId="77777777" w:rsidR="00CB3150" w:rsidRDefault="00000000">
      <w:pPr>
        <w:pStyle w:val="BodyText"/>
      </w:pPr>
      <w:r>
        <w:t>For positive total variation in A, the within-group and between-group decomposition gives</w:t>
      </w:r>
    </w:p>
    <w:p w14:paraId="546B8BF7" w14:textId="77777777" w:rsidR="00CB3150"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 </m:t>
              </m:r>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A</m:t>
              </m:r>
            </m:e>
          </m:ba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3CE5742C" w14:textId="77777777" w:rsidR="00CB3150" w:rsidRDefault="00000000">
      <w:r>
        <w:t xml:space="preserve">To see this, write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bar>
          <m:barPr>
            <m:pos m:val="top"/>
            <m:ctrlPr>
              <w:rPr>
                <w:rFonts w:ascii="Cambria Math" w:hAnsi="Cambria Math"/>
              </w:rPr>
            </m:ctrlPr>
          </m:barPr>
          <m:e>
            <m:r>
              <w:rPr>
                <w:rFonts w:ascii="Cambria Math" w:hAnsi="Cambria Math"/>
              </w:rPr>
              <m:t>A</m:t>
            </m:r>
          </m:e>
        </m:bar>
      </m:oMath>
      <w:r>
        <w:t xml:space="preserve"> as the sum of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 </w:t>
      </w:r>
      <m:oMath>
        <m:bar>
          <m:barPr>
            <m:pos m:val="top"/>
            <m:ctrlPr>
              <w:rPr>
                <w:rFonts w:ascii="Cambria Math" w:hAnsi="Cambria Math"/>
              </w:rPr>
            </m:ctrlPr>
          </m:barPr>
          <m:e>
            <m:r>
              <w:rPr>
                <w:rFonts w:ascii="Cambria Math" w:hAnsi="Cambria Math"/>
              </w:rPr>
              <m:t>A</m:t>
            </m:r>
          </m:e>
        </m:bar>
      </m:oMath>
      <w:r>
        <w:t xml:space="preserve">. The cross terms sum to zero inside each group because deviations from that group’s mean sum to zero. Consequently,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is the between-group share of total variation and lies between zero and one. If the population has no variation in A, its denominator is zero and the statistic is undefined rather than evidence of perfect or absent sorting.</w:t>
      </w:r>
    </w:p>
    <w:p w14:paraId="49A695F9" w14:textId="77777777" w:rsidR="00CB3150" w:rsidRDefault="00000000">
      <w:pPr>
        <w:pStyle w:val="BodyText"/>
      </w:pPr>
      <w:r>
        <w:lastRenderedPageBreak/>
        <w:t xml:space="preserve">Nonzero sorting can occur under random assignment in finite groups. With J fixed nonempty group sizes, uniform random allocation of the same </w:t>
      </w:r>
      <m:oMath>
        <m:r>
          <w:rPr>
            <w:rFonts w:ascii="Cambria Math" w:hAnsi="Cambria Math"/>
          </w:rPr>
          <m:t>N</m:t>
        </m:r>
      </m:oMath>
      <w:r>
        <w:t xml:space="preserve"> individuals, and positive total variation, the expected index is (J − 1)/(N − 1). One obtains this by applying the finite-population variance of each random group mean and summing its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-weighted squared deviation from </w:t>
      </w:r>
      <m:oMath>
        <m:bar>
          <m:barPr>
            <m:pos m:val="top"/>
            <m:ctrlPr>
              <w:rPr>
                <w:rFonts w:ascii="Cambria Math" w:hAnsi="Cambria Math"/>
              </w:rPr>
            </m:ctrlPr>
          </m:barPr>
          <m:e>
            <m:r>
              <w:rPr>
                <w:rFonts w:ascii="Cambria Math" w:hAnsi="Cambria Math"/>
              </w:rPr>
              <m:t>A</m:t>
            </m:r>
          </m:e>
        </m:bar>
      </m:oMath>
      <w:r>
        <w:t>. This analytic reference applies to the uniform allocation benchmark; a reference ensemble remains useful for variability and for procedures with additional constraints.</w:t>
      </w:r>
    </w:p>
    <w:p w14:paraId="16D45112" w14:textId="77777777" w:rsidR="00CB3150" w:rsidRDefault="00000000">
      <w:pPr>
        <w:pStyle w:val="BodyText"/>
      </w:pPr>
      <w:r>
        <w:t xml:space="preserve">Realized sorting therefore depends on </w:t>
      </w:r>
      <m:oMath>
        <m:r>
          <w:rPr>
            <w:rFonts w:ascii="Cambria Math" w:hAnsi="Cambria Math"/>
          </w:rPr>
          <m:t>ρ</m:t>
        </m:r>
      </m:oMath>
      <w:r>
        <w:t xml:space="preserve">, the A distribution, roster capacities, and stochastic assignment history. A comparison should report both the chosen preference and the resulting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rather than equating ρ = 0 with an observed index of zero. An empirical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below a simulated reference does not establish that real assignment was random.</w:t>
      </w:r>
    </w:p>
    <w:p w14:paraId="6A36CA52" w14:textId="77777777" w:rsidR="00CB3150" w:rsidRDefault="00000000">
      <w:pPr>
        <w:pStyle w:val="Heading2"/>
      </w:pPr>
      <w:bookmarkStart w:id="735" w:name="X1ad203f4aedc8fcded9afae827919e65ec1bf18"/>
      <w:bookmarkEnd w:id="734"/>
      <w:r>
        <w:t>4.6.4 Connecting assignment to mechanism experiments</w:t>
      </w:r>
    </w:p>
    <w:p w14:paraId="52FCA120" w14:textId="77777777" w:rsidR="00CB3150" w:rsidRDefault="00000000">
      <w:r>
        <w:t>A controlled simulation first assigns individuals, then computes scores on the resulting groups, and finally selects winners. That is the chronological ASSIGN → SCORE → SELECT pipeline. The chapter introduced the components in a different order to establish the advancement mechanism before explaining how its artificial environments are generated.</w:t>
      </w:r>
    </w:p>
    <w:p w14:paraId="40BE33B3" w14:textId="77777777" w:rsidR="00CB3150" w:rsidRDefault="00000000">
      <w:pPr>
        <w:pStyle w:val="BodyText"/>
      </w:pPr>
      <w:r>
        <w:t xml:space="preserve">When comparing penalties on the same assignments, the population, capacities, and groups can be held exactly fixed. When comparing assignment preferences, paired arrival orders and random draws reduce avoidable simulation variation, but they do not hold the resulting groups fixed. Changes in </w:t>
      </w:r>
      <m:oMath>
        <m:r>
          <w:rPr>
            <w:rFonts w:ascii="Cambria Math" w:hAnsi="Cambria Math"/>
          </w:rPr>
          <m:t>ρ</m:t>
        </m:r>
      </m:oMath>
      <w:r>
        <w:t xml:space="preserve"> can alter the range of environments, the association between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those environments, and winner identities. Those channels must be considered when interpreting a changed success curve.</w:t>
      </w:r>
    </w:p>
    <w:p w14:paraId="5BD22328" w14:textId="77777777" w:rsidR="00CB3150" w:rsidRDefault="00000000">
      <w:pPr>
        <w:pStyle w:val="Heading1"/>
      </w:pPr>
      <w:bookmarkStart w:id="736" w:name="X3c3c4c0997d1df4bc4320797fc414201263c54a"/>
      <w:bookmarkEnd w:id="731"/>
      <w:bookmarkEnd w:id="735"/>
      <w:r>
        <w:t>4.7 What the completed mechanism experiments establish</w:t>
      </w:r>
    </w:p>
    <w:p w14:paraId="279B9A29" w14:textId="77777777" w:rsidR="00CB3150" w:rsidRDefault="00000000">
      <w:r>
        <w:t xml:space="preserve">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w:t>
      </w:r>
      <w:r>
        <w:lastRenderedPageBreak/>
        <w:t>capacities; the simulations address the general mechanism rather than recreate all features of that source institution.</w:t>
      </w:r>
    </w:p>
    <w:p w14:paraId="1775EE90" w14:textId="77777777" w:rsidR="00CB3150" w:rsidRDefault="00000000">
      <w:pPr>
        <w:pStyle w:val="Heading2"/>
      </w:pPr>
      <w:bookmarkStart w:id="737" w:name="experimental-setting-and-interpretation"/>
      <w:r>
        <w:t>4.7.1 Experimental setting and interpretation</w:t>
      </w:r>
    </w:p>
    <w:p w14:paraId="224DD1B9"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t xml:space="preserve">, and a </w:t>
      </w:r>
      <m:oMath>
        <m:r>
          <w:rPr>
            <w:rFonts w:ascii="Cambria Math" w:hAnsi="Cambria Math"/>
          </w:rPr>
          <m:t>θ</m:t>
        </m:r>
      </m:oMath>
      <w:r>
        <w:t xml:space="preserve"> fixed at the season’s 99th performance percentile. The selection rule was deterministic top-K. Thus these experiments demonstrate behavior of the deterministic member of the model family; they are not results from the unrestricted stochastic SELECT rule. [14]</w:t>
      </w:r>
    </w:p>
    <w:p w14:paraId="1E735DA8"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ADCB964" w14:textId="77777777" w:rsidR="00CB3150" w:rsidRDefault="00000000">
      <w:pPr>
        <w:pStyle w:val="Heading2"/>
      </w:pPr>
      <w:bookmarkStart w:id="738" w:name="X2bdcce90be781303280a4b078df70adb92028df"/>
      <w:bookmarkEnd w:id="737"/>
      <w:r>
        <w:t>4.7.2 Congestion can change winners without similarity preference</w:t>
      </w:r>
    </w:p>
    <w:p w14:paraId="10C1167C" w14:textId="77777777" w:rsidR="00CB3150" w:rsidRDefault="00000000">
      <w: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5A884EC3"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3A428620" w14:textId="77777777" w:rsidR="00CB3150" w:rsidRDefault="00000000">
      <w:pPr>
        <w:pStyle w:val="BodyText"/>
      </w:pPr>
      <w: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t xml:space="preserve">, its standard deviation was approximately 0.026–0.033, compared with one for standardized performance. The penalty could rearrange close competitors while leaving broad performance differences </w:t>
      </w:r>
      <w:r>
        <w:lastRenderedPageBreak/>
        <w:t>dominant. A coefficient of one therefore did not mean that congestion and individual performance varied on comparable scales. [15]</w:t>
      </w:r>
    </w:p>
    <w:p w14:paraId="25205A0F" w14:textId="77777777" w:rsidR="00CB3150" w:rsidRDefault="00000000">
      <w:pPr>
        <w:pStyle w:val="Heading2"/>
      </w:pPr>
      <w:bookmarkStart w:id="739" w:name="X97d9df95a828479ab0f1857fc0478829051bfc4"/>
      <w:bookmarkEnd w:id="738"/>
      <w:r>
        <w:t>4.7.3 Penalty strength and the visibility of the tail</w:t>
      </w:r>
    </w:p>
    <w:p w14:paraId="652BC285" w14:textId="77777777" w:rsidR="00CB3150" w:rsidRDefault="00000000">
      <w:r>
        <w:t xml:space="preserve">Holding </w:t>
      </w:r>
      <m:oMath>
        <m:r>
          <w:rPr>
            <w:rFonts w:ascii="Cambria Math" w:hAnsi="Cambria Math"/>
          </w:rPr>
          <m:t>ρ</m:t>
        </m:r>
        <m:r>
          <m:rPr>
            <m:sty m:val="p"/>
          </m:rPr>
          <w:rPr>
            <w:rFonts w:ascii="Cambria Math" w:hAnsi="Cambria Math"/>
          </w:rPr>
          <m:t>=</m:t>
        </m:r>
        <m:r>
          <w:rPr>
            <w:rFonts w:ascii="Cambria Math" w:hAnsi="Cambria Math"/>
          </w:rPr>
          <m:t>1</m:t>
        </m:r>
      </m:oMath>
      <w:r>
        <w:t xml:space="preserve"> and selection near 10% fixed, the next comparison varied </w:t>
      </w:r>
      <m:oMath>
        <m:r>
          <w:rPr>
            <w:rFonts w:ascii="Cambria Math" w:hAnsi="Cambria Math"/>
          </w:rPr>
          <m:t>λ</m:t>
        </m:r>
      </m:oMath>
      <w: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AD256AF" w14:textId="77777777" w:rsidR="00CB3150" w:rsidRDefault="00000000">
      <w:pPr>
        <w:pStyle w:val="BodyText"/>
      </w:pPr>
      <w: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t>,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observations. Figure 4.1 retains the population-count row so that the visual pattern can be judged alongside its support.</w:t>
      </w:r>
    </w:p>
    <w:p w14:paraId="525466C4"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0AF75C53"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7"/>
                    <a:stretch>
                      <a:fillRect/>
                    </a:stretch>
                  </pic:blipFill>
                  <pic:spPr bwMode="auto">
                    <a:xfrm>
                      <a:off x="0" y="0"/>
                      <a:ext cx="5943600" cy="6438900"/>
                    </a:xfrm>
                    <a:prstGeom prst="rect">
                      <a:avLst/>
                    </a:prstGeom>
                    <a:noFill/>
                    <a:ln w="9525">
                      <a:noFill/>
                      <a:headEnd/>
                      <a:tailEnd/>
                    </a:ln>
                  </pic:spPr>
                </pic:pic>
              </a:graphicData>
            </a:graphic>
          </wp:inline>
        </w:drawing>
      </w:r>
    </w:p>
    <w:p w14:paraId="4E9D9DF0" w14:textId="77777777" w:rsidR="00CB3150" w:rsidRDefault="00000000">
      <w:pPr>
        <w:pStyle w:val="Caption"/>
        <w:spacing w:line="240" w:lineRule="auto"/>
      </w:pPr>
      <w:r>
        <w:t xml:space="preserve">Figure 4.1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0FC0EC76" w14:textId="77777777" w:rsidR="00CB3150" w:rsidRDefault="00000000">
      <w:pPr>
        <w:pStyle w:val="Heading2"/>
      </w:pPr>
      <w:bookmarkStart w:id="740" w:name="assignment-preference-and-scarcity"/>
      <w:bookmarkEnd w:id="739"/>
      <w:r>
        <w:lastRenderedPageBreak/>
        <w:t>4.7.4 Assignment preference and scarcity</w:t>
      </w:r>
    </w:p>
    <w:p w14:paraId="773C3066" w14:textId="77777777" w:rsidR="00CB3150" w:rsidRDefault="00000000">
      <w: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t xml:space="preserve"> with </w:t>
      </w:r>
      <m:oMath>
        <m:r>
          <w:rPr>
            <w:rFonts w:ascii="Cambria Math" w:hAnsi="Cambria Math"/>
          </w:rPr>
          <m:t>ρ</m:t>
        </m:r>
        <m:r>
          <m:rPr>
            <m:sty m:val="p"/>
          </m:rPr>
          <w:rPr>
            <w:rFonts w:ascii="Cambria Math" w:hAnsi="Cambria Math"/>
          </w:rPr>
          <m:t>=</m:t>
        </m:r>
        <m:r>
          <w:rPr>
            <w:rFonts w:ascii="Cambria Math" w:hAnsi="Cambria Math"/>
          </w:rPr>
          <m:t>0.05</m:t>
        </m:r>
      </m:oMath>
      <w: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Figure 4.2 expresses each bin’s rate relative to the achieved overall selection rate, making small absolute probabilities visible on a comparable relative scale. [17]</w:t>
      </w:r>
    </w:p>
    <w:p w14:paraId="5B19A879"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026107B2"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5F70F40E"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8"/>
                    <a:stretch>
                      <a:fillRect/>
                    </a:stretch>
                  </pic:blipFill>
                  <pic:spPr bwMode="auto">
                    <a:xfrm>
                      <a:off x="0" y="0"/>
                      <a:ext cx="5943600" cy="5448300"/>
                    </a:xfrm>
                    <a:prstGeom prst="rect">
                      <a:avLst/>
                    </a:prstGeom>
                    <a:noFill/>
                    <a:ln w="9525">
                      <a:noFill/>
                      <a:headEnd/>
                      <a:tailEnd/>
                    </a:ln>
                  </pic:spPr>
                </pic:pic>
              </a:graphicData>
            </a:graphic>
          </wp:inline>
        </w:drawing>
      </w:r>
    </w:p>
    <w:p w14:paraId="0B4FA65E" w14:textId="77777777" w:rsidR="00CB3150" w:rsidRDefault="00000000">
      <w:pPr>
        <w:pStyle w:val="Caption"/>
        <w:spacing w:line="240" w:lineRule="auto"/>
      </w:pPr>
      <w:r>
        <w:t xml:space="preserve">Figure 4.2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9AE1023" w14:textId="77777777" w:rsidR="00CB3150" w:rsidRDefault="00000000">
      <w:pPr>
        <w:pStyle w:val="Heading2"/>
      </w:pPr>
      <w:bookmarkStart w:id="741" w:name="what-remains-to-be-established"/>
      <w:bookmarkEnd w:id="740"/>
      <w:r>
        <w:t>4.7.5 What remains to be established</w:t>
      </w:r>
    </w:p>
    <w:p w14:paraId="75ADB3BA"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lastRenderedPageBreak/>
        <w:t>prove a universal necessity theorem for assortativity or guarantee a downturn within every high-performance band.</w:t>
      </w:r>
    </w:p>
    <w:p w14:paraId="23D4DC6F" w14:textId="77777777" w:rsidR="00CB3150" w:rsidRDefault="00000000">
      <w:pPr>
        <w:pStyle w:val="BodyText"/>
      </w:pPr>
      <w:r>
        <w:t xml:space="preserve">The analytic discussion in Section 4.5 explains the roles of </w:t>
      </w:r>
      <m:oMath>
        <m:r>
          <w:rPr>
            <w:rFonts w:ascii="Cambria Math" w:hAnsi="Cambria Math"/>
          </w:rPr>
          <m:t>γ</m:t>
        </m:r>
      </m:oMath>
      <w:r>
        <w:t xml:space="preserve">, </w:t>
      </w:r>
      <m:oMath>
        <m:r>
          <w:rPr>
            <w:rFonts w:ascii="Cambria Math" w:hAnsi="Cambria Math"/>
          </w:rPr>
          <m:t>θ</m:t>
        </m:r>
      </m:oMath>
      <w:r>
        <w:t xml:space="preserve">, </w:t>
      </w:r>
      <m:oMath>
        <m:r>
          <w:rPr>
            <w:rFonts w:ascii="Cambria Math" w:hAnsi="Cambria Math"/>
          </w:rPr>
          <m:t>λ</m:t>
        </m:r>
      </m:oMath>
      <w:r>
        <w:t xml:space="preserve">, </w:t>
      </w:r>
      <m:oMath>
        <m:r>
          <w:rPr>
            <w:rFonts w:ascii="Cambria Math" w:hAnsi="Cambria Math"/>
          </w:rPr>
          <m:t>K</m:t>
        </m:r>
        <m:r>
          <m:rPr>
            <m:sty m:val="p"/>
          </m:rPr>
          <w:rPr>
            <w:rFonts w:ascii="Cambria Math" w:hAnsi="Cambria Math"/>
          </w:rPr>
          <m:t>/</m:t>
        </m:r>
        <m:r>
          <w:rPr>
            <w:rFonts w:ascii="Cambria Math" w:hAnsi="Cambria Math"/>
          </w:rPr>
          <m:t>N</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195D86" w14:textId="77777777" w:rsidR="00CB3150" w:rsidRDefault="00000000">
      <w:pPr>
        <w:pStyle w:val="Heading1"/>
      </w:pPr>
      <w:bookmarkStart w:id="742" w:name="the-bridge-to-empirical-fitting"/>
      <w:bookmarkEnd w:id="736"/>
      <w:bookmarkEnd w:id="741"/>
      <w:r>
        <w:t>4.8 The bridge to empirical fitting</w:t>
      </w:r>
    </w:p>
    <w:p w14:paraId="4025B74B"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01F59B61"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t xml:space="preserve"> selection rule introduced in Section 4.3. We describe that fitted specification explicitly because its parameter estimates must be interpreted in relation to the probability model that produced them.</w:t>
      </w:r>
    </w:p>
    <w:p w14:paraId="465697A1" w14:textId="77777777" w:rsidR="00CB3150" w:rsidRDefault="00000000">
      <w:pPr>
        <w:pStyle w:val="BodyText"/>
      </w:pPr>
      <w:r>
        <w:t xml:space="preserve">Each observation describes a player in a particular season. Let </w:t>
      </w:r>
      <m:oMath>
        <m:r>
          <w:rPr>
            <w:rFonts w:ascii="Cambria Math" w:hAnsi="Cambria Math"/>
          </w:rPr>
          <m:t>s</m:t>
        </m:r>
      </m:oMath>
      <w: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set of players included in season </w:t>
      </w:r>
      <m:oMath>
        <m:r>
          <w:rPr>
            <w:rFonts w:ascii="Cambria Math" w:hAnsi="Cambria Math"/>
          </w:rPr>
          <m:t>s</m:t>
        </m:r>
      </m:oMath>
      <w:r>
        <w:t xml:space="preserve">. For player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does not indicate that the player was drafted during season </w:t>
      </w:r>
      <m:oMath>
        <m:r>
          <w:rPr>
            <w:rFonts w:ascii="Cambria Math" w:hAnsi="Cambria Math"/>
          </w:rPr>
          <m:t>s</m:t>
        </m:r>
      </m:oMath>
      <w:r>
        <w:t>.</w:t>
      </w:r>
    </w:p>
    <w:p w14:paraId="0303C899"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t xml:space="preserve"> for the congestion assigned to player </w:t>
      </w:r>
      <m:oMath>
        <m:r>
          <w:rPr>
            <w:rFonts w:ascii="Cambria Math" w:hAnsi="Cambria Math"/>
          </w:rPr>
          <m:t>i</m:t>
        </m:r>
      </m:oMath>
      <w:r>
        <w:t xml:space="preserve"> in season </w:t>
      </w:r>
      <m:oMath>
        <m:r>
          <w:rPr>
            <w:rFonts w:ascii="Cambria Math" w:hAnsi="Cambria Math"/>
          </w:rPr>
          <m:t>s</m:t>
        </m:r>
      </m:oMath>
      <w:r>
        <w:t xml:space="preserve">. The parameter </w:t>
      </w:r>
      <m:oMath>
        <m:r>
          <w:rPr>
            <w:rFonts w:ascii="Cambria Math" w:hAnsi="Cambria Math"/>
          </w:rPr>
          <m:t>γ</m:t>
        </m:r>
      </m:oMath>
      <w:r>
        <w:t xml:space="preserve"> controls how sharply competitive relevance </w:t>
      </w:r>
      <w: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rPr>
          <m:t>γ</m:t>
        </m:r>
      </m:oMath>
      <w:r>
        <w:t xml:space="preserve"> changed.</w:t>
      </w:r>
    </w:p>
    <w:p w14:paraId="4333362D"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1EB236B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35E9D735"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for the resulting modeled probability of a positive outcome gives</w:t>
      </w:r>
    </w:p>
    <w:p w14:paraId="66F1E61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14F863"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t>, the objective is</w:t>
      </w:r>
    </w:p>
    <w:p w14:paraId="6489EDB7"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1A717A12" w14:textId="77777777" w:rsidR="00CB3150" w:rsidRDefault="00000000">
      <w:r>
        <w:t xml:space="preserve">The joint optimization estimated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t xml:space="preserve"> by maximizing this objective. Assignment preference </w:t>
      </w:r>
      <m:oMath>
        <m:r>
          <w:rPr>
            <w:rFonts w:ascii="Cambria Math" w:hAnsi="Cambria Math"/>
          </w:rPr>
          <m:t>ρ</m:t>
        </m:r>
      </m:oMath>
      <w: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t xml:space="preserve">. These estimates belong to the Bernoulli fitting specification described here. They were not </w:t>
      </w:r>
      <w:r>
        <w:lastRenderedPageBreak/>
        <w:t>obtained by fitting the exact-</w:t>
      </w:r>
      <m:oMath>
        <m:r>
          <w:rPr>
            <w:rFonts w:ascii="Cambria Math" w:hAnsi="Cambria Math"/>
          </w:rPr>
          <m:t>K</m:t>
        </m:r>
      </m:oMath>
      <w:r>
        <w:t xml:space="preserve"> selection model. Appendix 4A provides the sample description, numerical implementation details, and supporting source record. [4–9]</w:t>
      </w:r>
    </w:p>
    <w:p w14:paraId="0E64D04B"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4C979939" w14:textId="77777777" w:rsidR="00CB3150" w:rsidRDefault="00000000">
      <w:pPr>
        <w:pStyle w:val="BodyText"/>
      </w:pPr>
      <w:r>
        <w:t xml:space="preserve">There is also a coefficient-scale distinction: dividing </w:t>
      </w:r>
      <m:oMath>
        <m:r>
          <w:rPr>
            <w:rFonts w:ascii="Cambria Math" w:hAnsi="Cambria Math"/>
          </w:rPr>
          <m:t>A</m:t>
        </m:r>
      </m:oMath>
      <w: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t xml:space="preserve"> by temperature while retaining the same numerical </w:t>
      </w:r>
      <m:oMath>
        <m:r>
          <w:rPr>
            <w:rFonts w:ascii="Cambria Math" w:hAnsi="Cambria Math"/>
          </w:rPr>
          <m:t>λ</m:t>
        </m:r>
      </m:oMath>
      <w:r>
        <w:t>. An algebraic reparameterization can match logits for fixed congestion, but it does not turn the Bernoulli likelihood into the likelihood of exact-</w:t>
      </w:r>
      <m:oMath>
        <m:r>
          <w:rPr>
            <w:rFonts w:ascii="Cambria Math" w:hAnsi="Cambria Math"/>
          </w:rPr>
          <m:t>K</m:t>
        </m:r>
      </m:oMath>
      <w:r>
        <w:t xml:space="preserve"> selection. No completed exact-</w:t>
      </w:r>
      <m:oMath>
        <m:r>
          <w:rPr>
            <w:rFonts w:ascii="Cambria Math" w:hAnsi="Cambria Math"/>
          </w:rPr>
          <m:t>K</m:t>
        </m:r>
      </m:oMath>
      <w:r>
        <w:t xml:space="preserve"> refit has been established in the verified record. [11, 12]</w:t>
      </w:r>
    </w:p>
    <w:p w14:paraId="6EDE0096" w14:textId="77777777" w:rsidR="00CB3150" w:rsidRDefault="00000000">
      <w:pPr>
        <w:pStyle w:val="BodyText"/>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55C97560" w14:textId="77777777" w:rsidR="00CB3150" w:rsidRDefault="00000000">
      <w:pPr>
        <w:pStyle w:val="Heading1"/>
      </w:pPr>
      <w:bookmarkStart w:id="743" w:name="X34faad1c749316954420b934931aff7c96ea3d6"/>
      <w:bookmarkEnd w:id="742"/>
      <w:r>
        <w:t>Appendix 4A Technical qualifications and the historical fitting record</w:t>
      </w:r>
    </w:p>
    <w:p w14:paraId="2CA8B985" w14:textId="77777777" w:rsidR="00CB3150" w:rsidRDefault="00000000">
      <w:pPr>
        <w:pStyle w:val="Heading2"/>
      </w:pPr>
      <w:bookmarkStart w:id="744" w:name="Xc4cff8260d0316924cc51552c5cb860d3737775"/>
      <w:r>
        <w:t>4A.1 The intended stochastic rule and legacy software</w:t>
      </w:r>
    </w:p>
    <w:p w14:paraId="5FE1EE65" w14:textId="77777777" w:rsidR="00CB3150" w:rsidRDefault="00000000">
      <w:r>
        <w:t xml:space="preserve">The stochastic selection rule in Section 4.3 accepts any finite score, including negative scores, and selects exactly </w:t>
      </w:r>
      <m:oMath>
        <m:r>
          <w:rPr>
            <w:rFonts w:ascii="Cambria Math" w:hAnsi="Cambria Math"/>
          </w:rPr>
          <m:t>K</m:t>
        </m:r>
      </m:oMath>
      <w:r>
        <w:t xml:space="preserve"> individuals. A negative score still produces a positive exponential weight. Adding the same constant to every score leaves the selection probabilities unchanged because it preserves all score differences.</w:t>
      </w:r>
    </w:p>
    <w:p w14:paraId="798372AD" w14:textId="77777777" w:rsidR="00CB3150" w:rsidRDefault="00000000">
      <w:pPr>
        <w:pStyle w:val="BodyText"/>
      </w:pPr>
      <w: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t xml:space="preserve"> individuals. Replacing negative scores with zero can also change relative selection probabilities by erasing differences among those scores. [3]</w:t>
      </w:r>
    </w:p>
    <w:p w14:paraId="42D35CD2"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419CB570" w14:textId="77777777" w:rsidR="00CB3150" w:rsidRDefault="00000000">
      <w:pPr>
        <w:pStyle w:val="BodyText"/>
      </w:pPr>
      <w: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33E958AA" w14:textId="77777777" w:rsidR="00CB3150" w:rsidRDefault="00000000">
      <w:pPr>
        <w:pStyle w:val="Heading2"/>
      </w:pPr>
      <w:bookmarkStart w:id="745" w:name="X30020ca2e28c3ddcf47702a707f4f0d8976e712"/>
      <w:bookmarkEnd w:id="744"/>
      <w:r>
        <w:t>4A.2 Differences between the stated selection rule and earlier implementations</w:t>
      </w:r>
    </w:p>
    <w:p w14:paraId="19FB3678" w14:textId="77777777" w:rsidR="00CB3150" w:rsidRDefault="00000000">
      <w:r>
        <w:t xml:space="preserve">For season </w:t>
      </w:r>
      <m:oMath>
        <m:r>
          <w:rPr>
            <w:rFonts w:ascii="Cambria Math" w:hAnsi="Cambria Math"/>
          </w:rPr>
          <m:t>s</m:t>
        </m:r>
      </m:oMath>
      <w: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556562B9" w14:textId="77777777" w:rsidR="00CB3150" w:rsidRDefault="00000000">
      <w:pPr>
        <w:pStyle w:val="BodyText"/>
      </w:pPr>
      <w: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t xml:space="preserve"> identify individual </w:t>
      </w:r>
      <m:oMath>
        <m:r>
          <w:rPr>
            <w:rFonts w:ascii="Cambria Math" w:hAnsi="Cambria Math"/>
          </w:rPr>
          <m:t>i</m:t>
        </m:r>
      </m:oMath>
      <w:r>
        <w:t xml:space="preserve">’s group in season </w:t>
      </w:r>
      <m:oMath>
        <m:r>
          <w:rPr>
            <w:rFonts w:ascii="Cambria Math" w:hAnsi="Cambria Math"/>
          </w:rPr>
          <m:t>s</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t xml:space="preserve"> be the number of individuals included in group </w:t>
      </w:r>
      <m:oMath>
        <m:r>
          <w:rPr>
            <w:rFonts w:ascii="Cambria Math" w:hAnsi="Cambria Math"/>
          </w:rPr>
          <m:t>j</m:t>
        </m:r>
      </m:oMath>
      <w:r>
        <w:t xml:space="preserve"> for that season. Thus, the fitted congestion term was</w:t>
      </w:r>
    </w:p>
    <w:p w14:paraId="2D8937D6"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x</m:t>
              </m:r>
              <m:r>
                <m:rPr>
                  <m:sty m:val="p"/>
                </m:rPr>
                <w:rPr>
                  <w:rFonts w:ascii="Cambria Math" w:hAnsi="Cambria Math"/>
                </w:rPr>
                <m:t>)</m:t>
              </m:r>
            </m:den>
          </m:f>
        </m:oMath>
      </m:oMathPara>
    </w:p>
    <w:p w14:paraId="042FE46A"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t xml:space="preserve"> denotes the shared congestion of group </w:t>
      </w:r>
      <m:oMath>
        <m:r>
          <w:rPr>
            <w:rFonts w:ascii="Cambria Math" w:hAnsi="Cambria Math"/>
          </w:rPr>
          <m:t>j</m:t>
        </m:r>
      </m:oMath>
      <w:r>
        <w:t xml:space="preserve"> in season </w:t>
      </w:r>
      <m:oMath>
        <m:r>
          <w:rPr>
            <w:rFonts w:ascii="Cambria Math" w:hAnsi="Cambria Math"/>
          </w:rPr>
          <m:t>s</m:t>
        </m:r>
      </m:oMath>
      <w:r>
        <w:t xml:space="preserve">; the effective congestion applied to individual </w:t>
      </w:r>
      <m:oMath>
        <m:r>
          <w:rPr>
            <w:rFonts w:ascii="Cambria Math" w:hAnsi="Cambria Math"/>
          </w:rPr>
          <m:t>i</m:t>
        </m:r>
      </m:oMath>
      <w: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3C5A578D" w14:textId="77777777" w:rsidR="00CB3150" w:rsidRDefault="00000000">
      <w:pPr>
        <w:pStyle w:val="BodyText"/>
      </w:pPr>
      <w:r>
        <w:t>The intermediate quantity supplied to the probability calculation, called the board logit in the implementation, was</w:t>
      </w:r>
    </w:p>
    <w:p w14:paraId="70DD9A0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006B0EA2" w14:textId="77777777" w:rsidR="00CB3150" w:rsidRDefault="00000000">
      <w:r>
        <w:t>The script converted these quantities to probabilities by applying a softmax function within each season:</w:t>
      </w:r>
    </w:p>
    <w:p w14:paraId="261D1BB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e>
              </m:nary>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45BD2488"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042F4DB7"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25C50840"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12DA3D85" w14:textId="77777777" w:rsidR="00CB3150" w:rsidRDefault="00000000">
      <w: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w:t>
      </w:r>
      <m:oMath>
        <m:r>
          <w:rPr>
            <w:rFonts w:ascii="Cambria Math" w:hAnsi="Cambria Math"/>
          </w:rPr>
          <m:t>γ</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Congestion was recomputed as </w:t>
      </w:r>
      <m:oMath>
        <m:r>
          <w:rPr>
            <w:rFonts w:ascii="Cambria Math" w:hAnsi="Cambria Math"/>
          </w:rPr>
          <m:t>γ</m:t>
        </m:r>
      </m:oMath>
      <w:r>
        <w:t xml:space="preserve"> changed during joint optimization. A separate option held </w:t>
      </w:r>
      <m:oMath>
        <m:r>
          <w:rPr>
            <w:rFonts w:ascii="Cambria Math" w:hAnsi="Cambria Math"/>
          </w:rPr>
          <m:t>γ</m:t>
        </m:r>
      </m:oMath>
      <w:r>
        <w:t xml:space="preserve"> fixed and optimized the other two parameters. Reported overlap between the highest-probability observations and positive outcomes was a diagnostic, not the objective being optimized. [4]</w:t>
      </w:r>
    </w:p>
    <w:p w14:paraId="5976C89E" w14:textId="77777777" w:rsidR="00CB3150" w:rsidRDefault="00000000">
      <w:pPr>
        <w:pStyle w:val="Heading2"/>
      </w:pPr>
      <w:bookmarkStart w:id="746" w:name="X61c80e37b1d723545285bb680c26300a41eba3a"/>
      <w:bookmarkEnd w:id="745"/>
      <w:r>
        <w:t>4A.3 Normalization and threshold construction</w:t>
      </w:r>
    </w:p>
    <w:p w14:paraId="3CFB432B" w14:textId="77777777" w:rsidR="00CB3150" w:rsidRDefault="00000000">
      <w: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t xml:space="preserve"> for an expected value under the model, and let </w:t>
      </w:r>
      <m:oMath>
        <m:r>
          <m:rPr>
            <m:sty m:val="bi"/>
          </m:rPr>
          <w:rPr>
            <w:rFonts w:ascii="Cambria Math" w:hAnsi="Cambria Math"/>
          </w:rPr>
          <m:t>A</m:t>
        </m:r>
      </m:oMath>
      <w:r>
        <w:t xml:space="preserve"> and </w:t>
      </w:r>
      <m:oMath>
        <m:r>
          <m:rPr>
            <m:sty m:val="bi"/>
          </m:rPr>
          <w:rPr>
            <w:rFonts w:ascii="Cambria Math" w:hAnsi="Cambria Math"/>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the working Bernoulli model satisfies</w:t>
      </w:r>
    </w:p>
    <w:p w14:paraId="0E4CA66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2D99B3B0"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7C8F25B9" w14:textId="77777777" w:rsidR="00CB3150" w:rsidRDefault="00000000">
      <w:pPr>
        <w:pStyle w:val="BodyText"/>
      </w:pPr>
      <w: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t xml:space="preserve"> denote its empirical </w:t>
      </w:r>
      <m:oMath>
        <m:r>
          <w:rPr>
            <w:rFonts w:ascii="Cambria Math" w:hAnsi="Cambria Math"/>
          </w:rPr>
          <m:t>q</m:t>
        </m:r>
      </m:oMath>
      <w:r>
        <w:t xml:space="preserve">-quantile—the performance value marking approximately the fraction </w:t>
      </w:r>
      <m:oMath>
        <m:r>
          <w:rPr>
            <w:rFonts w:ascii="Cambria Math" w:hAnsi="Cambria Math"/>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number of observations in that preprocessing population, the threshold was set to</w:t>
      </w:r>
    </w:p>
    <w:p w14:paraId="1AA732A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1B4F01AB" w14:textId="77777777" w:rsidR="00CB3150" w:rsidRDefault="00000000">
      <w:r>
        <w:t xml:space="preserve">The superscript </w:t>
      </w:r>
      <m:oMath>
        <m:r>
          <w:rPr>
            <w:rFonts w:ascii="Cambria Math" w:hAnsi="Cambria Math"/>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40FFBE29" w14:textId="77777777" w:rsidR="00CB3150" w:rsidRDefault="00000000">
      <w:pPr>
        <w:pStyle w:val="BodyText"/>
      </w:pPr>
      <w:r>
        <w:t xml:space="preserve">Assignment preference </w:t>
      </w:r>
      <m:oMath>
        <m:r>
          <w:rPr>
            <w:rFonts w:ascii="Cambria Math" w:hAnsi="Cambria Math"/>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t xml:space="preserve"> likelihood. [1, 8]</w:t>
      </w:r>
    </w:p>
    <w:p w14:paraId="2E2EF7D9" w14:textId="77777777" w:rsidR="00CB3150" w:rsidRDefault="00000000">
      <w:pPr>
        <w:pStyle w:val="Heading2"/>
      </w:pPr>
      <w:bookmarkStart w:id="747" w:name="X37bb242055bc516b188ab4496a584a40b1a9c72"/>
      <w:bookmarkEnd w:id="746"/>
      <w:r>
        <w:t>4A.4 Saved estimates and parameter transfer</w:t>
      </w:r>
    </w:p>
    <w:p w14:paraId="5AE70836" w14:textId="77777777" w:rsidR="00CB3150" w:rsidRDefault="00000000">
      <w:r>
        <w:t xml:space="preserve">A hat denotes an estimated parameter value; for example, </w:t>
      </w:r>
      <m:oMath>
        <m:acc>
          <m:accPr>
            <m:ctrlPr>
              <w:rPr>
                <w:rFonts w:ascii="Cambria Math" w:hAnsi="Cambria Math"/>
              </w:rPr>
            </m:ctrlPr>
          </m:accPr>
          <m:e>
            <m:r>
              <w:rPr>
                <w:rFonts w:ascii="Cambria Math" w:hAnsi="Cambria Math"/>
              </w:rPr>
              <m:t>γ</m:t>
            </m:r>
          </m:e>
        </m:acc>
      </m:oMath>
      <w:r>
        <w:t xml:space="preserve"> is the estimate of </w:t>
      </w:r>
      <m:oMath>
        <m:r>
          <w:rPr>
            <w:rFonts w:ascii="Cambria Math" w:hAnsi="Cambria Math"/>
          </w:rPr>
          <m:t>γ</m:t>
        </m:r>
      </m:oMath>
      <w:r>
        <w:t xml:space="preserve"> obtained by fitting the model. The joint fitting artifact saved on 28 August 2026 reports</w:t>
      </w:r>
    </w:p>
    <w:p w14:paraId="6C32EB49" w14:textId="77777777" w:rsidR="00CB3150" w:rsidRDefault="00000000">
      <w:pPr>
        <w:pStyle w:val="BodyText"/>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t>,</w:t>
      </w:r>
    </w:p>
    <w:p w14:paraId="78795065" w14:textId="77777777" w:rsidR="00CB3150" w:rsidRDefault="00000000">
      <w:pPr>
        <w:pStyle w:val="BodyText"/>
      </w:pPr>
      <w: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610E1CB7" w14:textId="77777777" w:rsidR="00CB3150" w:rsidRDefault="00000000">
      <w:pPr>
        <w:pStyle w:val="BodyText"/>
      </w:pPr>
      <w: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t>. Those estimates belong to a different fitting specification and should not be merged with the later joint estimates. [5, 9, 10]</w:t>
      </w:r>
    </w:p>
    <w:p w14:paraId="75707337"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760103E8"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1FFFCFF2" w14:textId="77777777" w:rsidR="00CB3150" w:rsidRDefault="00000000">
      <w: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when the numerical penalty coefficient is transferred unchanged. [4, 11]</w:t>
      </w:r>
    </w:p>
    <w:p w14:paraId="33D949B6" w14:textId="77777777" w:rsidR="00CB3150" w:rsidRDefault="00000000">
      <w:pPr>
        <w:pStyle w:val="BodyText"/>
      </w:pPr>
      <w:r>
        <w:t>An exact-</w:t>
      </w:r>
      <m:oMath>
        <m:r>
          <w:rPr>
            <w:rFonts w:ascii="Cambria Math" w:hAnsi="Cambria Math"/>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t xml:space="preserve"> refit has been established in the verified record. [2, 12]</w:t>
      </w:r>
    </w:p>
    <w:p w14:paraId="31ED99F1" w14:textId="77777777" w:rsidR="00CB3150" w:rsidRDefault="00000000">
      <w:pPr>
        <w:pStyle w:val="BodyText"/>
      </w:pPr>
      <w:r>
        <w:t>The empirical bridge consequently remains a separate methodological task. Before treating the historical estimates as fitted parameters of deterministic top-</w:t>
      </w:r>
      <m:oMath>
        <m:r>
          <w:rPr>
            <w:rFonts w:ascii="Cambria Math" w:hAnsi="Cambria Math"/>
          </w:rPr>
          <m:t>K</m:t>
        </m:r>
      </m:oMath>
      <w:r>
        <w:t xml:space="preserve"> or stochastic exact-</w:t>
      </w:r>
      <m:oMath>
        <m:r>
          <w:rPr>
            <w:rFonts w:ascii="Cambria Math" w:hAnsi="Cambria Math"/>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03378FB1" w14:textId="77777777" w:rsidR="00CB3150" w:rsidRDefault="00000000">
      <w:pPr>
        <w:pStyle w:val="Heading2"/>
      </w:pPr>
      <w:bookmarkStart w:id="748" w:name="Xc89fd0d0a0538ad258b22b5118afea5b3189c30"/>
      <w:bookmarkEnd w:id="747"/>
      <w:r>
        <w:lastRenderedPageBreak/>
        <w:t>4A.5 Alternative congestion specifications</w:t>
      </w:r>
    </w:p>
    <w:p w14:paraId="05902450" w14:textId="77777777" w:rsidR="00CB3150" w:rsidRDefault="00000000">
      <w: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t xml:space="preserve">. Moving the threshold with </w:t>
      </w:r>
      <m:oMath>
        <m:r>
          <w:rPr>
            <w:rFonts w:ascii="Cambria Math" w:hAnsi="Cambria Math"/>
          </w:rPr>
          <m:t>K</m:t>
        </m:r>
      </m:oMath>
      <w:r>
        <w:t xml:space="preserve"> couples competitive relevance to the outcome capacity, whereas holding it fixed permits those quantities to be varied independently. These choices require explicit identification wherever their results are compared.</w:t>
      </w:r>
    </w:p>
    <w:p w14:paraId="05CDCE96"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37AF979" w14:textId="77777777" w:rsidR="00CB3150" w:rsidRDefault="00000000">
      <w:pPr>
        <w:pStyle w:val="Heading1"/>
      </w:pPr>
      <w:bookmarkStart w:id="749" w:name="X8a33aa523801c967d2fea04397cc8e7252f71fa"/>
      <w:bookmarkEnd w:id="743"/>
      <w:bookmarkEnd w:id="748"/>
      <w:r>
        <w:t>Appendix 4B Sources for the equations and completed results</w:t>
      </w:r>
    </w:p>
    <w:p w14:paraId="5FC176E1"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1BFA7340" w14:textId="77777777" w:rsidR="00CB3150" w:rsidRDefault="00000000">
      <w:pPr>
        <w:pStyle w:val="BodyText"/>
      </w:pPr>
      <w:r>
        <w:t xml:space="preserve">[1] The stochastic replay decision and distinction between temperatures are documented in </w:t>
      </w:r>
      <w:hyperlink r:id="rId9">
        <w:r>
          <w:t>MBB_empirical_roster_select_replay.md</w:t>
        </w:r>
      </w:hyperlink>
      <w:r>
        <w:t xml:space="preserve">, lines 370–418 and 454–462. The direct user instruction is preserved in </w:t>
      </w:r>
      <w:hyperlink r:id="rId10">
        <w:r>
          <w:t>.specstory/history/2026-06-11_08-19-11-0400-compass.md</w:t>
        </w:r>
      </w:hyperlink>
      <w:r>
        <w:t>, line 331818, with the subsequent implementation authorization at line 332351. The lock was for empirical-roster replay; it does not retroactively change earlier deterministic runs.</w:t>
      </w:r>
    </w:p>
    <w:p w14:paraId="72242C19" w14:textId="77777777" w:rsidR="00CB3150" w:rsidRDefault="00000000">
      <w:pPr>
        <w:pStyle w:val="BodyText"/>
      </w:pPr>
      <w:r>
        <w:t xml:space="preserve">[2] </w:t>
      </w:r>
      <w:hyperlink r:id="rId11">
        <w:r>
          <w:t>PD20_softmax_K_winners_explainer.md</w:t>
        </w:r>
      </w:hyperlink>
      <w:r>
        <w:t xml:space="preserve">, lines 190–199, describes the observed-set likelihood for sequential proportional sampling. </w:t>
      </w:r>
      <w:hyperlink r:id="rId12">
        <w:r>
          <w:t>PD20_notes.md</w:t>
        </w:r>
      </w:hyperlink>
      <w:r>
        <w:t>, lines 121–127, identifies the weighted without-replacement procedure as Plackett–Luce.</w:t>
      </w:r>
    </w:p>
    <w:p w14:paraId="70BCB0B8" w14:textId="77777777" w:rsidR="00CB3150" w:rsidRDefault="00000000">
      <w:pPr>
        <w:pStyle w:val="BodyText"/>
      </w:pPr>
      <w:r>
        <w:lastRenderedPageBreak/>
        <w:t xml:space="preserve">[3] </w:t>
      </w:r>
      <w:hyperlink r:id="rId13">
        <w:r>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1D4636E" w14:textId="77777777" w:rsidR="00CB3150" w:rsidRDefault="00000000">
      <w:pPr>
        <w:pStyle w:val="BodyText"/>
      </w:pPr>
      <w:r>
        <w:t xml:space="preserve">[4] </w:t>
      </w:r>
      <w:hyperlink r:id="rId14">
        <w:r>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1BF72BAF" w14:textId="77777777" w:rsidR="00CB3150" w:rsidRDefault="00000000">
      <w:pPr>
        <w:pStyle w:val="BodyText"/>
      </w:pPr>
      <w:r>
        <w:t xml:space="preserve">[5] </w:t>
      </w:r>
      <w:hyperlink r:id="rId15">
        <w:r>
          <w:t>ASSORT_20260927_SCOUT_response_selection_population_and_reigning_alignment.md</w:t>
        </w:r>
      </w:hyperlink>
      <w:r>
        <w:t xml:space="preserve">, lines 94–115, documents all-player-season rows and repeated ever-drafted labels. The loader is </w:t>
      </w:r>
      <w:hyperlink r:id="rId16">
        <w:r>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4539F4E" w14:textId="77777777" w:rsidR="00CB3150" w:rsidRDefault="00000000">
      <w:pPr>
        <w:pStyle w:val="BodyText"/>
      </w:pPr>
      <w:r>
        <w:t xml:space="preserve">[6] </w:t>
      </w:r>
      <w:hyperlink r:id="rId17">
        <w:r>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18">
        <w:r>
          <w:t>MBB_empirical_roster_select_replay.md</w:t>
        </w:r>
      </w:hyperlink>
      <w:r>
        <w:t>, lines 464–471.</w:t>
      </w:r>
    </w:p>
    <w:p w14:paraId="47135F28" w14:textId="77777777" w:rsidR="00CB3150" w:rsidRDefault="00000000">
      <w:pPr>
        <w:pStyle w:val="BodyText"/>
      </w:pPr>
      <w:r>
        <w:t xml:space="preserve">[7] </w:t>
      </w:r>
      <w:hyperlink r:id="rId19">
        <w:r>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D366A0E" w14:textId="77777777" w:rsidR="00CB3150" w:rsidRDefault="00000000">
      <w:pPr>
        <w:pStyle w:val="BodyText"/>
      </w:pPr>
      <w:r>
        <w:t xml:space="preserve">[8] </w:t>
      </w:r>
      <w:hyperlink r:id="rId20">
        <w:r>
          <w:t>REIGNING_PD21_rho_hsort_calibrate_2009_2021_mg10_min20_09_21_fit_bracket.json</w:t>
        </w:r>
      </w:hyperlink>
      <w:r>
        <w:t>, lines 332–345, reports longitudinal rho = 0, simulated mean H_sort = 0.0823114512, and empirical mean H_sort = 0.0644102092. These are assignment-calibration results, not output-likelihood estimates.</w:t>
      </w:r>
    </w:p>
    <w:p w14:paraId="3B8F83D6" w14:textId="77777777" w:rsidR="00CB3150" w:rsidRDefault="00000000">
      <w:pPr>
        <w:pStyle w:val="BodyText"/>
      </w:pPr>
      <w:r>
        <w:lastRenderedPageBreak/>
        <w:t xml:space="preserve">[9] </w:t>
      </w:r>
      <w:hyperlink r:id="rId21">
        <w:r>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2">
        <w:r>
          <w:t>calibration/manifest.json</w:t>
        </w:r>
      </w:hyperlink>
      <w:r>
        <w:t xml:space="preserve">. </w:t>
      </w:r>
      <w:hyperlink r:id="rId23">
        <w:r>
          <w:t>sports/scripts/reigning_hero_calibration.py</w:t>
        </w:r>
      </w:hyperlink>
      <w:r>
        <w:t>, lines 40–41 and 82–99, requests the 2009–2021 window. Read these alongside note [5] when describing the effective sample.</w:t>
      </w:r>
    </w:p>
    <w:p w14:paraId="0BC1800A" w14:textId="77777777" w:rsidR="00CB3150" w:rsidRDefault="00000000">
      <w:pPr>
        <w:pStyle w:val="BodyText"/>
      </w:pPr>
      <w:r>
        <w:t xml:space="preserve">[10] </w:t>
      </w:r>
      <w:hyperlink r:id="rId24">
        <w:r>
          <w:t>PD21_draft_bernoulli_mle_2013_2021.json</w:t>
        </w:r>
      </w:hyperlink>
      <w:r>
        <w:t xml:space="preserve">, lines 2–21, records the fixed-gamma fit: gamma = 18, lambda = 2.571500648851351, t = 1.065561586816066, 38,123 rows, 882 positive flags, and nine seasons. The older </w:t>
      </w:r>
      <w:hyperlink r:id="rId25">
        <w:r>
          <w:t>PD21_draft_bernoulli_mle_2011_2021.json</w:t>
        </w:r>
      </w:hyperlink>
      <w:r>
        <w:t xml:space="preserve"> records a grid-best point with gamma = 10 fixed, lambda = 2, t = 1, and bfgs = null; it must not be substituted for the later joint estimate.</w:t>
      </w:r>
    </w:p>
    <w:p w14:paraId="1959A433" w14:textId="77777777" w:rsidR="00CB3150" w:rsidRDefault="00000000">
      <w:pPr>
        <w:pStyle w:val="BodyText"/>
      </w:pPr>
      <w:r>
        <w:t xml:space="preserve">[11] </w:t>
      </w:r>
      <w:hyperlink r:id="rId26">
        <w:r>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t xml:space="preserve"> likelihoods is asserted.</w:t>
      </w:r>
    </w:p>
    <w:p w14:paraId="1EFD0495" w14:textId="77777777" w:rsidR="00CB3150" w:rsidRDefault="00000000">
      <w:pPr>
        <w:pStyle w:val="BodyText"/>
      </w:pPr>
      <w:r>
        <w:t xml:space="preserve">[12] </w:t>
      </w:r>
      <w:hyperlink r:id="rId27">
        <w:r>
          <w:t>MLE_basics.md</w:t>
        </w:r>
      </w:hyperlink>
      <w:r>
        <w:t>, lines 208, 244–250, and 420–426, states that empirical fitting ended with the Bernoulli optimization, with no Phase B re-estimation, while describing exact-</w:t>
      </w:r>
      <m:oMath>
        <m:r>
          <w:rPr>
            <w:rFonts w:ascii="Cambria Math" w:hAnsi="Cambria Math"/>
          </w:rPr>
          <m:t>K</m:t>
        </m:r>
      </m:oMath>
      <w:r>
        <w:t xml:space="preserve"> estimation as an alternative. The later replay lock in note [1] kept that fitting procedure unchanged.</w:t>
      </w:r>
    </w:p>
    <w:p w14:paraId="6BA5899D" w14:textId="77777777" w:rsidR="00CB3150" w:rsidRDefault="00000000">
      <w:pPr>
        <w:pStyle w:val="BodyText"/>
      </w:pPr>
      <w:r>
        <w:t xml:space="preserve">[13] </w:t>
      </w:r>
      <w:hyperlink r:id="rId28">
        <w:r>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489D42CC" w14:textId="77777777" w:rsidR="00CB3150" w:rsidRDefault="00000000">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54186233"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467C336A" w14:textId="77777777" w:rsidR="00CB3150" w:rsidRDefault="00000000">
      <w:pPr>
        <w:pStyle w:val="BodyText"/>
      </w:pPr>
      <w:r>
        <w:t xml:space="preserve">[16] ASSORT_20260927_penalty_bars_v1_report.md records the </w:t>
      </w:r>
      <m:oMath>
        <m:r>
          <w:rPr>
            <w:rFonts w:ascii="Cambria Math" w:hAnsi="Cambria Math"/>
          </w:rPr>
          <m:t>λ</m:t>
        </m:r>
      </m:oMath>
      <w:r>
        <w:t xml:space="preserve"> = 0, 1, 2, 4 comparison and the bin-support qualification. Figure 4.1 is the saved 2015_penalty_bars.png under assort_analysis/outputs/penalty_bars_v1. The report identifies its specification, code, bin summaries, and execution record.</w:t>
      </w:r>
    </w:p>
    <w:p w14:paraId="25CD5123" w14:textId="77777777" w:rsidR="00CB3150" w:rsidRDefault="00000000">
      <w:pPr>
        <w:pStyle w:val="BodyText"/>
      </w:pPr>
      <w: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t xml:space="preserve"> versus 0.05 comparison at 50% and 1% selection, including changed-winner counts and their denominators. Figure 4.2 is the saved 2015_relative.png under assort_analysis/outputs/rho_scarcity_v1. The report links the saved rates, population support, identity summaries, and run record.</w:t>
      </w:r>
      <w:bookmarkEnd w:id="749"/>
    </w:p>
    <w:sectPr w:rsidR="00CB3150" w:rsidSect="00EC7973">
      <w:headerReference w:type="default" r:id="rId29"/>
      <w:footerReference w:type="default" r:id="rId30"/>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2A63F3" w14:textId="77777777" w:rsidR="002A17AB" w:rsidRDefault="002A17AB">
      <w:pPr>
        <w:spacing w:after="0" w:line="240" w:lineRule="auto"/>
      </w:pPr>
      <w:r>
        <w:separator/>
      </w:r>
    </w:p>
  </w:endnote>
  <w:endnote w:type="continuationSeparator" w:id="0">
    <w:p w14:paraId="1D6B36B9" w14:textId="77777777" w:rsidR="002A17AB" w:rsidRDefault="002A1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555F6"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65B34" w14:textId="77777777" w:rsidR="002A17AB" w:rsidRDefault="002A17AB">
      <w:pPr>
        <w:spacing w:after="0" w:line="240" w:lineRule="auto"/>
      </w:pPr>
      <w:r>
        <w:separator/>
      </w:r>
    </w:p>
  </w:footnote>
  <w:footnote w:type="continuationSeparator" w:id="0">
    <w:p w14:paraId="6270E8E5" w14:textId="77777777" w:rsidR="002A17AB" w:rsidRDefault="002A1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1839ED"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3"/>
  </w:num>
  <w:num w:numId="11" w16cid:durableId="1335380630">
    <w:abstractNumId w:val="10"/>
  </w:num>
  <w:num w:numId="12" w16cid:durableId="850726394">
    <w:abstractNumId w:val="14"/>
  </w:num>
  <w:num w:numId="13" w16cid:durableId="1895460450">
    <w:abstractNumId w:val="12"/>
  </w:num>
  <w:num w:numId="14" w16cid:durableId="1623609490">
    <w:abstractNumId w:val="11"/>
  </w:num>
  <w:num w:numId="15" w16cid:durableId="133152028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6007C"/>
    <w:rsid w:val="0006063C"/>
    <w:rsid w:val="000640E1"/>
    <w:rsid w:val="000679A2"/>
    <w:rsid w:val="00070F34"/>
    <w:rsid w:val="000A73FC"/>
    <w:rsid w:val="000B4DEE"/>
    <w:rsid w:val="000E1DA7"/>
    <w:rsid w:val="000E5100"/>
    <w:rsid w:val="000F167D"/>
    <w:rsid w:val="00107815"/>
    <w:rsid w:val="00121AA1"/>
    <w:rsid w:val="00133EE0"/>
    <w:rsid w:val="0015074B"/>
    <w:rsid w:val="00154186"/>
    <w:rsid w:val="00161C59"/>
    <w:rsid w:val="0018609E"/>
    <w:rsid w:val="0019481C"/>
    <w:rsid w:val="001B5580"/>
    <w:rsid w:val="001C5821"/>
    <w:rsid w:val="001F6217"/>
    <w:rsid w:val="00203D06"/>
    <w:rsid w:val="002271F4"/>
    <w:rsid w:val="0023452C"/>
    <w:rsid w:val="00250804"/>
    <w:rsid w:val="002623E3"/>
    <w:rsid w:val="0027362F"/>
    <w:rsid w:val="00284DBE"/>
    <w:rsid w:val="00285B94"/>
    <w:rsid w:val="0029639D"/>
    <w:rsid w:val="002A17AB"/>
    <w:rsid w:val="002B31B8"/>
    <w:rsid w:val="002E03B0"/>
    <w:rsid w:val="00314308"/>
    <w:rsid w:val="00326F90"/>
    <w:rsid w:val="00354740"/>
    <w:rsid w:val="00362992"/>
    <w:rsid w:val="00365EB2"/>
    <w:rsid w:val="00384763"/>
    <w:rsid w:val="00387EC6"/>
    <w:rsid w:val="003C2A31"/>
    <w:rsid w:val="003E7FF3"/>
    <w:rsid w:val="004003FB"/>
    <w:rsid w:val="00411AEA"/>
    <w:rsid w:val="00432147"/>
    <w:rsid w:val="004337F2"/>
    <w:rsid w:val="00465159"/>
    <w:rsid w:val="004A76BC"/>
    <w:rsid w:val="004E2689"/>
    <w:rsid w:val="005026D1"/>
    <w:rsid w:val="005034AB"/>
    <w:rsid w:val="00506582"/>
    <w:rsid w:val="00517A5E"/>
    <w:rsid w:val="00531C7D"/>
    <w:rsid w:val="00543B36"/>
    <w:rsid w:val="005667BC"/>
    <w:rsid w:val="005A1528"/>
    <w:rsid w:val="005A2EC9"/>
    <w:rsid w:val="005A5775"/>
    <w:rsid w:val="005C16C5"/>
    <w:rsid w:val="005D16A8"/>
    <w:rsid w:val="005D1A3F"/>
    <w:rsid w:val="005D2C04"/>
    <w:rsid w:val="005E6903"/>
    <w:rsid w:val="005F2FB9"/>
    <w:rsid w:val="005F76C5"/>
    <w:rsid w:val="006003BE"/>
    <w:rsid w:val="00605038"/>
    <w:rsid w:val="006225F7"/>
    <w:rsid w:val="00637BCE"/>
    <w:rsid w:val="006421B7"/>
    <w:rsid w:val="006425A8"/>
    <w:rsid w:val="006631A0"/>
    <w:rsid w:val="006A31F9"/>
    <w:rsid w:val="006B104D"/>
    <w:rsid w:val="006B3BD3"/>
    <w:rsid w:val="006C0069"/>
    <w:rsid w:val="006D4AE6"/>
    <w:rsid w:val="006D78CC"/>
    <w:rsid w:val="006E0C7F"/>
    <w:rsid w:val="006E112A"/>
    <w:rsid w:val="006F678C"/>
    <w:rsid w:val="00704BA8"/>
    <w:rsid w:val="00722DD0"/>
    <w:rsid w:val="00736EEB"/>
    <w:rsid w:val="0073798A"/>
    <w:rsid w:val="00751847"/>
    <w:rsid w:val="00757375"/>
    <w:rsid w:val="00782AEB"/>
    <w:rsid w:val="00783EE9"/>
    <w:rsid w:val="00786DAA"/>
    <w:rsid w:val="00797AB4"/>
    <w:rsid w:val="007D7455"/>
    <w:rsid w:val="007E3BCC"/>
    <w:rsid w:val="0081266A"/>
    <w:rsid w:val="008348D0"/>
    <w:rsid w:val="008510FA"/>
    <w:rsid w:val="00857AE0"/>
    <w:rsid w:val="008721FC"/>
    <w:rsid w:val="00873F7F"/>
    <w:rsid w:val="008809AA"/>
    <w:rsid w:val="008A30D3"/>
    <w:rsid w:val="008C5B2D"/>
    <w:rsid w:val="00921496"/>
    <w:rsid w:val="00933B73"/>
    <w:rsid w:val="00944396"/>
    <w:rsid w:val="00950606"/>
    <w:rsid w:val="00990069"/>
    <w:rsid w:val="00996049"/>
    <w:rsid w:val="009B11D6"/>
    <w:rsid w:val="009B78C1"/>
    <w:rsid w:val="009E1044"/>
    <w:rsid w:val="009E456A"/>
    <w:rsid w:val="00A05029"/>
    <w:rsid w:val="00A0781E"/>
    <w:rsid w:val="00A16FA4"/>
    <w:rsid w:val="00A42B32"/>
    <w:rsid w:val="00A5791F"/>
    <w:rsid w:val="00A8676E"/>
    <w:rsid w:val="00A939F3"/>
    <w:rsid w:val="00AA1D8D"/>
    <w:rsid w:val="00AA2BD3"/>
    <w:rsid w:val="00AD3153"/>
    <w:rsid w:val="00AF7AC1"/>
    <w:rsid w:val="00B17DFA"/>
    <w:rsid w:val="00B329C0"/>
    <w:rsid w:val="00B35FFE"/>
    <w:rsid w:val="00B47730"/>
    <w:rsid w:val="00B563C3"/>
    <w:rsid w:val="00B654E4"/>
    <w:rsid w:val="00BA6187"/>
    <w:rsid w:val="00C03B62"/>
    <w:rsid w:val="00C17F93"/>
    <w:rsid w:val="00C253FE"/>
    <w:rsid w:val="00C5104C"/>
    <w:rsid w:val="00C73E7B"/>
    <w:rsid w:val="00C74980"/>
    <w:rsid w:val="00C94276"/>
    <w:rsid w:val="00CB0664"/>
    <w:rsid w:val="00CB3150"/>
    <w:rsid w:val="00CC25D7"/>
    <w:rsid w:val="00CE0DEB"/>
    <w:rsid w:val="00CE1103"/>
    <w:rsid w:val="00CE25E9"/>
    <w:rsid w:val="00D4581D"/>
    <w:rsid w:val="00D936D1"/>
    <w:rsid w:val="00DA0196"/>
    <w:rsid w:val="00DB0F59"/>
    <w:rsid w:val="00DC1B69"/>
    <w:rsid w:val="00DC1DE3"/>
    <w:rsid w:val="00DF4153"/>
    <w:rsid w:val="00E46647"/>
    <w:rsid w:val="00E56E0C"/>
    <w:rsid w:val="00E73B90"/>
    <w:rsid w:val="00E92302"/>
    <w:rsid w:val="00E94E66"/>
    <w:rsid w:val="00E96D99"/>
    <w:rsid w:val="00EC7973"/>
    <w:rsid w:val="00F11CAF"/>
    <w:rsid w:val="00F17583"/>
    <w:rsid w:val="00F17FCC"/>
    <w:rsid w:val="00F25113"/>
    <w:rsid w:val="00F30A83"/>
    <w:rsid w:val="00F65F15"/>
    <w:rsid w:val="00F67C0C"/>
    <w:rsid w:val="00F72636"/>
    <w:rsid w:val="00F90200"/>
    <w:rsid w:val="00F96243"/>
    <w:rsid w:val="00F96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16C50"/>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18"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 Type="http://schemas.openxmlformats.org/officeDocument/2006/relationships/settings" Target="settings.xml"/><Relationship Id="rId2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7" Type="http://schemas.openxmlformats.org/officeDocument/2006/relationships/image" Target="media/image1.png"/><Relationship Id="rId12"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17"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4"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3"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28"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10"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19"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14"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2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27"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36</Pages>
  <Words>13121</Words>
  <Characters>74791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87737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25</cp:revision>
  <dcterms:created xsi:type="dcterms:W3CDTF">2026-10-12T00:06:00Z</dcterms:created>
  <dcterms:modified xsi:type="dcterms:W3CDTF">2026-10-12T19:37:00Z</dcterms:modified>
</cp:coreProperties>
</file>