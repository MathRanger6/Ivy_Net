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603484" w14:textId="77777777" w:rsidR="00CB3150" w:rsidRDefault="00000000">
      <w:pPr>
        <w:pStyle w:val="Title"/>
      </w:pPr>
      <w:r>
        <w:t>Chapter 4 — A model of competitive congestion and advancement</w:t>
      </w:r>
    </w:p>
    <w:p w14:paraId="27CB5C95" w14:textId="77777777" w:rsidR="00CB3150" w:rsidRDefault="00000000">
      <w:pPr>
        <w:pStyle w:val="Heading1"/>
      </w:pPr>
      <w:bookmarkStart w:id="0" w:name="X166b1176d9c834602c4793dd44ed9435b820f4f"/>
      <w:r>
        <w:t>4.1 Individual performance and success in groups</w:t>
      </w:r>
    </w:p>
    <w:p w14:paraId="3FAB958C" w14:textId="77777777" w:rsidR="00CB3150" w:rsidRDefault="00000000">
      <w: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3494F866" w14:textId="77777777" w:rsidR="00CB3150" w:rsidRDefault="00000000">
      <w:pPr>
        <w:pStyle w:val="BodyText"/>
      </w:pPr>
      <w: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520A210B" w14:textId="77777777" w:rsidR="00CB3150" w:rsidRDefault="00000000">
      <w:pPr>
        <w:pStyle w:val="BodyText"/>
      </w:pPr>
      <w: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69A2817A" w14:textId="77777777" w:rsidR="00CB3150" w:rsidRDefault="00000000">
      <w:pPr>
        <w:pStyle w:val="Heading1"/>
      </w:pPr>
      <w:bookmarkStart w:id="1" w:name="Xfada5e96b17685afb9851f145398c9afa85bcfe"/>
      <w:bookmarkEnd w:id="0"/>
      <w:r>
        <w:lastRenderedPageBreak/>
        <w:t>4.2 Selecting the highest performing individuals</w:t>
      </w:r>
    </w:p>
    <w:p w14:paraId="1A4E2766" w14:textId="77777777" w:rsidR="00CB3150" w:rsidRDefault="00000000">
      <w:r>
        <w:t xml:space="preserve">Consider </w:t>
      </w:r>
      <w:r w:rsidR="00C73E7B">
        <w:t xml:space="preserve">a population of </w:t>
      </w:r>
      <w:r>
        <w:t>individuals who already belong to groups. Over a period of activity, each accumulates a record of performance. At the end of that period, a decision maker allocates a limited number of opportunities among the eligible individuals. In our first model, the decision maker can observe and compare their performance perfectly. Everyone is ranked, and the highest-ranked individuals receive the available places.</w:t>
      </w:r>
      <w:r w:rsidR="00362992">
        <w:t xml:space="preserve"> We call this performance-only, deterministic top-</w:t>
      </w:r>
      <m:oMath>
        <m:r>
          <w:rPr>
            <w:rFonts w:ascii="Cambria Math" w:hAnsi="Cambria Math"/>
            <w:sz w:val="22"/>
            <w:szCs w:val="22"/>
          </w:rPr>
          <m:t>K</m:t>
        </m:r>
      </m:oMath>
      <w:r w:rsidR="00362992">
        <w:t xml:space="preserve"> model the naïve benchmark.</w:t>
      </w:r>
    </w:p>
    <w:p w14:paraId="434A341E" w14:textId="77777777" w:rsidR="00CB3150" w:rsidRDefault="00000000">
      <w:pPr>
        <w:pStyle w:val="BodyText"/>
      </w:pPr>
      <w: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10BE485B" w14:textId="77777777" w:rsidR="00CB3150" w:rsidRDefault="00000000">
      <w:pPr>
        <w:pStyle w:val="Heading2"/>
      </w:pPr>
      <w:bookmarkStart w:id="2" w:name="performance-and-the-selection-population"/>
      <w:r>
        <w:t>4.2.1 Performance and the selection population</w:t>
      </w:r>
    </w:p>
    <w:p w14:paraId="6EEA7C49" w14:textId="77777777" w:rsidR="00CB3150" w:rsidRDefault="00000000">
      <w:r>
        <w:t xml:space="preserve">We summarize the record entering selection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the performance characteristic of individual </w:t>
      </w:r>
      <m:oMath>
        <m:r>
          <w:rPr>
            <w:rFonts w:ascii="Cambria Math" w:hAnsi="Cambria Math"/>
            <w:sz w:val="22"/>
            <w:szCs w:val="22"/>
          </w:rPr>
          <m:t>i</m:t>
        </m:r>
      </m:oMath>
      <w:r>
        <w:t xml:space="preserve">. </w:t>
      </w:r>
      <m:oMath>
        <m:r>
          <w:rPr>
            <w:rFonts w:ascii="Cambria Math" w:hAnsi="Cambria Math"/>
            <w:sz w:val="22"/>
            <w:szCs w:val="22"/>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may be a measured performance statistic or a specified characteristic in a 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rather than a claim that empirical performance reveals underlying talent without error.</w:t>
      </w:r>
    </w:p>
    <w:p w14:paraId="34AEE352" w14:textId="77777777" w:rsidR="00CB3150" w:rsidRDefault="00000000">
      <w:pPr>
        <w:pStyle w:val="BodyText"/>
      </w:pPr>
      <w:r>
        <w:t xml:space="preserve">Let </w:t>
      </w:r>
      <m:oMath>
        <m:r>
          <m:rPr>
            <m:scr m:val="script"/>
            <m:sty m:val="p"/>
          </m:rPr>
          <w:rPr>
            <w:rFonts w:ascii="Cambria Math" w:hAnsi="Cambria Math"/>
            <w:sz w:val="22"/>
            <w:szCs w:val="22"/>
          </w:rPr>
          <m:t>I</m:t>
        </m:r>
      </m:oMath>
      <w:r>
        <w:t xml:space="preserve"> be the set of eligible individuals, with </w:t>
      </w:r>
      <m:oMath>
        <m:r>
          <w:rPr>
            <w:rFonts w:ascii="Cambria Math" w:hAnsi="Cambria Math"/>
            <w:sz w:val="22"/>
            <w:szCs w:val="22"/>
          </w:rPr>
          <m:t>N</m:t>
        </m:r>
      </m:oMath>
      <w:r>
        <w:t xml:space="preserve"> members. Index groups by </w:t>
      </w:r>
      <m:oMath>
        <m:r>
          <w:rPr>
            <w:rFonts w:ascii="Cambria Math" w:hAnsi="Cambria Math"/>
            <w:sz w:val="22"/>
            <w:szCs w:val="22"/>
          </w:rPr>
          <m:t>j</m:t>
        </m:r>
      </m:oMath>
      <w:r>
        <w:t xml:space="preserve">, and let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identify the group containing individual </w:t>
      </w:r>
      <m:oMath>
        <m:r>
          <w:rPr>
            <w:rFonts w:ascii="Cambria Math" w:hAnsi="Cambria Math"/>
            <w:sz w:val="22"/>
            <w:szCs w:val="22"/>
          </w:rPr>
          <m:t>i</m:t>
        </m:r>
      </m:oMath>
      <w:r>
        <w:t xml:space="preserve">. Group </w:t>
      </w:r>
      <m:oMath>
        <m:r>
          <w:rPr>
            <w:rFonts w:ascii="Cambria Math" w:hAnsi="Cambria Math"/>
            <w:sz w:val="22"/>
            <w:szCs w:val="22"/>
          </w:rPr>
          <m:t>j</m:t>
        </m:r>
      </m:oMath>
      <w:r>
        <w:t xml:space="preserve"> contains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t xml:space="preserve"> individuals, all groups are nonempty, and their sizes sum to </w:t>
      </w:r>
      <m:oMath>
        <m:r>
          <w:rPr>
            <w:rFonts w:ascii="Cambria Math" w:hAnsi="Cambria Math"/>
            <w:sz w:val="22"/>
            <w:szCs w:val="22"/>
          </w:rPr>
          <m:t>N</m:t>
        </m:r>
      </m:oMath>
      <w:r>
        <w:t>. Memberships can come directly from observed rosters. We do not yet need a model of how those groups formed.</w:t>
      </w:r>
    </w:p>
    <w:p w14:paraId="3453A2B9" w14:textId="77777777" w:rsidR="00CB3150" w:rsidRDefault="00000000">
      <w:pPr>
        <w:pStyle w:val="BodyText"/>
      </w:pPr>
      <w:r>
        <w:lastRenderedPageBreak/>
        <w:t xml:space="preserve">Let </w:t>
      </w:r>
      <m:oMath>
        <m:r>
          <w:rPr>
            <w:rFonts w:ascii="Cambria Math" w:hAnsi="Cambria Math"/>
            <w:sz w:val="22"/>
            <w:szCs w:val="22"/>
          </w:rPr>
          <m:t>K</m:t>
        </m:r>
      </m:oMath>
      <w:r>
        <w:t xml:space="preserve"> be the number of selection opportunities, with </w:t>
      </w:r>
      <m:oMath>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The selection fraction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describes their scarcity: smaller fractions mean fewer opportunities relative to the eligible population. We generally study </w:t>
      </w:r>
      <m:oMath>
        <m:r>
          <w:rPr>
            <w:rFonts w:ascii="Cambria Math" w:hAnsi="Cambria Math"/>
            <w:sz w:val="22"/>
            <w:szCs w:val="22"/>
          </w:rPr>
          <m:t>0</m:t>
        </m:r>
        <m:r>
          <m:rPr>
            <m:sty m:val="p"/>
          </m:rPr>
          <w:rPr>
            <w:rFonts w:ascii="Cambria Math" w:hAnsi="Cambria Math"/>
            <w:sz w:val="22"/>
            <w:szCs w:val="22"/>
          </w:rPr>
          <m:t>&lt;</m:t>
        </m:r>
        <m:r>
          <w:rPr>
            <w:rFonts w:ascii="Cambria Math" w:hAnsi="Cambria Math"/>
            <w:sz w:val="22"/>
            <w:szCs w:val="22"/>
          </w:rPr>
          <m:t>K</m:t>
        </m:r>
        <m:r>
          <m:rPr>
            <m:sty m:val="p"/>
          </m:rPr>
          <w:rPr>
            <w:rFonts w:ascii="Cambria Math" w:hAnsi="Cambria Math"/>
            <w:sz w:val="22"/>
            <w:szCs w:val="22"/>
          </w:rPr>
          <m:t>&lt;</m:t>
        </m:r>
        <m:r>
          <w:rPr>
            <w:rFonts w:ascii="Cambria Math" w:hAnsi="Cambria Math"/>
            <w:sz w:val="22"/>
            <w:szCs w:val="22"/>
          </w:rPr>
          <m:t>N</m:t>
        </m:r>
      </m:oMath>
      <w:r>
        <w:t xml:space="preserve">, because selecting nobody or everybody leaves no variation in the binary outcome. Fixing </w:t>
      </w:r>
      <m:oMath>
        <m:r>
          <w:rPr>
            <w:rFonts w:ascii="Cambria Math" w:hAnsi="Cambria Math"/>
            <w:sz w:val="22"/>
            <w:szCs w:val="22"/>
          </w:rPr>
          <m:t>K</m:t>
        </m:r>
      </m:oMath>
      <w:r>
        <w:t xml:space="preserve"> is a modeling assumption; it does not require that every application have an explicitly announced institutional quota.</w:t>
      </w:r>
    </w:p>
    <w:p w14:paraId="07965632" w14:textId="77777777" w:rsidR="00CB3150" w:rsidRDefault="00000000">
      <w:pPr>
        <w:pStyle w:val="Heading2"/>
      </w:pPr>
      <w:bookmarkStart w:id="3" w:name="the-score-and-the-selection-rule"/>
      <w:bookmarkEnd w:id="2"/>
      <w:r>
        <w:t>4.2.2 The score and the selection rule</w:t>
      </w:r>
    </w:p>
    <w:p w14:paraId="2D757E7A" w14:textId="77777777" w:rsidR="00CB3150" w:rsidRDefault="00D8262B">
      <w:r w:rsidRPr="00D8262B">
        <w:t>We now formalize the naïve benchmark by distinguishing two operations: SCORE and SELECT.</w:t>
      </w:r>
      <w:r w:rsidR="00203D06">
        <w:t xml:space="preserve">  We distinguish the score used to compare candidates from the rule that awards places. Write the score as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00203D06">
        <w:t>. In this simplest model, individual performance is its only ingredient: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9E291F4" w14:textId="77777777">
        <w:trPr>
          <w:cantSplit/>
        </w:trPr>
        <w:tc>
          <w:tcPr>
            <w:tcW w:w="8496" w:type="dxa"/>
            <w:vAlign w:val="center"/>
          </w:tcPr>
          <w:p w14:paraId="0F81DEA6"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oMath>
            </m:oMathPara>
          </w:p>
        </w:tc>
        <w:tc>
          <w:tcPr>
            <w:tcW w:w="864" w:type="dxa"/>
            <w:vAlign w:val="center"/>
          </w:tcPr>
          <w:p w14:paraId="04472EFF" w14:textId="77777777" w:rsidR="00D951E9" w:rsidRDefault="00000000">
            <w:pPr>
              <w:spacing w:after="0" w:line="240" w:lineRule="auto"/>
              <w:jc w:val="right"/>
            </w:pPr>
            <w:r>
              <w:t>(</w:t>
            </w:r>
            <w:bookmarkStart w:id="4" w:name="Eq_4_1"/>
            <w:r>
              <w:t>4.</w:t>
            </w:r>
            <w:fldSimple w:instr=" SEQ EqChapterFour \* ARABIC ">
              <w:r w:rsidR="00D951E9">
                <w:t>1</w:t>
              </w:r>
            </w:fldSimple>
            <w:bookmarkEnd w:id="4"/>
            <w:r>
              <w:t>)</w:t>
            </w:r>
          </w:p>
        </w:tc>
      </w:tr>
    </w:tbl>
    <w:p w14:paraId="440602A6" w14:textId="77777777" w:rsidR="00CB3150" w:rsidRDefault="00000000">
      <w:r>
        <w:t xml:space="preserve">The selection rule chooses the </w:t>
      </w:r>
      <m:oMath>
        <m:r>
          <w:rPr>
            <w:rFonts w:ascii="Cambria Math" w:hAnsi="Cambria Math"/>
            <w:sz w:val="22"/>
            <w:szCs w:val="22"/>
          </w:rPr>
          <m:t>K</m:t>
        </m:r>
      </m:oMath>
      <w:r>
        <w:t xml:space="preserve"> highest scores. Write </w:t>
      </w:r>
      <m:oMath>
        <m:r>
          <m:rPr>
            <m:sty m:val="bi"/>
          </m:rPr>
          <w:rPr>
            <w:rFonts w:ascii="Cambria Math" w:hAnsi="Cambria Math"/>
            <w:sz w:val="22"/>
            <w:szCs w:val="22"/>
          </w:rPr>
          <m:t>S</m:t>
        </m:r>
      </m:oMath>
      <w:r>
        <w:t xml:space="preserve"> for the collection of all individual scores, and let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r>
          <m:rPr>
            <m:sty m:val="p"/>
          </m:rPr>
          <w:rPr>
            <w:rFonts w:ascii="Cambria Math" w:hAnsi="Cambria Math"/>
            <w:sz w:val="22"/>
            <w:szCs w:val="22"/>
          </w:rPr>
          <m:t>(</m:t>
        </m:r>
        <m:r>
          <m:rPr>
            <m:sty m:val="bi"/>
          </m:rPr>
          <w:rPr>
            <w:rFonts w:ascii="Cambria Math" w:hAnsi="Cambria Math"/>
            <w:sz w:val="22"/>
            <w:szCs w:val="22"/>
          </w:rPr>
          <m:t>S</m:t>
        </m:r>
        <m:r>
          <m:rPr>
            <m:sty m:val="p"/>
          </m:rPr>
          <w:rPr>
            <w:rFonts w:ascii="Cambria Math" w:hAnsi="Cambria Math"/>
            <w:sz w:val="22"/>
            <w:szCs w:val="22"/>
          </w:rPr>
          <m:t>)</m:t>
        </m:r>
      </m:oMath>
      <w:r>
        <w:t xml:space="preserve"> denote the resulting set of winners. Let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t xml:space="preserve"> equal one if individual </w:t>
      </w:r>
      <m:oMath>
        <m:r>
          <w:rPr>
            <w:rFonts w:ascii="Cambria Math" w:hAnsi="Cambria Math"/>
            <w:sz w:val="22"/>
            <w:szCs w:val="22"/>
          </w:rPr>
          <m:t>i</m:t>
        </m:r>
      </m:oMath>
      <w:r>
        <w:t xml:space="preserve"> is selected and zero otherwise. Using indicator notation, where </w:t>
      </w:r>
      <m:oMath>
        <m:r>
          <w:rPr>
            <w:rFonts w:ascii="Cambria Math" w:hAnsi="Cambria Math"/>
            <w:sz w:val="22"/>
            <w:szCs w:val="22"/>
          </w:rPr>
          <m:t>1</m:t>
        </m:r>
        <m:r>
          <m:rPr>
            <m:sty m:val="p"/>
          </m:rPr>
          <w:rPr>
            <w:rFonts w:ascii="Cambria Math" w:hAnsi="Cambria Math"/>
            <w:sz w:val="22"/>
            <w:szCs w:val="22"/>
          </w:rPr>
          <m:t>{</m:t>
        </m:r>
        <m:r>
          <m:rPr>
            <m:nor/>
          </m:rPr>
          <m:t>condition</m:t>
        </m:r>
        <m:r>
          <m:rPr>
            <m:sty m:val="p"/>
          </m:rPr>
          <w:rPr>
            <w:rFonts w:ascii="Cambria Math" w:hAnsi="Cambria Math"/>
            <w:sz w:val="22"/>
            <w:szCs w:val="22"/>
          </w:rPr>
          <m:t>}</m:t>
        </m:r>
      </m:oMath>
      <w:r>
        <w:t xml:space="preserve"> equals one when the condition is true and zero otherwise, we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25B0A1" w14:textId="77777777">
        <w:trPr>
          <w:cantSplit/>
        </w:trPr>
        <w:tc>
          <w:tcPr>
            <w:tcW w:w="8496" w:type="dxa"/>
            <w:vAlign w:val="center"/>
          </w:tcPr>
          <w:p w14:paraId="35A07F4F"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i∈ </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d>
                      <m:dPr>
                        <m:ctrlPr>
                          <w:rPr>
                            <w:rFonts w:ascii="Cambria Math" w:hAnsi="Cambria Math"/>
                            <w:sz w:val="22"/>
                            <w:szCs w:val="22"/>
                          </w:rPr>
                        </m:ctrlPr>
                      </m:dPr>
                      <m:e>
                        <m:r>
                          <m:rPr>
                            <m:sty m:val="b"/>
                          </m:rPr>
                          <w:rPr>
                            <w:rFonts w:ascii="Cambria Math" w:hAnsi="Cambria Math"/>
                            <w:sz w:val="22"/>
                            <w:szCs w:val="22"/>
                          </w:rPr>
                          <m:t>S</m:t>
                        </m:r>
                      </m:e>
                    </m:d>
                  </m:e>
                </m:d>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i∈ I</m:t>
                    </m:r>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w:rPr>
                    <w:rFonts w:ascii="Cambria Math" w:hAnsi="Cambria Math"/>
                    <w:sz w:val="22"/>
                    <w:szCs w:val="22"/>
                  </w:rPr>
                  <m:t>=K.</m:t>
                </m:r>
              </m:oMath>
            </m:oMathPara>
          </w:p>
        </w:tc>
        <w:tc>
          <w:tcPr>
            <w:tcW w:w="864" w:type="dxa"/>
            <w:vAlign w:val="center"/>
          </w:tcPr>
          <w:p w14:paraId="6940CDD7" w14:textId="77777777" w:rsidR="00D951E9" w:rsidRDefault="00000000">
            <w:pPr>
              <w:spacing w:after="0" w:line="240" w:lineRule="auto"/>
              <w:jc w:val="right"/>
            </w:pPr>
            <w:r>
              <w:t>(</w:t>
            </w:r>
            <w:bookmarkStart w:id="5" w:name="Eq_4_2"/>
            <w:r>
              <w:t>4.</w:t>
            </w:r>
            <w:fldSimple w:instr=" SEQ EqChapterFour \* ARABIC ">
              <w:r w:rsidR="00D951E9">
                <w:t>2</w:t>
              </w:r>
            </w:fldSimple>
            <w:bookmarkEnd w:id="5"/>
            <w:r>
              <w:t>)</w:t>
            </w:r>
          </w:p>
        </w:tc>
      </w:tr>
    </w:tbl>
    <w:p w14:paraId="1EF6168A" w14:textId="77777777" w:rsidR="00CB3150" w:rsidRDefault="00000000">
      <w: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t xml:space="preserve">  If several individuals share the score at the selection boundary, we fill the remaining places using a predetermined ordering of those individuals, fixed before selection and used consistently across comparisons.</w:t>
      </w:r>
    </w:p>
    <w:p w14:paraId="61CB5DF5" w14:textId="77777777" w:rsidR="00CB3150" w:rsidRDefault="00000000">
      <w:pPr>
        <w:pStyle w:val="Heading2"/>
      </w:pPr>
      <w:bookmarkStart w:id="6" w:name="Xa5823cb72cde8cbb5180a30bdc574971e9835d8"/>
      <w:bookmarkEnd w:id="3"/>
      <w:r>
        <w:lastRenderedPageBreak/>
        <w:t xml:space="preserve">4.2.3 What group membership does in the </w:t>
      </w:r>
      <w:r w:rsidR="00A16FA4">
        <w:t xml:space="preserve">naïve </w:t>
      </w:r>
      <w:r>
        <w:t>benchmark</w:t>
      </w:r>
    </w:p>
    <w:p w14:paraId="51E07830" w14:textId="77777777" w:rsidR="00CB3150" w:rsidRDefault="00000000" w:rsidP="00C5784C">
      <w: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and experiments on the same individuals and memberships will ask whether an</w:t>
      </w:r>
      <w:r w:rsidR="003E7FF3">
        <w:t xml:space="preserve"> explicit adjustment based on group composition </w:t>
      </w:r>
      <w:r>
        <w:t>changes that conclusion.</w:t>
      </w:r>
    </w:p>
    <w:p w14:paraId="2B6FB0C4" w14:textId="77777777" w:rsidR="00CB3150" w:rsidRDefault="00000000">
      <w:pPr>
        <w:pStyle w:val="Heading1"/>
      </w:pPr>
      <w:bookmarkStart w:id="7" w:name="allowing-uncertainty-in-selection"/>
      <w:bookmarkEnd w:id="1"/>
      <w:bookmarkEnd w:id="6"/>
      <w:r>
        <w:t>4.3 Allowing uncertainty in selection</w:t>
      </w:r>
    </w:p>
    <w:p w14:paraId="76DD152F" w14:textId="77777777" w:rsidR="00CB3150" w:rsidRDefault="00000000" w:rsidP="00C5784C">
      <w:r>
        <w:t xml:space="preserve">Perfect </w:t>
      </w:r>
      <w:r w:rsidR="00182A54">
        <w:t xml:space="preserve">selection by </w:t>
      </w:r>
      <w: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t xml:space="preserve">  We represent this uncertainty while retaining a fixed number of opportunities. The scores remain those supplied to selection; the identities receiving the </w:t>
      </w:r>
      <m:oMath>
        <m:r>
          <w:rPr>
            <w:rFonts w:ascii="Cambria Math" w:hAnsi="Cambria Math"/>
            <w:sz w:val="22"/>
            <w:szCs w:val="22"/>
          </w:rPr>
          <m:t>K</m:t>
        </m:r>
      </m:oMath>
      <w:r w:rsidR="00182A54">
        <w:t xml:space="preserve"> places can vary. At this stage the score is still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00182A54">
        <w:t>. We will adjust the selection method, not the scoring to introduce this uncertainty.</w:t>
      </w:r>
    </w:p>
    <w:p w14:paraId="1A829EF1" w14:textId="77777777" w:rsidR="00CB3150" w:rsidRDefault="00000000">
      <w:pPr>
        <w:pStyle w:val="Heading2"/>
      </w:pPr>
      <w:bookmarkStart w:id="8" w:name="Xa81b982df13d1d13892043cb673ae528535138a"/>
      <w:r>
        <w:t>4.3.1 From a fixed ranking to uncertain winners</w:t>
      </w:r>
    </w:p>
    <w:p w14:paraId="20184890" w14:textId="77777777" w:rsidR="00CB3150" w:rsidRDefault="00000000">
      <w:r>
        <w:t xml:space="preserve">In the </w:t>
      </w:r>
      <w:r w:rsidR="00A16FA4">
        <w:t xml:space="preserve">naïve </w:t>
      </w:r>
      <w:r>
        <w:t xml:space="preserve">benchmark selection method, ranking the scores determines all </w:t>
      </w:r>
      <m:oMath>
        <m:r>
          <w:rPr>
            <w:rFonts w:ascii="Cambria Math" w:hAnsi="Cambria Math"/>
            <w:sz w:val="22"/>
            <w:szCs w:val="22"/>
          </w:rPr>
          <m:t>K</m:t>
        </m:r>
      </m:oMath>
      <w: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sz w:val="22"/>
            <w:szCs w:val="22"/>
          </w:rPr>
          <m:t>K</m:t>
        </m:r>
      </m:oMath>
      <w:r>
        <w:t xml:space="preserve"> people have been selected.</w:t>
      </w:r>
    </w:p>
    <w:p w14:paraId="5EA47AF3" w14:textId="77777777" w:rsidR="00CB3150" w:rsidRDefault="00000000">
      <w:pPr>
        <w:pStyle w:val="BodyText"/>
      </w:pPr>
      <w:r>
        <w:lastRenderedPageBreak/>
        <w:t xml:space="preserve">We need to specify how much a score advantage matters in each draw. We use a positive parameter,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was measured.</w:t>
      </w:r>
    </w:p>
    <w:p w14:paraId="670DB6C8" w14:textId="77777777" w:rsidR="00CB3150" w:rsidRDefault="00000000">
      <w:pPr>
        <w:pStyle w:val="Heading2"/>
      </w:pPr>
      <w:bookmarkStart w:id="9" w:name="X3403a481b954ec6ac05b20913aa990d79a7f6ac"/>
      <w:bookmarkEnd w:id="8"/>
      <w:r>
        <w:t xml:space="preserve">4.3.2 </w:t>
      </w:r>
      <w:r w:rsidR="003E7FF3">
        <w:t>Stochastic selection using Gibbs weights</w:t>
      </w:r>
    </w:p>
    <w:p w14:paraId="142A1630" w14:textId="77777777" w:rsidR="003E7FF3" w:rsidRDefault="003E7FF3" w:rsidP="003E7FF3">
      <w:r>
        <w:t>We now replace the naïve benchmark’s deterministic top-</w:t>
      </w:r>
      <m:oMath>
        <m:r>
          <w:rPr>
            <w:rFonts w:ascii="Cambria Math" w:hAnsi="Cambria Math"/>
            <w:sz w:val="22"/>
            <w:szCs w:val="22"/>
          </w:rPr>
          <m:t>K</m:t>
        </m:r>
      </m:oMath>
      <w:r>
        <w:t xml:space="preserve"> rule with a stochastic selection rule. Scores remain fixed, but selection becomes probabilistic: higher-scoring individuals are favored without being guaranteed a place. We implement this preference using </w:t>
      </w:r>
      <w:r w:rsidRPr="00E21165">
        <w:rPr>
          <w:b/>
          <w:bCs/>
        </w:rPr>
        <w:t>Gibbs weights</w:t>
      </w:r>
      <w:r>
        <w:t xml:space="preserve">, assigning individual </w:t>
      </w:r>
      <m:oMath>
        <m:r>
          <w:rPr>
            <w:rFonts w:ascii="Cambria Math" w:hAnsi="Cambria Math"/>
            <w:sz w:val="22"/>
            <w:szCs w:val="22"/>
          </w:rPr>
          <m:t>i</m:t>
        </m:r>
      </m:oMath>
      <w:r>
        <w:t xml:space="preserve"> the positive weight </w:t>
      </w:r>
      <m:oMath>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sup>
        </m:sSup>
      </m:oMath>
      <w: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sz w:val="22"/>
            <w:szCs w:val="22"/>
          </w:rPr>
          <m:t>K</m:t>
        </m:r>
      </m:oMath>
      <w:r>
        <w:t xml:space="preserve"> individuals have been selected.</w:t>
      </w:r>
    </w:p>
    <w:p w14:paraId="2DA1E8C2" w14:textId="77777777" w:rsidR="00CB3150" w:rsidRDefault="003E7FF3" w:rsidP="003E7FF3">
      <w:r>
        <w:t xml:space="preserve">Let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oMath>
      <w:r>
        <w:t xml:space="preserve"> denote the individual selected on draw </w:t>
      </w:r>
      <m:oMath>
        <m:r>
          <w:rPr>
            <w:rFonts w:ascii="Cambria Math" w:hAnsi="Cambria Math"/>
            <w:sz w:val="22"/>
            <w:szCs w:val="22"/>
          </w:rPr>
          <m:t>r</m:t>
        </m:r>
      </m:oMath>
      <w:r>
        <w:t>. The remaining candidates immediately before that draw are…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3BBE9FD" w14:textId="77777777">
        <w:trPr>
          <w:cantSplit/>
        </w:trPr>
        <w:tc>
          <w:tcPr>
            <w:tcW w:w="8496" w:type="dxa"/>
            <w:vAlign w:val="center"/>
          </w:tcPr>
          <w:p w14:paraId="376B3298"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r>
                  <m:rPr>
                    <m:scr m:val="script"/>
                    <m:sty m:val="p"/>
                  </m:rPr>
                  <w:rPr>
                    <w:rFonts w:ascii="Cambria Math" w:hAnsi="Cambria Math"/>
                    <w:sz w:val="22"/>
                    <w:szCs w:val="22"/>
                  </w:rPr>
                  <m:t>=I∖</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sub>
                    </m:sSub>
                  </m:e>
                </m:d>
                <m:r>
                  <m:rPr>
                    <m:sty m:val="p"/>
                  </m:rPr>
                  <w:rPr>
                    <w:rFonts w:ascii="Cambria Math" w:hAnsi="Cambria Math"/>
                    <w:sz w:val="22"/>
                    <w:szCs w:val="22"/>
                  </w:rPr>
                  <m:t>,</m:t>
                </m:r>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K</m:t>
                </m:r>
              </m:oMath>
            </m:oMathPara>
          </w:p>
        </w:tc>
        <w:tc>
          <w:tcPr>
            <w:tcW w:w="864" w:type="dxa"/>
            <w:vAlign w:val="center"/>
          </w:tcPr>
          <w:p w14:paraId="2680BC13" w14:textId="77777777" w:rsidR="00D951E9" w:rsidRDefault="00000000">
            <w:pPr>
              <w:spacing w:after="0" w:line="240" w:lineRule="auto"/>
              <w:jc w:val="right"/>
            </w:pPr>
            <w:r>
              <w:t>(</w:t>
            </w:r>
            <w:bookmarkStart w:id="10" w:name="Eq_4_3"/>
            <w:r>
              <w:t>4.</w:t>
            </w:r>
            <w:fldSimple w:instr=" SEQ EqChapterFour \* ARABIC ">
              <w:r w:rsidR="00D951E9">
                <w:t>3</w:t>
              </w:r>
            </w:fldSimple>
            <w:bookmarkEnd w:id="10"/>
            <w:r>
              <w:t>)</w:t>
            </w:r>
          </w:p>
        </w:tc>
      </w:tr>
    </w:tbl>
    <w:p w14:paraId="4B0C5485" w14:textId="77777777" w:rsidR="00CB3150" w:rsidRDefault="00000000">
      <w:r>
        <w:t xml:space="preserve">For an individual still in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oMath>
      <w:r>
        <w:t>, the probability of being selected next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B04B09A" w14:textId="77777777">
        <w:trPr>
          <w:cantSplit/>
        </w:trPr>
        <w:tc>
          <w:tcPr>
            <w:tcW w:w="8496" w:type="dxa"/>
            <w:vAlign w:val="center"/>
          </w:tcPr>
          <w:p w14:paraId="33134257" w14:textId="77777777" w:rsidR="00203D06" w:rsidRPr="002E03B0" w:rsidRDefault="002E03B0">
            <m:oMathPara>
              <m:oMath>
                <m:r>
                  <w:rPr>
                    <w:rFonts w:ascii="Cambria Math" w:hAnsi="Cambria Math"/>
                    <w:sz w:val="22"/>
                    <w:szCs w:val="22"/>
                  </w:rPr>
                  <m:t>Pr</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e>
                    </m:nary>
                  </m:den>
                </m:f>
              </m:oMath>
            </m:oMathPara>
          </w:p>
        </w:tc>
        <w:tc>
          <w:tcPr>
            <w:tcW w:w="864" w:type="dxa"/>
            <w:vAlign w:val="center"/>
          </w:tcPr>
          <w:p w14:paraId="04E4DD26" w14:textId="77777777" w:rsidR="00D951E9" w:rsidRDefault="00000000">
            <w:pPr>
              <w:spacing w:after="0" w:line="240" w:lineRule="auto"/>
              <w:jc w:val="right"/>
            </w:pPr>
            <w:r>
              <w:t>(</w:t>
            </w:r>
            <w:bookmarkStart w:id="11" w:name="Eq_4_4"/>
            <w:r>
              <w:t>4.</w:t>
            </w:r>
            <w:fldSimple w:instr=" SEQ EqChapterFour \* ARABIC ">
              <w:r w:rsidR="00D951E9">
                <w:t>4</w:t>
              </w:r>
            </w:fldSimple>
            <w:bookmarkEnd w:id="11"/>
            <w:r>
              <w:t>)</w:t>
            </w:r>
          </w:p>
        </w:tc>
      </w:tr>
    </w:tbl>
    <w:p w14:paraId="5DF7EDD1" w14:textId="77777777" w:rsidR="002E03B0" w:rsidRDefault="002E03B0"/>
    <w:p w14:paraId="0B6B5E05" w14:textId="77777777" w:rsidR="00CB3150" w:rsidRDefault="00000000">
      <w:r>
        <w:t>Scores and group memberships remain fixed across draws. Only the set of candidates still eligible to be drawn changes. The final outcome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20047C4" w14:textId="77777777">
        <w:trPr>
          <w:cantSplit/>
        </w:trPr>
        <w:tc>
          <w:tcPr>
            <w:tcW w:w="8496" w:type="dxa"/>
            <w:vAlign w:val="center"/>
          </w:tcPr>
          <w:p w14:paraId="3102994B"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K</m:t>
                            </m:r>
                          </m:sub>
                        </m:sSub>
                      </m:e>
                    </m:d>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cr m:val="script"/>
                        <m:sty m:val="p"/>
                      </m:rP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m:rPr>
                    <m:sty m:val="p"/>
                  </m:rPr>
                  <w:rPr>
                    <w:rFonts w:ascii="Cambria Math" w:hAnsi="Cambria Math"/>
                    <w:sz w:val="22"/>
                    <w:szCs w:val="22"/>
                  </w:rPr>
                  <m:t>=</m:t>
                </m:r>
                <m:r>
                  <w:rPr>
                    <w:rFonts w:ascii="Cambria Math" w:hAnsi="Cambria Math"/>
                    <w:sz w:val="22"/>
                    <w:szCs w:val="22"/>
                  </w:rPr>
                  <m:t>K</m:t>
                </m:r>
              </m:oMath>
            </m:oMathPara>
          </w:p>
        </w:tc>
        <w:tc>
          <w:tcPr>
            <w:tcW w:w="864" w:type="dxa"/>
            <w:vAlign w:val="center"/>
          </w:tcPr>
          <w:p w14:paraId="4BBFA3EB" w14:textId="77777777" w:rsidR="00D951E9" w:rsidRDefault="00000000">
            <w:pPr>
              <w:spacing w:after="0" w:line="240" w:lineRule="auto"/>
              <w:jc w:val="right"/>
            </w:pPr>
            <w:r>
              <w:t>(</w:t>
            </w:r>
            <w:bookmarkStart w:id="12" w:name="Eq_4_5"/>
            <w:r>
              <w:t>4.</w:t>
            </w:r>
            <w:fldSimple w:instr=" SEQ EqChapterFour \* ARABIC ">
              <w:r w:rsidR="00D951E9">
                <w:t>5</w:t>
              </w:r>
            </w:fldSimple>
            <w:bookmarkEnd w:id="12"/>
            <w:r>
              <w:t>)</w:t>
            </w:r>
          </w:p>
        </w:tc>
      </w:tr>
    </w:tbl>
    <w:p w14:paraId="2FCDD211" w14:textId="77777777" w:rsidR="00CB3150" w:rsidRDefault="00000000">
      <w:r>
        <w:t>The exponential terms are Gibbs weights. Sequential selection using these weights is the Plackett–Luce form of weighted sampling without replacement. The probability in Equation (</w:t>
      </w:r>
      <w:r>
        <w:fldChar w:fldCharType="begin"/>
      </w:r>
      <w:r w:rsidR="00CB3150">
        <w:instrText xml:space="preserve"> REF Eq_4_4 \h </w:instrText>
      </w:r>
      <w:r>
        <w:fldChar w:fldCharType="separate"/>
      </w:r>
      <w:r w:rsidR="00CB3150">
        <w:t>4.4</w:t>
      </w:r>
      <w:r>
        <w:fldChar w:fldCharType="end"/>
      </w:r>
      <w:r>
        <w:t xml:space="preserve">) describes the next draw, rather than the final marginal probability of belonging to the </w:t>
      </w:r>
      <m:oMath>
        <m:r>
          <w:rPr>
            <w:rFonts w:ascii="Cambria Math" w:hAnsi="Cambria Math"/>
            <w:sz w:val="22"/>
            <w:szCs w:val="22"/>
          </w:rPr>
          <m:t>K</m:t>
        </m:r>
      </m:oMath>
      <w:r>
        <w:t xml:space="preserve"> winners. The sequential drawing rule lets us calculate the chance that any particular group of </w:t>
      </w:r>
      <m:oMath>
        <m:r>
          <w:rPr>
            <w:rFonts w:ascii="Cambria Math" w:hAnsi="Cambria Math"/>
            <w:sz w:val="22"/>
            <w:szCs w:val="22"/>
          </w:rPr>
          <m:t>K</m:t>
        </m:r>
      </m:oMath>
      <w:r>
        <w:t xml:space="preserve"> individuals is selected. This draw sequence is a mathematical device; it does not imply that the institution selected, ranked, or recorded winners in that order. [1]</w:t>
      </w:r>
    </w:p>
    <w:p w14:paraId="0600A1EF" w14:textId="77777777" w:rsidR="00CB3150" w:rsidRDefault="00000000">
      <w:pPr>
        <w:pStyle w:val="BodyText"/>
      </w:pPr>
      <w: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sz w:val="22"/>
            <w:szCs w:val="22"/>
          </w:rPr>
          <m:t>K</m:t>
        </m:r>
      </m:oMath>
      <w:r>
        <w:t xml:space="preserve"> outcomes cannot be treated as independent Bernoulli decisions with the same likelihood.</w:t>
      </w:r>
    </w:p>
    <w:p w14:paraId="6150F370" w14:textId="77777777" w:rsidR="00CB3150" w:rsidRDefault="00000000">
      <w:pPr>
        <w:pStyle w:val="Heading2"/>
      </w:pPr>
      <w:bookmarkStart w:id="13" w:name="limits-and-score-units"/>
      <w:bookmarkEnd w:id="9"/>
      <w:r>
        <w:t>4.3.3 Limits and score units</w:t>
      </w:r>
    </w:p>
    <w:p w14:paraId="7997F091" w14:textId="77777777" w:rsidR="00240C6A" w:rsidRDefault="00000000">
      <w:pPr>
        <w:pStyle w:val="BodyText"/>
      </w:pPr>
      <w:r>
        <w:t xml:space="preserve">To understand how strongly this rule favors higher scores, consider two candidates, </w:t>
      </w:r>
      <m:oMath>
        <m:r>
          <w:rPr>
            <w:rFonts w:ascii="Cambria Math" w:hAnsi="Cambria Math"/>
            <w:sz w:val="22"/>
            <w:szCs w:val="22"/>
          </w:rPr>
          <m:t>i</m:t>
        </m:r>
      </m:oMath>
      <w:r>
        <w:t xml:space="preserve"> and </w:t>
      </w:r>
      <m:oMath>
        <m:r>
          <w:rPr>
            <w:rFonts w:ascii="Cambria Math" w:hAnsi="Cambria Math"/>
            <w:sz w:val="22"/>
            <w:szCs w:val="22"/>
          </w:rPr>
          <m:t>h</m:t>
        </m:r>
      </m:oMath>
      <w:r>
        <w:t>, who remain eligible at the same draw. We ask how many times more likely one is to be selected next than the other. Each candidate’s probability is their Gibbs weight divided by the same total remaining weight.</w:t>
      </w:r>
    </w:p>
    <w:p w14:paraId="54F4E58F" w14:textId="77777777" w:rsidR="00240C6A" w:rsidRDefault="00000000">
      <w:pPr>
        <w:pStyle w:val="BodyText"/>
        <w:keepNext/>
      </w:pPr>
      <w:r>
        <w:lastRenderedPageBreak/>
        <w:t xml:space="preserve">Let </w:t>
      </w:r>
      <m:oMath>
        <m:sSub>
          <m:sSubPr>
            <m:ctrlPr>
              <w:rPr>
                <w:rFonts w:ascii="Cambria Math" w:hAnsi="Cambria Math"/>
              </w:rPr>
            </m:ctrlPr>
          </m:sSubPr>
          <m:e>
            <m:r>
              <w:rPr>
                <w:rFonts w:ascii="Cambria Math" w:hAnsi="Cambria Math"/>
                <w:sz w:val="22"/>
                <w:szCs w:val="22"/>
              </w:rPr>
              <m:t>Z</m:t>
            </m:r>
          </m:e>
          <m:sub>
            <m:r>
              <w:rPr>
                <w:rFonts w:ascii="Cambria Math" w:hAnsi="Cambria Math"/>
                <w:sz w:val="22"/>
                <w:szCs w:val="22"/>
              </w:rPr>
              <m:t>r</m:t>
            </m:r>
          </m:sub>
        </m:sSub>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j∈</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r</m:t>
                </m:r>
              </m:sub>
            </m:sSub>
          </m:sub>
          <m:sup/>
          <m:e>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e>
        </m:nary>
      </m:oMath>
      <w:r>
        <w:t xml:space="preserve"> denote that total remaining weight at draw </w:t>
      </w:r>
      <m:oMath>
        <m:r>
          <w:rPr>
            <w:rFonts w:ascii="Cambria Math" w:hAnsi="Cambria Math"/>
            <w:sz w:val="22"/>
            <w:szCs w:val="22"/>
          </w:rPr>
          <m:t>r</m:t>
        </m:r>
      </m:oMath>
      <w:r>
        <w:t>. Taking the ratio of the two candidates’ conditional probabilities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22814F4" w14:textId="77777777">
        <w:trPr>
          <w:cantSplit/>
        </w:trPr>
        <w:tc>
          <w:tcPr>
            <w:tcW w:w="8496" w:type="dxa"/>
            <w:vAlign w:val="center"/>
          </w:tcPr>
          <w:p w14:paraId="52177497" w14:textId="61F3CED2" w:rsidR="00C839E6" w:rsidRDefault="00000000" w:rsidP="00C839E6">
            <w:pPr>
              <w:keepNext/>
              <w:spacing w:before="120" w:line="240" w:lineRule="auto"/>
              <w:jc w:val="center"/>
              <w:rPr>
                <w:ins w:id="14" w:author="Levine, Charles Roger CTR USARMY USMA (USA)" w:date="2026-10-15T14:42:00Z" w16du:dateUtc="2026-10-15T18:42:00Z"/>
              </w:rPr>
            </w:pPr>
            <m:oMathPara>
              <m:oMathParaPr>
                <m:jc m:val="center"/>
              </m:oMathParaPr>
              <m:oMath>
                <m:f>
                  <m:fPr>
                    <m:ctrlPr>
                      <w:rPr>
                        <w:rFonts w:ascii="Cambria Math" w:hAnsi="Cambria Math"/>
                        <w:sz w:val="22"/>
                        <w:szCs w:val="22"/>
                      </w:rPr>
                    </m:ctrlPr>
                  </m:fPr>
                  <m:num>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num>
                  <m:den>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den>
                </m:f>
                <m:r>
                  <w:ins w:id="15" w:author="Levine, Charles Roger CTR USARMY USMA (USA)" w:date="2026-10-15T14:43:00Z" w16du:dateUtc="2026-10-15T18:43:00Z">
                    <w:rPr>
                      <w:rFonts w:ascii="Cambria Math" w:hAnsi="Cambria Math"/>
                      <w:sz w:val="22"/>
                      <w:szCs w:val="22"/>
                    </w:rPr>
                    <m:t xml:space="preserve">     </m:t>
                  </w:ins>
                </m:r>
                <m:r>
                  <w:rPr>
                    <w:rFonts w:ascii="Cambria Math" w:hAnsi="Cambria Math"/>
                    <w:sz w:val="22"/>
                    <w:szCs w:val="22"/>
                  </w:rPr>
                  <m:t>=</m:t>
                </m:r>
                <m:r>
                  <w:ins w:id="16" w:author="Levine, Charles Roger CTR USARMY USMA (USA)" w:date="2026-10-15T14:43:00Z" w16du:dateUtc="2026-10-15T18:43:00Z">
                    <w:rPr>
                      <w:rFonts w:ascii="Cambria Math" w:hAnsi="Cambria Math"/>
                      <w:sz w:val="22"/>
                      <w:szCs w:val="22"/>
                    </w:rPr>
                    <m:t xml:space="preserve">    </m:t>
                  </w:ins>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sSub>
                          <m:sSubPr>
                            <m:ctrlPr>
                              <w:rPr>
                                <w:rFonts w:ascii="Cambria Math" w:hAnsi="Cambria Math"/>
                              </w:rPr>
                            </m:ctrlPr>
                          </m:sSubPr>
                          <m:e>
                            <m:r>
                              <w:rPr>
                                <w:rFonts w:ascii="Cambria Math" w:hAnsi="Cambria Math"/>
                                <w:sz w:val="22"/>
                                <w:szCs w:val="22"/>
                              </w:rPr>
                              <m:t>Z</m:t>
                            </m:r>
                          </m:e>
                          <m:sub>
                            <m:r>
                              <w:rPr>
                                <w:rFonts w:ascii="Cambria Math" w:hAnsi="Cambria Math"/>
                                <w:sz w:val="22"/>
                                <w:szCs w:val="22"/>
                              </w:rPr>
                              <m:t>r</m:t>
                            </m:r>
                          </m:sub>
                        </m:sSub>
                      </m:den>
                    </m:f>
                  </m:num>
                  <m:den>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sSub>
                          <m:sSubPr>
                            <m:ctrlPr>
                              <w:rPr>
                                <w:rFonts w:ascii="Cambria Math" w:hAnsi="Cambria Math"/>
                              </w:rPr>
                            </m:ctrlPr>
                          </m:sSubPr>
                          <m:e>
                            <m:r>
                              <w:rPr>
                                <w:rFonts w:ascii="Cambria Math" w:hAnsi="Cambria Math"/>
                                <w:sz w:val="22"/>
                                <w:szCs w:val="22"/>
                              </w:rPr>
                              <m:t>Z</m:t>
                            </m:r>
                          </m:e>
                          <m:sub>
                            <m:r>
                              <w:rPr>
                                <w:rFonts w:ascii="Cambria Math" w:hAnsi="Cambria Math"/>
                                <w:sz w:val="22"/>
                                <w:szCs w:val="22"/>
                              </w:rPr>
                              <m:t>r</m:t>
                            </m:r>
                          </m:sub>
                        </m:sSub>
                      </m:den>
                    </m:f>
                  </m:den>
                </m:f>
                <m:r>
                  <w:ins w:id="17" w:author="Levine, Charles Roger CTR USARMY USMA (USA)" w:date="2026-10-15T14:43:00Z" w16du:dateUtc="2026-10-15T18:43:00Z">
                    <w:rPr>
                      <w:rFonts w:ascii="Cambria Math" w:hAnsi="Cambria Math"/>
                      <w:sz w:val="22"/>
                      <w:szCs w:val="22"/>
                    </w:rPr>
                    <m:t xml:space="preserve">     </m:t>
                  </w:ins>
                </m:r>
                <m:r>
                  <w:ins w:id="18" w:author="Levine, Charles Roger CTR USARMY USMA (USA)" w:date="2026-10-15T14:42:00Z" w16du:dateUtc="2026-10-15T18:42:00Z">
                    <w:rPr>
                      <w:rFonts w:ascii="Cambria Math" w:hAnsi="Cambria Math"/>
                      <w:sz w:val="22"/>
                      <w:szCs w:val="22"/>
                    </w:rPr>
                    <m:t>=</m:t>
                  </w:ins>
                </m:r>
                <m:r>
                  <w:ins w:id="19" w:author="Levine, Charles Roger CTR USARMY USMA (USA)" w:date="2026-10-15T14:43:00Z" w16du:dateUtc="2026-10-15T18:43:00Z">
                    <w:rPr>
                      <w:rFonts w:ascii="Cambria Math" w:hAnsi="Cambria Math"/>
                      <w:sz w:val="22"/>
                      <w:szCs w:val="22"/>
                    </w:rPr>
                    <m:t xml:space="preserve">     </m:t>
                  </w:ins>
                </m:r>
                <m:f>
                  <m:fPr>
                    <m:ctrlPr>
                      <w:ins w:id="20" w:author="Levine, Charles Roger CTR USARMY USMA (USA)" w:date="2026-10-15T14:42:00Z" w16du:dateUtc="2026-10-15T18:42:00Z">
                        <w:rPr>
                          <w:rFonts w:ascii="Cambria Math" w:hAnsi="Cambria Math"/>
                        </w:rPr>
                      </w:ins>
                    </m:ctrlPr>
                  </m:fPr>
                  <m:num>
                    <m:sSup>
                      <m:sSupPr>
                        <m:ctrlPr>
                          <w:ins w:id="21" w:author="Levine, Charles Roger CTR USARMY USMA (USA)" w:date="2026-10-15T14:42:00Z" w16du:dateUtc="2026-10-15T18:42:00Z">
                            <w:rPr>
                              <w:rFonts w:ascii="Cambria Math" w:hAnsi="Cambria Math"/>
                            </w:rPr>
                          </w:ins>
                        </m:ctrlPr>
                      </m:sSupPr>
                      <m:e>
                        <m:r>
                          <w:ins w:id="22" w:author="Levine, Charles Roger CTR USARMY USMA (USA)" w:date="2026-10-15T14:42:00Z" w16du:dateUtc="2026-10-15T18:42:00Z">
                            <w:rPr>
                              <w:rFonts w:ascii="Cambria Math" w:hAnsi="Cambria Math"/>
                              <w:sz w:val="22"/>
                              <w:szCs w:val="22"/>
                            </w:rPr>
                            <m:t>e</m:t>
                          </w:ins>
                        </m:r>
                      </m:e>
                      <m:sup>
                        <m:sSub>
                          <m:sSubPr>
                            <m:ctrlPr>
                              <w:ins w:id="23" w:author="Levine, Charles Roger CTR USARMY USMA (USA)" w:date="2026-10-15T14:42:00Z" w16du:dateUtc="2026-10-15T18:42:00Z">
                                <w:rPr>
                                  <w:rFonts w:ascii="Cambria Math" w:hAnsi="Cambria Math"/>
                                </w:rPr>
                              </w:ins>
                            </m:ctrlPr>
                          </m:sSubPr>
                          <m:e>
                            <m:r>
                              <w:ins w:id="24" w:author="Levine, Charles Roger CTR USARMY USMA (USA)" w:date="2026-10-15T14:42:00Z" w16du:dateUtc="2026-10-15T18:42:00Z">
                                <w:rPr>
                                  <w:rFonts w:ascii="Cambria Math" w:hAnsi="Cambria Math"/>
                                  <w:sz w:val="22"/>
                                  <w:szCs w:val="22"/>
                                </w:rPr>
                                <m:t>S</m:t>
                              </w:ins>
                            </m:r>
                          </m:e>
                          <m:sub>
                            <m:r>
                              <w:ins w:id="25" w:author="Levine, Charles Roger CTR USARMY USMA (USA)" w:date="2026-10-15T14:42:00Z" w16du:dateUtc="2026-10-15T18:42:00Z">
                                <w:rPr>
                                  <w:rFonts w:ascii="Cambria Math" w:hAnsi="Cambria Math"/>
                                  <w:sz w:val="22"/>
                                  <w:szCs w:val="22"/>
                                </w:rPr>
                                <m:t>i</m:t>
                              </w:ins>
                            </m:r>
                          </m:sub>
                        </m:sSub>
                        <m:r>
                          <w:ins w:id="26" w:author="Levine, Charles Roger CTR USARMY USMA (USA)" w:date="2026-10-15T14:42:00Z" w16du:dateUtc="2026-10-15T18:42:00Z">
                            <w:rPr>
                              <w:rFonts w:ascii="Cambria Math" w:hAnsi="Cambria Math"/>
                              <w:sz w:val="22"/>
                              <w:szCs w:val="22"/>
                            </w:rPr>
                            <m:t>/</m:t>
                          </w:ins>
                        </m:r>
                        <m:sSub>
                          <m:sSubPr>
                            <m:ctrlPr>
                              <w:ins w:id="27" w:author="Levine, Charles Roger CTR USARMY USMA (USA)" w:date="2026-10-15T14:42:00Z" w16du:dateUtc="2026-10-15T18:42:00Z">
                                <w:rPr>
                                  <w:rFonts w:ascii="Cambria Math" w:hAnsi="Cambria Math"/>
                                </w:rPr>
                              </w:ins>
                            </m:ctrlPr>
                          </m:sSubPr>
                          <m:e>
                            <m:r>
                              <w:ins w:id="28" w:author="Levine, Charles Roger CTR USARMY USMA (USA)" w:date="2026-10-15T14:42:00Z" w16du:dateUtc="2026-10-15T18:42:00Z">
                                <w:rPr>
                                  <w:rFonts w:ascii="Cambria Math" w:hAnsi="Cambria Math"/>
                                  <w:sz w:val="22"/>
                                  <w:szCs w:val="22"/>
                                </w:rPr>
                                <m:t>t</m:t>
                              </w:ins>
                            </m:r>
                          </m:e>
                          <m:sub>
                            <m:r>
                              <w:ins w:id="29" w:author="Levine, Charles Roger CTR USARMY USMA (USA)" w:date="2026-10-15T14:42:00Z" w16du:dateUtc="2026-10-15T18:42:00Z">
                                <m:rPr>
                                  <m:nor/>
                                </m:rPr>
                                <w:rPr>
                                  <w:rFonts w:ascii="Cambria Math" w:hAnsi="Cambria Math"/>
                                  <w:sz w:val="22"/>
                                  <w:szCs w:val="22"/>
                                </w:rPr>
                                <m:t>sel</m:t>
                              </w:ins>
                            </m:r>
                          </m:sub>
                        </m:sSub>
                      </m:sup>
                    </m:sSup>
                  </m:num>
                  <m:den>
                    <m:sSup>
                      <m:sSupPr>
                        <m:ctrlPr>
                          <w:ins w:id="30" w:author="Levine, Charles Roger CTR USARMY USMA (USA)" w:date="2026-10-15T14:42:00Z" w16du:dateUtc="2026-10-15T18:42:00Z">
                            <w:rPr>
                              <w:rFonts w:ascii="Cambria Math" w:hAnsi="Cambria Math"/>
                            </w:rPr>
                          </w:ins>
                        </m:ctrlPr>
                      </m:sSupPr>
                      <m:e>
                        <m:r>
                          <w:ins w:id="31" w:author="Levine, Charles Roger CTR USARMY USMA (USA)" w:date="2026-10-15T14:42:00Z" w16du:dateUtc="2026-10-15T18:42:00Z">
                            <w:rPr>
                              <w:rFonts w:ascii="Cambria Math" w:hAnsi="Cambria Math"/>
                              <w:sz w:val="22"/>
                              <w:szCs w:val="22"/>
                            </w:rPr>
                            <m:t>e</m:t>
                          </w:ins>
                        </m:r>
                      </m:e>
                      <m:sup>
                        <m:sSub>
                          <m:sSubPr>
                            <m:ctrlPr>
                              <w:ins w:id="32" w:author="Levine, Charles Roger CTR USARMY USMA (USA)" w:date="2026-10-15T14:42:00Z" w16du:dateUtc="2026-10-15T18:42:00Z">
                                <w:rPr>
                                  <w:rFonts w:ascii="Cambria Math" w:hAnsi="Cambria Math"/>
                                </w:rPr>
                              </w:ins>
                            </m:ctrlPr>
                          </m:sSubPr>
                          <m:e>
                            <m:r>
                              <w:ins w:id="33" w:author="Levine, Charles Roger CTR USARMY USMA (USA)" w:date="2026-10-15T14:42:00Z" w16du:dateUtc="2026-10-15T18:42:00Z">
                                <w:rPr>
                                  <w:rFonts w:ascii="Cambria Math" w:hAnsi="Cambria Math"/>
                                  <w:sz w:val="22"/>
                                  <w:szCs w:val="22"/>
                                </w:rPr>
                                <m:t>S</m:t>
                              </w:ins>
                            </m:r>
                          </m:e>
                          <m:sub>
                            <m:r>
                              <w:ins w:id="34" w:author="Levine, Charles Roger CTR USARMY USMA (USA)" w:date="2026-10-15T14:42:00Z" w16du:dateUtc="2026-10-15T18:42:00Z">
                                <w:rPr>
                                  <w:rFonts w:ascii="Cambria Math" w:hAnsi="Cambria Math"/>
                                  <w:sz w:val="22"/>
                                  <w:szCs w:val="22"/>
                                </w:rPr>
                                <m:t>h</m:t>
                              </w:ins>
                            </m:r>
                          </m:sub>
                        </m:sSub>
                        <m:r>
                          <w:ins w:id="35" w:author="Levine, Charles Roger CTR USARMY USMA (USA)" w:date="2026-10-15T14:42:00Z" w16du:dateUtc="2026-10-15T18:42:00Z">
                            <w:rPr>
                              <w:rFonts w:ascii="Cambria Math" w:hAnsi="Cambria Math"/>
                              <w:sz w:val="22"/>
                              <w:szCs w:val="22"/>
                            </w:rPr>
                            <m:t>/</m:t>
                          </w:ins>
                        </m:r>
                        <m:sSub>
                          <m:sSubPr>
                            <m:ctrlPr>
                              <w:ins w:id="36" w:author="Levine, Charles Roger CTR USARMY USMA (USA)" w:date="2026-10-15T14:42:00Z" w16du:dateUtc="2026-10-15T18:42:00Z">
                                <w:rPr>
                                  <w:rFonts w:ascii="Cambria Math" w:hAnsi="Cambria Math"/>
                                </w:rPr>
                              </w:ins>
                            </m:ctrlPr>
                          </m:sSubPr>
                          <m:e>
                            <m:r>
                              <w:ins w:id="37" w:author="Levine, Charles Roger CTR USARMY USMA (USA)" w:date="2026-10-15T14:42:00Z" w16du:dateUtc="2026-10-15T18:42:00Z">
                                <w:rPr>
                                  <w:rFonts w:ascii="Cambria Math" w:hAnsi="Cambria Math"/>
                                  <w:sz w:val="22"/>
                                  <w:szCs w:val="22"/>
                                </w:rPr>
                                <m:t>t</m:t>
                              </w:ins>
                            </m:r>
                          </m:e>
                          <m:sub>
                            <m:r>
                              <w:ins w:id="38" w:author="Levine, Charles Roger CTR USARMY USMA (USA)" w:date="2026-10-15T14:42:00Z" w16du:dateUtc="2026-10-15T18:42:00Z">
                                <m:rPr>
                                  <m:nor/>
                                </m:rPr>
                                <w:rPr>
                                  <w:rFonts w:ascii="Cambria Math" w:hAnsi="Cambria Math"/>
                                  <w:sz w:val="22"/>
                                  <w:szCs w:val="22"/>
                                </w:rPr>
                                <m:t>sel</m:t>
                              </w:ins>
                            </m:r>
                          </m:sub>
                        </m:sSub>
                      </m:sup>
                    </m:sSup>
                  </m:den>
                </m:f>
                <m:r>
                  <w:ins w:id="39" w:author="Levine, Charles Roger CTR USARMY USMA (USA)" w:date="2026-10-15T14:43:00Z" w16du:dateUtc="2026-10-15T18:43:00Z">
                    <w:rPr>
                      <w:rFonts w:ascii="Cambria Math" w:hAnsi="Cambria Math"/>
                      <w:sz w:val="22"/>
                      <w:szCs w:val="22"/>
                    </w:rPr>
                    <m:t xml:space="preserve">     =    </m:t>
                  </w:ins>
                </m:r>
                <m:sSup>
                  <m:sSupPr>
                    <m:ctrlPr>
                      <w:ins w:id="40" w:author="Levine, Charles Roger CTR USARMY USMA (USA)" w:date="2026-10-15T14:43:00Z" w16du:dateUtc="2026-10-15T18:43:00Z">
                        <w:rPr>
                          <w:rFonts w:ascii="Cambria Math" w:hAnsi="Cambria Math"/>
                        </w:rPr>
                      </w:ins>
                    </m:ctrlPr>
                  </m:sSupPr>
                  <m:e>
                    <m:r>
                      <w:ins w:id="41" w:author="Levine, Charles Roger CTR USARMY USMA (USA)" w:date="2026-10-15T14:43:00Z" w16du:dateUtc="2026-10-15T18:43:00Z">
                        <w:rPr>
                          <w:rFonts w:ascii="Cambria Math" w:hAnsi="Cambria Math"/>
                          <w:sz w:val="22"/>
                          <w:szCs w:val="22"/>
                        </w:rPr>
                        <m:t>e</m:t>
                      </w:ins>
                    </m:r>
                  </m:e>
                  <m:sup>
                    <m:r>
                      <w:ins w:id="42" w:author="Levine, Charles Roger CTR USARMY USMA (USA)" w:date="2026-10-15T14:43:00Z" w16du:dateUtc="2026-10-15T18:43:00Z">
                        <w:rPr>
                          <w:rFonts w:ascii="Cambria Math" w:hAnsi="Cambria Math"/>
                          <w:sz w:val="22"/>
                          <w:szCs w:val="22"/>
                        </w:rPr>
                        <m:t>(</m:t>
                      </w:ins>
                    </m:r>
                    <m:sSub>
                      <m:sSubPr>
                        <m:ctrlPr>
                          <w:ins w:id="43" w:author="Levine, Charles Roger CTR USARMY USMA (USA)" w:date="2026-10-15T14:43:00Z" w16du:dateUtc="2026-10-15T18:43:00Z">
                            <w:rPr>
                              <w:rFonts w:ascii="Cambria Math" w:hAnsi="Cambria Math"/>
                            </w:rPr>
                          </w:ins>
                        </m:ctrlPr>
                      </m:sSubPr>
                      <m:e>
                        <m:r>
                          <w:ins w:id="44" w:author="Levine, Charles Roger CTR USARMY USMA (USA)" w:date="2026-10-15T14:43:00Z" w16du:dateUtc="2026-10-15T18:43:00Z">
                            <w:rPr>
                              <w:rFonts w:ascii="Cambria Math" w:hAnsi="Cambria Math"/>
                              <w:sz w:val="22"/>
                              <w:szCs w:val="22"/>
                            </w:rPr>
                            <m:t>S</m:t>
                          </w:ins>
                        </m:r>
                      </m:e>
                      <m:sub>
                        <m:r>
                          <w:ins w:id="45" w:author="Levine, Charles Roger CTR USARMY USMA (USA)" w:date="2026-10-15T14:43:00Z" w16du:dateUtc="2026-10-15T18:43:00Z">
                            <w:rPr>
                              <w:rFonts w:ascii="Cambria Math" w:hAnsi="Cambria Math"/>
                              <w:sz w:val="22"/>
                              <w:szCs w:val="22"/>
                            </w:rPr>
                            <m:t>i</m:t>
                          </w:ins>
                        </m:r>
                      </m:sub>
                    </m:sSub>
                    <m:r>
                      <w:ins w:id="46" w:author="Levine, Charles Roger CTR USARMY USMA (USA)" w:date="2026-10-15T14:43:00Z" w16du:dateUtc="2026-10-15T18:43:00Z">
                        <w:rPr>
                          <w:rFonts w:ascii="Cambria Math" w:hAnsi="Cambria Math"/>
                          <w:sz w:val="22"/>
                          <w:szCs w:val="22"/>
                        </w:rPr>
                        <m:t>-</m:t>
                      </w:ins>
                    </m:r>
                    <m:sSub>
                      <m:sSubPr>
                        <m:ctrlPr>
                          <w:ins w:id="47" w:author="Levine, Charles Roger CTR USARMY USMA (USA)" w:date="2026-10-15T14:43:00Z" w16du:dateUtc="2026-10-15T18:43:00Z">
                            <w:rPr>
                              <w:rFonts w:ascii="Cambria Math" w:hAnsi="Cambria Math"/>
                            </w:rPr>
                          </w:ins>
                        </m:ctrlPr>
                      </m:sSubPr>
                      <m:e>
                        <m:r>
                          <w:ins w:id="48" w:author="Levine, Charles Roger CTR USARMY USMA (USA)" w:date="2026-10-15T14:43:00Z" w16du:dateUtc="2026-10-15T18:43:00Z">
                            <w:rPr>
                              <w:rFonts w:ascii="Cambria Math" w:hAnsi="Cambria Math"/>
                              <w:sz w:val="22"/>
                              <w:szCs w:val="22"/>
                            </w:rPr>
                            <m:t>S</m:t>
                          </w:ins>
                        </m:r>
                      </m:e>
                      <m:sub>
                        <m:r>
                          <w:ins w:id="49" w:author="Levine, Charles Roger CTR USARMY USMA (USA)" w:date="2026-10-15T14:43:00Z" w16du:dateUtc="2026-10-15T18:43:00Z">
                            <w:rPr>
                              <w:rFonts w:ascii="Cambria Math" w:hAnsi="Cambria Math"/>
                              <w:sz w:val="22"/>
                              <w:szCs w:val="22"/>
                            </w:rPr>
                            <m:t>h</m:t>
                          </w:ins>
                        </m:r>
                      </m:sub>
                    </m:sSub>
                    <m:r>
                      <w:ins w:id="50" w:author="Levine, Charles Roger CTR USARMY USMA (USA)" w:date="2026-10-15T14:43:00Z" w16du:dateUtc="2026-10-15T18:43:00Z">
                        <w:rPr>
                          <w:rFonts w:ascii="Cambria Math" w:hAnsi="Cambria Math"/>
                          <w:sz w:val="22"/>
                          <w:szCs w:val="22"/>
                        </w:rPr>
                        <m:t>)/</m:t>
                      </w:ins>
                    </m:r>
                    <m:sSub>
                      <m:sSubPr>
                        <m:ctrlPr>
                          <w:ins w:id="51" w:author="Levine, Charles Roger CTR USARMY USMA (USA)" w:date="2026-10-15T14:43:00Z" w16du:dateUtc="2026-10-15T18:43:00Z">
                            <w:rPr>
                              <w:rFonts w:ascii="Cambria Math" w:hAnsi="Cambria Math"/>
                            </w:rPr>
                          </w:ins>
                        </m:ctrlPr>
                      </m:sSubPr>
                      <m:e>
                        <m:r>
                          <w:ins w:id="52" w:author="Levine, Charles Roger CTR USARMY USMA (USA)" w:date="2026-10-15T14:43:00Z" w16du:dateUtc="2026-10-15T18:43:00Z">
                            <w:rPr>
                              <w:rFonts w:ascii="Cambria Math" w:hAnsi="Cambria Math"/>
                              <w:sz w:val="22"/>
                              <w:szCs w:val="22"/>
                            </w:rPr>
                            <m:t>t</m:t>
                          </w:ins>
                        </m:r>
                      </m:e>
                      <m:sub>
                        <m:r>
                          <w:ins w:id="53" w:author="Levine, Charles Roger CTR USARMY USMA (USA)" w:date="2026-10-15T14:43:00Z" w16du:dateUtc="2026-10-15T18:43:00Z">
                            <m:rPr>
                              <m:nor/>
                            </m:rPr>
                            <w:rPr>
                              <w:rFonts w:ascii="Cambria Math" w:hAnsi="Cambria Math"/>
                              <w:sz w:val="22"/>
                              <w:szCs w:val="22"/>
                            </w:rPr>
                            <m:t>sel</m:t>
                          </w:ins>
                        </m:r>
                      </m:sub>
                    </m:sSub>
                  </m:sup>
                </m:sSup>
              </m:oMath>
            </m:oMathPara>
          </w:p>
          <w:p w14:paraId="68E0B64B" w14:textId="77777777" w:rsidR="00240C6A" w:rsidDel="00C839E6" w:rsidRDefault="00000000">
            <w:pPr>
              <w:keepNext/>
              <w:spacing w:before="120" w:line="240" w:lineRule="auto"/>
              <w:jc w:val="center"/>
              <w:rPr>
                <w:del w:id="54" w:author="Levine, Charles Roger CTR USARMY USMA (USA)" w:date="2026-10-15T14:44:00Z" w16du:dateUtc="2026-10-15T18:44:00Z"/>
              </w:rPr>
            </w:pPr>
            <m:oMathPara>
              <m:oMathParaPr>
                <m:jc m:val="center"/>
              </m:oMathParaPr>
              <m:oMath>
                <m:r>
                  <w:del w:id="55" w:author="Levine, Charles Roger CTR USARMY USMA (USA)" w:date="2026-10-15T14:44:00Z" w16du:dateUtc="2026-10-15T18:44:00Z">
                    <w:rPr>
                      <w:rFonts w:ascii="Cambria Math" w:hAnsi="Cambria Math"/>
                      <w:sz w:val="22"/>
                      <w:szCs w:val="22"/>
                    </w:rPr>
                    <m:t>=</m:t>
                  </w:del>
                </m:r>
                <m:f>
                  <m:fPr>
                    <m:ctrlPr>
                      <w:del w:id="56" w:author="Levine, Charles Roger CTR USARMY USMA (USA)" w:date="2026-10-15T14:44:00Z" w16du:dateUtc="2026-10-15T18:44:00Z">
                        <w:rPr>
                          <w:rFonts w:ascii="Cambria Math" w:hAnsi="Cambria Math"/>
                        </w:rPr>
                      </w:del>
                    </m:ctrlPr>
                  </m:fPr>
                  <m:num>
                    <m:sSup>
                      <m:sSupPr>
                        <m:ctrlPr>
                          <w:del w:id="57" w:author="Levine, Charles Roger CTR USARMY USMA (USA)" w:date="2026-10-15T14:44:00Z" w16du:dateUtc="2026-10-15T18:44:00Z">
                            <w:rPr>
                              <w:rFonts w:ascii="Cambria Math" w:hAnsi="Cambria Math"/>
                            </w:rPr>
                          </w:del>
                        </m:ctrlPr>
                      </m:sSupPr>
                      <m:e>
                        <m:r>
                          <w:del w:id="58" w:author="Levine, Charles Roger CTR USARMY USMA (USA)" w:date="2026-10-15T14:44:00Z" w16du:dateUtc="2026-10-15T18:44:00Z">
                            <w:rPr>
                              <w:rFonts w:ascii="Cambria Math" w:hAnsi="Cambria Math"/>
                              <w:sz w:val="22"/>
                              <w:szCs w:val="22"/>
                            </w:rPr>
                            <m:t>e</m:t>
                          </w:del>
                        </m:r>
                      </m:e>
                      <m:sup>
                        <m:sSub>
                          <m:sSubPr>
                            <m:ctrlPr>
                              <w:del w:id="59" w:author="Levine, Charles Roger CTR USARMY USMA (USA)" w:date="2026-10-15T14:44:00Z" w16du:dateUtc="2026-10-15T18:44:00Z">
                                <w:rPr>
                                  <w:rFonts w:ascii="Cambria Math" w:hAnsi="Cambria Math"/>
                                </w:rPr>
                              </w:del>
                            </m:ctrlPr>
                          </m:sSubPr>
                          <m:e>
                            <m:r>
                              <w:del w:id="60" w:author="Levine, Charles Roger CTR USARMY USMA (USA)" w:date="2026-10-15T14:44:00Z" w16du:dateUtc="2026-10-15T18:44:00Z">
                                <w:rPr>
                                  <w:rFonts w:ascii="Cambria Math" w:hAnsi="Cambria Math"/>
                                  <w:sz w:val="22"/>
                                  <w:szCs w:val="22"/>
                                </w:rPr>
                                <m:t>S</m:t>
                              </w:del>
                            </m:r>
                          </m:e>
                          <m:sub>
                            <m:r>
                              <w:del w:id="61" w:author="Levine, Charles Roger CTR USARMY USMA (USA)" w:date="2026-10-15T14:44:00Z" w16du:dateUtc="2026-10-15T18:44:00Z">
                                <w:rPr>
                                  <w:rFonts w:ascii="Cambria Math" w:hAnsi="Cambria Math"/>
                                  <w:sz w:val="22"/>
                                  <w:szCs w:val="22"/>
                                </w:rPr>
                                <m:t>i</m:t>
                              </w:del>
                            </m:r>
                          </m:sub>
                        </m:sSub>
                        <m:r>
                          <w:del w:id="62" w:author="Levine, Charles Roger CTR USARMY USMA (USA)" w:date="2026-10-15T14:44:00Z" w16du:dateUtc="2026-10-15T18:44:00Z">
                            <w:rPr>
                              <w:rFonts w:ascii="Cambria Math" w:hAnsi="Cambria Math"/>
                              <w:sz w:val="22"/>
                              <w:szCs w:val="22"/>
                            </w:rPr>
                            <m:t>/</m:t>
                          </w:del>
                        </m:r>
                        <m:sSub>
                          <m:sSubPr>
                            <m:ctrlPr>
                              <w:del w:id="63" w:author="Levine, Charles Roger CTR USARMY USMA (USA)" w:date="2026-10-15T14:44:00Z" w16du:dateUtc="2026-10-15T18:44:00Z">
                                <w:rPr>
                                  <w:rFonts w:ascii="Cambria Math" w:hAnsi="Cambria Math"/>
                                </w:rPr>
                              </w:del>
                            </m:ctrlPr>
                          </m:sSubPr>
                          <m:e>
                            <m:r>
                              <w:del w:id="64" w:author="Levine, Charles Roger CTR USARMY USMA (USA)" w:date="2026-10-15T14:44:00Z" w16du:dateUtc="2026-10-15T18:44:00Z">
                                <w:rPr>
                                  <w:rFonts w:ascii="Cambria Math" w:hAnsi="Cambria Math"/>
                                  <w:sz w:val="22"/>
                                  <w:szCs w:val="22"/>
                                </w:rPr>
                                <m:t>t</m:t>
                              </w:del>
                            </m:r>
                          </m:e>
                          <m:sub>
                            <m:r>
                              <w:del w:id="65" w:author="Levine, Charles Roger CTR USARMY USMA (USA)" w:date="2026-10-15T14:44:00Z" w16du:dateUtc="2026-10-15T18:44:00Z">
                                <m:rPr>
                                  <m:nor/>
                                </m:rPr>
                                <w:rPr>
                                  <w:rFonts w:ascii="Cambria Math" w:hAnsi="Cambria Math"/>
                                  <w:sz w:val="22"/>
                                  <w:szCs w:val="22"/>
                                </w:rPr>
                                <m:t>sel</m:t>
                              </w:del>
                            </m:r>
                          </m:sub>
                        </m:sSub>
                      </m:sup>
                    </m:sSup>
                  </m:num>
                  <m:den>
                    <m:sSup>
                      <m:sSupPr>
                        <m:ctrlPr>
                          <w:del w:id="66" w:author="Levine, Charles Roger CTR USARMY USMA (USA)" w:date="2026-10-15T14:44:00Z" w16du:dateUtc="2026-10-15T18:44:00Z">
                            <w:rPr>
                              <w:rFonts w:ascii="Cambria Math" w:hAnsi="Cambria Math"/>
                            </w:rPr>
                          </w:del>
                        </m:ctrlPr>
                      </m:sSupPr>
                      <m:e>
                        <m:r>
                          <w:del w:id="67" w:author="Levine, Charles Roger CTR USARMY USMA (USA)" w:date="2026-10-15T14:44:00Z" w16du:dateUtc="2026-10-15T18:44:00Z">
                            <w:rPr>
                              <w:rFonts w:ascii="Cambria Math" w:hAnsi="Cambria Math"/>
                              <w:sz w:val="22"/>
                              <w:szCs w:val="22"/>
                            </w:rPr>
                            <m:t>e</m:t>
                          </w:del>
                        </m:r>
                      </m:e>
                      <m:sup>
                        <m:sSub>
                          <m:sSubPr>
                            <m:ctrlPr>
                              <w:del w:id="68" w:author="Levine, Charles Roger CTR USARMY USMA (USA)" w:date="2026-10-15T14:44:00Z" w16du:dateUtc="2026-10-15T18:44:00Z">
                                <w:rPr>
                                  <w:rFonts w:ascii="Cambria Math" w:hAnsi="Cambria Math"/>
                                </w:rPr>
                              </w:del>
                            </m:ctrlPr>
                          </m:sSubPr>
                          <m:e>
                            <m:r>
                              <w:del w:id="69" w:author="Levine, Charles Roger CTR USARMY USMA (USA)" w:date="2026-10-15T14:44:00Z" w16du:dateUtc="2026-10-15T18:44:00Z">
                                <w:rPr>
                                  <w:rFonts w:ascii="Cambria Math" w:hAnsi="Cambria Math"/>
                                  <w:sz w:val="22"/>
                                  <w:szCs w:val="22"/>
                                </w:rPr>
                                <m:t>S</m:t>
                              </w:del>
                            </m:r>
                          </m:e>
                          <m:sub>
                            <m:r>
                              <w:del w:id="70" w:author="Levine, Charles Roger CTR USARMY USMA (USA)" w:date="2026-10-15T14:44:00Z" w16du:dateUtc="2026-10-15T18:44:00Z">
                                <w:rPr>
                                  <w:rFonts w:ascii="Cambria Math" w:hAnsi="Cambria Math"/>
                                  <w:sz w:val="22"/>
                                  <w:szCs w:val="22"/>
                                </w:rPr>
                                <m:t>h</m:t>
                              </w:del>
                            </m:r>
                          </m:sub>
                        </m:sSub>
                        <m:r>
                          <w:del w:id="71" w:author="Levine, Charles Roger CTR USARMY USMA (USA)" w:date="2026-10-15T14:44:00Z" w16du:dateUtc="2026-10-15T18:44:00Z">
                            <w:rPr>
                              <w:rFonts w:ascii="Cambria Math" w:hAnsi="Cambria Math"/>
                              <w:sz w:val="22"/>
                              <w:szCs w:val="22"/>
                            </w:rPr>
                            <m:t>/</m:t>
                          </w:del>
                        </m:r>
                        <m:sSub>
                          <m:sSubPr>
                            <m:ctrlPr>
                              <w:del w:id="72" w:author="Levine, Charles Roger CTR USARMY USMA (USA)" w:date="2026-10-15T14:44:00Z" w16du:dateUtc="2026-10-15T18:44:00Z">
                                <w:rPr>
                                  <w:rFonts w:ascii="Cambria Math" w:hAnsi="Cambria Math"/>
                                </w:rPr>
                              </w:del>
                            </m:ctrlPr>
                          </m:sSubPr>
                          <m:e>
                            <m:r>
                              <w:del w:id="73" w:author="Levine, Charles Roger CTR USARMY USMA (USA)" w:date="2026-10-15T14:44:00Z" w16du:dateUtc="2026-10-15T18:44:00Z">
                                <w:rPr>
                                  <w:rFonts w:ascii="Cambria Math" w:hAnsi="Cambria Math"/>
                                  <w:sz w:val="22"/>
                                  <w:szCs w:val="22"/>
                                </w:rPr>
                                <m:t>t</m:t>
                              </w:del>
                            </m:r>
                          </m:e>
                          <m:sub>
                            <m:r>
                              <w:del w:id="74" w:author="Levine, Charles Roger CTR USARMY USMA (USA)" w:date="2026-10-15T14:44:00Z" w16du:dateUtc="2026-10-15T18:44:00Z">
                                <m:rPr>
                                  <m:nor/>
                                </m:rPr>
                                <w:rPr>
                                  <w:rFonts w:ascii="Cambria Math" w:hAnsi="Cambria Math"/>
                                  <w:sz w:val="22"/>
                                  <w:szCs w:val="22"/>
                                </w:rPr>
                                <m:t>sel</m:t>
                              </w:del>
                            </m:r>
                          </m:sub>
                        </m:sSub>
                      </m:sup>
                    </m:sSup>
                  </m:den>
                </m:f>
              </m:oMath>
            </m:oMathPara>
          </w:p>
          <w:p w14:paraId="0FBE5B9A" w14:textId="77777777" w:rsidR="00240C6A" w:rsidRDefault="00000000">
            <w:pPr>
              <w:keepNext/>
              <w:spacing w:before="120" w:line="240" w:lineRule="auto"/>
              <w:jc w:val="center"/>
              <w:pPrChange w:id="75" w:author="Levine, Charles Roger CTR USARMY USMA (USA)" w:date="2026-10-15T14:44:00Z" w16du:dateUtc="2026-10-15T18:44:00Z">
                <w:pPr>
                  <w:spacing w:before="120" w:line="240" w:lineRule="auto"/>
                  <w:jc w:val="center"/>
                </w:pPr>
              </w:pPrChange>
            </w:pPr>
            <m:oMathPara>
              <m:oMathParaPr>
                <m:jc m:val="center"/>
              </m:oMathParaPr>
              <m:oMath>
                <m:r>
                  <w:del w:id="76" w:author="Levine, Charles Roger CTR USARMY USMA (USA)" w:date="2026-10-15T14:44:00Z" w16du:dateUtc="2026-10-15T18:44:00Z">
                    <w:rPr>
                      <w:rFonts w:ascii="Cambria Math" w:hAnsi="Cambria Math"/>
                      <w:sz w:val="22"/>
                      <w:szCs w:val="22"/>
                    </w:rPr>
                    <m:t>=</m:t>
                  </w:del>
                </m:r>
                <m:sSup>
                  <m:sSupPr>
                    <m:ctrlPr>
                      <w:del w:id="77" w:author="Levine, Charles Roger CTR USARMY USMA (USA)" w:date="2026-10-15T14:44:00Z" w16du:dateUtc="2026-10-15T18:44:00Z">
                        <w:rPr>
                          <w:rFonts w:ascii="Cambria Math" w:hAnsi="Cambria Math"/>
                        </w:rPr>
                      </w:del>
                    </m:ctrlPr>
                  </m:sSupPr>
                  <m:e>
                    <m:r>
                      <w:del w:id="78" w:author="Levine, Charles Roger CTR USARMY USMA (USA)" w:date="2026-10-15T14:44:00Z" w16du:dateUtc="2026-10-15T18:44:00Z">
                        <w:rPr>
                          <w:rFonts w:ascii="Cambria Math" w:hAnsi="Cambria Math"/>
                          <w:sz w:val="22"/>
                          <w:szCs w:val="22"/>
                        </w:rPr>
                        <m:t>e</m:t>
                      </w:del>
                    </m:r>
                  </m:e>
                  <m:sup>
                    <m:r>
                      <w:del w:id="79" w:author="Levine, Charles Roger CTR USARMY USMA (USA)" w:date="2026-10-15T14:44:00Z" w16du:dateUtc="2026-10-15T18:44:00Z">
                        <w:rPr>
                          <w:rFonts w:ascii="Cambria Math" w:hAnsi="Cambria Math"/>
                          <w:sz w:val="22"/>
                          <w:szCs w:val="22"/>
                        </w:rPr>
                        <m:t>(</m:t>
                      </w:del>
                    </m:r>
                    <m:sSub>
                      <m:sSubPr>
                        <m:ctrlPr>
                          <w:del w:id="80" w:author="Levine, Charles Roger CTR USARMY USMA (USA)" w:date="2026-10-15T14:44:00Z" w16du:dateUtc="2026-10-15T18:44:00Z">
                            <w:rPr>
                              <w:rFonts w:ascii="Cambria Math" w:hAnsi="Cambria Math"/>
                            </w:rPr>
                          </w:del>
                        </m:ctrlPr>
                      </m:sSubPr>
                      <m:e>
                        <m:r>
                          <w:del w:id="81" w:author="Levine, Charles Roger CTR USARMY USMA (USA)" w:date="2026-10-15T14:44:00Z" w16du:dateUtc="2026-10-15T18:44:00Z">
                            <w:rPr>
                              <w:rFonts w:ascii="Cambria Math" w:hAnsi="Cambria Math"/>
                              <w:sz w:val="22"/>
                              <w:szCs w:val="22"/>
                            </w:rPr>
                            <m:t>S</m:t>
                          </w:del>
                        </m:r>
                      </m:e>
                      <m:sub>
                        <m:r>
                          <w:del w:id="82" w:author="Levine, Charles Roger CTR USARMY USMA (USA)" w:date="2026-10-15T14:44:00Z" w16du:dateUtc="2026-10-15T18:44:00Z">
                            <w:rPr>
                              <w:rFonts w:ascii="Cambria Math" w:hAnsi="Cambria Math"/>
                              <w:sz w:val="22"/>
                              <w:szCs w:val="22"/>
                            </w:rPr>
                            <m:t>i</m:t>
                          </w:del>
                        </m:r>
                      </m:sub>
                    </m:sSub>
                    <m:r>
                      <w:del w:id="83" w:author="Levine, Charles Roger CTR USARMY USMA (USA)" w:date="2026-10-15T14:44:00Z" w16du:dateUtc="2026-10-15T18:44:00Z">
                        <w:rPr>
                          <w:rFonts w:ascii="Cambria Math" w:hAnsi="Cambria Math"/>
                          <w:sz w:val="22"/>
                          <w:szCs w:val="22"/>
                        </w:rPr>
                        <m:t>-</m:t>
                      </w:del>
                    </m:r>
                    <m:sSub>
                      <m:sSubPr>
                        <m:ctrlPr>
                          <w:del w:id="84" w:author="Levine, Charles Roger CTR USARMY USMA (USA)" w:date="2026-10-15T14:44:00Z" w16du:dateUtc="2026-10-15T18:44:00Z">
                            <w:rPr>
                              <w:rFonts w:ascii="Cambria Math" w:hAnsi="Cambria Math"/>
                            </w:rPr>
                          </w:del>
                        </m:ctrlPr>
                      </m:sSubPr>
                      <m:e>
                        <m:r>
                          <w:del w:id="85" w:author="Levine, Charles Roger CTR USARMY USMA (USA)" w:date="2026-10-15T14:44:00Z" w16du:dateUtc="2026-10-15T18:44:00Z">
                            <w:rPr>
                              <w:rFonts w:ascii="Cambria Math" w:hAnsi="Cambria Math"/>
                              <w:sz w:val="22"/>
                              <w:szCs w:val="22"/>
                            </w:rPr>
                            <m:t>S</m:t>
                          </w:del>
                        </m:r>
                      </m:e>
                      <m:sub>
                        <m:r>
                          <w:del w:id="86" w:author="Levine, Charles Roger CTR USARMY USMA (USA)" w:date="2026-10-15T14:44:00Z" w16du:dateUtc="2026-10-15T18:44:00Z">
                            <w:rPr>
                              <w:rFonts w:ascii="Cambria Math" w:hAnsi="Cambria Math"/>
                              <w:sz w:val="22"/>
                              <w:szCs w:val="22"/>
                            </w:rPr>
                            <m:t>h</m:t>
                          </w:del>
                        </m:r>
                      </m:sub>
                    </m:sSub>
                    <m:r>
                      <w:del w:id="87" w:author="Levine, Charles Roger CTR USARMY USMA (USA)" w:date="2026-10-15T14:44:00Z" w16du:dateUtc="2026-10-15T18:44:00Z">
                        <w:rPr>
                          <w:rFonts w:ascii="Cambria Math" w:hAnsi="Cambria Math"/>
                          <w:sz w:val="22"/>
                          <w:szCs w:val="22"/>
                        </w:rPr>
                        <m:t>)/</m:t>
                      </w:del>
                    </m:r>
                    <m:sSub>
                      <m:sSubPr>
                        <m:ctrlPr>
                          <w:del w:id="88" w:author="Levine, Charles Roger CTR USARMY USMA (USA)" w:date="2026-10-15T14:44:00Z" w16du:dateUtc="2026-10-15T18:44:00Z">
                            <w:rPr>
                              <w:rFonts w:ascii="Cambria Math" w:hAnsi="Cambria Math"/>
                            </w:rPr>
                          </w:del>
                        </m:ctrlPr>
                      </m:sSubPr>
                      <m:e>
                        <m:r>
                          <w:del w:id="89" w:author="Levine, Charles Roger CTR USARMY USMA (USA)" w:date="2026-10-15T14:44:00Z" w16du:dateUtc="2026-10-15T18:44:00Z">
                            <w:rPr>
                              <w:rFonts w:ascii="Cambria Math" w:hAnsi="Cambria Math"/>
                              <w:sz w:val="22"/>
                              <w:szCs w:val="22"/>
                            </w:rPr>
                            <m:t>t</m:t>
                          </w:del>
                        </m:r>
                      </m:e>
                      <m:sub>
                        <m:r>
                          <w:del w:id="90" w:author="Levine, Charles Roger CTR USARMY USMA (USA)" w:date="2026-10-15T14:44:00Z" w16du:dateUtc="2026-10-15T18:44:00Z">
                            <m:rPr>
                              <m:nor/>
                            </m:rPr>
                            <w:rPr>
                              <w:rFonts w:ascii="Cambria Math" w:hAnsi="Cambria Math"/>
                              <w:sz w:val="22"/>
                              <w:szCs w:val="22"/>
                            </w:rPr>
                            <m:t>sel</m:t>
                          </w:del>
                        </m:r>
                      </m:sub>
                    </m:sSub>
                  </m:sup>
                </m:sSup>
                <m:r>
                  <w:del w:id="91" w:author="Levine, Charles Roger CTR USARMY USMA (USA)" w:date="2026-10-15T14:43:00Z" w16du:dateUtc="2026-10-15T18:43:00Z">
                    <w:rPr>
                      <w:rFonts w:ascii="Cambria Math" w:hAnsi="Cambria Math"/>
                      <w:sz w:val="22"/>
                      <w:szCs w:val="22"/>
                    </w:rPr>
                    <m:t>.</m:t>
                  </w:del>
                </m:r>
              </m:oMath>
            </m:oMathPara>
          </w:p>
        </w:tc>
        <w:tc>
          <w:tcPr>
            <w:tcW w:w="864" w:type="dxa"/>
            <w:vAlign w:val="center"/>
          </w:tcPr>
          <w:p w14:paraId="14CCDC32" w14:textId="77777777" w:rsidR="00D951E9" w:rsidRDefault="00000000">
            <w:pPr>
              <w:spacing w:after="0" w:line="240" w:lineRule="auto"/>
              <w:jc w:val="right"/>
            </w:pPr>
            <w:r>
              <w:t>(</w:t>
            </w:r>
            <w:bookmarkStart w:id="92" w:name="Eq_4_6"/>
            <w:r>
              <w:t>4.</w:t>
            </w:r>
            <w:fldSimple w:instr=" SEQ EqChapterFour \* ARABIC ">
              <w:r w:rsidR="00D951E9">
                <w:t>6</w:t>
              </w:r>
            </w:fldSimple>
            <w:bookmarkEnd w:id="92"/>
            <w:r>
              <w:t>)</w:t>
            </w:r>
          </w:p>
        </w:tc>
      </w:tr>
    </w:tbl>
    <w:p w14:paraId="26B87D41" w14:textId="77777777" w:rsidR="00240C6A" w:rsidRDefault="00000000">
      <w:pPr>
        <w:pStyle w:val="BodyText"/>
      </w:pPr>
      <w:r>
        <w:t>The common denominator cancels because both candidates face the same remaining selection pool. Their relative probabilities of being selected next therefore depend on their score difference and the selection temperature.</w:t>
      </w:r>
    </w:p>
    <w:p w14:paraId="0EA9EB53" w14:textId="77777777" w:rsidR="00CB3150" w:rsidRDefault="00000000">
      <w:r>
        <w:t xml:space="preserve">A given score advantage therefore matters relative to the temperature. As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w:t>
      </w:r>
    </w:p>
    <w:p w14:paraId="27B59849" w14:textId="77777777" w:rsidR="00CB3150" w:rsidRDefault="00000000">
      <w:pPr>
        <w:pStyle w:val="BodyText"/>
      </w:pPr>
      <w: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7C9FE6C8" w14:textId="77777777" w:rsidR="00CB3150" w:rsidRDefault="00000000">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1D6584B0" w14:textId="77777777" w:rsidR="00CB3150" w:rsidRDefault="00000000">
      <w:pPr>
        <w:pStyle w:val="Heading1"/>
      </w:pPr>
      <w:bookmarkStart w:id="93" w:name="introducing-local-competitive-congestion"/>
      <w:bookmarkEnd w:id="7"/>
      <w:bookmarkEnd w:id="13"/>
      <w:r>
        <w:lastRenderedPageBreak/>
        <w:t>4.4 Introducing local competitive congestion</w:t>
      </w:r>
    </w:p>
    <w:p w14:paraId="5AA01B58" w14:textId="77777777"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remains fixed. We now ask whether this is a sufficient account of advancement when individuals work and become visible alongside others.</w:t>
      </w:r>
    </w:p>
    <w:p w14:paraId="4B45DCC7" w14:textId="77777777" w:rsidR="00CB3150" w:rsidRDefault="00000000">
      <w:pPr>
        <w:pStyle w:val="BodyText"/>
      </w:pPr>
      <w:r>
        <w:t xml:space="preserve">Strong peers can offer learning, collaboration, and access to productive activities. They can also compete for limited attention, responsibility, and distinction. We </w:t>
      </w:r>
      <w:r w:rsidR="00F90200">
        <w:t xml:space="preserve">focus here on the </w:t>
      </w:r>
      <w:r>
        <w:t xml:space="preserve">competitive side of the environment while holding the performance values entering selection fixed. A separate developmental benefit function is an additional extension, but outside the present </w:t>
      </w:r>
      <w:r w:rsidR="008721FC">
        <w:t>scope of this model</w:t>
      </w:r>
      <w:r>
        <w:t xml:space="preserve">. Our question is whether local competition can </w:t>
      </w:r>
      <w:r w:rsidR="00F90200">
        <w:t>alter an individual’s</w:t>
      </w:r>
      <w:r>
        <w:t xml:space="preserve"> standing</w:t>
      </w:r>
      <w:r w:rsidR="00F90200">
        <w:t xml:space="preserve"> in</w:t>
      </w:r>
      <w:r>
        <w:t xml:space="preserve"> a broader selection process, even without reducing their measured performance.</w:t>
      </w:r>
    </w:p>
    <w:p w14:paraId="5233A804" w14:textId="77777777" w:rsidR="00F90200" w:rsidRDefault="00F90200">
      <w:pPr>
        <w:pStyle w:val="BodyText"/>
      </w:pPr>
      <w:r>
        <w:t xml:space="preserve">We therefore extend the SCORE component of the model. 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t xml:space="preserve"> denote the congestion experienced by individual </w:t>
      </w:r>
      <m:oMath>
        <m:r>
          <w:rPr>
            <w:rFonts w:ascii="Cambria Math" w:hAnsi="Cambria Math"/>
            <w:sz w:val="22"/>
            <w:szCs w:val="22"/>
          </w:rPr>
          <m:t>i</m:t>
        </m:r>
      </m:oMath>
      <w:r>
        <w:t xml:space="preserve">. We distinguish this measure of congestion from the strength of its effect: a nonnegative coefficient </w:t>
      </w:r>
      <m:oMath>
        <m:r>
          <w:rPr>
            <w:rFonts w:ascii="Cambria Math" w:hAnsi="Cambria Math"/>
            <w:sz w:val="22"/>
            <w:szCs w:val="22"/>
          </w:rPr>
          <m:t>λ</m:t>
        </m:r>
      </m:oMath>
      <w:r>
        <w:t xml:space="preserve"> determines how strongly congestion adjusts the individual’s selection score. The resulting score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7422F3F" w14:textId="77777777">
        <w:trPr>
          <w:cantSplit/>
        </w:trPr>
        <w:tc>
          <w:tcPr>
            <w:tcW w:w="8496" w:type="dxa"/>
            <w:vAlign w:val="center"/>
          </w:tcPr>
          <w:p w14:paraId="22C1869C"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  λ</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oMath>
            </m:oMathPara>
          </w:p>
        </w:tc>
        <w:tc>
          <w:tcPr>
            <w:tcW w:w="864" w:type="dxa"/>
            <w:vAlign w:val="center"/>
          </w:tcPr>
          <w:p w14:paraId="7555CA63" w14:textId="77777777" w:rsidR="00D951E9" w:rsidRDefault="00000000">
            <w:pPr>
              <w:spacing w:after="0" w:line="240" w:lineRule="auto"/>
              <w:jc w:val="right"/>
            </w:pPr>
            <w:r>
              <w:t>(</w:t>
            </w:r>
            <w:bookmarkStart w:id="94" w:name="Eq_4_7"/>
            <w:r>
              <w:t>4.</w:t>
            </w:r>
            <w:fldSimple w:instr=" SEQ EqChapterFour \* ARABIC ">
              <w:r w:rsidR="00D951E9">
                <w:t>7</w:t>
              </w:r>
            </w:fldSimple>
            <w:bookmarkEnd w:id="94"/>
            <w:r>
              <w:t>)</w:t>
            </w:r>
          </w:p>
        </w:tc>
      </w:tr>
    </w:tbl>
    <w:p w14:paraId="411B8AAF" w14:textId="77777777" w:rsidR="00F90200" w:rsidRPr="00F90200" w:rsidRDefault="00F90200" w:rsidP="00F90200">
      <w:pPr>
        <w:pStyle w:val="BodyText"/>
      </w:pPr>
      <w:r w:rsidRPr="00F90200">
        <w:t xml:space="preserve">At </w:t>
      </w:r>
      <m:oMath>
        <m:r>
          <w:rPr>
            <w:rFonts w:ascii="Cambria Math" w:hAnsi="Cambria Math"/>
            <w:sz w:val="22"/>
            <w:szCs w:val="22"/>
          </w:rPr>
          <m:t>λ=0</m:t>
        </m:r>
      </m:oMath>
      <w:r w:rsidRPr="00F90200">
        <w:t xml:space="preserve">, the score returns to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F90200">
        <w:t xml:space="preserve">. At positive </w:t>
      </w:r>
      <m:oMath>
        <m:r>
          <w:rPr>
            <w:rFonts w:ascii="Cambria Math" w:hAnsi="Cambria Math"/>
            <w:sz w:val="22"/>
            <w:szCs w:val="22"/>
          </w:rPr>
          <m:t>λ</m:t>
        </m:r>
      </m:oMath>
      <w:r w:rsidRPr="00F90200">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sz w:val="22"/>
            <w:szCs w:val="22"/>
          </w:rPr>
          <m:t>K</m:t>
        </m:r>
      </m:oMath>
      <w:r w:rsidRPr="00F90200">
        <w:t xml:space="preserve"> selection.</w:t>
      </w:r>
    </w:p>
    <w:p w14:paraId="58A42CB8" w14:textId="77777777" w:rsidR="00CB3150" w:rsidRDefault="00F90200" w:rsidP="00E21165">
      <w:pPr>
        <w:pStyle w:val="BodyText"/>
      </w:pPr>
      <w:r w:rsidRPr="00F90200">
        <w:lastRenderedPageBreak/>
        <w:t xml:space="preserve">The index </w:t>
      </w:r>
      <m:oMath>
        <m:r>
          <w:rPr>
            <w:rFonts w:ascii="Cambria Math" w:hAnsi="Cambria Math"/>
            <w:sz w:val="22"/>
            <w:szCs w:val="22"/>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2D54842F" w14:textId="77777777" w:rsidR="00CB3150" w:rsidRDefault="00000000">
      <w:pPr>
        <w:pStyle w:val="Heading2"/>
      </w:pPr>
      <w:bookmarkStart w:id="95" w:name="Xfcdd4f2c4319546fc0ffa163bb157420eb9d8c3"/>
      <w:r>
        <w:t>4.4.1 A first approximation using average peer performance</w:t>
      </w:r>
    </w:p>
    <w:p w14:paraId="1E5FC3C9" w14:textId="77777777" w:rsidR="00CB3150" w:rsidRDefault="00000000">
      <w:r>
        <w:t xml:space="preserve">A simple starting point is to summarize the strength of the other individuals in a person’s group. If stronger peers make distinction more difficult, </w:t>
      </w:r>
      <w:r w:rsidR="00F90200">
        <w:t xml:space="preserve">their </w:t>
      </w:r>
      <w:r>
        <w:t xml:space="preserve">average </w:t>
      </w:r>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5AE6BF26" w14:textId="77777777" w:rsidR="00CB3150" w:rsidRDefault="00F90200">
      <w:pPr>
        <w:pStyle w:val="BodyText"/>
      </w:pPr>
      <w:r>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t xml:space="preserve"> denote this </w:t>
      </w:r>
      <w:r>
        <w:rPr>
          <w:b/>
          <w:bCs/>
        </w:rPr>
        <w:t xml:space="preserve">leave-one-out </w:t>
      </w:r>
      <w:r>
        <w:t xml:space="preserve">congestion measure.  Recall that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t xml:space="preserve"> identifies the group containing individual </w:t>
      </w:r>
      <m:oMath>
        <m:r>
          <w:rPr>
            <w:rFonts w:ascii="Cambria Math" w:hAnsi="Cambria Math"/>
            <w:sz w:val="22"/>
            <w:szCs w:val="22"/>
          </w:rPr>
          <m:t>i</m:t>
        </m:r>
      </m:oMath>
      <w:r>
        <w:t xml:space="preserve">, and that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t xml:space="preserve"> is that group’s size.  </w:t>
      </w:r>
      <w:r w:rsidRPr="00F90200">
        <w:t>For</w:t>
      </w:r>
      <w:r>
        <w:t xml:space="preserve"> a group with more than one member,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1ED4DAE" w14:textId="77777777">
        <w:trPr>
          <w:cantSplit/>
        </w:trPr>
        <w:tc>
          <w:tcPr>
            <w:tcW w:w="8496" w:type="dxa"/>
            <w:vAlign w:val="center"/>
          </w:tcPr>
          <w:p w14:paraId="613FF96F"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tc>
        <w:tc>
          <w:tcPr>
            <w:tcW w:w="864" w:type="dxa"/>
            <w:vAlign w:val="center"/>
          </w:tcPr>
          <w:p w14:paraId="6E50EEFD" w14:textId="77777777" w:rsidR="00D951E9" w:rsidRDefault="00000000">
            <w:pPr>
              <w:spacing w:after="0" w:line="240" w:lineRule="auto"/>
              <w:jc w:val="right"/>
            </w:pPr>
            <w:r>
              <w:t>(</w:t>
            </w:r>
            <w:bookmarkStart w:id="96" w:name="Eq_4_8"/>
            <w:r>
              <w:t>4.</w:t>
            </w:r>
            <w:fldSimple w:instr=" SEQ EqChapterFour \* ARABIC ">
              <w:r w:rsidR="00D951E9">
                <w:t>8</w:t>
              </w:r>
            </w:fldSimple>
            <w:bookmarkEnd w:id="96"/>
            <w:r>
              <w:t>)</w:t>
            </w:r>
          </w:p>
        </w:tc>
      </w:tr>
    </w:tbl>
    <w:p w14:paraId="77C9EA18" w14:textId="77777777" w:rsidR="00F90200" w:rsidRDefault="00F90200">
      <w:r>
        <w:t xml:space="preserve">The sum includes every member of </w:t>
      </w:r>
      <m:oMath>
        <m:r>
          <w:rPr>
            <w:rFonts w:ascii="Cambria Math" w:hAnsi="Cambria Math"/>
            <w:sz w:val="22"/>
            <w:szCs w:val="22"/>
          </w:rPr>
          <m:t>i</m:t>
        </m:r>
      </m:oMath>
      <w:r>
        <w:t xml:space="preserve">’s group except </w:t>
      </w:r>
      <m:oMath>
        <m:r>
          <w:rPr>
            <w:rFonts w:ascii="Cambria Math" w:hAnsi="Cambria Math"/>
            <w:sz w:val="22"/>
            <w:szCs w:val="22"/>
          </w:rPr>
          <m:t>i</m:t>
        </m:r>
      </m:oMath>
      <w:r>
        <w:t xml:space="preserve">.  In this specification, we set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t xml:space="preserve">, giving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3A8CCCD" w14:textId="77777777">
        <w:trPr>
          <w:cantSplit/>
        </w:trPr>
        <w:tc>
          <w:tcPr>
            <w:tcW w:w="8496" w:type="dxa"/>
            <w:vAlign w:val="center"/>
          </w:tcPr>
          <w:p w14:paraId="18268B6A" w14:textId="77777777" w:rsidR="00F90200" w:rsidRDefault="00000000">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m:oMathPara>
          </w:p>
        </w:tc>
        <w:tc>
          <w:tcPr>
            <w:tcW w:w="864" w:type="dxa"/>
            <w:vAlign w:val="center"/>
          </w:tcPr>
          <w:p w14:paraId="19BF1C2E" w14:textId="77777777" w:rsidR="00D951E9" w:rsidRDefault="00000000">
            <w:pPr>
              <w:spacing w:after="0" w:line="240" w:lineRule="auto"/>
              <w:jc w:val="right"/>
            </w:pPr>
            <w:r>
              <w:t>(</w:t>
            </w:r>
            <w:bookmarkStart w:id="97" w:name="Eq_4_9"/>
            <w:r>
              <w:t>4.</w:t>
            </w:r>
            <w:fldSimple w:instr=" SEQ EqChapterFour \* ARABIC ">
              <w:r w:rsidR="00D951E9">
                <w:t>9</w:t>
              </w:r>
            </w:fldSimple>
            <w:bookmarkEnd w:id="97"/>
            <w:r>
              <w:t>)</w:t>
            </w:r>
          </w:p>
        </w:tc>
      </w:tr>
    </w:tbl>
    <w:p w14:paraId="0DC5C83E" w14:textId="77777777" w:rsidR="00CB3150" w:rsidRDefault="00000000">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779F97FC" w14:textId="77777777"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F3FC38E" w14:textId="77777777">
        <w:trPr>
          <w:cantSplit/>
        </w:trPr>
        <w:tc>
          <w:tcPr>
            <w:tcW w:w="8496" w:type="dxa"/>
            <w:vAlign w:val="center"/>
          </w:tcPr>
          <w:p w14:paraId="409697DB" w14:textId="77777777" w:rsidR="00CB3150" w:rsidRPr="00F9020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tc>
        <w:tc>
          <w:tcPr>
            <w:tcW w:w="864" w:type="dxa"/>
            <w:vAlign w:val="center"/>
          </w:tcPr>
          <w:p w14:paraId="6C4C8964" w14:textId="77777777" w:rsidR="00D951E9" w:rsidRDefault="00000000">
            <w:pPr>
              <w:spacing w:after="0" w:line="240" w:lineRule="auto"/>
              <w:jc w:val="right"/>
            </w:pPr>
            <w:r>
              <w:t>(</w:t>
            </w:r>
            <w:bookmarkStart w:id="98" w:name="Eq_4_10"/>
            <w:r>
              <w:t>4.</w:t>
            </w:r>
            <w:fldSimple w:instr=" SEQ EqChapterFour \* ARABIC ">
              <w:r w:rsidR="00D951E9">
                <w:t>10</w:t>
              </w:r>
            </w:fldSimple>
            <w:bookmarkEnd w:id="98"/>
            <w:r>
              <w:t>)</w:t>
            </w:r>
          </w:p>
        </w:tc>
      </w:tr>
    </w:tbl>
    <w:p w14:paraId="5C3DEC96" w14:textId="77777777" w:rsidR="00F90200" w:rsidRDefault="006E112A">
      <w:pPr>
        <w:pStyle w:val="BodyText"/>
      </w:pPr>
      <w:r>
        <w:t xml:space="preserve">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describes the group’s mean performance. To identify its use as a congestion measure, we write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oMath>
      <w:r>
        <w:t xml:space="preserve">, where </w:t>
      </w:r>
      <m:oMath>
        <m:r>
          <w:rPr>
            <w:rFonts w:ascii="Cambria Math" w:hAnsi="Cambria Math"/>
            <w:sz w:val="22"/>
            <w:szCs w:val="22"/>
          </w:rPr>
          <m:t>Q</m:t>
        </m:r>
      </m:oMath>
      <w:r>
        <w:t xml:space="preserve"> labels the group-quality specification. Individual </w:t>
      </w:r>
      <m:oMath>
        <m:r>
          <w:rPr>
            <w:rFonts w:ascii="Cambria Math" w:hAnsi="Cambria Math"/>
            <w:sz w:val="22"/>
            <w:szCs w:val="22"/>
          </w:rPr>
          <m:t>i</m:t>
        </m:r>
      </m:oMath>
      <w:r>
        <w:t xml:space="preserve"> receives the mean of the group to which they belong: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235BDB1" w14:textId="77777777">
        <w:trPr>
          <w:cantSplit/>
        </w:trPr>
        <w:tc>
          <w:tcPr>
            <w:tcW w:w="8496" w:type="dxa"/>
            <w:vAlign w:val="center"/>
          </w:tcPr>
          <w:p w14:paraId="4EAA13B4" w14:textId="77777777" w:rsidR="00F90200" w:rsidRDefault="00000000" w:rsidP="00F902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tc>
        <w:tc>
          <w:tcPr>
            <w:tcW w:w="864" w:type="dxa"/>
            <w:vAlign w:val="center"/>
          </w:tcPr>
          <w:p w14:paraId="6DC2B8BB" w14:textId="77777777" w:rsidR="00D951E9" w:rsidRDefault="00000000">
            <w:pPr>
              <w:spacing w:after="0" w:line="240" w:lineRule="auto"/>
              <w:jc w:val="right"/>
            </w:pPr>
            <w:r>
              <w:t>(</w:t>
            </w:r>
            <w:bookmarkStart w:id="99" w:name="Eq_4_11"/>
            <w:r>
              <w:t>4.</w:t>
            </w:r>
            <w:fldSimple w:instr=" SEQ EqChapterFour \* ARABIC ">
              <w:r w:rsidR="00D951E9">
                <w:t>11</w:t>
              </w:r>
            </w:fldSimple>
            <w:bookmarkEnd w:id="99"/>
            <w:r>
              <w:t>)</w:t>
            </w:r>
          </w:p>
        </w:tc>
      </w:tr>
    </w:tbl>
    <w:p w14:paraId="42BB0E63" w14:textId="77777777" w:rsidR="00F90200" w:rsidRDefault="006E112A">
      <w:pPr>
        <w:pStyle w:val="BodyText"/>
      </w:pPr>
      <w:r>
        <w:t xml:space="preserve">The corresponding score is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282777F" w14:textId="77777777">
        <w:trPr>
          <w:cantSplit/>
        </w:trPr>
        <w:tc>
          <w:tcPr>
            <w:tcW w:w="8496" w:type="dxa"/>
            <w:vAlign w:val="center"/>
          </w:tcPr>
          <w:p w14:paraId="1D23B2B3" w14:textId="77777777" w:rsidR="00F90200" w:rsidRPr="006E112A" w:rsidRDefault="00000000" w:rsidP="00F90200">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tc>
        <w:tc>
          <w:tcPr>
            <w:tcW w:w="864" w:type="dxa"/>
            <w:vAlign w:val="center"/>
          </w:tcPr>
          <w:p w14:paraId="7D8B427C" w14:textId="77777777" w:rsidR="00D951E9" w:rsidRDefault="00000000">
            <w:pPr>
              <w:spacing w:after="0" w:line="240" w:lineRule="auto"/>
              <w:jc w:val="right"/>
            </w:pPr>
            <w:r>
              <w:t>(</w:t>
            </w:r>
            <w:bookmarkStart w:id="100" w:name="Eq_4_12"/>
            <w:r>
              <w:t>4.</w:t>
            </w:r>
            <w:fldSimple w:instr=" SEQ EqChapterFour \* ARABIC ">
              <w:r w:rsidR="00D951E9">
                <w:t>12</w:t>
              </w:r>
            </w:fldSimple>
            <w:bookmarkEnd w:id="100"/>
            <w:r>
              <w:t>)</w:t>
            </w:r>
          </w:p>
        </w:tc>
      </w:tr>
    </w:tbl>
    <w:p w14:paraId="422F24EB" w14:textId="77777777" w:rsidR="006E112A" w:rsidRDefault="006E112A">
      <w:r>
        <w:t xml:space="preserve">Thus, every member of group </w:t>
      </w:r>
      <m:oMath>
        <m:r>
          <w:rPr>
            <w:rFonts w:ascii="Cambria Math" w:hAnsi="Cambria Math"/>
            <w:sz w:val="22"/>
            <w:szCs w:val="22"/>
          </w:rPr>
          <m:t>j</m:t>
        </m:r>
      </m:oMath>
      <w:r>
        <w:t xml:space="preserve"> receives the same congestion value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although their scores can differ because their individual performances differ. Unlike the leave-one-out measure, this specification treats average group performance as a shared feature of the environment.</w:t>
      </w:r>
    </w:p>
    <w:p w14:paraId="25A826C9" w14:textId="77777777" w:rsidR="00592BCF" w:rsidRDefault="00000000">
      <w:pPr>
        <w:pStyle w:val="BodyText"/>
      </w:pPr>
      <w:r>
        <w:t xml:space="preserve">The leave-one-out mean can be calculated directly from the full-group mean. To see this, consider individual </w:t>
      </w:r>
      <m:oMath>
        <m:r>
          <w:rPr>
            <w:rFonts w:ascii="Cambria Math" w:hAnsi="Cambria Math"/>
            <w:sz w:val="22"/>
            <w:szCs w:val="22"/>
          </w:rPr>
          <m:t>i</m:t>
        </m:r>
      </m:oMath>
      <w:r>
        <w:t xml:space="preserve"> in group </w:t>
      </w:r>
      <m:oMath>
        <m:r>
          <w:rPr>
            <w:rFonts w:ascii="Cambria Math" w:hAnsi="Cambria Math"/>
            <w:sz w:val="22"/>
            <w:szCs w:val="22"/>
          </w:rPr>
          <m:t>j</m:t>
        </m:r>
      </m:oMath>
      <w:r>
        <w:t xml:space="preserve">, with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&gt;1</m:t>
        </m:r>
      </m:oMath>
      <w:r>
        <w:t>. Multiplying the group mean by the number of members recovers the group’s total performance:</w:t>
      </w:r>
    </w:p>
    <w:p w14:paraId="3EE4B793"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h:g(h)=j</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676351F9" w14:textId="77777777" w:rsidR="00592BCF" w:rsidRDefault="00000000">
      <w:pPr>
        <w:pStyle w:val="BodyText"/>
      </w:pPr>
      <w:r>
        <w:t>Subtracting the focal individual’s performance leaves the total for everyone else:</w:t>
      </w:r>
    </w:p>
    <w:p w14:paraId="684CB9E9"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h:g(h)=j, h≠i</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oMath>
      </m:oMathPara>
    </w:p>
    <w:p w14:paraId="62851488" w14:textId="77777777" w:rsidR="00592BCF" w:rsidRDefault="00000000">
      <w:pPr>
        <w:pStyle w:val="BodyText"/>
      </w:pPr>
      <w:r>
        <w:t xml:space="preserve">There are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minus one remaining members. Dividing their total performance by that number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D801439" w14:textId="77777777">
        <w:trPr>
          <w:cantSplit/>
        </w:trPr>
        <w:tc>
          <w:tcPr>
            <w:tcW w:w="8496" w:type="dxa"/>
            <w:vAlign w:val="center"/>
          </w:tcPr>
          <w:p w14:paraId="26718D09"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LOO,i</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den>
                </m:f>
                <m:r>
                  <w:rPr>
                    <w:rFonts w:ascii="Cambria Math" w:hAnsi="Cambria Math"/>
                    <w:sz w:val="22"/>
                    <w:szCs w:val="22"/>
                  </w:rPr>
                  <m:t>.</m:t>
                </m:r>
              </m:oMath>
            </m:oMathPara>
          </w:p>
        </w:tc>
        <w:tc>
          <w:tcPr>
            <w:tcW w:w="864" w:type="dxa"/>
            <w:vAlign w:val="center"/>
          </w:tcPr>
          <w:p w14:paraId="6D3C4DC3" w14:textId="77777777" w:rsidR="00D951E9" w:rsidRDefault="00000000">
            <w:pPr>
              <w:spacing w:after="0" w:line="240" w:lineRule="auto"/>
              <w:jc w:val="right"/>
            </w:pPr>
            <w:r>
              <w:t>(</w:t>
            </w:r>
            <w:bookmarkStart w:id="101" w:name="Eq_4_13"/>
            <w:r>
              <w:t>4.</w:t>
            </w:r>
            <w:fldSimple w:instr=" SEQ EqChapterFour \* ARABIC ">
              <w:r w:rsidR="00D951E9">
                <w:t>13</w:t>
              </w:r>
            </w:fldSimple>
            <w:bookmarkEnd w:id="101"/>
            <w:r>
              <w:t>)</w:t>
            </w:r>
          </w:p>
        </w:tc>
      </w:tr>
    </w:tbl>
    <w:p w14:paraId="75949536" w14:textId="77777777" w:rsidR="00592BCF" w:rsidRDefault="00000000">
      <w:pPr>
        <w:pStyle w:val="BodyText"/>
        <w:keepNext/>
      </w:pPr>
      <w:r>
        <w:lastRenderedPageBreak/>
        <w:t>We can also write this relationship 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E3D1205" w14:textId="77777777">
        <w:trPr>
          <w:cantSplit/>
        </w:trPr>
        <w:tc>
          <w:tcPr>
            <w:tcW w:w="8496" w:type="dxa"/>
            <w:vAlign w:val="center"/>
          </w:tcPr>
          <w:p w14:paraId="602D35E5"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LOO,i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den>
                </m:f>
                <m:r>
                  <w:rPr>
                    <w:rFonts w:ascii="Cambria Math" w:hAnsi="Cambria Math"/>
                    <w:sz w:val="22"/>
                    <w:szCs w:val="22"/>
                  </w:rPr>
                  <m:t>.</m:t>
                </m:r>
              </m:oMath>
            </m:oMathPara>
          </w:p>
        </w:tc>
        <w:tc>
          <w:tcPr>
            <w:tcW w:w="864" w:type="dxa"/>
            <w:vAlign w:val="center"/>
          </w:tcPr>
          <w:p w14:paraId="41798701" w14:textId="77777777" w:rsidR="00D951E9" w:rsidRDefault="00000000">
            <w:pPr>
              <w:spacing w:after="0" w:line="240" w:lineRule="auto"/>
              <w:jc w:val="right"/>
            </w:pPr>
            <w:r>
              <w:t>(</w:t>
            </w:r>
            <w:bookmarkStart w:id="102" w:name="Eq_4_14"/>
            <w:r>
              <w:t>4.</w:t>
            </w:r>
            <w:fldSimple w:instr=" SEQ EqChapterFour \* ARABIC ">
              <w:r w:rsidR="00D951E9">
                <w:t>14</w:t>
              </w:r>
            </w:fldSimple>
            <w:bookmarkEnd w:id="102"/>
            <w:r>
              <w:t>)</w:t>
            </w:r>
          </w:p>
        </w:tc>
      </w:tr>
    </w:tbl>
    <w:p w14:paraId="37E92FCB" w14:textId="77777777" w:rsidR="00592BCF" w:rsidRDefault="00000000">
      <w:pPr>
        <w:pStyle w:val="BodyText"/>
      </w:pPr>
      <w:r>
        <w:t>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t>
      </w:r>
    </w:p>
    <w:p w14:paraId="07DB60D5" w14:textId="77777777"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061E75F1" w14:textId="77777777" w:rsidR="006E112A" w:rsidRPr="006E112A" w:rsidRDefault="006E112A" w:rsidP="006E112A">
      <w:r w:rsidRPr="006E112A">
        <w:t xml:space="preserve">Both specifications use average performance to approximate congestion. At positive </w:t>
      </w:r>
      <m:oMath>
        <m:r>
          <w:rPr>
            <w:rFonts w:ascii="Cambria Math" w:hAnsi="Cambria Math"/>
            <w:sz w:val="22"/>
            <w:szCs w:val="22"/>
          </w:rPr>
          <m:t>λ</m:t>
        </m:r>
      </m:oMath>
      <w:r w:rsidRPr="006E112A">
        <w:t xml:space="preserve">, individuals with equal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t xml:space="preserve"> can receive different selection scores because they belong to different peer environments. These are relative adjustments: if </w:t>
      </w:r>
      <m:oMath>
        <m:r>
          <w:rPr>
            <w:rFonts w:ascii="Cambria Math" w:hAnsi="Cambria Math"/>
            <w:sz w:val="22"/>
            <w:szCs w:val="22"/>
          </w:rPr>
          <m:t>A</m:t>
        </m:r>
      </m:oMath>
      <w:r w:rsidRPr="006E112A">
        <w:t xml:space="preserve"> is standardized, a negative average raises the adjusted score above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t>. The claim that stronger peers impose a disadvantage concerns comparisons at fixed own performance; it does not require every average-based adjustment to be a positive absolute burden.</w:t>
      </w:r>
    </w:p>
    <w:p w14:paraId="599F589E"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hAnsi="Cambria Math"/>
            <w:sz w:val="22"/>
            <w:szCs w:val="22"/>
          </w:rPr>
          <m:t>λ</m:t>
        </m:r>
      </m:oMath>
      <w:r w:rsidRPr="006E112A">
        <w:t xml:space="preserve"> depends on the definition and scale of congestion. Retaining the same coefficient symbol does not imply that a value chosen or fitted for one specification transfers unchanged to another.</w:t>
      </w:r>
    </w:p>
    <w:p w14:paraId="51179CD5" w14:textId="77777777" w:rsidR="006E112A" w:rsidRDefault="006E112A" w:rsidP="006E112A">
      <w:pPr>
        <w:pStyle w:val="Heading2"/>
      </w:pPr>
      <w:bookmarkStart w:id="103" w:name="Xdc28eb0d9af23d26594087763702d6632d638b0"/>
      <w:bookmarkEnd w:id="95"/>
      <w:r>
        <w:t>4.4.</w:t>
      </w:r>
      <w:r w:rsidR="00506582">
        <w:t>2</w:t>
      </w:r>
      <w:r>
        <w:t xml:space="preserve"> </w:t>
      </w:r>
      <w:r w:rsidR="00506582">
        <w:t>From average peers to credible competitors</w:t>
      </w:r>
    </w:p>
    <w:p w14:paraId="11E885C0" w14:textId="77777777"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w:t>
      </w:r>
      <w:r>
        <w:lastRenderedPageBreak/>
        <w:t xml:space="preserve">Conversely, several members near that level may create substantial competition for visibility, opportunity, and distinction. Two groups can therefore have the same mean performance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while differing in the concentration of members who are plausible candidates for advancement.</w:t>
      </w:r>
    </w:p>
    <w:p w14:paraId="205FDF95"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hAnsi="Cambria Math"/>
            <w:sz w:val="22"/>
            <w:szCs w:val="22"/>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19111FE3" w14:textId="77777777" w:rsidR="00506582" w:rsidRDefault="00506582" w:rsidP="00506582">
      <w:r>
        <w:t xml:space="preserve">Let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denote member </w:t>
      </w:r>
      <m:oMath>
        <m:r>
          <w:rPr>
            <w:rFonts w:ascii="Cambria Math" w:hAnsi="Cambria Math"/>
            <w:sz w:val="22"/>
            <w:szCs w:val="22"/>
          </w:rPr>
          <m:t>h</m:t>
        </m:r>
      </m:oMath>
      <w:r>
        <w:t xml:space="preserve">’s degree of competitive relevance. We use the logistic function, denoted by </w:t>
      </w:r>
      <m:oMath>
        <m:r>
          <w:rPr>
            <w:rFonts w:ascii="Cambria Math" w:hAnsi="Cambria Math"/>
            <w:sz w:val="22"/>
            <w:szCs w:val="22"/>
          </w:rPr>
          <m:t>σ</m:t>
        </m:r>
      </m:oMath>
      <w:r>
        <w:t xml:space="preserve">, to map performance relative to </w:t>
      </w:r>
      <m:oMath>
        <m:r>
          <w:rPr>
            <w:rFonts w:ascii="Cambria Math" w:hAnsi="Cambria Math"/>
            <w:sz w:val="22"/>
            <w:szCs w:val="22"/>
          </w:rPr>
          <m:t>θ</m:t>
        </m:r>
      </m:oMath>
      <w:r>
        <w:t xml:space="preserve"> into a value between zero and one. A positive parameter </w:t>
      </w:r>
      <m:oMath>
        <m:r>
          <w:rPr>
            <w:rFonts w:ascii="Cambria Math" w:hAnsi="Cambria Math"/>
            <w:sz w:val="22"/>
            <w:szCs w:val="22"/>
          </w:rPr>
          <m:t>γ</m:t>
        </m:r>
      </m:oMath>
      <w:r>
        <w:t xml:space="preserve"> controls the sharpness of the transition: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E358236" w14:textId="77777777">
        <w:trPr>
          <w:cantSplit/>
        </w:trPr>
        <w:tc>
          <w:tcPr>
            <w:tcW w:w="8496" w:type="dxa"/>
            <w:vAlign w:val="center"/>
          </w:tcPr>
          <w:p w14:paraId="41010941" w14:textId="77777777" w:rsidR="00CB3150" w:rsidRDefault="00000000" w:rsidP="00506582">
            <m:oMathPara>
              <m:oMathParaPr>
                <m:jc m:val="center"/>
              </m:oMathParaP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sup>
                    </m:sSup>
                  </m:den>
                </m:f>
                <m:r>
                  <w:rPr>
                    <w:rFonts w:ascii="Cambria Math" w:hAnsi="Cambria Math"/>
                    <w:sz w:val="22"/>
                    <w:szCs w:val="22"/>
                  </w:rPr>
                  <m:t>,</m:t>
                </m:r>
                <m:r>
                  <w:rPr>
                    <w:rFonts w:ascii="Cambria Math" w:hAnsi="Cambria Math"/>
                    <w:i/>
                    <w:sz w:val="22"/>
                    <w:szCs w:val="22"/>
                  </w:rPr>
                  <m:t> </m:t>
                </m:r>
                <m:r>
                  <w:rPr>
                    <w:rFonts w:ascii="Cambria Math" w:hAnsi="Cambria Math"/>
                    <w:i/>
                    <w:sz w:val="22"/>
                    <w:szCs w:val="22"/>
                  </w:rPr>
                  <m:t> </m:t>
                </m:r>
                <m:r>
                  <w:rPr>
                    <w:rFonts w:ascii="Cambria Math" w:hAnsi="Cambria Math"/>
                    <w:sz w:val="22"/>
                    <w:szCs w:val="22"/>
                  </w:rPr>
                  <m:t>γ&gt;0.</m:t>
                </m:r>
              </m:oMath>
            </m:oMathPara>
          </w:p>
        </w:tc>
        <w:tc>
          <w:tcPr>
            <w:tcW w:w="864" w:type="dxa"/>
            <w:vAlign w:val="center"/>
          </w:tcPr>
          <w:p w14:paraId="5FCCC885" w14:textId="77777777" w:rsidR="00D951E9" w:rsidRDefault="00000000">
            <w:pPr>
              <w:spacing w:after="0" w:line="240" w:lineRule="auto"/>
              <w:jc w:val="right"/>
            </w:pPr>
            <w:r>
              <w:t>(</w:t>
            </w:r>
            <w:bookmarkStart w:id="104" w:name="Eq_4_15"/>
            <w:r>
              <w:t>4.</w:t>
            </w:r>
            <w:fldSimple w:instr=" SEQ EqChapterFour \* ARABIC ">
              <w:r w:rsidR="00D951E9">
                <w:t>15</w:t>
              </w:r>
            </w:fldSimple>
            <w:bookmarkEnd w:id="104"/>
            <w:r>
              <w:t>)</w:t>
            </w:r>
          </w:p>
        </w:tc>
      </w:tr>
    </w:tbl>
    <w:p w14:paraId="75D14108" w14:textId="77777777" w:rsidR="00506582" w:rsidRDefault="00506582">
      <w:r>
        <w:t xml:space="preserve">A member whose performance equals </w:t>
      </w:r>
      <m:oMath>
        <m:r>
          <w:rPr>
            <w:rFonts w:ascii="Cambria Math" w:hAnsi="Cambria Math"/>
            <w:sz w:val="22"/>
            <w:szCs w:val="22"/>
          </w:rPr>
          <m:t>θ</m:t>
        </m:r>
      </m:oMath>
      <w:r>
        <w:t xml:space="preserve"> contributes one half. Members sufficiently far below the threshold contribute values close to zero, whereas members sufficiently far above it contribute values close to one. Larger </w:t>
      </w:r>
      <m:oMath>
        <m:r>
          <w:rPr>
            <w:rFonts w:ascii="Cambria Math" w:hAnsi="Cambria Math"/>
            <w:sz w:val="22"/>
            <w:szCs w:val="22"/>
          </w:rPr>
          <m:t>γ</m:t>
        </m:r>
      </m:oMath>
      <w:r>
        <w:t xml:space="preserve"> produces a sharper transition around the threshold; smaller </w:t>
      </w:r>
      <m:oMath>
        <m:r>
          <w:rPr>
            <w:rFonts w:ascii="Cambria Math" w:hAnsi="Cambria Math"/>
            <w:sz w:val="22"/>
            <w:szCs w:val="22"/>
          </w:rPr>
          <m:t>γ</m:t>
        </m:r>
      </m:oMath>
      <w:r>
        <w:t xml:space="preserve">  produces a more gradual one. The upper bound expresses the assumption that an exceptionally high performance value does not generate an unlimited contribution to congestion.</w:t>
      </w:r>
    </w:p>
    <w:p w14:paraId="77B8D3ED" w14:textId="77777777" w:rsidR="00AF7AC1" w:rsidRDefault="00AF7AC1">
      <w:pPr>
        <w:pStyle w:val="BodyText"/>
      </w:pPr>
      <w:r>
        <w:t xml:space="preserve">The quantity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is a contribution to the congestion measure, not the probability that member </w:t>
      </w:r>
      <m:oMath>
        <m:r>
          <w:rPr>
            <w:rFonts w:ascii="Cambria Math" w:hAnsi="Cambria Math"/>
            <w:sz w:val="22"/>
            <w:szCs w:val="22"/>
          </w:rPr>
          <m:t>h</m:t>
        </m:r>
      </m:oMath>
      <w:r>
        <w:t xml:space="preserve"> will be selected. The threshold </w:t>
      </w:r>
      <m:oMath>
        <m:r>
          <w:rPr>
            <w:rFonts w:ascii="Cambria Math" w:hAnsi="Cambria Math"/>
            <w:sz w:val="22"/>
            <w:szCs w:val="22"/>
          </w:rPr>
          <m:t>θ</m:t>
        </m:r>
      </m:oMath>
      <w:r>
        <w:t xml:space="preserve"> identifies a common region of competitive relevance; it does not depend on whether a particular peer outperforms the focal individual. Nor is </w:t>
      </w:r>
      <m:oMath>
        <m:r>
          <w:rPr>
            <w:rFonts w:ascii="Cambria Math" w:hAnsi="Cambria Math"/>
            <w:sz w:val="22"/>
            <w:szCs w:val="22"/>
          </w:rPr>
          <m:t>θ</m:t>
        </m:r>
      </m:oMath>
      <w:r>
        <w:t xml:space="preserve"> automatically the top-</w:t>
      </w:r>
      <m:oMath>
        <m:r>
          <w:rPr>
            <w:rFonts w:ascii="Cambria Math" w:hAnsi="Cambria Math"/>
            <w:sz w:val="22"/>
            <w:szCs w:val="22"/>
          </w:rPr>
          <m:t>K</m:t>
        </m:r>
      </m:oMath>
      <w:r>
        <w:t xml:space="preserve"> selection cutoff. The threshold governs which members </w:t>
      </w:r>
      <w:r>
        <w:lastRenderedPageBreak/>
        <w:t xml:space="preserve">contribute substantially to local congestion, whereas </w:t>
      </w:r>
      <m:oMath>
        <m:r>
          <w:rPr>
            <w:rFonts w:ascii="Cambria Math" w:hAnsi="Cambria Math"/>
            <w:sz w:val="22"/>
            <w:szCs w:val="22"/>
          </w:rPr>
          <m:t>K</m:t>
        </m:r>
      </m:oMath>
      <w:r>
        <w:t xml:space="preserve"> determines how many opportunities are awarded across the selection population. Section 4.5 examines their distinct roles.</w:t>
      </w:r>
      <w:r w:rsidDel="00AF7AC1">
        <w:t xml:space="preserve"> </w:t>
      </w:r>
    </w:p>
    <w:p w14:paraId="08A72D40" w14:textId="77777777" w:rsidR="00CB3150" w:rsidRDefault="00B329C0">
      <w:pPr>
        <w:pStyle w:val="BodyText"/>
      </w:pPr>
      <w:r>
        <w:t xml:space="preserve">The smooth transition can represent imprecision in where competitive relevance begins, but </w:t>
      </w:r>
      <m:oMath>
        <m:r>
          <w:rPr>
            <w:rFonts w:ascii="Cambria Math" w:hAnsi="Cambria Math"/>
            <w:sz w:val="22"/>
            <w:szCs w:val="22"/>
          </w:rPr>
          <m:t>γ</m:t>
        </m:r>
      </m:oMath>
      <w:r>
        <w:t xml:space="preserve"> is not itself an estimated measurement-error variance. The sigmoid determines how each member’s performance contributes to congestion during the SCORE stage, with </w:t>
      </w:r>
      <m:oMath>
        <m:r>
          <w:rPr>
            <w:rFonts w:ascii="Cambria Math" w:hAnsi="Cambria Math"/>
            <w:sz w:val="22"/>
            <w:szCs w:val="22"/>
          </w:rPr>
          <m:t>γ</m:t>
        </m:r>
      </m:oMath>
      <w:r>
        <w:t xml:space="preserve"> controlling the sharpness of that transformation. Selection temperature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governs uncertainty in the subsequent SELECT stage. Keeping these two roles explicit allows us to examine assumptions about competitive relevance separately from assumptions about uncertainty in selection.</w:t>
      </w:r>
      <w:r w:rsidDel="00B329C0">
        <w:t xml:space="preserve"> </w:t>
      </w:r>
      <w:r w:rsidR="00AF7AC1">
        <w:t>.</w:t>
      </w:r>
    </w:p>
    <w:p w14:paraId="107FB75C" w14:textId="77777777" w:rsidR="00CB3150" w:rsidRDefault="00000000">
      <w:pPr>
        <w:pStyle w:val="Heading2"/>
      </w:pPr>
      <w:bookmarkStart w:id="105" w:name="Xc082d50cc048025a16853c6d31ad799bd4fde31"/>
      <w:bookmarkEnd w:id="103"/>
      <w:r>
        <w:t>4.4.3 Aggregating competitive relevance into a group adjustment</w:t>
      </w:r>
    </w:p>
    <w:p w14:paraId="0EAA065D" w14:textId="77777777"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w:t>
      </w:r>
      <w:r w:rsidRPr="006D78CC">
        <w:t>averaged the performance values of all group members. Our refined measure instead averages their competitive relevance. This allows a group’s congestion to reflect the concentration of plausible candidates for advancement rather than its average 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2BC2CB45" w14:textId="77777777" w:rsidR="006D78CC" w:rsidRPr="006D78CC" w:rsidRDefault="006D78CC" w:rsidP="006D78CC">
      <w:r w:rsidRPr="006D78CC">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denote this shared </w:t>
      </w:r>
      <w:r w:rsidR="0081266A">
        <w:t>roster pressure</w:t>
      </w:r>
      <w:r w:rsidRPr="006D78CC">
        <w:t xml:space="preserve"> for group </w:t>
      </w:r>
      <m:oMath>
        <m:r>
          <w:rPr>
            <w:rFonts w:ascii="Cambria Math" w:hAnsi="Cambria Math"/>
            <w:sz w:val="22"/>
            <w:szCs w:val="22"/>
          </w:rPr>
          <m:t>j</m:t>
        </m:r>
      </m:oMath>
      <w:r w:rsidRPr="006D78CC">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D78CC">
        <w:t xml:space="preserve"> members and each member </w:t>
      </w:r>
      <m:oMath>
        <m:r>
          <w:rPr>
            <w:rFonts w:ascii="Cambria Math" w:hAnsi="Cambria Math"/>
            <w:sz w:val="22"/>
            <w:szCs w:val="22"/>
          </w:rPr>
          <m:t>h</m:t>
        </m:r>
      </m:oMath>
      <w:r w:rsidRPr="006D78CC">
        <w:t xml:space="preserve"> contributing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t>, we define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AD799C2" w14:textId="77777777">
        <w:trPr>
          <w:cantSplit/>
        </w:trPr>
        <w:tc>
          <w:tcPr>
            <w:tcW w:w="8496" w:type="dxa"/>
            <w:vAlign w:val="center"/>
          </w:tcPr>
          <w:p w14:paraId="6AFCD35B"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oMath>
            </m:oMathPara>
          </w:p>
        </w:tc>
        <w:tc>
          <w:tcPr>
            <w:tcW w:w="864" w:type="dxa"/>
            <w:vAlign w:val="center"/>
          </w:tcPr>
          <w:p w14:paraId="00453A3B" w14:textId="77777777" w:rsidR="00D951E9" w:rsidRDefault="00000000">
            <w:pPr>
              <w:spacing w:after="0" w:line="240" w:lineRule="auto"/>
              <w:jc w:val="right"/>
            </w:pPr>
            <w:r>
              <w:t>(</w:t>
            </w:r>
            <w:bookmarkStart w:id="106" w:name="Eq_4_16"/>
            <w:r>
              <w:t>4.</w:t>
            </w:r>
            <w:fldSimple w:instr=" SEQ EqChapterFour \* ARABIC ">
              <w:r w:rsidR="00D951E9">
                <w:t>16</w:t>
              </w:r>
            </w:fldSimple>
            <w:bookmarkEnd w:id="106"/>
            <w:r>
              <w:t>)</w:t>
            </w:r>
          </w:p>
        </w:tc>
      </w:tr>
    </w:tbl>
    <w:p w14:paraId="3C32ADC0" w14:textId="77777777" w:rsidR="006D78CC" w:rsidRPr="006D78CC" w:rsidRDefault="006D78CC" w:rsidP="006D78CC">
      <w:r w:rsidRPr="006D78CC">
        <w:lastRenderedPageBreak/>
        <w:t xml:space="preserve">The sum includes every member of the group. Members whose performance is sufficiently far below </w:t>
      </w:r>
      <m:oMath>
        <m:r>
          <w:rPr>
            <w:rFonts w:ascii="Cambria Math" w:hAnsi="Cambria Math"/>
            <w:sz w:val="22"/>
            <w:szCs w:val="22"/>
          </w:rPr>
          <m:t>θ</m:t>
        </m:r>
      </m:oMath>
      <w:r w:rsidRPr="006D78CC">
        <w:t xml:space="preserve"> contribute little, while those sufficiently far above it contribute nearly one. Dividing by group size makes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a measure of competitive concentration. When the sigmoid is sharply differentiated, this mean approximates the fraction of group members above the threshold, with members exactly at the threshold contributing one half.</w:t>
      </w:r>
    </w:p>
    <w:p w14:paraId="7F4073CA"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hAnsi="Cambria Math"/>
            <w:sz w:val="22"/>
            <w:szCs w:val="22"/>
          </w:rPr>
          <m:t>j</m:t>
        </m:r>
      </m:oMath>
      <w:r w:rsidRPr="006D78CC">
        <w:t xml:space="preserve"> receives the same congestion value, including the contribution from their own performance. Recall that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rsidRPr="006D78CC">
        <w:t xml:space="preserve"> denotes the congestion applied to individual </w:t>
      </w:r>
      <m:oMath>
        <m:r>
          <w:rPr>
            <w:rFonts w:ascii="Cambria Math" w:hAnsi="Cambria Math"/>
            <w:sz w:val="22"/>
            <w:szCs w:val="22"/>
          </w:rPr>
          <m:t>i</m:t>
        </m:r>
      </m:oMath>
      <w:r w:rsidRPr="006D78CC">
        <w:t xml:space="preserve">, and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rsidRPr="006D78CC">
        <w:t xml:space="preserve"> identifies that individual’s group. Under the refined specification,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6068192" w14:textId="77777777">
        <w:trPr>
          <w:cantSplit/>
        </w:trPr>
        <w:tc>
          <w:tcPr>
            <w:tcW w:w="8496" w:type="dxa"/>
            <w:vAlign w:val="center"/>
          </w:tcPr>
          <w:p w14:paraId="66A712CD"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m:t>
                </m:r>
              </m:oMath>
            </m:oMathPara>
          </w:p>
        </w:tc>
        <w:tc>
          <w:tcPr>
            <w:tcW w:w="864" w:type="dxa"/>
            <w:vAlign w:val="center"/>
          </w:tcPr>
          <w:p w14:paraId="32893D6E" w14:textId="77777777" w:rsidR="00D951E9" w:rsidRDefault="00000000">
            <w:pPr>
              <w:spacing w:after="0" w:line="240" w:lineRule="auto"/>
              <w:jc w:val="right"/>
            </w:pPr>
            <w:r>
              <w:t>(</w:t>
            </w:r>
            <w:bookmarkStart w:id="107" w:name="Eq_4_17"/>
            <w:r>
              <w:t>4.</w:t>
            </w:r>
            <w:fldSimple w:instr=" SEQ EqChapterFour \* ARABIC ">
              <w:r w:rsidR="00D951E9">
                <w:t>17</w:t>
              </w:r>
            </w:fldSimple>
            <w:bookmarkEnd w:id="107"/>
            <w:r>
              <w:t>)</w:t>
            </w:r>
          </w:p>
        </w:tc>
      </w:tr>
    </w:tbl>
    <w:p w14:paraId="52A5AB5C" w14:textId="77777777" w:rsidR="006D78CC" w:rsidRPr="006D78CC" w:rsidRDefault="006D78CC" w:rsidP="006D78CC">
      <w:r w:rsidRPr="006D78CC">
        <w:t xml:space="preserve">Thus, for any individual belonging to group </w:t>
      </w:r>
      <m:oMath>
        <m:r>
          <w:rPr>
            <w:rFonts w:ascii="Cambria Math" w:hAnsi="Cambria Math"/>
            <w:sz w:val="22"/>
            <w:szCs w:val="22"/>
          </w:rPr>
          <m:t>j</m:t>
        </m:r>
      </m:oMath>
      <w:r w:rsidRPr="006D78CC">
        <w:t xml:space="preserve">, the congestion applied to their score is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Their individual score remains distinct because it also depends on their own performance. Substituting the shared congestion measure into </w:t>
      </w:r>
      <w:r>
        <w:t>the SCORE equation (</w:t>
      </w:r>
      <w:r>
        <w:fldChar w:fldCharType="begin"/>
      </w:r>
      <w:r>
        <w:instrText xml:space="preserve"> REF Eq_4_7 \h </w:instrText>
      </w:r>
      <w:r>
        <w:fldChar w:fldCharType="separate"/>
      </w:r>
      <w:r>
        <w:t>4.7</w:t>
      </w:r>
      <w:r>
        <w:fldChar w:fldCharType="end"/>
      </w:r>
      <w:r>
        <w:t>)</w:t>
      </w:r>
      <w:r w:rsidRPr="006D78CC">
        <w:t xml:space="preserv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6056FB6" w14:textId="77777777">
        <w:trPr>
          <w:cantSplit/>
        </w:trPr>
        <w:tc>
          <w:tcPr>
            <w:tcW w:w="8496" w:type="dxa"/>
            <w:vAlign w:val="center"/>
          </w:tcPr>
          <w:p w14:paraId="38ABC2C9"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,  λ≥0.</m:t>
                </m:r>
              </m:oMath>
            </m:oMathPara>
          </w:p>
        </w:tc>
        <w:tc>
          <w:tcPr>
            <w:tcW w:w="864" w:type="dxa"/>
            <w:vAlign w:val="center"/>
          </w:tcPr>
          <w:p w14:paraId="305C751C" w14:textId="77777777" w:rsidR="00D951E9" w:rsidRDefault="00000000">
            <w:pPr>
              <w:spacing w:after="0" w:line="240" w:lineRule="auto"/>
              <w:jc w:val="right"/>
            </w:pPr>
            <w:r>
              <w:t>(</w:t>
            </w:r>
            <w:bookmarkStart w:id="108" w:name="Eq_4_18"/>
            <w:r>
              <w:t>4.</w:t>
            </w:r>
            <w:fldSimple w:instr=" SEQ EqChapterFour \* ARABIC ">
              <w:r w:rsidR="00D951E9">
                <w:t>18</w:t>
              </w:r>
            </w:fldSimple>
            <w:bookmarkEnd w:id="108"/>
            <w:r>
              <w:t>)</w:t>
            </w:r>
          </w:p>
        </w:tc>
      </w:tr>
    </w:tbl>
    <w:p w14:paraId="799B9053" w14:textId="77777777" w:rsidR="006D78CC" w:rsidRPr="006D78CC" w:rsidRDefault="006D78CC" w:rsidP="006D78CC">
      <w:r w:rsidRPr="006D78CC">
        <w:t xml:space="preserve">The coefficient </w:t>
      </w:r>
      <m:oMath>
        <m:r>
          <w:rPr>
            <w:rFonts w:ascii="Cambria Math" w:hAnsi="Cambria Math"/>
            <w:sz w:val="22"/>
            <w:szCs w:val="22"/>
          </w:rPr>
          <m:t>λ</m:t>
        </m:r>
      </m:oMath>
      <w:r w:rsidRPr="006D78CC">
        <w:t xml:space="preserve"> controls the strength of the congestion adjustment. Setting </w:t>
      </w:r>
      <m:oMath>
        <m:r>
          <w:rPr>
            <w:rFonts w:ascii="Cambria Math" w:hAnsi="Cambria Math"/>
            <w:sz w:val="22"/>
            <w:szCs w:val="22"/>
          </w:rPr>
          <m:t>λ=0</m:t>
        </m:r>
      </m:oMath>
      <w:r w:rsidRPr="006D78CC">
        <w:t xml:space="preserve"> recovers performance-only scoring; combining that score with deterministic top-</w:t>
      </w:r>
      <m:oMath>
        <m:r>
          <w:rPr>
            <w:rFonts w:ascii="Cambria Math" w:hAnsi="Cambria Math"/>
            <w:sz w:val="22"/>
            <w:szCs w:val="22"/>
          </w:rPr>
          <m:t>K</m:t>
        </m:r>
      </m:oMath>
      <w:r w:rsidRPr="006D78CC">
        <w:t xml:space="preserve"> selection recovers the naïve benchmark. At positive </w:t>
      </w:r>
      <m:oMath>
        <m:r>
          <w:rPr>
            <w:rFonts w:ascii="Cambria Math" w:hAnsi="Cambria Math"/>
            <w:sz w:val="22"/>
            <w:szCs w:val="22"/>
          </w:rPr>
          <m:t>λ</m:t>
        </m:r>
      </m:oMath>
      <w:r w:rsidRPr="006D78CC">
        <w:t>, otherwise equal individuals receive lower scores in groups with greater competitive concentration. The subsequent SELECT rule converts those scores into outcomes.</w:t>
      </w:r>
    </w:p>
    <w:p w14:paraId="5FFCBFFA" w14:textId="77777777" w:rsidR="006D78CC" w:rsidRPr="006D78CC" w:rsidRDefault="006D78CC" w:rsidP="006D78CC">
      <w:r w:rsidRPr="006D78CC">
        <w:t xml:space="preserve">The distinction between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t xml:space="preserve">. Groups with the same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t xml:space="preserve"> can therefore have different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Likewise, the numerical meaning of </w:t>
      </w:r>
      <m:oMath>
        <m:r>
          <w:rPr>
            <w:rFonts w:ascii="Cambria Math" w:hAnsi="Cambria Math"/>
            <w:sz w:val="22"/>
            <w:szCs w:val="22"/>
          </w:rPr>
          <m:t>λ</m:t>
        </m:r>
      </m:oMath>
      <w:r w:rsidRPr="006D78CC">
        <w:t xml:space="preserve"> changes with the congestion measure: a coefficient multiplying average performance is not directly interchangeable with one multiplying average competitive </w:t>
      </w:r>
      <w:r w:rsidRPr="006D78CC">
        <w:lastRenderedPageBreak/>
        <w:t xml:space="preserve">relevance. When </w:t>
      </w:r>
      <m:oMath>
        <m:r>
          <w:rPr>
            <w:rFonts w:ascii="Cambria Math" w:hAnsi="Cambria Math"/>
            <w:sz w:val="22"/>
            <w:szCs w:val="22"/>
          </w:rPr>
          <m:t>A</m:t>
        </m:r>
      </m:oMath>
      <w:r w:rsidRPr="006D78CC">
        <w:t xml:space="preserve"> is standardized, </w:t>
      </w:r>
      <m:oMath>
        <m:r>
          <w:rPr>
            <w:rFonts w:ascii="Cambria Math" w:hAnsi="Cambria Math"/>
            <w:sz w:val="22"/>
            <w:szCs w:val="22"/>
          </w:rPr>
          <m:t>λ</m:t>
        </m:r>
      </m:oMath>
      <w:r w:rsidRPr="006D78CC">
        <w:t xml:space="preserve"> in the refined specification has units of standard deviations of performance per unit of mean competitive relevance.</w:t>
      </w:r>
    </w:p>
    <w:p w14:paraId="7E5DD560" w14:textId="77777777" w:rsidR="00A40337" w:rsidRPr="00A40337" w:rsidRDefault="00A40337" w:rsidP="00A40337">
      <w:r w:rsidRPr="00A40337">
        <w:t xml:space="preserve">For finite performance values and finite positive </w:t>
      </w:r>
      <m:oMath>
        <m:r>
          <w:rPr>
            <w:rFonts w:ascii="Cambria Math" w:hAnsi="Cambria Math"/>
            <w:sz w:val="22"/>
            <w:szCs w:val="22"/>
          </w:rPr>
          <m:t>γ</m:t>
        </m:r>
      </m:oMath>
      <w:r w:rsidRPr="00A40337">
        <w:t xml:space="preserve">, each individual’s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A40337">
        <w:t xml:space="preserve"> lies strictly between zero and one. The group’s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A40337">
        <w:t>, is the average of these values and therefore also lies strictly between zero and one.</w:t>
      </w:r>
    </w:p>
    <w:p w14:paraId="70CFB1DE" w14:textId="77777777" w:rsidR="00720CC2" w:rsidRPr="00720CC2" w:rsidRDefault="00720CC2" w:rsidP="00720CC2">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allowing groups of different sizes to be compared on the same scale. A larger group therefore does not receive a higher roster-pressure value merely because it contains more people.</w:t>
      </w:r>
    </w:p>
    <w:p w14:paraId="6AE7845D" w14:textId="77777777" w:rsidR="00720CC2" w:rsidRPr="00720CC2" w:rsidRDefault="00720CC2" w:rsidP="00720CC2">
      <w:r w:rsidRPr="00720CC2">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4ECDC138" w14:textId="77777777" w:rsidR="00720CC2" w:rsidRPr="00720CC2" w:rsidRDefault="00720CC2" w:rsidP="00720CC2">
      <w:r w:rsidRPr="00720CC2">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720CC2">
        <w:t>. 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14:paraId="467A6EAA" w14:textId="77777777" w:rsidR="00CB3150" w:rsidRDefault="00720CC2" w:rsidP="006D78CC">
      <w:r>
        <w:t>Finally, t</w:t>
      </w:r>
      <w:r w:rsidRPr="00720CC2">
        <w:t xml:space="preserve">he resulting congestion adjustment changes an individual’s standing in selection. A lower adjusted score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Pr="00720CC2">
        <w:t xml:space="preserve"> does not mean that the individual’s recorded performance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720CC2">
        <w:t xml:space="preserve"> or learning has declined. Competition for attention, opportunities to stand out, and sponsorship </w:t>
      </w:r>
      <w:r w:rsidRPr="00720CC2">
        <w:lastRenderedPageBreak/>
        <w:t>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r>
        <w:t>.</w:t>
      </w:r>
    </w:p>
    <w:p w14:paraId="61F44A1F" w14:textId="77777777" w:rsidR="00CB3150" w:rsidRDefault="00000000">
      <w:pPr>
        <w:pStyle w:val="Heading2"/>
      </w:pPr>
      <w:bookmarkStart w:id="109" w:name="X6be0b98e308fb3b1e3a269c0b46a979e83043a9"/>
      <w:bookmarkEnd w:id="105"/>
      <w:r>
        <w:t>4.4.4 How local composition changes global comparisons</w:t>
      </w:r>
    </w:p>
    <w:p w14:paraId="73CC6359" w14:textId="77777777" w:rsidR="00CB3150" w:rsidRDefault="00000000">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xml:space="preserve"> is shared by all group members, two members of the same group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866D731" w14:textId="77777777">
        <w:trPr>
          <w:cantSplit/>
        </w:trPr>
        <w:tc>
          <w:tcPr>
            <w:tcW w:w="8496" w:type="dxa"/>
            <w:vAlign w:val="center"/>
          </w:tcPr>
          <w:p w14:paraId="030C303E"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oMath>
            </m:oMathPara>
          </w:p>
        </w:tc>
        <w:tc>
          <w:tcPr>
            <w:tcW w:w="864" w:type="dxa"/>
            <w:vAlign w:val="center"/>
          </w:tcPr>
          <w:p w14:paraId="05A36503" w14:textId="77777777" w:rsidR="00D951E9" w:rsidRDefault="00000000">
            <w:pPr>
              <w:spacing w:after="0" w:line="240" w:lineRule="auto"/>
              <w:jc w:val="right"/>
            </w:pPr>
            <w:r>
              <w:t>(</w:t>
            </w:r>
            <w:bookmarkStart w:id="110" w:name="Eq_4_19"/>
            <w:r>
              <w:t>4.</w:t>
            </w:r>
            <w:fldSimple w:instr=" SEQ EqChapterFour \* ARABIC ">
              <w:r w:rsidR="00D951E9">
                <w:t>19</w:t>
              </w:r>
            </w:fldSimple>
            <w:bookmarkEnd w:id="110"/>
            <w:r>
              <w:t>)</w:t>
            </w:r>
          </w:p>
        </w:tc>
      </w:tr>
    </w:tbl>
    <w:p w14:paraId="4C5A5EFE" w14:textId="77777777" w:rsidR="00CB3150" w:rsidRDefault="00000000">
      <w:r>
        <w:t xml:space="preserve">Their ordering by </w:t>
      </w:r>
      <m:oMath>
        <m:r>
          <w:rPr>
            <w:rFonts w:ascii="Cambria Math" w:hAnsi="Cambria Math"/>
            <w:sz w:val="22"/>
            <w:szCs w:val="22"/>
          </w:rPr>
          <m:t>A</m:t>
        </m:r>
      </m:oMath>
      <w:r>
        <w:t xml:space="preserve"> is preserved. Across different groups, however,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623A39D" w14:textId="77777777">
        <w:trPr>
          <w:cantSplit/>
        </w:trPr>
        <w:tc>
          <w:tcPr>
            <w:tcW w:w="8496" w:type="dxa"/>
            <w:vAlign w:val="center"/>
          </w:tcPr>
          <w:p w14:paraId="41FB138F"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r>
                  <m:rPr>
                    <m:sty m:val="p"/>
                  </m:rPr>
                  <w:rPr>
                    <w:rFonts w:ascii="Cambria Math" w:hAnsi="Cambria Math"/>
                    <w:sz w:val="22"/>
                    <w:szCs w:val="22"/>
                  </w:rPr>
                  <m:t>).</m:t>
                </m:r>
              </m:oMath>
            </m:oMathPara>
          </w:p>
        </w:tc>
        <w:tc>
          <w:tcPr>
            <w:tcW w:w="864" w:type="dxa"/>
            <w:vAlign w:val="center"/>
          </w:tcPr>
          <w:p w14:paraId="582A3442" w14:textId="77777777" w:rsidR="00D951E9" w:rsidRDefault="00000000">
            <w:pPr>
              <w:spacing w:after="0" w:line="240" w:lineRule="auto"/>
              <w:jc w:val="right"/>
            </w:pPr>
            <w:r>
              <w:t>(</w:t>
            </w:r>
            <w:bookmarkStart w:id="111" w:name="Eq_4_20"/>
            <w:r>
              <w:t>4.</w:t>
            </w:r>
            <w:fldSimple w:instr=" SEQ EqChapterFour \* ARABIC ">
              <w:r w:rsidR="00D951E9">
                <w:t>20</w:t>
              </w:r>
            </w:fldSimple>
            <w:bookmarkEnd w:id="111"/>
            <w:r>
              <w:t>)</w:t>
            </w:r>
          </w:p>
        </w:tc>
      </w:tr>
    </w:tbl>
    <w:p w14:paraId="00489D7F" w14:textId="77777777" w:rsidR="00CB3150" w:rsidRDefault="00000000">
      <w:r>
        <w:t xml:space="preserve">A candidate with a performance advantage can therefore have a lower adjusted score if their group has sufficiently greater congestion. For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oMath>
      <w:r>
        <w:t>, the scores coincide at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33AC092" w14:textId="77777777">
        <w:trPr>
          <w:cantSplit/>
        </w:trPr>
        <w:tc>
          <w:tcPr>
            <w:tcW w:w="8496" w:type="dxa"/>
            <w:vAlign w:val="center"/>
          </w:tcPr>
          <w:p w14:paraId="7CCED458" w14:textId="77777777" w:rsidR="00CB3150" w:rsidRDefault="00000000">
            <w:pPr>
              <w:pStyle w:val="BodyText"/>
            </w:pPr>
            <m:oMathPara>
              <m:oMathParaPr>
                <m:jc m:val="center"/>
              </m:oMathParaPr>
              <m:oMath>
                <m:r>
                  <w:rPr>
                    <w:rFonts w:ascii="Cambria Math" w:hAnsi="Cambria Math"/>
                    <w:sz w:val="22"/>
                    <w:szCs w:val="22"/>
                  </w:rPr>
                  <m:t>λ</m:t>
                </m:r>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den>
                </m:f>
                <m:r>
                  <m:rPr>
                    <m:sty m:val="p"/>
                  </m:rPr>
                  <w:rPr>
                    <w:rFonts w:ascii="Cambria Math" w:hAnsi="Cambria Math"/>
                    <w:sz w:val="22"/>
                    <w:szCs w:val="22"/>
                  </w:rPr>
                  <m:t>.</m:t>
                </m:r>
              </m:oMath>
            </m:oMathPara>
          </w:p>
        </w:tc>
        <w:tc>
          <w:tcPr>
            <w:tcW w:w="864" w:type="dxa"/>
            <w:vAlign w:val="center"/>
          </w:tcPr>
          <w:p w14:paraId="25B5318D" w14:textId="77777777" w:rsidR="00D951E9" w:rsidRDefault="00000000">
            <w:pPr>
              <w:spacing w:after="0" w:line="240" w:lineRule="auto"/>
              <w:jc w:val="right"/>
            </w:pPr>
            <w:r>
              <w:t>(</w:t>
            </w:r>
            <w:bookmarkStart w:id="112" w:name="Eq_4_21"/>
            <w:r>
              <w:t>4.</w:t>
            </w:r>
            <w:fldSimple w:instr=" SEQ EqChapterFour \* ARABIC ">
              <w:r w:rsidR="00D951E9">
                <w:t>21</w:t>
              </w:r>
            </w:fldSimple>
            <w:bookmarkEnd w:id="112"/>
            <w:r>
              <w:t>)</w:t>
            </w:r>
          </w:p>
        </w:tc>
      </w:tr>
    </w:tbl>
    <w:p w14:paraId="6FFA6C6A" w14:textId="77777777" w:rsidR="00CB3150" w:rsidRDefault="00000000">
      <w: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sz w:val="22"/>
            <w:szCs w:val="22"/>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751E145E" w14:textId="77777777" w:rsidR="00240C6A" w:rsidRDefault="00000000">
      <w:pPr>
        <w:pStyle w:val="BodyText"/>
      </w:pPr>
      <w:r>
        <w:t xml:space="preserve">The present model considers a common selection pool containing individuals from multiple groups. This is a modeling choice, not a claim that advancement decisions are entirely </w:t>
      </w:r>
      <w:r>
        <w:lastRenderedPageBreak/>
        <w:t>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w:t>
      </w:r>
    </w:p>
    <w:p w14:paraId="1E004FB7" w14:textId="77777777" w:rsidR="00240C6A" w:rsidRDefault="00000000">
      <w:pPr>
        <w:pStyle w:val="BodyText"/>
        <w:keepNext/>
      </w:pPr>
      <w:r>
        <w:t xml:space="preserve">For deterministic selection, subtracting the same quantity from every candidate’s score preserves their ranking. For stochastic selection, the same cancellation occurs in the probabilities. Let </w:t>
      </w:r>
      <m:oMath>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oMath>
      <w:r>
        <w:t xml:space="preserve"> denote the candidates remaining in group </w:t>
      </w:r>
      <m:oMath>
        <m:r>
          <w:rPr>
            <w:rFonts w:ascii="Cambria Math" w:hAnsi="Cambria Math"/>
            <w:sz w:val="22"/>
            <w:szCs w:val="22"/>
          </w:rPr>
          <m:t>j</m:t>
        </m:r>
      </m:oMath>
      <w:r>
        <w:t xml:space="preserve"> at draw </w:t>
      </w:r>
      <m:oMath>
        <m:r>
          <w:rPr>
            <w:rFonts w:ascii="Cambria Math" w:hAnsi="Cambria Math"/>
            <w:sz w:val="22"/>
            <w:szCs w:val="22"/>
          </w:rPr>
          <m:t>r</m:t>
        </m:r>
      </m:oMath>
      <w:r>
        <w:t xml:space="preserve">, and let </w:t>
      </w:r>
      <m:oMath>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r>
          <w:rPr>
            <w:rFonts w:ascii="Cambria Math" w:hAnsi="Cambria Math"/>
            <w:sz w:val="22"/>
            <w:szCs w:val="22"/>
          </w:rPr>
          <m:t>&gt;0</m:t>
        </m:r>
      </m:oMath>
      <w:r>
        <w:t xml:space="preserve"> denote selection temperature. Because every candidate in this group receives the same congestion penalty,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71D6CFC" w14:textId="77777777">
        <w:trPr>
          <w:cantSplit/>
        </w:trPr>
        <w:tc>
          <w:tcPr>
            <w:tcW w:w="8496" w:type="dxa"/>
            <w:vAlign w:val="center"/>
          </w:tcPr>
          <w:p w14:paraId="0CFED2CF" w14:textId="77777777" w:rsidR="00240C6A" w:rsidRDefault="00000000">
            <w:pPr>
              <w:keepNext/>
              <w:spacing w:before="120" w:line="240" w:lineRule="auto"/>
              <w:jc w:val="center"/>
            </w:pPr>
            <m:oMathPara>
              <m:oMathParaPr>
                <m:jc m:val="center"/>
              </m:oMathParaPr>
              <m:oMath>
                <m:r>
                  <m:rPr>
                    <m:nor/>
                  </m:rPr>
                  <w:rPr>
                    <w:rFonts w:ascii="Cambria Math" w:hAnsi="Cambria Math"/>
                    <w:sz w:val="22"/>
                    <w:szCs w:val="22"/>
                  </w:rPr>
                  <m:t>Pr</m:t>
                </m:r>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 xml:space="preserve">=i | </m:t>
                </m:r>
                <m:r>
                  <m:rPr>
                    <m:nor/>
                  </m:rPr>
                  <w:rPr>
                    <w:rFonts w:ascii="Cambria Math" w:hAnsi="Cambria Math"/>
                    <w:sz w:val="22"/>
                    <w:szCs w:val="22"/>
                  </w:rPr>
                  <m:t xml:space="preserve">previous draws within group </m:t>
                </m:r>
                <m:r>
                  <w:rPr>
                    <w:rFonts w:ascii="Cambria Math" w:hAnsi="Cambria Math"/>
                    <w:sz w:val="22"/>
                    <w:szCs w:val="22"/>
                  </w:rPr>
                  <m:t>j)=</m:t>
                </m:r>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nary>
                      <m:naryPr>
                        <m:chr m:val="∑"/>
                        <m:limLoc m:val="undOvr"/>
                        <m:supHide m:val="1"/>
                        <m:ctrlPr>
                          <w:rPr>
                            <w:rFonts w:ascii="Cambria Math" w:hAnsi="Cambria Math"/>
                          </w:rPr>
                        </m:ctrlPr>
                      </m:naryPr>
                      <m:sub>
                        <m:r>
                          <w:rPr>
                            <w:rFonts w:ascii="Cambria Math" w:hAnsi="Cambria Math"/>
                            <w:sz w:val="22"/>
                            <w:szCs w:val="22"/>
                          </w:rPr>
                          <m:t>h∈</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sub>
                      <m:sup/>
                      <m:e>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e>
                    </m:nary>
                  </m:den>
                </m:f>
              </m:oMath>
            </m:oMathPara>
          </w:p>
          <w:p w14:paraId="26EA12F0" w14:textId="77777777" w:rsidR="00240C6A" w:rsidRDefault="00000000">
            <w:pPr>
              <w:keepNext/>
              <w:spacing w:before="120" w:line="240" w:lineRule="auto"/>
              <w:jc w:val="center"/>
            </w:pPr>
            <m:oMathPara>
              <m:oMathParaPr>
                <m:jc m:val="center"/>
              </m:oMathParaPr>
              <m:oMath>
                <m:r>
                  <w:rPr>
                    <w:rFonts w:ascii="Cambria Math" w:hAnsi="Cambria Math"/>
                    <w:sz w:val="22"/>
                    <w:szCs w:val="22"/>
                  </w:rPr>
                  <m:t>=</m:t>
                </m:r>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ary>
                      <m:naryPr>
                        <m:chr m:val="∑"/>
                        <m:limLoc m:val="undOvr"/>
                        <m:supHide m:val="1"/>
                        <m:ctrlPr>
                          <w:rPr>
                            <w:rFonts w:ascii="Cambria Math" w:hAnsi="Cambria Math"/>
                          </w:rPr>
                        </m:ctrlPr>
                      </m:naryPr>
                      <m:sub>
                        <m:r>
                          <w:rPr>
                            <w:rFonts w:ascii="Cambria Math" w:hAnsi="Cambria Math"/>
                            <w:sz w:val="22"/>
                            <w:szCs w:val="22"/>
                          </w:rPr>
                          <m:t>h∈</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sub>
                      <m:sup/>
                      <m:e>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e>
                    </m:nary>
                  </m:den>
                </m:f>
              </m:oMath>
            </m:oMathPara>
          </w:p>
          <w:p w14:paraId="7CE53C74" w14:textId="77777777" w:rsidR="00240C6A" w:rsidRDefault="00000000">
            <w:pPr>
              <w:spacing w:before="120" w:line="240" w:lineRule="auto"/>
              <w:jc w:val="center"/>
            </w:pPr>
            <m:oMathPara>
              <m:oMathParaPr>
                <m:jc m:val="center"/>
              </m:oMathParaPr>
              <m:oMath>
                <m:r>
                  <w:rPr>
                    <w:rFonts w:ascii="Cambria Math" w:hAnsi="Cambria Math"/>
                    <w:sz w:val="22"/>
                    <w:szCs w:val="22"/>
                  </w:rPr>
                  <m:t>=</m:t>
                </m:r>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nary>
                      <m:naryPr>
                        <m:chr m:val="∑"/>
                        <m:limLoc m:val="undOvr"/>
                        <m:supHide m:val="1"/>
                        <m:ctrlPr>
                          <w:rPr>
                            <w:rFonts w:ascii="Cambria Math" w:hAnsi="Cambria Math"/>
                          </w:rPr>
                        </m:ctrlPr>
                      </m:naryPr>
                      <m:sub>
                        <m:r>
                          <w:rPr>
                            <w:rFonts w:ascii="Cambria Math" w:hAnsi="Cambria Math"/>
                            <w:sz w:val="22"/>
                            <w:szCs w:val="22"/>
                          </w:rPr>
                          <m:t>h∈</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sub>
                      <m:sup/>
                      <m:e>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e>
                    </m:nary>
                  </m:den>
                </m:f>
                <m:r>
                  <w:rPr>
                    <w:rFonts w:ascii="Cambria Math" w:hAnsi="Cambria Math"/>
                    <w:sz w:val="22"/>
                    <w:szCs w:val="22"/>
                  </w:rPr>
                  <m:t>.</m:t>
                </m:r>
              </m:oMath>
            </m:oMathPara>
          </w:p>
        </w:tc>
        <w:tc>
          <w:tcPr>
            <w:tcW w:w="864" w:type="dxa"/>
            <w:vAlign w:val="center"/>
          </w:tcPr>
          <w:p w14:paraId="014D21FC" w14:textId="77777777" w:rsidR="00D951E9" w:rsidRDefault="00000000">
            <w:pPr>
              <w:spacing w:after="0" w:line="240" w:lineRule="auto"/>
              <w:jc w:val="right"/>
            </w:pPr>
            <w:r>
              <w:t>(</w:t>
            </w:r>
            <w:bookmarkStart w:id="113" w:name="Eq_4_22"/>
            <w:r>
              <w:t>4.</w:t>
            </w:r>
            <w:fldSimple w:instr=" SEQ EqChapterFour \* ARABIC ">
              <w:r w:rsidR="00D951E9">
                <w:t>22</w:t>
              </w:r>
            </w:fldSimple>
            <w:bookmarkEnd w:id="113"/>
            <w:r>
              <w:t>)</w:t>
            </w:r>
          </w:p>
        </w:tc>
      </w:tr>
    </w:tbl>
    <w:p w14:paraId="0EEAA803" w14:textId="77777777" w:rsidR="00240C6A" w:rsidRDefault="00000000">
      <w:pPr>
        <w:pStyle w:val="BodyText"/>
      </w:pPr>
      <w:r>
        <w:t>Thus, the shared penalty changes neither the within-group ranking nor the probability distribution over winners under a fixed local quota. Across groups, however, congestion values can differ, so the penalty generally cannot be canceled from the common selection rule.</w:t>
      </w:r>
    </w:p>
    <w:p w14:paraId="5B3C3D5D" w14:textId="77777777" w:rsidR="00240C6A" w:rsidRDefault="00000000">
      <w:pPr>
        <w:pStyle w:val="BodyText"/>
      </w:pPr>
      <w:r>
        <w:t>A 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310AF8CF" w14:textId="77777777" w:rsidR="00CB3150" w:rsidRDefault="00000000">
      <w:pPr>
        <w:pStyle w:val="Heading1"/>
      </w:pPr>
      <w:bookmarkStart w:id="114" w:name="X7a04dd235f4b61b299248b9776f1ec12743c145"/>
      <w:bookmarkEnd w:id="93"/>
      <w:bookmarkEnd w:id="109"/>
      <w:r>
        <w:lastRenderedPageBreak/>
        <w:t>4.5 Mathematical behavior and parameter regimes</w:t>
      </w:r>
    </w:p>
    <w:p w14:paraId="0CF7DB2B" w14:textId="77777777" w:rsidR="00CB3150" w:rsidRDefault="0039309B">
      <w:r>
        <w:t>We have specified how roster pressure adjusts individual scores and how those scores determine selection. We now examine when these adjustments change who advances.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1B9FBC6B" w14:textId="77777777" w:rsidR="00CB3150" w:rsidRDefault="00000000">
      <w:pPr>
        <w:pStyle w:val="Heading2"/>
      </w:pPr>
      <w:bookmarkStart w:id="115" w:name="X6d651838145b13eafa5e51df11b757b7c1070b2"/>
      <w:r>
        <w:t>4.5.1 Threshold location and transition sharpness</w:t>
      </w:r>
    </w:p>
    <w:p w14:paraId="5A0C0666" w14:textId="77777777" w:rsidR="00CB3150" w:rsidRDefault="0039309B">
      <w:r>
        <w:t xml:space="preserve">The threshold </w:t>
      </w:r>
      <m:oMath>
        <m:r>
          <w:rPr>
            <w:rFonts w:ascii="Cambria Math" w:hAnsi="Cambria Math"/>
            <w:sz w:val="22"/>
            <w:szCs w:val="22"/>
          </w:rPr>
          <m:t>θ</m:t>
        </m:r>
      </m:oMath>
      <w:r>
        <w:t xml:space="preserve"> determines where performance becomes competitively relevant, while </w:t>
      </w:r>
      <m:oMath>
        <m:r>
          <w:rPr>
            <w:rFonts w:ascii="Cambria Math" w:hAnsi="Cambria Math"/>
            <w:sz w:val="22"/>
            <w:szCs w:val="22"/>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holding </w:t>
      </w:r>
      <m:oMath>
        <m:r>
          <w:rPr>
            <w:rFonts w:ascii="Cambria Math" w:hAnsi="Cambria Math"/>
            <w:sz w:val="22"/>
            <w:szCs w:val="22"/>
          </w:rPr>
          <m:t>θ</m:t>
        </m:r>
      </m:oMath>
      <w:r>
        <w:t xml:space="preserve"> and </w:t>
      </w:r>
      <m:oMath>
        <m:r>
          <w:rPr>
            <w:rFonts w:ascii="Cambria Math" w:hAnsi="Cambria Math"/>
            <w:sz w:val="22"/>
            <w:szCs w:val="22"/>
          </w:rPr>
          <m:t>γ</m:t>
        </m:r>
      </m:oMath>
      <w:r>
        <w:t xml:space="preserve"> fixed:</w:t>
      </w:r>
    </w:p>
    <w:p w14:paraId="1A5E535E" w14:textId="2042464A" w:rsidR="00C5784C" w:rsidDel="00176F8C" w:rsidRDefault="00176F8C" w:rsidP="00C5784C">
      <w:pPr>
        <w:spacing w:after="0" w:line="240" w:lineRule="auto"/>
        <w:rPr>
          <w:del w:id="116" w:author="Levine, Charles Roger CTR USARMY USMA (USA)" w:date="2026-10-15T15:13:00Z" w16du:dateUtc="2026-10-15T19:13:00Z"/>
          <w:color w:val="auto"/>
        </w:rPr>
      </w:pPr>
      <w:ins w:id="117" w:author="Levine, Charles Roger CTR USARMY USMA (USA)" w:date="2026-10-15T15:13:00Z" w16du:dateUtc="2026-10-15T19:13:00Z">
        <w:r w:rsidRPr="00176F8C">
          <w:rPr>
            <w:color w:val="auto"/>
          </w:rPr>
          <w:t>Start with the definition of competitive relevance in Equation (4.15):</w:t>
        </w:r>
      </w:ins>
      <w:del w:id="118" w:author="Levine, Charles Roger CTR USARMY USMA (USA)" w:date="2026-10-15T15:13:00Z" w16du:dateUtc="2026-10-15T19:13:00Z">
        <w:r w:rsidR="00C5784C" w:rsidRPr="00C5784C" w:rsidDel="00176F8C">
          <w:rPr>
            <w:color w:val="auto"/>
          </w:rPr>
          <w:delText>Start with our definition of competitive relevance:</w:delText>
        </w:r>
      </w:del>
    </w:p>
    <w:p w14:paraId="703AA586" w14:textId="77777777" w:rsidR="00176F8C" w:rsidRPr="00C5784C" w:rsidRDefault="00176F8C" w:rsidP="00C5784C">
      <w:pPr>
        <w:spacing w:before="100" w:beforeAutospacing="1" w:after="100" w:afterAutospacing="1"/>
        <w:rPr>
          <w:ins w:id="119" w:author="Levine, Charles Roger CTR USARMY USMA (USA)" w:date="2026-10-15T15:13:00Z" w16du:dateUtc="2026-10-15T19:13:00Z"/>
          <w:color w:val="auto"/>
        </w:rPr>
      </w:pPr>
    </w:p>
    <w:p w14:paraId="2FB10E99"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en>
          </m:f>
          <m:r>
            <w:rPr>
              <w:rFonts w:ascii="Cambria Math" w:eastAsia="Times New Roman" w:hAnsi="Cambria Math" w:cs="Times New Roman"/>
              <w:color w:val="auto"/>
              <w:sz w:val="22"/>
              <w:szCs w:val="22"/>
            </w:rPr>
            <m:t>.</m:t>
          </m:r>
        </m:oMath>
      </m:oMathPara>
    </w:p>
    <w:p w14:paraId="3689C811" w14:textId="77777777" w:rsidR="00C5784C" w:rsidRPr="00C5784C" w:rsidRDefault="00C5784C" w:rsidP="00C5784C">
      <w:pPr>
        <w:spacing w:before="100" w:beforeAutospacing="1" w:after="100" w:afterAutospacing="1"/>
        <w:rPr>
          <w:color w:val="auto"/>
        </w:rPr>
      </w:pPr>
      <w:r w:rsidRPr="00C5784C">
        <w:rPr>
          <w:color w:val="auto"/>
        </w:rPr>
        <w:t xml:space="preserve">We want to know </w:t>
      </w:r>
      <w:r w:rsidRPr="00C5784C">
        <w:rPr>
          <w:b/>
          <w:bCs/>
          <w:color w:val="auto"/>
        </w:rPr>
        <w:t>how rapidly competitive relevance changes as an individual’s performance increases</w:t>
      </w:r>
      <w:r w:rsidRPr="00C5784C">
        <w:rPr>
          <w:color w:val="auto"/>
        </w:rPr>
        <w:t xml:space="preserve">, holding the threshold </w:t>
      </w:r>
      <m:oMath>
        <m:r>
          <w:rPr>
            <w:rFonts w:ascii="Cambria Math" w:eastAsia="Times New Roman" w:hAnsi="Cambria Math" w:cs="Times New Roman"/>
            <w:color w:val="auto"/>
            <w:sz w:val="22"/>
            <w:szCs w:val="22"/>
          </w:rPr>
          <m:t>θ</m:t>
        </m:r>
      </m:oMath>
      <w:r w:rsidRPr="00C5784C">
        <w:rPr>
          <w:color w:val="auto"/>
        </w:rPr>
        <w:t xml:space="preserve"> and sharpness parameter </w:t>
      </w:r>
      <m:oMath>
        <m:r>
          <w:rPr>
            <w:rFonts w:ascii="Cambria Math" w:eastAsia="Times New Roman" w:hAnsi="Cambria Math" w:cs="Times New Roman"/>
            <w:color w:val="auto"/>
            <w:sz w:val="22"/>
            <w:szCs w:val="22"/>
          </w:rPr>
          <m:t>γ</m:t>
        </m:r>
      </m:oMath>
      <w:r w:rsidRPr="00C5784C">
        <w:rPr>
          <w:color w:val="auto"/>
        </w:rPr>
        <w:t xml:space="preserve"> fixed.</w:t>
      </w:r>
    </w:p>
    <w:p w14:paraId="5ECD0EC3" w14:textId="77777777" w:rsidR="00C5784C" w:rsidRPr="00C5784C" w:rsidRDefault="00C5784C" w:rsidP="00C5784C">
      <w:pPr>
        <w:spacing w:before="100" w:beforeAutospacing="1" w:after="100" w:afterAutospacing="1"/>
        <w:rPr>
          <w:color w:val="auto"/>
        </w:rPr>
      </w:pPr>
      <w:r w:rsidRPr="00C5784C">
        <w:rPr>
          <w:color w:val="auto"/>
        </w:rPr>
        <w:t xml:space="preserve">First, </w:t>
      </w:r>
      <w:r w:rsidR="0011686D">
        <w:rPr>
          <w:color w:val="auto"/>
        </w:rPr>
        <w:t>re</w:t>
      </w:r>
      <w:r w:rsidRPr="00C5784C">
        <w:rPr>
          <w:color w:val="auto"/>
        </w:rPr>
        <w:t>write the denominator as a negative power:</w:t>
      </w:r>
    </w:p>
    <w:p w14:paraId="7BBC3FD4"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-1</m:t>
              </m:r>
            </m:sup>
          </m:sSup>
          <m:r>
            <w:rPr>
              <w:rFonts w:ascii="Cambria Math" w:eastAsia="Times New Roman" w:hAnsi="Cambria Math" w:cs="Times New Roman"/>
              <w:color w:val="auto"/>
              <w:sz w:val="22"/>
              <w:szCs w:val="22"/>
            </w:rPr>
            <m:t>.</m:t>
          </m:r>
        </m:oMath>
      </m:oMathPara>
    </w:p>
    <w:p w14:paraId="7FE9A4EB" w14:textId="77777777" w:rsidR="00C5784C" w:rsidRPr="00C5784C" w:rsidRDefault="00C5784C" w:rsidP="00C5784C">
      <w:pPr>
        <w:spacing w:before="100" w:beforeAutospacing="1" w:after="100" w:afterAutospacing="1"/>
        <w:rPr>
          <w:color w:val="auto"/>
        </w:rPr>
      </w:pPr>
      <w:r w:rsidRPr="00C5784C">
        <w:rPr>
          <w:color w:val="auto"/>
        </w:rPr>
        <w:t>Applying the chain rule gives</w:t>
      </w:r>
    </w:p>
    <w:p w14:paraId="4168C3C8"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e>
          </m:d>
          <m:r>
            <w:rPr>
              <w:rFonts w:ascii="Cambria Math" w:eastAsia="Times New Roman" w:hAnsi="Cambria Math" w:cs="Times New Roman"/>
              <w:color w:val="auto"/>
              <w:sz w:val="22"/>
              <w:szCs w:val="22"/>
            </w:rPr>
            <m:t>.</m:t>
          </m:r>
        </m:oMath>
      </m:oMathPara>
    </w:p>
    <w:p w14:paraId="6B2BA599" w14:textId="77777777" w:rsidR="00C5784C" w:rsidRPr="00C5784C" w:rsidRDefault="00C5784C" w:rsidP="00C5784C">
      <w:pPr>
        <w:spacing w:before="100" w:beforeAutospacing="1" w:after="100" w:afterAutospacing="1"/>
        <w:rPr>
          <w:color w:val="auto"/>
        </w:rPr>
      </w:pPr>
      <w:r w:rsidRPr="00C5784C">
        <w:rPr>
          <w:color w:val="auto"/>
        </w:rPr>
        <w:t>T</w:t>
      </w:r>
      <w:r w:rsidR="0011686D">
        <w:rPr>
          <w:color w:val="auto"/>
        </w:rPr>
        <w:t>his reduces to</w:t>
      </w:r>
    </w:p>
    <w:p w14:paraId="047CC58A"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γ</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den>
          </m:f>
          <m:r>
            <w:rPr>
              <w:rFonts w:ascii="Cambria Math" w:eastAsia="Times New Roman" w:hAnsi="Cambria Math" w:cs="Times New Roman"/>
              <w:color w:val="auto"/>
              <w:sz w:val="22"/>
              <w:szCs w:val="22"/>
            </w:rPr>
            <m:t>.</m:t>
          </m:r>
        </m:oMath>
      </m:oMathPara>
    </w:p>
    <w:p w14:paraId="41B2E246" w14:textId="77777777" w:rsidR="00C5784C" w:rsidRPr="00C5784C" w:rsidRDefault="00C5784C" w:rsidP="00C5784C">
      <w:pPr>
        <w:spacing w:before="100" w:beforeAutospacing="1" w:after="100" w:afterAutospacing="1"/>
        <w:rPr>
          <w:color w:val="auto"/>
        </w:rPr>
      </w:pPr>
      <w:r w:rsidRPr="00C5784C">
        <w:rPr>
          <w:color w:val="auto"/>
        </w:rPr>
        <w:t>To express this in terms of competitive relevance itself, observe that</w:t>
      </w:r>
    </w:p>
    <w:p w14:paraId="069F788A" w14:textId="77777777" w:rsidR="00C5784C" w:rsidRPr="00C5784C" w:rsidRDefault="009701B6" w:rsidP="00C5784C">
      <w:pPr>
        <w:spacing w:after="0" w:line="240" w:lineRule="auto"/>
        <w:rPr>
          <w:rFonts w:eastAsia="Times New Roman" w:cs="Times New Roman"/>
          <w:color w:val="auto"/>
          <w:szCs w:val="24"/>
        </w:rPr>
      </w:pPr>
      <m:oMathPara>
        <m:oMath>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en>
          </m:f>
          <m:r>
            <w:rPr>
              <w:rFonts w:ascii="Cambria Math" w:eastAsia="Times New Roman" w:hAnsi="Cambria Math" w:cs="Times New Roman"/>
              <w:i/>
              <w:color w:val="auto"/>
              <w:sz w:val="22"/>
              <w:szCs w:val="22"/>
            </w:rPr>
            <m:t> </m:t>
          </m:r>
          <m:r>
            <w:rPr>
              <w:rFonts w:ascii="Cambria Math" w:eastAsia="Times New Roman" w:hAnsi="Cambria Math" w:cs="Times New Roman"/>
              <w:color w:val="auto"/>
              <w:sz w:val="22"/>
              <w:szCs w:val="22"/>
            </w:rPr>
            <m:t>.</m:t>
          </m:r>
        </m:oMath>
      </m:oMathPara>
    </w:p>
    <w:p w14:paraId="2EE00932" w14:textId="77777777" w:rsidR="00C5784C" w:rsidRPr="00C5784C" w:rsidRDefault="00C5784C" w:rsidP="00C5784C">
      <w:pPr>
        <w:spacing w:before="100" w:beforeAutospacing="1" w:after="100" w:afterAutospacing="1"/>
        <w:rPr>
          <w:color w:val="auto"/>
        </w:rPr>
      </w:pPr>
      <w:r w:rsidRPr="00C5784C">
        <w:rPr>
          <w:color w:val="auto"/>
        </w:rPr>
        <w:t>Consequently,</w:t>
      </w:r>
    </w:p>
    <w:p w14:paraId="63CD8C71"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den>
          </m:f>
          <m:r>
            <w:rPr>
              <w:rFonts w:ascii="Cambria Math" w:eastAsia="Times New Roman" w:hAnsi="Cambria Math" w:cs="Times New Roman"/>
              <w:i/>
              <w:color w:val="auto"/>
              <w:sz w:val="22"/>
              <w:szCs w:val="22"/>
            </w:rPr>
            <m:t> </m:t>
          </m:r>
          <m:r>
            <w:rPr>
              <w:rFonts w:ascii="Cambria Math" w:eastAsia="Times New Roman" w:hAnsi="Cambria Math" w:cs="Times New Roman"/>
              <w:color w:val="auto"/>
              <w:sz w:val="22"/>
              <w:szCs w:val="22"/>
            </w:rPr>
            <m:t>,</m:t>
          </m:r>
        </m:oMath>
      </m:oMathPara>
    </w:p>
    <w:p w14:paraId="5F91BD9D" w14:textId="77777777" w:rsidR="00C5784C" w:rsidRPr="00C5784C" w:rsidRDefault="00C5784C" w:rsidP="00C5784C">
      <w:pPr>
        <w:spacing w:before="100" w:beforeAutospacing="1" w:after="100" w:afterAutospacing="1"/>
        <w:rPr>
          <w:color w:val="auto"/>
        </w:rPr>
      </w:pPr>
      <w:r w:rsidRPr="00C5784C">
        <w:rPr>
          <w:color w:val="auto"/>
        </w:rPr>
        <w:t xml:space="preserve">so </w:t>
      </w:r>
      <w:r w:rsidR="008D4320">
        <w:rPr>
          <w:color w:val="auto"/>
        </w:rPr>
        <w:t xml:space="preserve">we can simplify </w:t>
      </w:r>
      <w:r w:rsidRPr="00C5784C">
        <w:rPr>
          <w:color w:val="auto"/>
        </w:rPr>
        <w:t>the derivative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522F70A" w14:textId="77777777">
        <w:trPr>
          <w:cantSplit/>
        </w:trPr>
        <w:tc>
          <w:tcPr>
            <w:tcW w:w="8496" w:type="dxa"/>
            <w:vAlign w:val="center"/>
          </w:tcPr>
          <w:p w14:paraId="752425D2" w14:textId="77777777"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Times New Roman" w:hAnsi="Cambria Math" w:cs="Times New Roman"/>
                        <w:color w:val="auto"/>
                        <w:sz w:val="22"/>
                        <w:szCs w:val="22"/>
                      </w:rPr>
                    </m:ctrlPr>
                  </m:borderBoxPr>
                  <m:e>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=γ</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e>
                </m:borderBox>
              </m:oMath>
            </m:oMathPara>
          </w:p>
        </w:tc>
        <w:tc>
          <w:tcPr>
            <w:tcW w:w="864" w:type="dxa"/>
            <w:vAlign w:val="center"/>
          </w:tcPr>
          <w:p w14:paraId="06CBD7D0" w14:textId="77777777" w:rsidR="00D951E9" w:rsidRDefault="00000000">
            <w:pPr>
              <w:spacing w:after="0" w:line="240" w:lineRule="auto"/>
              <w:jc w:val="right"/>
            </w:pPr>
            <w:r>
              <w:t>(</w:t>
            </w:r>
            <w:bookmarkStart w:id="120" w:name="Eq_4_23"/>
            <w:r>
              <w:t>4.</w:t>
            </w:r>
            <w:fldSimple w:instr=" SEQ EqChapterFour \* ARABIC ">
              <w:r w:rsidR="00D951E9">
                <w:t>23</w:t>
              </w:r>
            </w:fldSimple>
            <w:bookmarkEnd w:id="120"/>
            <w:r>
              <w:t>)</w:t>
            </w:r>
          </w:p>
        </w:tc>
      </w:tr>
    </w:tbl>
    <w:p w14:paraId="396C287A" w14:textId="77777777" w:rsidR="00C5784C" w:rsidRPr="00C5784C" w:rsidRDefault="00C5784C" w:rsidP="00C5784C">
      <w:pPr>
        <w:spacing w:before="100" w:beforeAutospacing="1" w:after="100" w:afterAutospacing="1"/>
        <w:rPr>
          <w:color w:val="auto"/>
        </w:rPr>
      </w:pPr>
      <w:r w:rsidRPr="00C5784C">
        <w:rPr>
          <w:b/>
          <w:bCs/>
          <w:color w:val="auto"/>
        </w:rPr>
        <w:t>This also explains why the response is strongest at the threshold.</w:t>
      </w:r>
      <w:r w:rsidRPr="00C5784C">
        <w:rPr>
          <w:color w:val="auto"/>
        </w:rPr>
        <w:t xml:space="preserve"> The product </w:t>
      </w:r>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oMath>
      <w:r w:rsidRPr="00C5784C">
        <w:rPr>
          <w:color w:val="auto"/>
        </w:rPr>
        <w:t xml:space="preserve"> is largest at </w:t>
      </w:r>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2</m:t>
            </m:r>
          </m:den>
        </m:f>
      </m:oMath>
      <w:r w:rsidRPr="00C5784C">
        <w:rPr>
          <w:color w:val="auto"/>
        </w:rPr>
        <w:t>, as we can see by writing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19AD01A" w14:textId="77777777">
        <w:trPr>
          <w:cantSplit/>
        </w:trPr>
        <w:tc>
          <w:tcPr>
            <w:tcW w:w="8496" w:type="dxa"/>
            <w:vAlign w:val="center"/>
          </w:tcPr>
          <w:p w14:paraId="0559B51A" w14:textId="77777777" w:rsidR="009701B6" w:rsidRDefault="00000000" w:rsidP="00C5784C">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4</m:t>
                    </m:r>
                  </m:den>
                </m:f>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2</m:t>
                            </m:r>
                          </m:den>
                        </m:f>
                      </m:e>
                    </m:d>
                  </m:e>
                  <m:sup>
                    <m:r>
                      <w:rPr>
                        <w:rFonts w:ascii="Cambria Math" w:eastAsia="Times New Roman" w:hAnsi="Cambria Math" w:cs="Times New Roman"/>
                        <w:color w:val="auto"/>
                        <w:sz w:val="22"/>
                        <w:szCs w:val="22"/>
                      </w:rPr>
                      <m:t>2</m:t>
                    </m:r>
                  </m:sup>
                </m:sSup>
                <m:r>
                  <m:rPr>
                    <m:sty m:val="p"/>
                  </m:rPr>
                  <w:rPr>
                    <w:rFonts w:eastAsia="Times New Roman" w:cs="Times New Roman"/>
                    <w:color w:val="auto"/>
                    <w:sz w:val="22"/>
                    <w:szCs w:val="22"/>
                  </w:rPr>
                  <w:br/>
                </m:r>
              </m:oMath>
            </m:oMathPara>
          </w:p>
        </w:tc>
        <w:tc>
          <w:tcPr>
            <w:tcW w:w="864" w:type="dxa"/>
            <w:vAlign w:val="center"/>
          </w:tcPr>
          <w:p w14:paraId="5D8565AF" w14:textId="77777777" w:rsidR="00D951E9" w:rsidRDefault="00000000">
            <w:pPr>
              <w:spacing w:after="0" w:line="240" w:lineRule="auto"/>
              <w:jc w:val="right"/>
            </w:pPr>
            <w:r>
              <w:t>(</w:t>
            </w:r>
            <w:bookmarkStart w:id="121" w:name="Eq_4_24"/>
            <w:r>
              <w:t>4.</w:t>
            </w:r>
            <w:fldSimple w:instr=" SEQ EqChapterFour \* ARABIC ">
              <w:r w:rsidR="00D951E9">
                <w:t>24</w:t>
              </w:r>
            </w:fldSimple>
            <w:bookmarkEnd w:id="121"/>
            <w:r>
              <w:t>)</w:t>
            </w:r>
          </w:p>
        </w:tc>
      </w:tr>
    </w:tbl>
    <w:p w14:paraId="0B2E5402" w14:textId="77777777" w:rsidR="00CB3150" w:rsidRDefault="00521087" w:rsidP="00C5784C">
      <w:r>
        <w:t xml:space="preserve">This derivative measures how rapidly competitive relevance changes as performance increases. It is largest when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=1/2</m:t>
        </m:r>
      </m:oMath>
      <w:r>
        <w:t xml:space="preserve">, which occurs at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oMath>
      <w:r>
        <w:t xml:space="preserve">, and its value there is </w:t>
      </w:r>
      <m:oMath>
        <m:r>
          <w:rPr>
            <w:rFonts w:ascii="Cambria Math" w:hAnsi="Cambria Math"/>
            <w:sz w:val="22"/>
            <w:szCs w:val="22"/>
          </w:rPr>
          <m:t>γ/4</m:t>
        </m:r>
      </m:oMath>
      <w:r>
        <w:t xml:space="preserve">. Thus, the same small performance increase matters most for someone near the threshold. Far below or above it, relevance changes relatively little because it is already close to zero or one.  </w:t>
      </w:r>
    </w:p>
    <w:p w14:paraId="0B598D0C" w14:textId="77777777" w:rsidR="00521087" w:rsidRDefault="00521087" w:rsidP="00521087">
      <w:r w:rsidRPr="00521087">
        <w:t xml:space="preserve">We can also hold everyone’s performance fixed and change </w:t>
      </w:r>
      <m:oMath>
        <m:r>
          <w:rPr>
            <w:rFonts w:ascii="Cambria Math" w:hAnsi="Cambria Math"/>
            <w:sz w:val="22"/>
            <w:szCs w:val="22"/>
          </w:rPr>
          <m:t>γ</m:t>
        </m:r>
      </m:oMath>
      <w:r w:rsidRPr="00521087">
        <w:t xml:space="preserve">. Increasing </w:t>
      </w:r>
      <m:oMath>
        <m:r>
          <w:rPr>
            <w:rFonts w:ascii="Cambria Math" w:hAnsi="Cambria Math"/>
            <w:sz w:val="22"/>
            <w:szCs w:val="22"/>
          </w:rPr>
          <m:t>γ</m:t>
        </m:r>
      </m:oMath>
      <w:r w:rsidRPr="00521087">
        <w:t xml:space="preserve"> makes the distinction around </w:t>
      </w:r>
      <m:oMath>
        <m:r>
          <w:rPr>
            <w:rFonts w:ascii="Cambria Math" w:hAnsi="Cambria Math"/>
            <w:sz w:val="22"/>
            <w:szCs w:val="22"/>
          </w:rPr>
          <m:t>θ</m:t>
        </m:r>
      </m:oMath>
      <w:r w:rsidRPr="00521087">
        <w:t xml:space="preserve"> sharper: competitive relevance rises for individuals above the threshold and falls for those below it. Individuals exactly at the threshold retain a relevance value of </w:t>
      </w:r>
      <w:r w:rsidRPr="00521087">
        <w:lastRenderedPageBreak/>
        <w:t xml:space="preserve">one half. Because a group can contain members on both sides, increasing </w:t>
      </w:r>
      <m:oMath>
        <m:r>
          <w:rPr>
            <w:rFonts w:ascii="Cambria Math" w:hAnsi="Cambria Math"/>
            <w:sz w:val="22"/>
            <w:szCs w:val="22"/>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5E5BEF">
        <w:t>Figure 4-1</w:t>
      </w:r>
      <w:r w:rsidR="005E5BEF">
        <w:noBreakHyphen/>
      </w:r>
      <w:r w:rsidR="00927B5E">
        <w:fldChar w:fldCharType="end"/>
      </w:r>
      <w:r w:rsidR="00927B5E">
        <w:t xml:space="preserve"> illustrates these two roles separately. In Panel A, increasing </w:t>
      </w:r>
      <m:oMath>
        <m:r>
          <w:rPr>
            <w:rFonts w:ascii="Cambria Math" w:hAnsi="Cambria Math"/>
            <w:sz w:val="22"/>
            <w:szCs w:val="22"/>
          </w:rPr>
          <m:t>γ</m:t>
        </m:r>
      </m:oMath>
      <w:r w:rsidR="007D3748">
        <w:t xml:space="preserve"> </w:t>
      </w:r>
      <w:r w:rsidR="00927B5E">
        <w:t xml:space="preserve">sharpens the transition around a fixed threshold. In Panel B, changing </w:t>
      </w:r>
      <m:oMath>
        <m:r>
          <w:rPr>
            <w:rFonts w:ascii="Cambria Math" w:hAnsi="Cambria Math"/>
            <w:sz w:val="22"/>
            <w:szCs w:val="22"/>
          </w:rPr>
          <m:t>θ</m:t>
        </m:r>
      </m:oMath>
      <w:r w:rsidR="00927B5E">
        <w:t xml:space="preserve"> moves the transition along the performance axis. Every curve reaches competitive relevance of one half at its threshold.</w:t>
      </w:r>
    </w:p>
    <w:p w14:paraId="0584C14E" w14:textId="77777777" w:rsidR="00927B5E" w:rsidRDefault="00927B5E" w:rsidP="00E21165">
      <w:pPr>
        <w:pStyle w:val="Illustration"/>
        <w:keepNext/>
      </w:pPr>
      <w:r>
        <w:rPr>
          <w:noProof/>
        </w:rPr>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943600" cy="2846070"/>
                    </a:xfrm>
                    <a:prstGeom prst="rect">
                      <a:avLst/>
                    </a:prstGeom>
                  </pic:spPr>
                </pic:pic>
              </a:graphicData>
            </a:graphic>
          </wp:inline>
        </w:drawing>
      </w:r>
    </w:p>
    <w:p w14:paraId="50F88CCD" w14:textId="77777777" w:rsidR="00927B5E" w:rsidRPr="00521087" w:rsidRDefault="00927B5E" w:rsidP="00E21165">
      <w:pPr>
        <w:pStyle w:val="Caption"/>
      </w:pPr>
      <w:bookmarkStart w:id="122" w:name="Chapter4Figure1"/>
      <w:bookmarkStart w:id="123" w:name="_Ref242720681"/>
      <w:bookmarkStart w:id="124" w:name="_Ref242772765"/>
      <w:r>
        <w:t>Figure 4-</w:t>
      </w:r>
      <w:fldSimple w:instr=" SEQ Figure \* ARABIC ">
        <w:r w:rsidR="005E5BEF">
          <w:rPr>
            <w:noProof/>
          </w:rPr>
          <w:t>1</w:t>
        </w:r>
      </w:fldSimple>
      <w:bookmarkEnd w:id="122"/>
      <w:bookmarkEnd w:id="123"/>
      <w:bookmarkEnd w:id="124"/>
      <w:r>
        <w:t xml:space="preserve">. </w:t>
      </w:r>
      <w:r w:rsidRPr="00E21165">
        <w:rPr>
          <w:rStyle w:val="CaptionTitle"/>
        </w:rPr>
        <w:t>Threshold location and transition sharpness</w:t>
      </w:r>
      <w:r>
        <w:t xml:space="preserve"> - Competitive relevance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oMath>
      <w:r>
        <w:t xml:space="preserve"> is plotted against individual performance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oMath>
      <w:r>
        <w:t xml:space="preserve">. Panel A holds </w:t>
      </w:r>
      <m:oMath>
        <m:r>
          <w:rPr>
            <w:rFonts w:ascii="Cambria Math" w:hAnsi="Cambria Math"/>
            <w:sz w:val="20"/>
            <w:szCs w:val="20"/>
          </w:rPr>
          <m:t>θ=0</m:t>
        </m:r>
      </m:oMath>
      <w:r>
        <w:t xml:space="preserve"> and compares </w:t>
      </w:r>
      <m:oMath>
        <m:r>
          <w:rPr>
            <w:rFonts w:ascii="Cambria Math" w:hAnsi="Cambria Math"/>
            <w:sz w:val="20"/>
            <w:szCs w:val="20"/>
          </w:rPr>
          <m:t>γ=0.5,2,</m:t>
        </m:r>
      </m:oMath>
      <w:r>
        <w:t xml:space="preserve"> and </w:t>
      </w:r>
      <m:oMath>
        <m:r>
          <w:rPr>
            <w:rFonts w:ascii="Cambria Math" w:hAnsi="Cambria Math"/>
            <w:sz w:val="20"/>
            <w:szCs w:val="20"/>
          </w:rPr>
          <m:t>8</m:t>
        </m:r>
      </m:oMath>
      <w:r>
        <w:t xml:space="preserve">. Panel B holds </w:t>
      </w:r>
      <m:oMath>
        <m:r>
          <w:rPr>
            <w:rFonts w:ascii="Cambria Math" w:hAnsi="Cambria Math"/>
            <w:sz w:val="20"/>
            <w:szCs w:val="20"/>
          </w:rPr>
          <m:t>γ=2</m:t>
        </m:r>
      </m:oMath>
      <w:r>
        <w:t xml:space="preserve"> and compares </w:t>
      </w:r>
      <m:oMath>
        <m:r>
          <w:rPr>
            <w:rFonts w:ascii="Cambria Math" w:hAnsi="Cambria Math"/>
            <w:sz w:val="20"/>
            <w:szCs w:val="20"/>
          </w:rPr>
          <m:t>θ=-1,0,</m:t>
        </m:r>
      </m:oMath>
      <w:r>
        <w:t xml:space="preserve"> and </w:t>
      </w:r>
      <m:oMath>
        <m:r>
          <w:rPr>
            <w:rFonts w:ascii="Cambria Math" w:hAnsi="Cambria Math"/>
            <w:sz w:val="20"/>
            <w:szCs w:val="20"/>
          </w:rPr>
          <m:t>1</m:t>
        </m:r>
      </m:oMath>
      <w:r>
        <w:t xml:space="preserve">. The marked points identify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r>
          <w:rPr>
            <w:rFonts w:ascii="Cambria Math" w:hAnsi="Cambria Math"/>
            <w:sz w:val="20"/>
            <w:szCs w:val="20"/>
          </w:rPr>
          <m:t>=θ</m:t>
        </m:r>
      </m:oMath>
      <w:r>
        <w:t xml:space="preserve">, where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r>
          <w:rPr>
            <w:rFonts w:ascii="Cambria Math" w:hAnsi="Cambria Math"/>
            <w:sz w:val="20"/>
            <w:szCs w:val="20"/>
          </w:rPr>
          <m:t>=1/2</m:t>
        </m:r>
      </m:oMath>
      <w:r>
        <w:t>. These illustrative curves describe competitive relevance, not selection probabilities.</w:t>
      </w:r>
    </w:p>
    <w:p w14:paraId="6A3E688A" w14:textId="77777777" w:rsidR="00521087" w:rsidRPr="00521087" w:rsidRDefault="00521087" w:rsidP="00521087">
      <w:r w:rsidRPr="00521087">
        <w:t xml:space="preserve">The limiting cases clarify what this parameter does. As </w:t>
      </w:r>
      <m:oMath>
        <m:r>
          <w:rPr>
            <w:rFonts w:ascii="Cambria Math" w:hAnsi="Cambria Math"/>
            <w:sz w:val="22"/>
            <w:szCs w:val="22"/>
          </w:rPr>
          <m:t>γ</m:t>
        </m:r>
      </m:oMath>
      <w:r w:rsidRPr="00521087">
        <w:t xml:space="preserve"> approaches zero, with performance values and </w:t>
      </w:r>
      <m:oMath>
        <m:r>
          <w:rPr>
            <w:rFonts w:ascii="Cambria Math" w:hAnsi="Cambria Math"/>
            <w:sz w:val="22"/>
            <w:szCs w:val="22"/>
          </w:rPr>
          <m:t>θ</m:t>
        </m:r>
      </m:oMath>
      <w:r w:rsidRPr="00521087">
        <w:t xml:space="preserve"> held fixed, every individual’s competitive relevance approaches one half. Consequently, every group’s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521087">
        <w:t xml:space="preserve"> approaches one half, and every individual receives the same score penalty, </w:t>
      </w:r>
      <m:oMath>
        <m:r>
          <w:rPr>
            <w:rFonts w:ascii="Cambria Math" w:hAnsi="Cambria Math"/>
            <w:sz w:val="22"/>
            <w:szCs w:val="22"/>
          </w:rPr>
          <m:t>λ/2</m:t>
        </m:r>
      </m:oMath>
      <w:r w:rsidRPr="00521087">
        <w:t>. Subtracting this common amount preserves all score differences. Both deterministic rankings and stochastic selection probabilities therefore approach those obtained from performance-only scoring.</w:t>
      </w:r>
    </w:p>
    <w:p w14:paraId="773D6EB0" w14:textId="77777777" w:rsidR="00521087" w:rsidRPr="00521087" w:rsidRDefault="00521087" w:rsidP="00521087">
      <w:r w:rsidRPr="00521087">
        <w:t xml:space="preserve">As </w:t>
      </w:r>
      <m:oMath>
        <m:r>
          <w:rPr>
            <w:rFonts w:ascii="Cambria Math" w:hAnsi="Cambria Math"/>
            <w:sz w:val="22"/>
            <w:szCs w:val="22"/>
          </w:rPr>
          <m:t>γ</m:t>
        </m:r>
      </m:oMath>
      <w:r w:rsidRPr="00521087">
        <w:t xml:space="preserve"> becomes very large, the sigmoid approaches a sharp threshold rule. Individuals above </w:t>
      </w:r>
      <m:oMath>
        <m:r>
          <w:rPr>
            <w:rFonts w:ascii="Cambria Math" w:hAnsi="Cambria Math"/>
            <w:sz w:val="22"/>
            <w:szCs w:val="22"/>
          </w:rPr>
          <m:t>θ</m:t>
        </m:r>
      </m:oMath>
      <w:r w:rsidRPr="00521087">
        <w:t xml:space="preserve"> have relevance approaching one, those below it have relevance approaching zero, and </w:t>
      </w:r>
      <w:r w:rsidRPr="00521087">
        <w:lastRenderedPageBreak/>
        <w:t>those exactly at it retain one half. Group congestion then approaches the fraction of members above the threshold, with half weight assigned to members exactly at it.</w:t>
      </w:r>
    </w:p>
    <w:p w14:paraId="0ACC601C" w14:textId="77777777" w:rsidR="00521087" w:rsidRPr="00521087" w:rsidRDefault="00521087" w:rsidP="00521087">
      <w:r w:rsidRPr="00521087">
        <w:t xml:space="preserve">Changing </w:t>
      </w:r>
      <m:oMath>
        <m:r>
          <w:rPr>
            <w:rFonts w:ascii="Cambria Math" w:hAnsi="Cambria Math"/>
            <w:sz w:val="22"/>
            <w:szCs w:val="22"/>
          </w:rPr>
          <m:t>θ</m:t>
        </m:r>
      </m:oMath>
      <w:r w:rsidRPr="00521087">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to zero. In either case, at a fixed finite </w:t>
      </w:r>
      <m:oMath>
        <m:r>
          <w:rPr>
            <w:rFonts w:ascii="Cambria Math" w:hAnsi="Cambria Math"/>
            <w:sz w:val="22"/>
            <w:szCs w:val="22"/>
          </w:rPr>
          <m:t>λ</m:t>
        </m:r>
      </m:oMath>
      <w:r w:rsidRPr="00521087">
        <w:t>, the resulting penalties become nearly identical across groups.</w:t>
      </w:r>
    </w:p>
    <w:p w14:paraId="5D8FC38C" w14:textId="77777777" w:rsidR="00CB3150" w:rsidRDefault="00521087" w:rsidP="00C5784C">
      <w:r w:rsidRPr="00521087">
        <w:t>These results follow directly from the equations. They show that a positive penalty coefficient alone is insufficient to change competitive standing: congestion must also differ across groups. Even then, changing score differences need not change the deterministic winners; the adjustment must affect who falls above or below the selection cutoff.</w:t>
      </w:r>
    </w:p>
    <w:p w14:paraId="6F4DC698" w14:textId="77777777" w:rsidR="00CB3150" w:rsidRDefault="00000000">
      <w:pPr>
        <w:pStyle w:val="Heading2"/>
      </w:pPr>
      <w:bookmarkStart w:id="125" w:name="penalty-strength-and-score-scale"/>
      <w:bookmarkEnd w:id="115"/>
      <w:r>
        <w:t>4.5.2 Penalty strength and score scale</w:t>
      </w:r>
    </w:p>
    <w:p w14:paraId="15C8B546" w14:textId="77777777" w:rsidR="00CB3150" w:rsidRDefault="00000000">
      <w:r>
        <w:t xml:space="preserve">For </w:t>
      </w:r>
      <m:oMath>
        <m:r>
          <w:rPr>
            <w:rFonts w:ascii="Cambria Math" w:hAnsi="Cambria Math"/>
            <w:sz w:val="22"/>
            <w:szCs w:val="22"/>
          </w:rPr>
          <m:t>λ</m:t>
        </m:r>
        <m:r>
          <m:rPr>
            <m:sty m:val="p"/>
          </m:rPr>
          <w:rPr>
            <w:rFonts w:ascii="Cambria Math" w:hAnsi="Cambria Math"/>
            <w:sz w:val="22"/>
            <w:szCs w:val="22"/>
          </w:rPr>
          <m:t>&gt;</m:t>
        </m:r>
        <m:r>
          <w:rPr>
            <w:rFonts w:ascii="Cambria Math" w:hAnsi="Cambria Math"/>
            <w:sz w:val="22"/>
            <w:szCs w:val="22"/>
          </w:rPr>
          <m:t>0</m:t>
        </m:r>
      </m:oMath>
      <w:r>
        <w:t xml:space="preserve">, the raw penalty on any candidate lies strictly between zero and </w:t>
      </w:r>
      <m:oMath>
        <m:r>
          <w:rPr>
            <w:rFonts w:ascii="Cambria Math" w:hAnsi="Cambria Math"/>
            <w:sz w:val="22"/>
            <w:szCs w:val="22"/>
          </w:rPr>
          <m:t>λ</m:t>
        </m:r>
      </m:oMath>
      <w:r>
        <w:t xml:space="preserve">, and a cross-group penalty difference has magnitude less than </w:t>
      </w:r>
      <m:oMath>
        <m:r>
          <w:rPr>
            <w:rFonts w:ascii="Cambria Math" w:hAnsi="Cambria Math"/>
            <w:sz w:val="22"/>
            <w:szCs w:val="22"/>
          </w:rPr>
          <m:t>λ</m:t>
        </m:r>
      </m:oMath>
      <w:r>
        <w:t xml:space="preserve">. At </w:t>
      </w:r>
      <m:oMath>
        <m:r>
          <w:rPr>
            <w:rFonts w:ascii="Cambria Math" w:hAnsi="Cambria Math"/>
            <w:sz w:val="22"/>
            <w:szCs w:val="22"/>
          </w:rPr>
          <m:t>λ</m:t>
        </m:r>
      </m:oMath>
      <w:r>
        <w:t xml:space="preserve"> = 0, both quantities are zero. Thus a performance advantage greater than </w:t>
      </w:r>
      <m:oMath>
        <m:r>
          <w:rPr>
            <w:rFonts w:ascii="Cambria Math" w:hAnsi="Cambria Math"/>
            <w:sz w:val="22"/>
            <w:szCs w:val="22"/>
          </w:rPr>
          <m:t>λ</m:t>
        </m:r>
      </m:oMath>
      <w:r>
        <w:t xml:space="preserve"> cannot be reversed by this raw congestion term alone. The practical influence of </w:t>
      </w:r>
      <m:oMath>
        <m:r>
          <w:rPr>
            <w:rFonts w:ascii="Cambria Math" w:hAnsi="Cambria Math"/>
            <w:sz w:val="22"/>
            <w:szCs w:val="22"/>
          </w:rPr>
          <m:t>λ</m:t>
        </m:r>
      </m:oMath>
      <w:r>
        <w:t xml:space="preserve"> also depends on the observed spread of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If all groups have nearly equal congestion, the differential penalty may be small even when its common level is large.</w:t>
      </w:r>
    </w:p>
    <w:p w14:paraId="4FDF023D" w14:textId="77777777" w:rsidR="00927B5E" w:rsidRDefault="00000000">
      <w:pPr>
        <w:pStyle w:val="BodyText"/>
      </w:pPr>
      <w:r>
        <w:t xml:space="preserve">For a fixed population, fixed groups, and a fixed threshold, each score is linear in </w:t>
      </w:r>
      <m:oMath>
        <m:r>
          <w:rPr>
            <w:rFonts w:ascii="Cambria Math" w:hAnsi="Cambria Math"/>
            <w:sz w:val="22"/>
            <w:szCs w:val="22"/>
          </w:rPr>
          <m:t>λ</m:t>
        </m:r>
      </m:oMath>
      <w:r>
        <w:t>. Pairwise rankings can change only at crossing values of the form derived in Section 4.4.4. Between crossing values, deterministic top-</w:t>
      </w:r>
      <m:oMath>
        <m:r>
          <w:rPr>
            <w:rFonts w:ascii="Cambria Math" w:hAnsi="Cambria Math"/>
            <w:sz w:val="22"/>
            <w:szCs w:val="22"/>
          </w:rPr>
          <m:t>K</m:t>
        </m:r>
      </m:oMath>
      <w: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5E5BEF">
        <w:t>Figure 4-2</w:t>
      </w:r>
      <w:r w:rsidR="005E5BEF">
        <w:noBreakHyphen/>
      </w:r>
      <w:r w:rsidR="007E58FD">
        <w:fldChar w:fldCharType="end"/>
      </w:r>
      <w:r w:rsidR="00BD0C74">
        <w:t xml:space="preserve"> follows nine individuals in three fixed groups as </w:t>
      </w:r>
      <m:oMath>
        <m:r>
          <w:rPr>
            <w:rFonts w:ascii="Cambria Math" w:hAnsi="Cambria Math"/>
            <w:sz w:val="22"/>
            <w:szCs w:val="22"/>
          </w:rPr>
          <m:t>λ</m:t>
        </m:r>
      </m:oMath>
      <w:r w:rsidR="00BD0C74">
        <w:t xml:space="preserve"> increases, </w:t>
      </w:r>
      <w:r w:rsidR="00BD0C74">
        <w:lastRenderedPageBreak/>
        <w:t>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3965C6C3" w14:textId="77777777" w:rsidR="00BD0C74" w:rsidRDefault="00927B5E" w:rsidP="00E21165">
      <w:pPr>
        <w:pStyle w:val="Illustration"/>
        <w:keepNext/>
      </w:pPr>
      <w:r>
        <w:rPr>
          <w:noProof/>
        </w:rPr>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1086F033" w14:textId="77777777" w:rsidR="00927B5E" w:rsidRDefault="00BD0C74" w:rsidP="00E21165">
      <w:pPr>
        <w:pStyle w:val="Caption"/>
      </w:pPr>
      <w:bookmarkStart w:id="126" w:name="Chapter4Figure2"/>
      <w:bookmarkStart w:id="127" w:name="_Ref242721199"/>
      <w:r>
        <w:t>Figure 4-</w:t>
      </w:r>
      <w:fldSimple w:instr=" SEQ Figure \* ARABIC ">
        <w:r w:rsidR="005E5BEF">
          <w:rPr>
            <w:noProof/>
          </w:rPr>
          <w:t>2</w:t>
        </w:r>
      </w:fldSimple>
      <w:bookmarkEnd w:id="126"/>
      <w:bookmarkEnd w:id="127"/>
      <w:r>
        <w:t xml:space="preserve">. </w:t>
      </w:r>
      <w:r w:rsidRPr="007D56E8">
        <w:t xml:space="preserve"> </w:t>
      </w:r>
      <w:r w:rsidRPr="00E21165">
        <w:rPr>
          <w:rStyle w:val="CaptionTitle"/>
        </w:rPr>
        <w:t>Continuous score changes and discrete changes in selection.</w:t>
      </w:r>
      <w:r>
        <w:rPr>
          <w:rStyle w:val="CaptionTitle"/>
          <w:bCs w:val="0"/>
        </w:rPr>
        <w:t xml:space="preserve"> </w:t>
      </w:r>
      <w:r>
        <w:t xml:space="preserve">Nine illustrative individuals belong to three groups of three. Competitive relevance is calculated using </w:t>
      </w:r>
      <m:oMath>
        <m:r>
          <w:rPr>
            <w:rFonts w:ascii="Cambria Math" w:hAnsi="Cambria Math"/>
            <w:sz w:val="20"/>
            <w:szCs w:val="20"/>
          </w:rPr>
          <m:t>θ=1</m:t>
        </m:r>
      </m:oMath>
      <w:r>
        <w:t xml:space="preserve"> and </w:t>
      </w:r>
      <m:oMath>
        <m:r>
          <w:rPr>
            <w:rFonts w:ascii="Cambria Math" w:hAnsi="Cambria Math"/>
            <w:sz w:val="20"/>
            <w:szCs w:val="20"/>
          </w:rPr>
          <m:t>γ=2</m:t>
        </m:r>
      </m:oMath>
      <w:r>
        <w:t xml:space="preserve">, and each group’s roster pressure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j</m:t>
            </m:r>
          </m:sub>
        </m:sSub>
      </m:oMath>
      <w:r>
        <w:t xml:space="preserve"> is the mean relevance of all its members. Performance, membership, and roster pressure remain fixed while </w:t>
      </w:r>
      <m:oMath>
        <m:r>
          <w:rPr>
            <w:rFonts w:ascii="Cambria Math" w:hAnsi="Cambria Math"/>
            <w:sz w:val="20"/>
            <w:szCs w:val="20"/>
          </w:rPr>
          <m:t>λ</m:t>
        </m:r>
      </m:oMath>
      <w:r>
        <w:t xml:space="preserve"> varies. Panel A plots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-λ</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g</m:t>
            </m:r>
            <m:d>
              <m:dPr>
                <m:ctrlPr>
                  <w:rPr>
                    <w:rFonts w:ascii="Cambria Math" w:hAnsi="Cambria Math"/>
                    <w:sz w:val="20"/>
                    <w:szCs w:val="20"/>
                  </w:rPr>
                </m:ctrlPr>
              </m:dPr>
              <m:e>
                <m:r>
                  <w:rPr>
                    <w:rFonts w:ascii="Cambria Math" w:hAnsi="Cambria Math"/>
                    <w:sz w:val="20"/>
                    <w:szCs w:val="20"/>
                  </w:rPr>
                  <m:t>i</m:t>
                </m:r>
              </m:e>
            </m:d>
          </m:sub>
        </m:sSub>
      </m:oMath>
      <w:r>
        <w:t xml:space="preserve">; colors identify groups, and bold segments identify the global top three. Panel B records selection membership. At </w:t>
      </w:r>
      <m:oMath>
        <m:r>
          <w:rPr>
            <w:rFonts w:ascii="Cambria Math" w:hAnsi="Cambria Math"/>
            <w:sz w:val="20"/>
            <w:szCs w:val="20"/>
          </w:rPr>
          <m:t>λ≈0.336</m:t>
        </m:r>
      </m:oMath>
      <w:r>
        <w:t xml:space="preserve">, P7 replaces P2. At </w:t>
      </w:r>
      <m:oMath>
        <m:r>
          <w:rPr>
            <w:rFonts w:ascii="Cambria Math" w:hAnsi="Cambria Math"/>
            <w:sz w:val="20"/>
            <w:szCs w:val="20"/>
          </w:rPr>
          <m:t>λ≈0.617</m:t>
        </m:r>
      </m:oMath>
      <w:r>
        <w:t>, P4 overtakes P1, but both remain selected. Exact ties favor the lower person number. Inputs are illustrative, not fitted estimates.</w:t>
      </w:r>
    </w:p>
    <w:p w14:paraId="23B98156" w14:textId="77777777" w:rsidR="00143374" w:rsidRPr="00143374" w:rsidRDefault="00143374" w:rsidP="00C5784C"/>
    <w:p w14:paraId="1EA38B8C" w14:textId="77777777" w:rsidR="0064739C" w:rsidRPr="0064739C" w:rsidRDefault="0064739C" w:rsidP="0064739C">
      <w:pPr>
        <w:pStyle w:val="BodyText"/>
      </w:pPr>
      <w:r w:rsidRPr="0064739C">
        <w:t xml:space="preserve">Here we account for </w:t>
      </w:r>
      <w:r w:rsidRPr="0064739C">
        <w:rPr>
          <w:b/>
          <w:bCs/>
        </w:rPr>
        <w:t xml:space="preserve">two things changing when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Pr>
        <w:t xml:space="preserve"> increases</w:t>
      </w:r>
      <w:r w:rsidRPr="0064739C">
        <w:t>: the individual’s own performance term rises, and their competitive relevance raises the group’s shared roster pressure.</w:t>
      </w:r>
    </w:p>
    <w:p w14:paraId="032D4265" w14:textId="77777777" w:rsidR="0064739C" w:rsidRPr="0064739C" w:rsidRDefault="0064739C" w:rsidP="0064739C">
      <w:pPr>
        <w:pStyle w:val="BodyText"/>
      </w:pPr>
      <w:r w:rsidRPr="0064739C">
        <w:t xml:space="preserve">Let </w:t>
      </w:r>
      <m:oMath>
        <m:r>
          <w:rPr>
            <w:rFonts w:ascii="Cambria Math" w:hAnsi="Cambria Math"/>
            <w:sz w:val="22"/>
            <w:szCs w:val="22"/>
          </w:rPr>
          <m:t>j=g</m:t>
        </m:r>
        <m:d>
          <m:dPr>
            <m:ctrlPr>
              <w:rPr>
                <w:rFonts w:ascii="Cambria Math" w:hAnsi="Cambria Math"/>
                <w:sz w:val="22"/>
                <w:szCs w:val="22"/>
              </w:rPr>
            </m:ctrlPr>
          </m:dPr>
          <m:e>
            <m:r>
              <w:rPr>
                <w:rFonts w:ascii="Cambria Math" w:hAnsi="Cambria Math"/>
                <w:sz w:val="22"/>
                <w:szCs w:val="22"/>
              </w:rPr>
              <m:t>i</m:t>
            </m:r>
          </m:e>
        </m:d>
      </m:oMath>
      <w:r w:rsidRPr="0064739C">
        <w:t xml:space="preserve"> denote individual </w:t>
      </w:r>
      <m:oMath>
        <m:r>
          <w:rPr>
            <w:rFonts w:ascii="Cambria Math" w:hAnsi="Cambria Math"/>
            <w:sz w:val="22"/>
            <w:szCs w:val="22"/>
          </w:rPr>
          <m:t>i</m:t>
        </m:r>
      </m:oMath>
      <w:r w:rsidRPr="0064739C">
        <w:t xml:space="preserve">’s group,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t xml:space="preserve"> members. Our score is</w:t>
      </w:r>
    </w:p>
    <w:p w14:paraId="7A58C992"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oMath>
      </m:oMathPara>
    </w:p>
    <w:p w14:paraId="3B39DEAD" w14:textId="77777777" w:rsidR="0064739C" w:rsidRPr="0064739C" w:rsidRDefault="0064739C" w:rsidP="0064739C">
      <w:pPr>
        <w:pStyle w:val="BodyText"/>
      </w:pPr>
      <w:r w:rsidRPr="0064739C">
        <w:t>where</w:t>
      </w:r>
    </w:p>
    <w:p w14:paraId="36206E30"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sup>
              </m:sSup>
            </m:den>
          </m:f>
          <m:r>
            <w:rPr>
              <w:rFonts w:ascii="Cambria Math" w:hAnsi="Cambria Math"/>
              <w:sz w:val="22"/>
              <w:szCs w:val="22"/>
            </w:rPr>
            <m:t>.</m:t>
          </m:r>
        </m:oMath>
      </m:oMathPara>
    </w:p>
    <w:p w14:paraId="152FEB07" w14:textId="77777777" w:rsidR="0064739C" w:rsidRPr="0064739C" w:rsidRDefault="0064739C" w:rsidP="0064739C">
      <w:pPr>
        <w:pStyle w:val="BodyText"/>
      </w:pPr>
      <w:r w:rsidRPr="0064739C">
        <w:t xml:space="preserve">We hold group membership, the other members’ performances, and </w:t>
      </w:r>
      <m:oMath>
        <m:r>
          <w:rPr>
            <w:rFonts w:ascii="Cambria Math" w:hAnsi="Cambria Math"/>
            <w:sz w:val="22"/>
            <w:szCs w:val="22"/>
          </w:rPr>
          <m:t>λ,γ,θ</m:t>
        </m:r>
      </m:oMath>
      <w:r w:rsidRPr="0064739C">
        <w:t xml:space="preserve"> fixed. In particular, </w:t>
      </w:r>
      <w:r w:rsidRPr="0064739C">
        <w:rPr>
          <w:b/>
          <w:bCs/>
        </w:rPr>
        <w:t xml:space="preserve">we do not recalculate the threshold as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Pr>
        <w:t xml:space="preserve"> changes</w:t>
      </w:r>
      <w:r w:rsidRPr="0064739C">
        <w:t>.</w:t>
      </w:r>
    </w:p>
    <w:p w14:paraId="6A5818DF" w14:textId="77777777" w:rsidR="0064739C" w:rsidRPr="0064739C" w:rsidRDefault="0064739C" w:rsidP="0064739C">
      <w:pPr>
        <w:pStyle w:val="BodyText"/>
      </w:pPr>
      <w:r w:rsidRPr="0064739C">
        <w:t>First, separate the focal individual’s competitive relevance from everyone else’s:</w:t>
      </w:r>
    </w:p>
    <w:p w14:paraId="50BF1F18"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nary>
                <m:naryPr>
                  <m:chr m:val="∑"/>
                  <m:limLoc m:val="undOvr"/>
                  <m:supHide m:val="1"/>
                  <m:ctrlPr>
                    <w:rPr>
                      <w:rFonts w:ascii="Cambria Math" w:hAnsi="Cambria Math"/>
                      <w:sz w:val="22"/>
                      <w:szCs w:val="22"/>
                    </w:rPr>
                  </m:ctrlPr>
                </m:naryPr>
                <m:sub>
                  <m:eqArr>
                    <m:eqArrPr>
                      <m:ctrlPr>
                        <w:rPr>
                          <w:rFonts w:ascii="Cambria Math" w:hAnsi="Cambria Math"/>
                          <w:sz w:val="22"/>
                          <w:szCs w:val="22"/>
                        </w:rPr>
                      </m:ctrlPr>
                    </m:eqArrPr>
                    <m:e>
                      <m:r>
                        <w:rPr>
                          <w:rFonts w:ascii="Cambria Math" w:hAnsi="Cambria Math"/>
                          <w:sz w:val="22"/>
                          <w:szCs w:val="22"/>
                        </w:rPr>
                        <m:t>h∈j</m:t>
                      </m:r>
                    </m:e>
                    <m:e>
                      <m:r>
                        <w:rPr>
                          <w:rFonts w:ascii="Cambria Math" w:hAnsi="Cambria Math"/>
                          <w:sz w:val="22"/>
                          <w:szCs w:val="22"/>
                        </w:rPr>
                        <m:t>h≠i</m:t>
                      </m:r>
                    </m:e>
                  </m:eqAr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e>
          </m:d>
          <m:r>
            <w:rPr>
              <w:rFonts w:ascii="Cambria Math" w:hAnsi="Cambria Math"/>
              <w:sz w:val="22"/>
              <w:szCs w:val="22"/>
            </w:rPr>
            <m:t>.</m:t>
          </m:r>
        </m:oMath>
      </m:oMathPara>
    </w:p>
    <w:p w14:paraId="4F18ADC4" w14:textId="77777777" w:rsidR="0064739C" w:rsidRPr="0064739C" w:rsidRDefault="0064739C" w:rsidP="0064739C">
      <w:pPr>
        <w:pStyle w:val="BodyText"/>
      </w:pPr>
      <w:r w:rsidRPr="0064739C">
        <w:t xml:space="preserve">Differentiate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t xml:space="preserve">. The derivative of the first term is one. Within the parentheses, only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rsidRPr="0064739C">
        <w:t xml:space="preserve"> changes:</w:t>
      </w:r>
    </w:p>
    <w:p w14:paraId="00CF0E13"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m:t>
          </m:r>
        </m:oMath>
      </m:oMathPara>
    </w:p>
    <w:p w14:paraId="225BA886" w14:textId="77777777" w:rsidR="0064739C" w:rsidRPr="0064739C" w:rsidRDefault="0064739C" w:rsidP="0064739C">
      <w:pPr>
        <w:pStyle w:val="BodyText"/>
      </w:pPr>
      <w:r w:rsidRPr="0064739C">
        <w:t>Using the derivative we just established,</w:t>
      </w:r>
    </w:p>
    <w:p w14:paraId="315CEA4F"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oMath>
      </m:oMathPara>
    </w:p>
    <w:p w14:paraId="54959E92" w14:textId="77777777" w:rsidR="0064739C" w:rsidRPr="0064739C" w:rsidRDefault="0064739C" w:rsidP="0064739C">
      <w:pPr>
        <w:pStyle w:val="BodyText"/>
      </w:pPr>
      <w:r w:rsidRPr="0064739C">
        <w:t>we obtain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1637A31" w14:textId="77777777">
        <w:trPr>
          <w:cantSplit/>
        </w:trPr>
        <w:tc>
          <w:tcPr>
            <w:tcW w:w="8496" w:type="dxa"/>
            <w:vAlign w:val="center"/>
          </w:tcPr>
          <w:p w14:paraId="0AF11C46" w14:textId="77777777" w:rsidR="0064739C" w:rsidRPr="0064739C" w:rsidRDefault="00000000" w:rsidP="0064739C">
            <w:pPr>
              <w:pStyle w:val="BodyText"/>
            </w:pPr>
            <m:oMathPara>
              <m:oMath>
                <m:borderBox>
                  <m:borderBoxPr>
                    <m:ctrlPr>
                      <w:rPr>
                        <w:rFonts w:ascii="Cambria Math" w:hAnsi="Cambria Math"/>
                        <w:sz w:val="22"/>
                        <w:szCs w:val="22"/>
                      </w:rPr>
                    </m:ctrlPr>
                  </m:borderBoxPr>
                  <m:e>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e>
                </m:borderBox>
              </m:oMath>
            </m:oMathPara>
          </w:p>
        </w:tc>
        <w:tc>
          <w:tcPr>
            <w:tcW w:w="864" w:type="dxa"/>
            <w:vAlign w:val="center"/>
          </w:tcPr>
          <w:p w14:paraId="5ED66166" w14:textId="77777777" w:rsidR="00D951E9" w:rsidRDefault="00000000">
            <w:pPr>
              <w:spacing w:after="0" w:line="240" w:lineRule="auto"/>
              <w:jc w:val="right"/>
            </w:pPr>
            <w:r>
              <w:t>(</w:t>
            </w:r>
            <w:bookmarkStart w:id="128" w:name="Eq_4_25"/>
            <w:r>
              <w:t>4.</w:t>
            </w:r>
            <w:fldSimple w:instr=" SEQ EqChapterFour \* ARABIC ">
              <w:r w:rsidR="00D951E9">
                <w:t>25</w:t>
              </w:r>
            </w:fldSimple>
            <w:bookmarkEnd w:id="128"/>
            <w:r>
              <w:t>)</w:t>
            </w:r>
          </w:p>
        </w:tc>
      </w:tr>
    </w:tbl>
    <w:p w14:paraId="40539878" w14:textId="77777777" w:rsidR="0064739C" w:rsidRPr="0064739C" w:rsidRDefault="0064739C" w:rsidP="0064739C">
      <w:pPr>
        <w:pStyle w:val="BodyText"/>
      </w:pPr>
      <w:r w:rsidRPr="0064739C">
        <w:rPr>
          <w:b/>
          <w:bCs/>
        </w:rPr>
        <w:t>The first term represents the direct gain from higher performance. The second represents the additional congestion penalty arising because that individual now contributes more competitive relevance to the group average.</w:t>
      </w:r>
      <w:r w:rsidRPr="0064739C">
        <w:t xml:space="preserve"> Division by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t xml:space="preserve"> reflects that one person’s change is spread across the full roster.</w:t>
      </w:r>
    </w:p>
    <w:p w14:paraId="620D184C" w14:textId="77777777" w:rsidR="0064739C" w:rsidRPr="0064739C" w:rsidRDefault="0064739C" w:rsidP="0064739C">
      <w:pPr>
        <w:pStyle w:val="BodyText"/>
      </w:pPr>
      <w:r w:rsidRPr="0064739C">
        <w:t>Because</w:t>
      </w:r>
    </w:p>
    <w:p w14:paraId="2B69FA3F"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4</m:t>
              </m:r>
            </m:den>
          </m:f>
          <m:r>
            <w:rPr>
              <w:rFonts w:ascii="Cambria Math" w:hAnsi="Cambria Math"/>
              <w:sz w:val="22"/>
              <w:szCs w:val="22"/>
            </w:rPr>
            <m:t>,</m:t>
          </m:r>
        </m:oMath>
      </m:oMathPara>
    </w:p>
    <w:p w14:paraId="1BB2062D" w14:textId="77777777" w:rsidR="0064739C" w:rsidRPr="0064739C" w:rsidRDefault="0064739C" w:rsidP="0064739C">
      <w:pPr>
        <w:pStyle w:val="BodyText"/>
      </w:pPr>
      <w:r w:rsidRPr="0064739C">
        <w:t>we have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BACCE34" w14:textId="77777777">
        <w:trPr>
          <w:cantSplit/>
        </w:trPr>
        <w:tc>
          <w:tcPr>
            <w:tcW w:w="8496" w:type="dxa"/>
            <w:vAlign w:val="center"/>
          </w:tcPr>
          <w:p w14:paraId="17A3A42C"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r>
                  <w:rPr>
                    <w:rFonts w:ascii="Cambria Math" w:hAnsi="Cambria Math"/>
                    <w:sz w:val="22"/>
                    <w:szCs w:val="22"/>
                  </w:rPr>
                  <m:t>.</m:t>
                </m:r>
              </m:oMath>
            </m:oMathPara>
          </w:p>
        </w:tc>
        <w:tc>
          <w:tcPr>
            <w:tcW w:w="864" w:type="dxa"/>
            <w:vAlign w:val="center"/>
          </w:tcPr>
          <w:p w14:paraId="7BDDEBD2" w14:textId="77777777" w:rsidR="00D951E9" w:rsidRDefault="00000000">
            <w:pPr>
              <w:spacing w:after="0" w:line="240" w:lineRule="auto"/>
              <w:jc w:val="right"/>
            </w:pPr>
            <w:r>
              <w:t>(</w:t>
            </w:r>
            <w:bookmarkStart w:id="129" w:name="Eq_4_26"/>
            <w:r>
              <w:t>4.</w:t>
            </w:r>
            <w:fldSimple w:instr=" SEQ EqChapterFour \* ARABIC ">
              <w:r w:rsidR="00D951E9">
                <w:t>26</w:t>
              </w:r>
            </w:fldSimple>
            <w:bookmarkEnd w:id="129"/>
            <w:r>
              <w:t>)</w:t>
            </w:r>
          </w:p>
        </w:tc>
      </w:tr>
    </w:tbl>
    <w:p w14:paraId="7F6F5E8E" w14:textId="77777777" w:rsidR="0064739C" w:rsidRPr="0064739C" w:rsidRDefault="0064739C" w:rsidP="0064739C">
      <w:pPr>
        <w:pStyle w:val="BodyText"/>
      </w:pPr>
      <w:r w:rsidRPr="0064739C">
        <w:t>Therefore,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F47ED15" w14:textId="77777777">
        <w:trPr>
          <w:cantSplit/>
        </w:trPr>
        <w:tc>
          <w:tcPr>
            <w:tcW w:w="8496" w:type="dxa"/>
            <w:vAlign w:val="center"/>
          </w:tcPr>
          <w:p w14:paraId="6E8B5A3B" w14:textId="77777777" w:rsidR="0064739C" w:rsidRPr="0064739C" w:rsidRDefault="00000000" w:rsidP="0064739C">
            <w:pPr>
              <w:pStyle w:val="BodyText"/>
            </w:pPr>
            <m:oMathPara>
              <m:oMath>
                <m:borderBox>
                  <m:borderBoxPr>
                    <m:ctrlPr>
                      <w:rPr>
                        <w:rFonts w:ascii="Cambria Math" w:hAnsi="Cambria Math"/>
                        <w:sz w:val="22"/>
                        <w:szCs w:val="22"/>
                      </w:rPr>
                    </m:ctrlPr>
                  </m:borderBoxPr>
                  <m:e>
                    <m:r>
                      <w:rPr>
                        <w:rFonts w:ascii="Cambria Math" w:hAnsi="Cambria Math"/>
                        <w:sz w:val="22"/>
                        <w:szCs w:val="22"/>
                      </w:rPr>
                      <m:t>λγ&lt;4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borderBox>
              </m:oMath>
            </m:oMathPara>
          </w:p>
        </w:tc>
        <w:tc>
          <w:tcPr>
            <w:tcW w:w="864" w:type="dxa"/>
            <w:vAlign w:val="center"/>
          </w:tcPr>
          <w:p w14:paraId="731171CE" w14:textId="77777777" w:rsidR="00D951E9" w:rsidRDefault="00000000">
            <w:pPr>
              <w:spacing w:after="0" w:line="240" w:lineRule="auto"/>
              <w:jc w:val="right"/>
            </w:pPr>
            <w:r>
              <w:t>(</w:t>
            </w:r>
            <w:bookmarkStart w:id="130" w:name="Eq_4_27"/>
            <w:r>
              <w:t>4.</w:t>
            </w:r>
            <w:fldSimple w:instr=" SEQ EqChapterFour \* ARABIC ">
              <w:r w:rsidR="00D951E9">
                <w:t>27</w:t>
              </w:r>
            </w:fldSimple>
            <w:bookmarkEnd w:id="130"/>
            <w:r>
              <w:t>)</w:t>
            </w:r>
          </w:p>
        </w:tc>
      </w:tr>
    </w:tbl>
    <w:p w14:paraId="055F4B93" w14:textId="77777777" w:rsidR="0064739C" w:rsidRPr="0064739C" w:rsidRDefault="0064739C" w:rsidP="0064739C">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14:paraId="33E2ED24" w14:textId="77777777" w:rsidR="0064739C" w:rsidRPr="0064739C" w:rsidRDefault="0064739C" w:rsidP="0064739C">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hAnsi="Cambria Math"/>
            <w:sz w:val="22"/>
            <w:szCs w:val="22"/>
          </w:rPr>
          <m:t>h</m:t>
        </m:r>
      </m:oMath>
      <w:r w:rsidRPr="0064739C">
        <w:t>,</w:t>
      </w:r>
    </w:p>
    <w:p w14:paraId="23B05466"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oMath>
      </m:oMathPara>
    </w:p>
    <w:p w14:paraId="3EA28A1F" w14:textId="77777777" w:rsidR="00CB3150" w:rsidRDefault="0064739C" w:rsidP="0064739C">
      <w:pPr>
        <w:pStyle w:val="BodyText"/>
      </w:pPr>
      <w:r w:rsidRPr="0064739C">
        <w:t xml:space="preserve">Thus, holding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4739C">
        <w:t xml:space="preserve"> fixed, an increase in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t xml:space="preserve"> always improves </w:t>
      </w:r>
      <m:oMath>
        <m:r>
          <w:rPr>
            <w:rFonts w:ascii="Cambria Math" w:hAnsi="Cambria Math"/>
            <w:sz w:val="22"/>
            <w:szCs w:val="22"/>
          </w:rPr>
          <m:t>i</m:t>
        </m:r>
      </m:oMath>
      <w:r w:rsidRPr="0064739C">
        <w:t xml:space="preserve">’s standing relative to that teammate, even in a parameter regime where </w:t>
      </w:r>
      <m:oMath>
        <m:r>
          <w:rPr>
            <w:rFonts w:ascii="Cambria Math" w:hAnsi="Cambria Math"/>
            <w:sz w:val="22"/>
            <w:szCs w:val="22"/>
          </w:rPr>
          <m:t>i</m:t>
        </m:r>
      </m:oMath>
      <w:r w:rsidRPr="0064739C">
        <w:t>’s own adjusted score decreases.</w:t>
      </w:r>
    </w:p>
    <w:p w14:paraId="7C99A285" w14:textId="77777777" w:rsidR="00CB3150" w:rsidRDefault="00000000">
      <w:pPr>
        <w:pStyle w:val="Heading2"/>
      </w:pPr>
      <w:bookmarkStart w:id="131" w:name="scarcity-and-the-selection-margin"/>
      <w:bookmarkEnd w:id="125"/>
      <w:r>
        <w:lastRenderedPageBreak/>
        <w:t>4.5.3 Scarcity and the selection margin</w:t>
      </w:r>
    </w:p>
    <w:p w14:paraId="2CFCD1A9" w14:textId="77777777" w:rsidR="00471E0D" w:rsidRPr="00471E0D" w:rsidRDefault="009A1126" w:rsidP="00471E0D">
      <w:r>
        <w:t xml:space="preserve">We focus on advancement under scarce opportunities, where meeting a qualification standard does not guarantee selection.  </w:t>
      </w:r>
      <w:r w:rsidR="00471E0D" w:rsidRPr="00471E0D">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7A041848" w14:textId="77777777" w:rsidR="00471E0D" w:rsidRPr="00471E0D" w:rsidRDefault="00471E0D" w:rsidP="00471E0D">
      <w:r w:rsidRPr="00471E0D">
        <w:t xml:space="preserve">Let </w:t>
      </w:r>
      <m:oMath>
        <m:r>
          <w:rPr>
            <w:rFonts w:ascii="Cambria Math" w:hAnsi="Cambria Math"/>
            <w:sz w:val="22"/>
            <w:szCs w:val="22"/>
          </w:rPr>
          <m:t>N</m:t>
        </m:r>
      </m:oMath>
      <w:r w:rsidRPr="00471E0D">
        <w:t xml:space="preserve"> denote the number of individuals competing for </w:t>
      </w:r>
      <m:oMath>
        <m:r>
          <w:rPr>
            <w:rFonts w:ascii="Cambria Math" w:hAnsi="Cambria Math"/>
            <w:sz w:val="22"/>
            <w:szCs w:val="22"/>
          </w:rPr>
          <m:t>K</m:t>
        </m:r>
      </m:oMath>
      <w:r w:rsidRPr="00471E0D">
        <w:t xml:space="preserve"> available places. The selection fraction </w:t>
      </w:r>
      <m:oMath>
        <m:r>
          <w:rPr>
            <w:rFonts w:ascii="Cambria Math" w:hAnsi="Cambria Math"/>
            <w:sz w:val="22"/>
            <w:szCs w:val="22"/>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0A2484D6" w14:textId="77777777" w:rsidR="00432E89" w:rsidRPr="00471E0D" w:rsidRDefault="00432E89" w:rsidP="00471E0D">
      <w:r w:rsidRPr="00432E89">
        <w:t xml:space="preserve">The competitive-relevance threshold </w:t>
      </w:r>
      <m:oMath>
        <m:r>
          <w:rPr>
            <w:rFonts w:ascii="Cambria Math" w:hAnsi="Cambria Math"/>
            <w:sz w:val="22"/>
            <w:szCs w:val="22"/>
          </w:rPr>
          <m:t>θ</m:t>
        </m:r>
      </m:oMath>
      <w:r w:rsidRPr="00432E89">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hAnsi="Cambria Math"/>
            <w:sz w:val="22"/>
            <w:szCs w:val="22"/>
          </w:rPr>
          <m:t>θ</m:t>
        </m:r>
      </m:oMath>
      <w:r w:rsidRPr="00432E89">
        <w:t xml:space="preserve"> in relation to scarcity: holding the performance distribution fixed, a smaller selection fraction should generally correspond to a higher reference threshold. </w:t>
      </w:r>
      <w: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3608B0D4" w14:textId="77777777" w:rsidR="00471E0D" w:rsidRPr="00471E0D" w:rsidRDefault="00A5330A" w:rsidP="00471E0D">
      <w:r>
        <w:t xml:space="preserve">The competitive-relevance threshold </w:t>
      </w:r>
      <m:oMath>
        <m:r>
          <w:rPr>
            <w:rFonts w:ascii="Cambria Math" w:hAnsi="Cambria Math"/>
            <w:sz w:val="22"/>
            <w:szCs w:val="22"/>
          </w:rPr>
          <m:t>θ</m:t>
        </m:r>
      </m:oMath>
      <w:r>
        <w:t xml:space="preserve"> identifies the performance level around which individuals count strongly toward roster pressure; it does not determine who ultimately receives a place.  </w:t>
      </w:r>
      <w:r w:rsidR="00471E0D" w:rsidRPr="00471E0D">
        <w:t xml:space="preserve">The threshold is used first to calculate competitive relevance and, from it, </w:t>
      </w:r>
      <w:r w:rsidR="00471E0D" w:rsidRPr="00471E0D">
        <w:lastRenderedPageBreak/>
        <w:t xml:space="preserve">each group’s roster pressure. Roster pressure then adjusts individual scores, after which the selection rule allocates the </w:t>
      </w:r>
      <m:oMath>
        <m:r>
          <w:rPr>
            <w:rFonts w:ascii="Cambria Math" w:hAnsi="Cambria Math"/>
            <w:sz w:val="22"/>
            <w:szCs w:val="22"/>
          </w:rPr>
          <m:t>K</m:t>
        </m:r>
      </m:oMath>
      <w:r w:rsidR="004E37D4">
        <w:t xml:space="preserve"> </w:t>
      </w:r>
      <w:r w:rsidR="00471E0D" w:rsidRPr="00471E0D">
        <w:t xml:space="preserve">available places. An individual above </w:t>
      </w:r>
      <m:oMath>
        <m:r>
          <w:rPr>
            <w:rFonts w:ascii="Cambria Math" w:hAnsi="Cambria Math"/>
            <w:sz w:val="22"/>
            <w:szCs w:val="22"/>
          </w:rPr>
          <m:t>θ</m:t>
        </m:r>
      </m:oMath>
      <w:r w:rsidR="00471E0D" w:rsidRPr="00471E0D">
        <w:t xml:space="preserve"> is therefore not guaranteed selection, and an individual below it is not automatically excluded. </w:t>
      </w:r>
      <w:r w:rsidR="00143374">
        <w:t xml:space="preserve">For finite positive </w:t>
      </w:r>
      <m:oMath>
        <m:r>
          <w:rPr>
            <w:rFonts w:ascii="Cambria Math" w:hAnsi="Cambria Math"/>
            <w:sz w:val="22"/>
            <w:szCs w:val="22"/>
          </w:rPr>
          <m:t>γ</m:t>
        </m:r>
      </m:oMath>
      <w:r w:rsidR="00143374">
        <w:t xml:space="preserve">, competitive relevance changes smoothly around the threshold, with larger values of </w:t>
      </w:r>
      <m:oMath>
        <m:r>
          <w:rPr>
            <w:rFonts w:ascii="Cambria Math" w:hAnsi="Cambria Math"/>
            <w:sz w:val="22"/>
            <w:szCs w:val="22"/>
          </w:rPr>
          <m:t>γ</m:t>
        </m:r>
      </m:oMath>
      <w:r w:rsidR="00143374">
        <w:t xml:space="preserve"> producing a sharper transition. Selection then depends on the adjusted scores and the selection rule.</w:t>
      </w:r>
    </w:p>
    <w:p w14:paraId="06747981" w14:textId="77777777" w:rsidR="00432E89" w:rsidRPr="00471E0D" w:rsidRDefault="00432E89" w:rsidP="00471E0D">
      <w:r>
        <w:t xml:space="preserve">Scarcity and competitive relevance therefore enter through distinct parameters. The number of places </w:t>
      </w:r>
      <m:oMath>
        <m:r>
          <w:rPr>
            <w:rFonts w:ascii="Cambria Math" w:hAnsi="Cambria Math"/>
            <w:sz w:val="22"/>
            <w:szCs w:val="22"/>
          </w:rPr>
          <m:t>K</m:t>
        </m:r>
      </m:oMath>
      <w:r>
        <w:t xml:space="preserve"> directly limits how many individuals advance, while </w:t>
      </w:r>
      <m:oMath>
        <m:r>
          <w:rPr>
            <w:rFonts w:ascii="Cambria Math" w:hAnsi="Cambria Math"/>
            <w:sz w:val="22"/>
            <w:szCs w:val="22"/>
          </w:rPr>
          <m:t>θ</m:t>
        </m:r>
      </m:oMath>
      <w:r>
        <w:t xml:space="preserve"> determines which performances contribute strongly to roster pressure. Choosing </w:t>
      </w:r>
      <m:oMath>
        <m:r>
          <w:rPr>
            <w:rFonts w:ascii="Cambria Math" w:hAnsi="Cambria Math"/>
            <w:sz w:val="22"/>
            <w:szCs w:val="22"/>
          </w:rPr>
          <m:t>θ</m:t>
        </m:r>
      </m:oMath>
      <w:r>
        <w:t xml:space="preserve"> in relation to </w:t>
      </w:r>
      <m:oMath>
        <m:r>
          <w:rPr>
            <w:rFonts w:ascii="Cambria Math" w:hAnsi="Cambria Math"/>
            <w:sz w:val="22"/>
            <w:szCs w:val="22"/>
          </w:rPr>
          <m:t>K/N</m:t>
        </m:r>
      </m:oMath>
      <w:r>
        <w:t xml:space="preserve"> connects these two parts of the model, but doing so requires an explicit threshold rule. </w:t>
      </w:r>
      <w:r w:rsidR="00A5330A">
        <w:fldChar w:fldCharType="begin"/>
      </w:r>
      <w:r w:rsidR="00A5330A">
        <w:instrText xml:space="preserve"> REF Chapter4Figure3 \h </w:instrText>
      </w:r>
      <w:r w:rsidR="00A5330A">
        <w:fldChar w:fldCharType="separate"/>
      </w:r>
      <w:r w:rsidR="005E5BEF">
        <w:t>Figure 4-3</w:t>
      </w:r>
      <w:r w:rsidR="005E5BEF">
        <w:noBreakHyphen/>
      </w:r>
      <w:r w:rsidR="00A5330A">
        <w:fldChar w:fldCharType="end"/>
      </w:r>
      <w:r>
        <w:t xml:space="preserve"> illustrates one such rule without establishing it as the general specification.</w:t>
      </w:r>
    </w:p>
    <w:p w14:paraId="3D65FE17" w14:textId="77777777" w:rsidR="00A5330A" w:rsidRPr="00471E0D" w:rsidRDefault="00A5330A" w:rsidP="00471E0D">
      <w:r>
        <w:t xml:space="preserve">A lower roster-pressure value does not necessarily mean that advancement has become easier. With performances and </w:t>
      </w:r>
      <m:oMath>
        <m:r>
          <w:rPr>
            <w:rFonts w:ascii="Cambria Math" w:hAnsi="Cambria Math"/>
            <w:sz w:val="22"/>
            <w:szCs w:val="22"/>
          </w:rPr>
          <m:t>γ</m:t>
        </m:r>
      </m:oMath>
      <w:r>
        <w:t xml:space="preserve"> held fixed, a higher </w:t>
      </w:r>
      <m:oMath>
        <m:r>
          <w:rPr>
            <w:rFonts w:ascii="Cambria Math" w:hAnsi="Cambria Math"/>
            <w:sz w:val="22"/>
            <w:szCs w:val="22"/>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0CD182FD" w14:textId="77777777" w:rsidR="00432E89" w:rsidRPr="00471E0D" w:rsidRDefault="00A5330A" w:rsidP="00471E0D">
      <w:r>
        <w:t xml:space="preserve">To isolate the effect of the congestion adjustment, we compare performance-only scoring with congestion-adjusted scoring while holding the population, group memberships, and number of available places fixed.  </w:t>
      </w:r>
      <w:r w:rsidR="00432E89">
        <w:t xml:space="preserve">We specify </w:t>
      </w:r>
      <m:oMath>
        <m:r>
          <w:rPr>
            <w:rFonts w:ascii="Cambria Math" w:hAnsi="Cambria Math"/>
            <w:sz w:val="22"/>
            <w:szCs w:val="22"/>
          </w:rPr>
          <m:t>θ</m:t>
        </m:r>
      </m:oMath>
      <w:r w:rsidR="00432E89">
        <w:t xml:space="preserve">, </w:t>
      </w:r>
      <m:oMath>
        <m:r>
          <w:rPr>
            <w:rFonts w:ascii="Cambria Math" w:hAnsi="Cambria Math"/>
            <w:sz w:val="22"/>
            <w:szCs w:val="22"/>
          </w:rPr>
          <m:t>γ</m:t>
        </m:r>
      </m:oMath>
      <w:r w:rsidR="00432E89">
        <w:t xml:space="preserve">, and </w:t>
      </w:r>
      <m:oMath>
        <m:r>
          <w:rPr>
            <w:rFonts w:ascii="Cambria Math" w:hAnsi="Cambria Math"/>
            <w:sz w:val="22"/>
            <w:szCs w:val="22"/>
          </w:rPr>
          <m:t>λ</m:t>
        </m:r>
      </m:oMath>
      <w:r w:rsidR="00432E89">
        <w:t xml:space="preserve"> for the congestion-adjusted calculation and compare its selected set with the performance-only benchmark. Under deterministic top-</w:t>
      </w:r>
      <m:oMath>
        <m:r>
          <w:rPr>
            <w:rFonts w:ascii="Cambria Math" w:hAnsi="Cambria Math"/>
            <w:sz w:val="22"/>
            <w:szCs w:val="22"/>
          </w:rPr>
          <m:t>K</m:t>
        </m:r>
      </m:oMath>
      <w:r w:rsidR="00432E89">
        <w:t xml:space="preserve"> selection, differences between those sets arise from the score adjustment. When comparing these differences across levels of scarcity, we must also state whether and how the threshold changes.</w:t>
      </w:r>
    </w:p>
    <w:p w14:paraId="5C9AD416" w14:textId="77777777" w:rsidR="00471E0D" w:rsidRPr="00471E0D" w:rsidRDefault="00471E0D" w:rsidP="00471E0D">
      <w:r w:rsidRPr="00471E0D">
        <w:lastRenderedPageBreak/>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sz w:val="22"/>
            <w:szCs w:val="22"/>
          </w:rPr>
          <m:t>W</m:t>
        </m:r>
      </m:oMath>
      <w:r w:rsidRPr="00471E0D">
        <w:t xml:space="preserve"> and </w:t>
      </w:r>
      <m:oMath>
        <m:r>
          <w:rPr>
            <w:rFonts w:ascii="Cambria Math" w:hAnsi="Cambria Math"/>
            <w:sz w:val="22"/>
            <w:szCs w:val="22"/>
          </w:rPr>
          <m:t>W'</m:t>
        </m:r>
      </m:oMath>
      <w:r w:rsidRPr="00471E0D">
        <w:t xml:space="preserve"> denote the sets selected under performance-only and congestion-adjusted scoring, respectively. Their intersection, </w:t>
      </w:r>
      <m:oMath>
        <m:r>
          <w:rPr>
            <w:rFonts w:ascii="Cambria Math" w:hAnsi="Cambria Math"/>
            <w:sz w:val="22"/>
            <w:szCs w:val="22"/>
          </w:rPr>
          <m:t>W∩W'</m:t>
        </m:r>
      </m:oMath>
      <w:r w:rsidRPr="00471E0D">
        <w:t xml:space="preserve">, contains those selected under both rules. Using vertical bars to denote the </w:t>
      </w:r>
      <w:r w:rsidR="006758F5">
        <w:t>cardinality of</w:t>
      </w:r>
      <w:r w:rsidRPr="00471E0D">
        <w:t xml:space="preserve"> a set, the number of replaced places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6F3FF9D" w14:textId="77777777">
        <w:trPr>
          <w:cantSplit/>
        </w:trPr>
        <w:tc>
          <w:tcPr>
            <w:tcW w:w="8496" w:type="dxa"/>
            <w:vAlign w:val="center"/>
          </w:tcPr>
          <w:p w14:paraId="3AC74854" w14:textId="77777777" w:rsidR="00471E0D" w:rsidRPr="00471E0D" w:rsidRDefault="004E37D4" w:rsidP="00471E0D">
            <m:oMathPara>
              <m:oMath>
                <m:r>
                  <w:rPr>
                    <w:rFonts w:ascii="Cambria Math" w:hAnsi="Cambria Math"/>
                    <w:sz w:val="22"/>
                    <w:szCs w:val="22"/>
                  </w:rPr>
                  <m:t>D=K-</m:t>
                </m:r>
                <m:d>
                  <m:dPr>
                    <m:begChr m:val="|"/>
                    <m:endChr m:val="|"/>
                    <m:ctrlPr>
                      <w:rPr>
                        <w:rFonts w:ascii="Cambria Math" w:hAnsi="Cambria Math"/>
                        <w:sz w:val="22"/>
                        <w:szCs w:val="22"/>
                      </w:rPr>
                    </m:ctrlPr>
                  </m:dPr>
                  <m:e>
                    <m:r>
                      <w:rPr>
                        <w:rFonts w:ascii="Cambria Math" w:hAnsi="Cambria Math"/>
                        <w:sz w:val="22"/>
                        <w:szCs w:val="22"/>
                      </w:rPr>
                      <m:t>W∩W'</m:t>
                    </m:r>
                  </m:e>
                </m:d>
                <m:r>
                  <w:rPr>
                    <w:rFonts w:ascii="Cambria Math" w:hAnsi="Cambria Math"/>
                    <w:sz w:val="22"/>
                    <w:szCs w:val="22"/>
                  </w:rPr>
                  <m:t>.</m:t>
                </m:r>
              </m:oMath>
            </m:oMathPara>
          </w:p>
        </w:tc>
        <w:tc>
          <w:tcPr>
            <w:tcW w:w="864" w:type="dxa"/>
            <w:vAlign w:val="center"/>
          </w:tcPr>
          <w:p w14:paraId="0A2E8D6B" w14:textId="77777777" w:rsidR="00D951E9" w:rsidRDefault="00000000">
            <w:pPr>
              <w:spacing w:after="0" w:line="240" w:lineRule="auto"/>
              <w:jc w:val="right"/>
            </w:pPr>
            <w:r>
              <w:t>(</w:t>
            </w:r>
            <w:bookmarkStart w:id="132" w:name="Eq_4_28"/>
            <w:r>
              <w:t>4.</w:t>
            </w:r>
            <w:fldSimple w:instr=" SEQ EqChapterFour \* ARABIC ">
              <w:r w:rsidR="00D951E9">
                <w:t>28</w:t>
              </w:r>
            </w:fldSimple>
            <w:bookmarkEnd w:id="132"/>
            <w:r>
              <w:t>)</w:t>
            </w:r>
          </w:p>
        </w:tc>
      </w:tr>
    </w:tbl>
    <w:p w14:paraId="49A1F749" w14:textId="77777777" w:rsidR="00471E0D" w:rsidRPr="00C5784C" w:rsidRDefault="00471E0D" w:rsidP="00C5784C">
      <w:pPr>
        <w:pStyle w:val="NormalWeb"/>
        <w:rPr>
          <w:color w:val="auto"/>
        </w:rPr>
      </w:pPr>
      <w:r w:rsidRPr="00471E0D">
        <w:t xml:space="preserve">For </w:t>
      </w:r>
      <m:oMath>
        <m:r>
          <w:rPr>
            <w:rFonts w:ascii="Cambria Math" w:hAnsi="Cambria Math"/>
            <w:sz w:val="22"/>
            <w:szCs w:val="22"/>
          </w:rPr>
          <m:t>K&gt;0</m:t>
        </m:r>
      </m:oMath>
      <w:r w:rsidRPr="00471E0D">
        <w:t xml:space="preserve">, the fraction of available places that change hands is </w:t>
      </w:r>
      <m:oMath>
        <m:r>
          <w:rPr>
            <w:rFonts w:ascii="Cambria Math" w:hAnsi="Cambria Math"/>
            <w:sz w:val="22"/>
            <w:szCs w:val="22"/>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14:paraId="65988FC6" w14:textId="77777777" w:rsidR="00B21393" w:rsidRDefault="00B21393" w:rsidP="00471E0D">
      <w:r>
        <w:fldChar w:fldCharType="begin"/>
      </w:r>
      <w:r>
        <w:instrText xml:space="preserve"> REF _Ref242736721 \h </w:instrText>
      </w:r>
      <w:r>
        <w:fldChar w:fldCharType="separate"/>
      </w:r>
      <w:r w:rsidR="005E5BEF">
        <w:t>Figure 4-3</w:t>
      </w:r>
      <w:r w:rsidR="005E5BEF">
        <w:noBreakHyphen/>
      </w:r>
      <w:r>
        <w:fldChar w:fldCharType="end"/>
      </w:r>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hAnsi="Cambria Math"/>
            <w:sz w:val="22"/>
            <w:szCs w:val="22"/>
          </w:rPr>
          <m:t>θ</m:t>
        </m:r>
      </m:oMath>
      <w:r>
        <w:t xml:space="preserve"> at the empirical performance quantile corresponding to </w:t>
      </w:r>
      <m:oMath>
        <m:r>
          <w:rPr>
            <w:rFonts w:ascii="Cambria Math" w:hAnsi="Cambria Math"/>
            <w:sz w:val="22"/>
            <w:szCs w:val="22"/>
          </w:rPr>
          <m:t>1-K/N</m:t>
        </m:r>
      </m:oMath>
      <w: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t xml:space="preserve">  This quantile rule specifies the alignment for this illustration; it is not a general rule adopted for every application.</w:t>
      </w:r>
    </w:p>
    <w:p w14:paraId="28D07A1F" w14:textId="77777777" w:rsidR="00B21393" w:rsidRDefault="00B21393" w:rsidP="00C5784C">
      <w:pPr>
        <w:pStyle w:val="Illustration"/>
        <w:keepNext/>
      </w:pPr>
      <w:r>
        <w:rPr>
          <w:noProof/>
        </w:rPr>
        <w:lastRenderedPageBreak/>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943600" cy="5196839"/>
                    </a:xfrm>
                    <a:prstGeom prst="rect">
                      <a:avLst/>
                    </a:prstGeom>
                  </pic:spPr>
                </pic:pic>
              </a:graphicData>
            </a:graphic>
          </wp:inline>
        </w:drawing>
      </w:r>
    </w:p>
    <w:p w14:paraId="60E9ACE9" w14:textId="77777777" w:rsidR="00B21393" w:rsidRPr="00B21393" w:rsidRDefault="00B21393" w:rsidP="00D8262B">
      <w:pPr>
        <w:pStyle w:val="Caption"/>
      </w:pPr>
      <w:bookmarkStart w:id="133" w:name="Chapter4Figure3"/>
      <w:bookmarkStart w:id="134" w:name="_Ref242736721"/>
      <w:r>
        <w:t>Figure 4-</w:t>
      </w:r>
      <w:fldSimple w:instr=" SEQ Figure \* ARABIC ">
        <w:r w:rsidR="005E5BEF">
          <w:rPr>
            <w:noProof/>
          </w:rPr>
          <w:t>3</w:t>
        </w:r>
      </w:fldSimple>
      <w:bookmarkEnd w:id="133"/>
      <w:bookmarkEnd w:id="134"/>
      <w:r>
        <w:t xml:space="preserve">. </w:t>
      </w:r>
      <w:r w:rsidRPr="00C5784C">
        <w:rPr>
          <w:rStyle w:val="CaptionTitle"/>
        </w:rPr>
        <w:t>Scarcity and competitive relevance change together.</w:t>
      </w:r>
      <w:r>
        <w:rPr>
          <w:rStyle w:val="CaptionTitle"/>
          <w:bCs w:val="0"/>
        </w:rPr>
        <w:t xml:space="preserve">  </w:t>
      </w:r>
      <w:r>
        <w:t xml:space="preserve">The same nine individuals compete for three places in the left column and one place in the right column. For this illustration, </w:t>
      </w:r>
      <m:oMath>
        <m:r>
          <w:rPr>
            <w:rFonts w:ascii="Cambria Math" w:hAnsi="Cambria Math"/>
            <w:sz w:val="20"/>
            <w:szCs w:val="20"/>
          </w:rPr>
          <m:t>θ</m:t>
        </m:r>
      </m:oMath>
      <w:r>
        <w:t xml:space="preserve"> is the linearly interpolated empirical </w:t>
      </w:r>
      <m:oMath>
        <m:d>
          <m:dPr>
            <m:ctrlPr>
              <w:rPr>
                <w:rFonts w:ascii="Cambria Math" w:hAnsi="Cambria Math"/>
                <w:sz w:val="20"/>
                <w:szCs w:val="20"/>
              </w:rPr>
            </m:ctrlPr>
          </m:dPr>
          <m:e>
            <m:r>
              <w:rPr>
                <w:rFonts w:ascii="Cambria Math" w:hAnsi="Cambria Math"/>
                <w:sz w:val="20"/>
                <w:szCs w:val="20"/>
              </w:rPr>
              <m:t>1-K/N</m:t>
            </m:r>
          </m:e>
        </m:d>
      </m:oMath>
      <w:r>
        <w:t xml:space="preserve">-quantile of performance, while </w:t>
      </w:r>
      <m:oMath>
        <m:r>
          <w:rPr>
            <w:rFonts w:ascii="Cambria Math" w:hAnsi="Cambria Math"/>
            <w:sz w:val="20"/>
            <w:szCs w:val="20"/>
          </w:rPr>
          <m:t>γ=2</m:t>
        </m:r>
      </m:oMath>
      <w:r>
        <w:t xml:space="preserve"> and </w:t>
      </w:r>
      <m:oMath>
        <m:r>
          <w:rPr>
            <w:rFonts w:ascii="Cambria Math" w:hAnsi="Cambria Math"/>
            <w:sz w:val="20"/>
            <w:szCs w:val="20"/>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hAnsi="Cambria Math"/>
            <w:sz w:val="20"/>
            <w:szCs w:val="20"/>
          </w:rPr>
          <m:t>D=1</m:t>
        </m:r>
      </m:oMath>
      <w:r>
        <w:t xml:space="preserve"> and </w:t>
      </w:r>
      <m:oMath>
        <m:r>
          <w:rPr>
            <w:rFonts w:ascii="Cambria Math" w:hAnsi="Cambria Math"/>
            <w:sz w:val="20"/>
            <w:szCs w:val="20"/>
          </w:rPr>
          <m:t>D/K=1/3</m:t>
        </m:r>
      </m:oMath>
      <w:r>
        <w:t xml:space="preserve">. With one place, P4 replaces P1, giving </w:t>
      </w:r>
      <m:oMath>
        <m:r>
          <w:rPr>
            <w:rFonts w:ascii="Cambria Math" w:hAnsi="Cambria Math"/>
            <w:sz w:val="20"/>
            <w:szCs w:val="20"/>
          </w:rPr>
          <m:t>D=1</m:t>
        </m:r>
      </m:oMath>
      <w:r>
        <w:t xml:space="preserve"> and </w:t>
      </w:r>
      <m:oMath>
        <m:r>
          <w:rPr>
            <w:rFonts w:ascii="Cambria Math" w:hAnsi="Cambria Math"/>
            <w:sz w:val="20"/>
            <w:szCs w:val="20"/>
          </w:rPr>
          <m:t>D/K=1</m:t>
        </m:r>
      </m:oMath>
      <w:r>
        <w:t>. This constructed example illustrates an aligned threshold rule; it does not establish that greater scarcity necessarily increases the congestion effect.</w:t>
      </w:r>
    </w:p>
    <w:p w14:paraId="7F9B4294" w14:textId="77777777" w:rsidR="00CB3150" w:rsidRDefault="00A5330A" w:rsidP="00AB7FFC">
      <w: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0256231A" w14:textId="77777777" w:rsidR="00CB3150" w:rsidRDefault="00000000">
      <w:pPr>
        <w:pStyle w:val="Heading2"/>
      </w:pPr>
      <w:bookmarkStart w:id="135" w:name="Xa069076e58659a3b4bc8e27a3dcbab40ab45238"/>
      <w:bookmarkEnd w:id="131"/>
      <w:r>
        <w:lastRenderedPageBreak/>
        <w:t xml:space="preserve">4.5.4 </w:t>
      </w:r>
      <w:r w:rsidR="00B21393">
        <w:t>Interpreting selection patterns across group environments</w:t>
      </w:r>
    </w:p>
    <w:p w14:paraId="3D8D4F2C" w14:textId="77777777" w:rsidR="000B421F" w:rsidRPr="000B421F" w:rsidRDefault="000B421F" w:rsidP="000B421F">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712323B3" w14:textId="77777777" w:rsidR="000B421F" w:rsidRPr="000B421F" w:rsidRDefault="000B421F" w:rsidP="000B421F">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6C1D7D44" w14:textId="77777777" w:rsidR="000B421F" w:rsidRPr="000B421F" w:rsidRDefault="000B421F" w:rsidP="000B421F">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425B817B" w14:textId="77777777" w:rsidR="000B421F" w:rsidRPr="000B421F" w:rsidRDefault="000B421F" w:rsidP="000B421F">
      <w:r w:rsidRPr="000B421F">
        <w:rPr>
          <w:b/>
          <w:bCs/>
        </w:rPr>
        <w:lastRenderedPageBreak/>
        <w:t>The group average used on the horizontal axis is different from the roster pressure used in scoring.</w:t>
      </w:r>
      <w:r w:rsidRPr="000B421F">
        <w:t xml:space="preserve"> The group mean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t xml:space="preserve"> averages members’ performance values.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t xml:space="preserve"> therefore compares selection across groups with different average performance; it does not directly show how selection varies with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t>.</w:t>
      </w:r>
    </w:p>
    <w:p w14:paraId="4B831530" w14:textId="77777777" w:rsidR="000B421F" w:rsidRPr="000B421F" w:rsidRDefault="000B421F" w:rsidP="000B421F">
      <w:r w:rsidRPr="000B421F">
        <w:rPr>
          <w:b/>
          <w:bCs/>
        </w:rPr>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14:paraId="7ED0B38B" w14:textId="77777777" w:rsidR="000B421F" w:rsidRPr="000B421F" w:rsidRDefault="000B421F" w:rsidP="000B421F">
      <w:r w:rsidRPr="000B421F">
        <w:rPr>
          <w:b/>
          <w:bCs/>
        </w:rPr>
        <w:t>A plotted rate is easier to interpret when we know how many individuals and groups support it.</w:t>
      </w:r>
      <w:r w:rsidRPr="000B421F">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2784C4EC" w14:textId="77777777" w:rsidR="00AC0AA7" w:rsidRDefault="000B421F" w:rsidP="000B421F">
      <w:r w:rsidRPr="000B421F">
        <w:rPr>
          <w:b/>
          <w:bCs/>
        </w:rPr>
        <w:lastRenderedPageBreak/>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hAnsi="Cambria Math"/>
            <w:sz w:val="22"/>
            <w:szCs w:val="22"/>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2B835B17" w14:textId="77777777" w:rsidR="00AC0AA7" w:rsidRDefault="00AC0AA7" w:rsidP="000B421F">
      <w:r>
        <w:t xml:space="preserve">An overall selection curve can conceal patterns within particular performance bands. </w:t>
      </w:r>
      <w:r>
        <w:fldChar w:fldCharType="begin"/>
      </w:r>
      <w:r>
        <w:instrText xml:space="preserve"> REF _Ref242801844 \h </w:instrText>
      </w:r>
      <w:r>
        <w:fldChar w:fldCharType="separate"/>
      </w:r>
      <w:r w:rsidR="005E5BEF">
        <w:t>Figure 4-4</w:t>
      </w:r>
      <w:r w:rsidR="005E5BEF">
        <w:noBreakHyphen/>
      </w:r>
      <w:r>
        <w:fldChar w:fldCharType="end"/>
      </w:r>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information about sample size and uncertainty. It does not establish that congestion caused the observed pattern.</w:t>
      </w:r>
    </w:p>
    <w:p w14:paraId="694A5486" w14:textId="77777777" w:rsidR="00AC0AA7" w:rsidRDefault="00AC0AA7" w:rsidP="000B421F"/>
    <w:p w14:paraId="63998A58" w14:textId="77777777" w:rsidR="00AC0AA7" w:rsidRDefault="00AC0AA7" w:rsidP="00C5784C">
      <w:pPr>
        <w:pStyle w:val="Illustration"/>
        <w:keepNext/>
      </w:pPr>
      <w:r>
        <w:rPr>
          <w:noProof/>
        </w:rPr>
        <w:lastRenderedPageBreak/>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145D40DE" w14:textId="77777777" w:rsidR="00AC0AA7" w:rsidRDefault="00AC0AA7" w:rsidP="00AC0AA7">
      <w:pPr>
        <w:pStyle w:val="Caption"/>
      </w:pPr>
      <w:bookmarkStart w:id="136" w:name="_Ref242801844"/>
      <w:r>
        <w:t>Figure 4-</w:t>
      </w:r>
      <w:fldSimple w:instr=" SEQ Figure \* ARABIC ">
        <w:r w:rsidR="005E5BEF">
          <w:rPr>
            <w:noProof/>
          </w:rPr>
          <w:t>4</w:t>
        </w:r>
      </w:fldSimple>
      <w:bookmarkEnd w:id="136"/>
      <w:r>
        <w:t xml:space="preserve"> </w:t>
      </w:r>
      <w:r>
        <w:rPr>
          <w:rStyle w:val="CaptionTitle"/>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t>winsorization</w:t>
      </w:r>
      <w:proofErr w:type="spellEnd"/>
      <w: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p>
    <w:p w14:paraId="588E3188" w14:textId="77777777" w:rsidR="00CB3150" w:rsidRDefault="00890411" w:rsidP="000B421F">
      <w:r>
        <w:t xml:space="preserve">We can also examine selection within two differently defined bands of strong individual performance. </w:t>
      </w:r>
      <w:r>
        <w:fldChar w:fldCharType="begin"/>
      </w:r>
      <w:r>
        <w:instrText xml:space="preserve"> REF _Ref242867911 \h </w:instrText>
      </w:r>
      <w:r>
        <w:fldChar w:fldCharType="separate"/>
      </w:r>
      <w:r w:rsidR="005E5BEF">
        <w:t>Figure 4-5</w:t>
      </w:r>
      <w:r w:rsidR="005E5BEF">
        <w:noBreakHyphen/>
      </w:r>
      <w:r>
        <w:fldChar w:fldCharType="end"/>
      </w:r>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620F00AD" w14:textId="77777777" w:rsidR="00890411" w:rsidRDefault="00890411" w:rsidP="00890411">
      <w:pPr>
        <w:pStyle w:val="Illustration"/>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7499D79E" w14:textId="77777777" w:rsidR="00890411" w:rsidRDefault="00890411" w:rsidP="00890411">
      <w:pPr>
        <w:pStyle w:val="Caption"/>
      </w:pPr>
      <w:bookmarkStart w:id="137" w:name="_Ref242867911"/>
      <w:r>
        <w:t>Figure 4-</w:t>
      </w:r>
      <w:fldSimple w:instr=" SEQ Figure \* ARABIC ">
        <w:r w:rsidR="005E5BEF">
          <w:rPr>
            <w:noProof/>
          </w:rPr>
          <w:t>5</w:t>
        </w:r>
      </w:fldSimple>
      <w:bookmarkEnd w:id="137"/>
      <w:r>
        <w:t xml:space="preserve"> </w:t>
      </w:r>
      <w:r>
        <w:rPr>
          <w:rStyle w:val="CaptionTitle"/>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p>
    <w:p w14:paraId="4CF1C262" w14:textId="77777777" w:rsidR="00CB3150" w:rsidRDefault="00000000">
      <w:pPr>
        <w:pStyle w:val="Heading1"/>
      </w:pPr>
      <w:bookmarkStart w:id="138" w:name="Xace9f33b90814f9bd53ece6c999c09ae207edc6"/>
      <w:bookmarkEnd w:id="114"/>
      <w:bookmarkEnd w:id="135"/>
      <w:r>
        <w:t>4.6 Generating artificial groups with controlled sorting</w:t>
      </w:r>
    </w:p>
    <w:p w14:paraId="71BAF859" w14:textId="77777777" w:rsidR="00912BB1" w:rsidRPr="00912BB1" w:rsidRDefault="00912BB1" w:rsidP="00912BB1">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2CD66ADD" w14:textId="77777777" w:rsidR="00CB3150" w:rsidRDefault="00912BB1">
      <w:r w:rsidRPr="00912BB1">
        <w:t xml:space="preserve">The assignment procedure supplies these artificial environments for simulation. It allows us to vary the tendency of similar individuals to join the same group while preserving the number of individuals and each group’s roster capacity. Assignment is therefore a device for </w:t>
      </w:r>
      <w:r w:rsidRPr="00912BB1">
        <w:lastRenderedPageBreak/>
        <w:t>studying the consequences of group composition. The scoring and selection model can also operate on observed groups without generating new memberships</w:t>
      </w:r>
      <w:r>
        <w:t>.</w:t>
      </w:r>
    </w:p>
    <w:p w14:paraId="38CE75C7" w14:textId="77777777" w:rsidR="00CB3150" w:rsidRDefault="00000000">
      <w:pPr>
        <w:pStyle w:val="Heading2"/>
      </w:pPr>
      <w:bookmarkStart w:id="139" w:name="why-an-assignment-mechanism-is-needed"/>
      <w:r>
        <w:t xml:space="preserve">4.6.1 </w:t>
      </w:r>
      <w:r w:rsidR="00912BB1">
        <w:t>Representing individuals and groups</w:t>
      </w:r>
    </w:p>
    <w:p w14:paraId="638936CC" w14:textId="77777777" w:rsidR="00912BB1" w:rsidRPr="00912BB1" w:rsidRDefault="00000000" w:rsidP="00912BB1">
      <w:r>
        <w:t xml:space="preserve">The assignment mechanism supplies controlled group memberships for simulation. Observed rosters already </w:t>
      </w:r>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p>
    <w:p w14:paraId="22081258" w14:textId="77777777" w:rsidR="00912BB1" w:rsidRPr="00912BB1" w:rsidRDefault="00912BB1" w:rsidP="00912BB1">
      <w:r w:rsidRPr="00912BB1">
        <w:t xml:space="preserve">Let </w:t>
      </w:r>
      <m:oMath>
        <m:r>
          <w:rPr>
            <w:rFonts w:ascii="Cambria Math" w:hAnsi="Cambria Math"/>
            <w:sz w:val="22"/>
            <w:szCs w:val="22"/>
          </w:rPr>
          <m:t>J</m:t>
        </m:r>
      </m:oMath>
      <w:r w:rsidRPr="00912BB1">
        <w:t xml:space="preserve"> denote the number of groups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912BB1">
        <w:t xml:space="preserve"> the specified capacity of group </w:t>
      </w:r>
      <m:oMath>
        <m:r>
          <w:rPr>
            <w:rFonts w:ascii="Cambria Math" w:hAnsi="Cambria Math"/>
            <w:sz w:val="22"/>
            <w:szCs w:val="22"/>
          </w:rPr>
          <m:t>j</m:t>
        </m:r>
      </m:oMath>
      <w:r w:rsidRPr="00912BB1">
        <w:t>. These capacities are positive integers satisfying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0C75C0E" w14:textId="77777777">
        <w:trPr>
          <w:cantSplit/>
        </w:trPr>
        <w:tc>
          <w:tcPr>
            <w:tcW w:w="8496" w:type="dxa"/>
            <w:vAlign w:val="center"/>
          </w:tcPr>
          <w:p w14:paraId="2AB47277" w14:textId="77777777" w:rsidR="00912BB1" w:rsidRPr="00912BB1" w:rsidRDefault="00000000" w:rsidP="00912BB1">
            <m:oMathPara>
              <m:oMath>
                <m:nary>
                  <m:naryPr>
                    <m:chr m:val="∑"/>
                    <m:limLoc m:val="undOvr"/>
                    <m:ctrlPr>
                      <w:rPr>
                        <w:rFonts w:ascii="Cambria Math" w:hAnsi="Cambria Math"/>
                        <w:sz w:val="22"/>
                        <w:szCs w:val="22"/>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nary>
                <m:r>
                  <w:rPr>
                    <w:rFonts w:ascii="Cambria Math" w:hAnsi="Cambria Math"/>
                    <w:sz w:val="22"/>
                    <w:szCs w:val="22"/>
                  </w:rPr>
                  <m:t>=N.</m:t>
                </m:r>
              </m:oMath>
            </m:oMathPara>
          </w:p>
        </w:tc>
        <w:tc>
          <w:tcPr>
            <w:tcW w:w="864" w:type="dxa"/>
            <w:vAlign w:val="center"/>
          </w:tcPr>
          <w:p w14:paraId="6798176B" w14:textId="77777777" w:rsidR="00D951E9" w:rsidRDefault="00000000">
            <w:pPr>
              <w:spacing w:after="0" w:line="240" w:lineRule="auto"/>
              <w:jc w:val="right"/>
            </w:pPr>
            <w:r>
              <w:t>(</w:t>
            </w:r>
            <w:bookmarkStart w:id="140" w:name="Eq_4_29"/>
            <w:r>
              <w:t>4.</w:t>
            </w:r>
            <w:fldSimple w:instr=" SEQ EqChapterFour \* ARABIC ">
              <w:r w:rsidR="00D951E9">
                <w:t>29</w:t>
              </w:r>
            </w:fldSimple>
            <w:bookmarkEnd w:id="140"/>
            <w:r>
              <w:t>)</w:t>
            </w:r>
          </w:p>
        </w:tc>
      </w:tr>
    </w:tbl>
    <w:p w14:paraId="0B236C6A" w14:textId="77777777" w:rsidR="00912BB1" w:rsidRPr="00912BB1" w:rsidRDefault="00912BB1" w:rsidP="00912BB1">
      <w:r w:rsidRPr="00912BB1">
        <w:t>The assignment procedure must therefore give every individual one membership and fill every group to its specified capacity.</w:t>
      </w:r>
    </w:p>
    <w:p w14:paraId="6902E47D" w14:textId="77777777" w:rsidR="00CB3150" w:rsidRDefault="00912BB1" w:rsidP="00912BB1">
      <w:r w:rsidRPr="00912BB1">
        <w:t xml:space="preserve">The mechanism used here, referred to as the LG mechanism, combines fixed roster capacities with a preference based on the individual characteristic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14:paraId="2F048247" w14:textId="77777777" w:rsidR="00CB3150" w:rsidRDefault="00000000">
      <w:pPr>
        <w:pStyle w:val="Heading2"/>
      </w:pPr>
      <w:bookmarkStart w:id="141" w:name="X3819545970a9b5cccbdae8e4b8b7e3182042c91"/>
      <w:bookmarkEnd w:id="139"/>
      <w:r>
        <w:t>4.6.2 Sequential assignment with evolving centroids</w:t>
      </w:r>
    </w:p>
    <w:p w14:paraId="5B06A2BA" w14:textId="77777777" w:rsidR="00912BB1" w:rsidRPr="00912BB1" w:rsidRDefault="00912BB1" w:rsidP="00912BB1">
      <w:pPr>
        <w:pStyle w:val="BodyText"/>
      </w:pPr>
      <w:r w:rsidRPr="00912BB1">
        <w:t xml:space="preserve">Assignment proceeds one individual at a time. Before anyone is assigned, each group is an empty node with its full roster capacity available. We give every empty group the same </w:t>
      </w:r>
      <w:r w:rsidRPr="00912BB1">
        <w:lastRenderedPageBreak/>
        <w:t xml:space="preserve">initial reference value, the population mean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912BB1">
        <w:t xml:space="preserve">. Once a group receives its first member, that individual’s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912BB1">
        <w:t xml:space="preserve"> replaces the initial reference value. Thereafter, the group’s reference value is the mean performance of its current members. We call this evolving mean its centroid.</w:t>
      </w:r>
    </w:p>
    <w:p w14:paraId="289D979B" w14:textId="77777777" w:rsidR="00592BCF" w:rsidRDefault="00000000">
      <w:pPr>
        <w:pStyle w:val="BodyText"/>
        <w:keepNext/>
      </w:pPr>
      <w:r>
        <w:t>The assignment procedure proceeds as follows:</w:t>
      </w:r>
    </w:p>
    <w:p w14:paraId="40CDED93" w14:textId="77777777" w:rsidR="00592BCF" w:rsidRDefault="00000000">
      <w:pPr>
        <w:pStyle w:val="BodyText"/>
        <w:numPr>
          <w:ilvl w:val="0"/>
          <w:numId w:val="16"/>
        </w:numPr>
      </w:pPr>
      <w:r>
        <w:t>Start with every group empty, with all of its roster places available and the population mean as its initial reference centroid.</w:t>
      </w:r>
    </w:p>
    <w:p w14:paraId="371FF931" w14:textId="77777777" w:rsidR="00592BCF" w:rsidRDefault="00000000">
      <w:pPr>
        <w:pStyle w:val="BodyText"/>
        <w:numPr>
          <w:ilvl w:val="0"/>
          <w:numId w:val="16"/>
        </w:numPr>
      </w:pPr>
      <w:r>
        <w:t>Randomly order the individuals.</w:t>
      </w:r>
    </w:p>
    <w:p w14:paraId="60A7B001" w14:textId="77777777" w:rsidR="00592BCF" w:rsidRDefault="00000000">
      <w:pPr>
        <w:pStyle w:val="BodyText"/>
        <w:numPr>
          <w:ilvl w:val="0"/>
          <w:numId w:val="16"/>
        </w:numPr>
      </w:pPr>
      <w:r>
        <w:t>For the next individual, consider the groups with places still available. Give greater weight to groups whose current centroid is closer to that individual’s performance, while also accounting for how many places each group has left.</w:t>
      </w:r>
    </w:p>
    <w:p w14:paraId="1C180316" w14:textId="77777777" w:rsidR="00592BCF" w:rsidRDefault="00000000">
      <w:pPr>
        <w:pStyle w:val="BodyText"/>
        <w:numPr>
          <w:ilvl w:val="0"/>
          <w:numId w:val="16"/>
        </w:numPr>
      </w:pPr>
      <w:r>
        <w:t>Draw one group according to the resulting probabilities and assign the individual to it.</w:t>
      </w:r>
    </w:p>
    <w:p w14:paraId="603B2BF9" w14:textId="77777777" w:rsidR="00592BCF" w:rsidRDefault="00000000">
      <w:pPr>
        <w:pStyle w:val="BodyText"/>
        <w:numPr>
          <w:ilvl w:val="0"/>
          <w:numId w:val="16"/>
        </w:numPr>
      </w:pPr>
      <w:r>
        <w:t>Reduce the receiving group’s remaining capacity by one and update its centroid to the mean performance of its assigned members.</w:t>
      </w:r>
    </w:p>
    <w:p w14:paraId="5912C626" w14:textId="77777777" w:rsidR="00592BCF" w:rsidRDefault="00000000">
      <w:pPr>
        <w:pStyle w:val="BodyText"/>
        <w:numPr>
          <w:ilvl w:val="0"/>
          <w:numId w:val="16"/>
        </w:numPr>
      </w:pPr>
      <w:r>
        <w:t>Repeat for the next individual until everyone has been assigned.</w:t>
      </w:r>
    </w:p>
    <w:p w14:paraId="40487FB7" w14:textId="77777777" w:rsidR="00592BCF" w:rsidRDefault="00000000">
      <w:pPr>
        <w:pStyle w:val="BodyText"/>
      </w:pPr>
      <w:r>
        <w:t xml:space="preserve">We now construct the probabilities used in the third and fourth steps. Let </w:t>
      </w:r>
      <m:oMath>
        <m:r>
          <w:rPr>
            <w:rFonts w:ascii="Cambria Math" w:hAnsi="Cambria Math"/>
            <w:sz w:val="22"/>
            <w:szCs w:val="22"/>
          </w:rPr>
          <m:t>m</m:t>
        </m:r>
      </m:oMath>
      <w:r>
        <w:t xml:space="preserve"> index the assignment steps,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oMath>
      <w:r>
        <w:t xml:space="preserve"> denote the number of places remaining in group </w:t>
      </w:r>
      <m:oMath>
        <m:r>
          <w:rPr>
            <w:rFonts w:ascii="Cambria Math" w:hAnsi="Cambria Math"/>
            <w:sz w:val="22"/>
            <w:szCs w:val="22"/>
          </w:rPr>
          <m:t>j</m:t>
        </m:r>
      </m:oMath>
      <w:r>
        <w:t xml:space="preserve">, and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oMath>
      <w:r>
        <w:t xml:space="preserve"> denote its centroid immediately before step </w:t>
      </w:r>
      <m:oMath>
        <m:r>
          <w:rPr>
            <w:rFonts w:ascii="Cambria Math" w:hAnsi="Cambria Math"/>
            <w:sz w:val="22"/>
            <w:szCs w:val="22"/>
          </w:rPr>
          <m:t>m</m:t>
        </m:r>
      </m:oMath>
      <w:r>
        <w:t>.</w:t>
      </w:r>
    </w:p>
    <w:p w14:paraId="38585623" w14:textId="77777777" w:rsidR="00592BCF" w:rsidRDefault="00000000">
      <w:pPr>
        <w:pStyle w:val="BodyText"/>
        <w:keepNext/>
      </w:pPr>
      <w:r>
        <w:t xml:space="preserve">First, measure how far the arriving individual’s performance lies from the group’s current centroid. Denote this absolute difference by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C75264B" w14:textId="77777777">
        <w:trPr>
          <w:cantSplit/>
        </w:trPr>
        <w:tc>
          <w:tcPr>
            <w:tcW w:w="8496" w:type="dxa"/>
            <w:vAlign w:val="center"/>
          </w:tcPr>
          <w:p w14:paraId="2FED6192"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r>
                  <w:rPr>
                    <w:rFonts w:ascii="Cambria Math" w:hAnsi="Cambria Math"/>
                    <w:sz w:val="22"/>
                    <w:szCs w:val="22"/>
                  </w:rPr>
                  <m:t>|.</m:t>
                </m:r>
              </m:oMath>
            </m:oMathPara>
          </w:p>
        </w:tc>
        <w:tc>
          <w:tcPr>
            <w:tcW w:w="864" w:type="dxa"/>
            <w:vAlign w:val="center"/>
          </w:tcPr>
          <w:p w14:paraId="40C4E43F" w14:textId="77777777" w:rsidR="00D951E9" w:rsidRDefault="00000000">
            <w:pPr>
              <w:spacing w:after="0" w:line="240" w:lineRule="auto"/>
              <w:jc w:val="right"/>
            </w:pPr>
            <w:r>
              <w:t>(</w:t>
            </w:r>
            <w:bookmarkStart w:id="142" w:name="Eq_4_30"/>
            <w:r>
              <w:t>4.</w:t>
            </w:r>
            <w:fldSimple w:instr=" SEQ EqChapterFour \* ARABIC ">
              <w:r w:rsidR="00D951E9">
                <w:t>30</w:t>
              </w:r>
            </w:fldSimple>
            <w:bookmarkEnd w:id="142"/>
            <w:r>
              <w:t>)</w:t>
            </w:r>
          </w:p>
        </w:tc>
      </w:tr>
    </w:tbl>
    <w:p w14:paraId="154AEA2F" w14:textId="77777777" w:rsidR="00592BCF" w:rsidRDefault="00000000">
      <w:pPr>
        <w:pStyle w:val="BodyText"/>
        <w:keepNext/>
      </w:pPr>
      <w:r>
        <w:lastRenderedPageBreak/>
        <w:t xml:space="preserve">Next, translate that distance into a similarity weight, denoted by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oMath>
      <w:r>
        <w:t xml:space="preserve">. We choose an exponential function that decreases as distance increases. The nonnegative parameter </w:t>
      </w:r>
      <m:oMath>
        <m:r>
          <w:rPr>
            <w:rFonts w:ascii="Cambria Math" w:hAnsi="Cambria Math"/>
            <w:sz w:val="22"/>
            <w:szCs w:val="22"/>
          </w:rPr>
          <m:t>ρ</m:t>
        </m:r>
      </m:oMath>
      <w:r>
        <w:t xml:space="preserve"> controls the strength of this preference: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D0432E4" w14:textId="77777777">
        <w:trPr>
          <w:cantSplit/>
        </w:trPr>
        <w:tc>
          <w:tcPr>
            <w:tcW w:w="8496" w:type="dxa"/>
            <w:vAlign w:val="center"/>
          </w:tcPr>
          <w:p w14:paraId="7606C5DE"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sup>
                </m:sSup>
                <m:r>
                  <w:rPr>
                    <w:rFonts w:ascii="Cambria Math" w:hAnsi="Cambria Math"/>
                    <w:sz w:val="22"/>
                    <w:szCs w:val="22"/>
                  </w:rPr>
                  <m:t>.</m:t>
                </m:r>
              </m:oMath>
            </m:oMathPara>
          </w:p>
        </w:tc>
        <w:tc>
          <w:tcPr>
            <w:tcW w:w="864" w:type="dxa"/>
            <w:vAlign w:val="center"/>
          </w:tcPr>
          <w:p w14:paraId="7CE1C9B5" w14:textId="77777777" w:rsidR="00D951E9" w:rsidRDefault="00000000">
            <w:pPr>
              <w:spacing w:after="0" w:line="240" w:lineRule="auto"/>
              <w:jc w:val="right"/>
            </w:pPr>
            <w:r>
              <w:t>(</w:t>
            </w:r>
            <w:bookmarkStart w:id="143" w:name="Eq_4_31"/>
            <w:r>
              <w:t>4.</w:t>
            </w:r>
            <w:fldSimple w:instr=" SEQ EqChapterFour \* ARABIC ">
              <w:r w:rsidR="00D951E9">
                <w:t>31</w:t>
              </w:r>
            </w:fldSimple>
            <w:bookmarkEnd w:id="143"/>
            <w:r>
              <w:t>)</w:t>
            </w:r>
          </w:p>
        </w:tc>
      </w:tr>
    </w:tbl>
    <w:p w14:paraId="252144B3" w14:textId="77777777" w:rsidR="00592BCF" w:rsidRDefault="00000000">
      <w:pPr>
        <w:pStyle w:val="BodyText"/>
      </w:pPr>
      <w:r>
        <w:t xml:space="preserve">A larger </w:t>
      </w:r>
      <m:oMath>
        <m:r>
          <w:rPr>
            <w:rFonts w:ascii="Cambria Math" w:hAnsi="Cambria Math"/>
            <w:sz w:val="22"/>
            <w:szCs w:val="22"/>
          </w:rPr>
          <m:t>ρ</m:t>
        </m:r>
      </m:oMath>
      <w:r>
        <w:t xml:space="preserve"> gives a greater relative preference to groups whose current centroid is close to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When </w:t>
      </w:r>
      <m:oMath>
        <m:r>
          <w:rPr>
            <w:rFonts w:ascii="Cambria Math" w:hAnsi="Cambria Math"/>
            <w:sz w:val="22"/>
            <w:szCs w:val="22"/>
          </w:rPr>
          <m:t>ρ</m:t>
        </m:r>
      </m:oMath>
      <w:r>
        <w:t xml:space="preserve"> is zero, all similarity weights equal one. The exponential form is a modeling choice that specifies how similarity affects assignment.</w:t>
      </w:r>
    </w:p>
    <w:p w14:paraId="085541DA" w14:textId="77777777" w:rsidR="00592BCF" w:rsidRDefault="00000000">
      <w:pPr>
        <w:pStyle w:val="BodyText"/>
        <w:keepNext/>
      </w:pPr>
      <w:r>
        <w:t xml:space="preserve">We then account for remaining capacity. Giving each available place in group </w:t>
      </w:r>
      <m:oMath>
        <m:r>
          <w:rPr>
            <w:rFonts w:ascii="Cambria Math" w:hAnsi="Cambria Math"/>
            <w:sz w:val="22"/>
            <w:szCs w:val="22"/>
          </w:rPr>
          <m:t>j</m:t>
        </m:r>
      </m:oMath>
      <w:r>
        <w:t xml:space="preserve"> the same similarity weight makes the group’s total weight equal to</w:t>
      </w:r>
    </w:p>
    <w:p w14:paraId="49CBEBDC"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oMath>
      </m:oMathPara>
    </w:p>
    <w:p w14:paraId="2F244272" w14:textId="77777777" w:rsidR="00592BCF" w:rsidRDefault="00000000">
      <w:pPr>
        <w:pStyle w:val="BodyText"/>
      </w:pPr>
      <w:r>
        <w:t>Thus, a group with twice as many available places receives twice the total weight when similarity is the same. This factor represents opportunities still available in the roster; it does not reward a group for having more members already assigned.</w:t>
      </w:r>
    </w:p>
    <w:p w14:paraId="1D15DBFE" w14:textId="77777777" w:rsidR="00592BCF" w:rsidRDefault="00000000">
      <w:pPr>
        <w:pStyle w:val="BodyText"/>
        <w:keepNext/>
      </w:pPr>
      <w:r>
        <w:t xml:space="preserve">Finally, divide each group’s weight by the total weight across all groups. This normalization makes the assignment probabilities sum to one. The index </w:t>
      </w:r>
      <m:oMath>
        <m:r>
          <w:rPr>
            <w:rFonts w:ascii="Cambria Math" w:hAnsi="Cambria Math"/>
            <w:sz w:val="22"/>
            <w:szCs w:val="22"/>
          </w:rPr>
          <m:t>h</m:t>
        </m:r>
      </m:oMath>
      <w:r>
        <w:t xml:space="preserve"> runs over all groups in the denominator: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AA51DFC" w14:textId="77777777">
        <w:trPr>
          <w:cantSplit/>
        </w:trPr>
        <w:tc>
          <w:tcPr>
            <w:tcW w:w="8496" w:type="dxa"/>
            <w:vAlign w:val="center"/>
          </w:tcPr>
          <w:p w14:paraId="6AA56B2C"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p</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num>
                  <m:den>
                    <m:nary>
                      <m:naryPr>
                        <m:chr m:val="∑"/>
                        <m:limLoc m:val="undOvr"/>
                        <m:supHide m:val="1"/>
                        <m:ctrlPr>
                          <w:rPr>
                            <w:rFonts w:ascii="Cambria Math" w:hAnsi="Cambria Math"/>
                          </w:rPr>
                        </m:ctrlPr>
                      </m:naryPr>
                      <m:sub>
                        <m:r>
                          <w:rPr>
                            <w:rFonts w:ascii="Cambria Math" w:hAnsi="Cambria Math"/>
                            <w:sz w:val="22"/>
                            <w:szCs w:val="22"/>
                          </w:rPr>
                          <m:t>h</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h</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ih</m:t>
                                </m:r>
                              </m:sub>
                            </m:sSub>
                          </m:e>
                          <m:sup>
                            <m:r>
                              <w:rPr>
                                <w:rFonts w:ascii="Cambria Math" w:hAnsi="Cambria Math"/>
                                <w:sz w:val="22"/>
                                <w:szCs w:val="22"/>
                              </w:rPr>
                              <m:t>(m)</m:t>
                            </m:r>
                          </m:sup>
                        </m:sSup>
                      </m:e>
                    </m:nary>
                  </m:den>
                </m:f>
                <m:r>
                  <w:ins w:id="144" w:author="Levine, Charles Roger CTR USARMY USMA (USA)" w:date="2026-10-15T14:02:00Z" w16du:dateUtc="2026-10-15T18:02:00Z">
                    <w:rPr>
                      <w:rFonts w:ascii="Cambria Math" w:hAnsi="Cambria Math"/>
                      <w:sz w:val="22"/>
                      <w:szCs w:val="22"/>
                    </w:rPr>
                    <m:t xml:space="preserve">  </m:t>
                  </w:ins>
                </m:r>
                <m:r>
                  <w:rPr>
                    <w:rFonts w:ascii="Cambria Math" w:hAnsi="Cambria Math"/>
                    <w:sz w:val="22"/>
                    <w:szCs w:val="22"/>
                  </w:rPr>
                  <m:t>=</m:t>
                </m:r>
                <m:r>
                  <w:ins w:id="145" w:author="Levine, Charles Roger CTR USARMY USMA (USA)" w:date="2026-10-15T14:02:00Z" w16du:dateUtc="2026-10-15T18:02:00Z">
                    <w:rPr>
                      <w:rFonts w:ascii="Cambria Math" w:hAnsi="Cambria Math"/>
                      <w:sz w:val="22"/>
                      <w:szCs w:val="22"/>
                    </w:rPr>
                    <m:t xml:space="preserve">  </m:t>
                  </w:ins>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r>
                          <w:rPr>
                            <w:rFonts w:ascii="Cambria Math" w:hAnsi="Cambria Math"/>
                            <w:sz w:val="22"/>
                            <w:szCs w:val="22"/>
                          </w:rPr>
                          <m:t>|</m:t>
                        </m:r>
                      </m:sup>
                    </m:sSup>
                  </m:num>
                  <m:den>
                    <m:nary>
                      <m:naryPr>
                        <m:chr m:val="∑"/>
                        <m:limLoc m:val="undOvr"/>
                        <m:supHide m:val="1"/>
                        <m:ctrlPr>
                          <w:rPr>
                            <w:rFonts w:ascii="Cambria Math" w:hAnsi="Cambria Math"/>
                          </w:rPr>
                        </m:ctrlPr>
                      </m:naryPr>
                      <m:sub>
                        <m:r>
                          <w:rPr>
                            <w:rFonts w:ascii="Cambria Math" w:hAnsi="Cambria Math"/>
                            <w:sz w:val="22"/>
                            <w:szCs w:val="22"/>
                          </w:rPr>
                          <m:t>h</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h</m:t>
                                </m:r>
                              </m:sub>
                            </m:sSub>
                          </m:e>
                          <m:sup>
                            <m:r>
                              <w:rPr>
                                <w:rFonts w:ascii="Cambria Math" w:hAnsi="Cambria Math"/>
                                <w:sz w:val="22"/>
                                <w:szCs w:val="22"/>
                              </w:rPr>
                              <m:t>(m)</m:t>
                            </m:r>
                          </m:sup>
                        </m:sSup>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h</m:t>
                                    </m:r>
                                  </m:sub>
                                </m:sSub>
                              </m:e>
                              <m:sup>
                                <m:r>
                                  <w:rPr>
                                    <w:rFonts w:ascii="Cambria Math" w:hAnsi="Cambria Math"/>
                                    <w:sz w:val="22"/>
                                    <w:szCs w:val="22"/>
                                  </w:rPr>
                                  <m:t>(m)</m:t>
                                </m:r>
                              </m:sup>
                            </m:sSup>
                            <m:r>
                              <w:rPr>
                                <w:rFonts w:ascii="Cambria Math" w:hAnsi="Cambria Math"/>
                                <w:sz w:val="22"/>
                                <w:szCs w:val="22"/>
                              </w:rPr>
                              <m:t>|</m:t>
                            </m:r>
                          </m:sup>
                        </m:sSup>
                      </m:e>
                    </m:nary>
                  </m:den>
                </m:f>
                <m:r>
                  <w:rPr>
                    <w:rFonts w:ascii="Cambria Math" w:hAnsi="Cambria Math"/>
                    <w:sz w:val="22"/>
                    <w:szCs w:val="22"/>
                  </w:rPr>
                  <m:t>.</m:t>
                </m:r>
              </m:oMath>
            </m:oMathPara>
          </w:p>
        </w:tc>
        <w:tc>
          <w:tcPr>
            <w:tcW w:w="864" w:type="dxa"/>
            <w:vAlign w:val="center"/>
          </w:tcPr>
          <w:p w14:paraId="670D7742" w14:textId="77777777" w:rsidR="00D951E9" w:rsidRDefault="00000000">
            <w:pPr>
              <w:spacing w:after="0" w:line="240" w:lineRule="auto"/>
              <w:jc w:val="right"/>
            </w:pPr>
            <w:r>
              <w:t>(</w:t>
            </w:r>
            <w:bookmarkStart w:id="146" w:name="Eq_4_32"/>
            <w:r>
              <w:t>4.</w:t>
            </w:r>
            <w:fldSimple w:instr=" SEQ EqChapterFour \* ARABIC ">
              <w:r w:rsidR="00D951E9">
                <w:t>32</w:t>
              </w:r>
            </w:fldSimple>
            <w:bookmarkEnd w:id="146"/>
            <w:r>
              <w:t>)</w:t>
            </w:r>
          </w:p>
        </w:tc>
      </w:tr>
    </w:tbl>
    <w:p w14:paraId="7B7BFB73" w14:textId="77777777" w:rsidR="00592BCF" w:rsidRDefault="00000000">
      <w:pPr>
        <w:pStyle w:val="BodyText"/>
      </w:pPr>
      <w:r>
        <w:t>A full group has no remaining places, so its total weight and assignment probability are zero. At every step before the final assignment, at least one place remains available, ensuring a positive denominator.</w:t>
      </w:r>
    </w:p>
    <w:p w14:paraId="5E6A5FBD" w14:textId="77777777" w:rsidR="00592BCF" w:rsidRDefault="00000000">
      <w:pPr>
        <w:pStyle w:val="BodyText"/>
      </w:pPr>
      <w:r>
        <w:t xml:space="preserve">Each assignment changes the receiving group’s centroid. Let </w:t>
      </w:r>
      <m:oMath>
        <m:r>
          <w:rPr>
            <w:rFonts w:ascii="Cambria Math" w:hAnsi="Cambria Math"/>
            <w:sz w:val="22"/>
            <w:szCs w:val="22"/>
          </w:rPr>
          <m:t>q</m:t>
        </m:r>
      </m:oMath>
      <w:r>
        <w:t xml:space="preserve"> denote the number of members already assigned to that group. For </w:t>
      </w:r>
      <m:oMath>
        <m:r>
          <w:rPr>
            <w:rFonts w:ascii="Cambria Math" w:hAnsi="Cambria Math"/>
            <w:sz w:val="22"/>
            <w:szCs w:val="22"/>
          </w:rPr>
          <m:t>q&gt;0</m:t>
        </m:r>
      </m:oMath>
      <w:r>
        <w:t xml:space="preserve">, write its current centroid as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oMath>
      <w:r>
        <w:t xml:space="preserve">. Its </w:t>
      </w:r>
      <w:r>
        <w:lastRenderedPageBreak/>
        <w:t xml:space="preserve">current total performance is therefore </w:t>
      </w:r>
      <m:oMath>
        <m:r>
          <w:rPr>
            <w:rFonts w:ascii="Cambria Math" w:hAnsi="Cambria Math"/>
            <w:sz w:val="22"/>
            <w:szCs w:val="22"/>
          </w:rPr>
          <m:t>q</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oMath>
      <w:r>
        <w:t xml:space="preserve">. Adding individual </w:t>
      </w:r>
      <m:oMath>
        <m:r>
          <w:rPr>
            <w:rFonts w:ascii="Cambria Math" w:hAnsi="Cambria Math"/>
            <w:sz w:val="22"/>
            <w:szCs w:val="22"/>
          </w:rPr>
          <m:t>i</m:t>
        </m:r>
      </m:oMath>
      <w:r>
        <w:t xml:space="preserve"> increases the total by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and the membership by one: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245D5FA" w14:textId="77777777">
        <w:trPr>
          <w:cantSplit/>
        </w:trPr>
        <w:tc>
          <w:tcPr>
            <w:tcW w:w="8496" w:type="dxa"/>
            <w:vAlign w:val="center"/>
          </w:tcPr>
          <w:p w14:paraId="31E7C455"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q</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r>
                      <w:rPr>
                        <w:rFonts w:ascii="Cambria Math" w:hAnsi="Cambria Math"/>
                        <w:sz w:val="22"/>
                        <w:szCs w:val="22"/>
                      </w:rPr>
                      <m:t>q+1</m:t>
                    </m:r>
                  </m:den>
                </m:f>
                <m:r>
                  <w:rPr>
                    <w:rFonts w:ascii="Cambria Math" w:hAnsi="Cambria Math"/>
                    <w:sz w:val="22"/>
                    <w:szCs w:val="22"/>
                  </w:rPr>
                  <m:t>.</m:t>
                </m:r>
              </m:oMath>
            </m:oMathPara>
          </w:p>
        </w:tc>
        <w:tc>
          <w:tcPr>
            <w:tcW w:w="864" w:type="dxa"/>
            <w:vAlign w:val="center"/>
          </w:tcPr>
          <w:p w14:paraId="2363AF39" w14:textId="77777777" w:rsidR="00D951E9" w:rsidRDefault="00000000">
            <w:pPr>
              <w:spacing w:after="0" w:line="240" w:lineRule="auto"/>
              <w:jc w:val="right"/>
            </w:pPr>
            <w:r>
              <w:t>(</w:t>
            </w:r>
            <w:bookmarkStart w:id="147" w:name="Eq_4_33"/>
            <w:r>
              <w:t>4.</w:t>
            </w:r>
            <w:fldSimple w:instr=" SEQ EqChapterFour \* ARABIC ">
              <w:r w:rsidR="00D951E9">
                <w:t>33</w:t>
              </w:r>
            </w:fldSimple>
            <w:bookmarkEnd w:id="147"/>
            <w:r>
              <w:t>)</w:t>
            </w:r>
          </w:p>
        </w:tc>
      </w:tr>
    </w:tbl>
    <w:p w14:paraId="0C2EC179" w14:textId="77777777" w:rsidR="00592BCF" w:rsidRDefault="00000000">
      <w:pPr>
        <w:pStyle w:val="BodyText"/>
        <w:keepNext/>
      </w:pPr>
      <w:r>
        <w:t>Rearranging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013D6B0" w14:textId="77777777">
        <w:trPr>
          <w:cantSplit/>
        </w:trPr>
        <w:tc>
          <w:tcPr>
            <w:tcW w:w="8496" w:type="dxa"/>
            <w:vAlign w:val="center"/>
          </w:tcPr>
          <w:p w14:paraId="78C0F6C7"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num>
                  <m:den>
                    <m:r>
                      <w:rPr>
                        <w:rFonts w:ascii="Cambria Math" w:hAnsi="Cambria Math"/>
                        <w:sz w:val="22"/>
                        <w:szCs w:val="22"/>
                      </w:rPr>
                      <m:t>q+1</m:t>
                    </m:r>
                  </m:den>
                </m:f>
                <m:r>
                  <w:rPr>
                    <w:rFonts w:ascii="Cambria Math" w:hAnsi="Cambria Math"/>
                    <w:sz w:val="22"/>
                    <w:szCs w:val="22"/>
                  </w:rPr>
                  <m:t>.</m:t>
                </m:r>
              </m:oMath>
            </m:oMathPara>
          </w:p>
        </w:tc>
        <w:tc>
          <w:tcPr>
            <w:tcW w:w="864" w:type="dxa"/>
            <w:vAlign w:val="center"/>
          </w:tcPr>
          <w:p w14:paraId="1DC8167F" w14:textId="77777777" w:rsidR="00D951E9" w:rsidRDefault="00000000">
            <w:pPr>
              <w:spacing w:after="0" w:line="240" w:lineRule="auto"/>
              <w:jc w:val="right"/>
            </w:pPr>
            <w:r>
              <w:t>(</w:t>
            </w:r>
            <w:bookmarkStart w:id="148" w:name="Eq_4_34"/>
            <w:r>
              <w:t>4.</w:t>
            </w:r>
            <w:fldSimple w:instr=" SEQ EqChapterFour \* ARABIC ">
              <w:r w:rsidR="00D951E9">
                <w:t>34</w:t>
              </w:r>
            </w:fldSimple>
            <w:bookmarkEnd w:id="148"/>
            <w:r>
              <w:t>)</w:t>
            </w:r>
          </w:p>
        </w:tc>
      </w:tr>
    </w:tbl>
    <w:p w14:paraId="341FDB88" w14:textId="77777777" w:rsidR="00592BCF" w:rsidRDefault="00000000">
      <w:pPr>
        <w:pStyle w:val="BodyText"/>
      </w:pPr>
      <w:r>
        <w:t>The centroid therefore moves toward the arriving individual’s performance. For the same difference between the individual and the current centroid, that movement becomes smaller as the group grows.</w:t>
      </w:r>
    </w:p>
    <w:p w14:paraId="4535AFB8" w14:textId="77777777" w:rsidR="00592BCF" w:rsidRDefault="00000000">
      <w:pPr>
        <w:pStyle w:val="BodyText"/>
        <w:keepNext/>
      </w:pPr>
      <w:r>
        <w:t>The first arrival is treated separately: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CA17F0D" w14:textId="77777777">
        <w:trPr>
          <w:cantSplit/>
        </w:trPr>
        <w:tc>
          <w:tcPr>
            <w:tcW w:w="8496" w:type="dxa"/>
            <w:vAlign w:val="center"/>
          </w:tcPr>
          <w:p w14:paraId="37A31257"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m:rPr>
                    <m:nor/>
                  </m:rPr>
                  <w:rPr>
                    <w:rFonts w:ascii="Cambria Math" w:hAnsi="Cambria Math"/>
                    <w:sz w:val="22"/>
                    <w:szCs w:val="22"/>
                  </w:rPr>
                  <m:t> when </m:t>
                </m:r>
                <m:r>
                  <w:rPr>
                    <w:rFonts w:ascii="Cambria Math" w:hAnsi="Cambria Math"/>
                    <w:sz w:val="22"/>
                    <w:szCs w:val="22"/>
                  </w:rPr>
                  <m:t>q=0.</m:t>
                </m:r>
              </m:oMath>
            </m:oMathPara>
          </w:p>
        </w:tc>
        <w:tc>
          <w:tcPr>
            <w:tcW w:w="864" w:type="dxa"/>
            <w:vAlign w:val="center"/>
          </w:tcPr>
          <w:p w14:paraId="06036E0C" w14:textId="77777777" w:rsidR="00D951E9" w:rsidRDefault="00000000">
            <w:pPr>
              <w:spacing w:after="0" w:line="240" w:lineRule="auto"/>
              <w:jc w:val="right"/>
            </w:pPr>
            <w:r>
              <w:t>(</w:t>
            </w:r>
            <w:bookmarkStart w:id="149" w:name="Eq_4_35"/>
            <w:r>
              <w:t>4.</w:t>
            </w:r>
            <w:fldSimple w:instr=" SEQ EqChapterFour \* ARABIC ">
              <w:r w:rsidR="00D951E9">
                <w:t>35</w:t>
              </w:r>
            </w:fldSimple>
            <w:bookmarkEnd w:id="149"/>
            <w:r>
              <w:t>)</w:t>
            </w:r>
          </w:p>
        </w:tc>
      </w:tr>
    </w:tbl>
    <w:p w14:paraId="6A93F481" w14:textId="77777777" w:rsidR="00592BCF" w:rsidRDefault="00000000">
      <w:pPr>
        <w:pStyle w:val="BodyText"/>
      </w:pPr>
      <w:r>
        <w:t xml:space="preserve">The population mean used to initialize an empty group is only a reference for calculating assignment probabilities. It is not an additional member and contributes nothing to the updated average. Once assignment is complete,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oMath>
      <w:r>
        <w:t xml:space="preserve"> is the mean performance of the group’s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actual members. Because total capacity equals </w:t>
      </w:r>
      <m:oMath>
        <m:r>
          <w:rPr>
            <w:rFonts w:ascii="Cambria Math" w:hAnsi="Cambria Math"/>
            <w:sz w:val="22"/>
            <w:szCs w:val="22"/>
          </w:rPr>
          <m:t>N</m:t>
        </m:r>
      </m:oMath>
      <w:r>
        <w:t>, the procedure fills every group exactly.</w:t>
      </w:r>
    </w:p>
    <w:p w14:paraId="4917F073" w14:textId="77777777" w:rsidR="007016DB" w:rsidRDefault="003369EC" w:rsidP="003369EC">
      <w:r>
        <w:fldChar w:fldCharType="begin"/>
      </w:r>
      <w:r>
        <w:instrText xml:space="preserve"> REF Chapter4Figure4 \h </w:instrText>
      </w:r>
      <w:r>
        <w:fldChar w:fldCharType="separate"/>
      </w:r>
      <w:r w:rsidR="005E5BEF">
        <w:t>Figure 4-6</w:t>
      </w:r>
      <w:r w:rsidR="005E5BEF">
        <w:noBreakHyphen/>
      </w:r>
      <w:r>
        <w:fldChar w:fldCharType="end"/>
      </w:r>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14:paraId="367041B9" w14:textId="77777777" w:rsidR="003369EC" w:rsidRDefault="003369EC" w:rsidP="00C5784C">
      <w:pPr>
        <w:pStyle w:val="Illustration"/>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0B9616CC" w14:textId="77777777" w:rsidR="003369EC" w:rsidRPr="00205937" w:rsidRDefault="003369EC" w:rsidP="00D8262B">
      <w:pPr>
        <w:pStyle w:val="Caption"/>
      </w:pPr>
      <w:bookmarkStart w:id="150" w:name="Chapter4Figure4"/>
      <w:r>
        <w:t>Figure 4-</w:t>
      </w:r>
      <w:fldSimple w:instr=" SEQ Figure \* ARABIC ">
        <w:r w:rsidR="005E5BEF">
          <w:rPr>
            <w:noProof/>
          </w:rPr>
          <w:t>6</w:t>
        </w:r>
      </w:fldSimple>
      <w:bookmarkEnd w:id="150"/>
      <w:r>
        <w:t xml:space="preserve">. </w:t>
      </w:r>
      <w:r w:rsidRPr="0030367F">
        <w:rPr>
          <w:rStyle w:val="CaptionTitle"/>
        </w:rPr>
        <w:t>Sequential assignment with evolving group centroids</w:t>
      </w:r>
      <w:r w:rsidRPr="00436C53">
        <w:t>.</w:t>
      </w:r>
      <w:r>
        <w:t xml:space="preserve">  Six individuals with performance values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-1.5,-0.9,-0.3,0.3,0.9,1.5</m:t>
            </m:r>
          </m:e>
        </m:d>
      </m:oMath>
      <w:r>
        <w:t xml:space="preserve"> are assigned to two groups of capacity three using </w:t>
      </w:r>
      <m:oMath>
        <m:r>
          <w:rPr>
            <w:rFonts w:ascii="Cambria Math" w:hAnsi="Cambria Math"/>
            <w:sz w:val="20"/>
            <w:szCs w:val="20"/>
          </w:rPr>
          <m:t>ρ=2</m:t>
        </m:r>
      </m:oMath>
      <w:r>
        <w:t xml:space="preserve">. Both empty groups begin with the population mean, </w:t>
      </w:r>
      <m:oMath>
        <m:acc>
          <m:accPr>
            <m:chr m:val="̅"/>
            <m:ctrlPr>
              <w:rPr>
                <w:rFonts w:ascii="Cambria Math" w:hAnsi="Cambria Math"/>
                <w:sz w:val="20"/>
                <w:szCs w:val="20"/>
              </w:rPr>
            </m:ctrlPr>
          </m:accPr>
          <m:e>
            <m:r>
              <w:rPr>
                <w:rFonts w:ascii="Cambria Math" w:hAnsi="Cambria Math"/>
                <w:sz w:val="20"/>
                <w:szCs w:val="20"/>
              </w:rPr>
              <m:t>A</m:t>
            </m:r>
          </m:e>
        </m:acc>
        <m:r>
          <w:rPr>
            <w:rFonts w:ascii="Cambria Math" w:hAnsi="Cambria Math"/>
            <w:sz w:val="20"/>
            <w:szCs w:val="20"/>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p>
    <w:p w14:paraId="17F5599E" w14:textId="77777777" w:rsidR="00CB3150" w:rsidRDefault="00205937" w:rsidP="00205937">
      <w:r w:rsidRPr="00205937">
        <w:t xml:space="preserve">At </w:t>
      </w:r>
      <m:oMath>
        <m:r>
          <w:rPr>
            <w:rFonts w:ascii="Cambria Math" w:hAnsi="Cambria Math"/>
            <w:sz w:val="22"/>
            <w:szCs w:val="22"/>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hAnsi="Cambria Math"/>
            <w:sz w:val="22"/>
            <w:szCs w:val="22"/>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14:paraId="3A7BBD25" w14:textId="77777777" w:rsidR="00CB3150" w:rsidRDefault="00000000">
      <w:pPr>
        <w:pStyle w:val="Heading2"/>
      </w:pPr>
      <w:bookmarkStart w:id="151" w:name="preference-and-realized-sorting"/>
      <w:bookmarkEnd w:id="141"/>
      <w:r>
        <w:lastRenderedPageBreak/>
        <w:t xml:space="preserve">4.6.3 </w:t>
      </w:r>
      <w:r w:rsidR="0050416D">
        <w:t>Measuring the sorting that results</w:t>
      </w:r>
    </w:p>
    <w:p w14:paraId="3813F781" w14:textId="77777777" w:rsidR="0050416D" w:rsidRPr="0050416D" w:rsidRDefault="0050416D" w:rsidP="0050416D">
      <w:pPr>
        <w:pStyle w:val="BodyText"/>
      </w:pPr>
      <w:r w:rsidRPr="0050416D">
        <w:t xml:space="preserve">The parameter </w:t>
      </w:r>
      <m:oMath>
        <m:r>
          <m:rPr>
            <m:sty m:val="bi"/>
          </m:rPr>
          <w:rPr>
            <w:rFonts w:ascii="Cambria Math" w:hAnsi="Cambria Math"/>
            <w:sz w:val="22"/>
            <w:szCs w:val="22"/>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hAnsi="Cambria Math"/>
            <w:sz w:val="22"/>
            <w:szCs w:val="22"/>
          </w:rPr>
          <m:t>A</m:t>
        </m:r>
      </m:oMath>
      <w:r w:rsidRPr="0050416D">
        <w:t xml:space="preserve"> lies between groups rather than within them.</w:t>
      </w:r>
    </w:p>
    <w:p w14:paraId="710AD924" w14:textId="77777777" w:rsidR="0050416D" w:rsidRPr="0050416D" w:rsidRDefault="0050416D" w:rsidP="0050416D">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14:paraId="48392CA5" w14:textId="77777777" w:rsidR="00240C6A" w:rsidRDefault="00000000">
      <w:pPr>
        <w:pStyle w:val="BodyText"/>
      </w:pPr>
      <w:r>
        <w:t xml:space="preserve">We summarize the resulting sorting using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the fraction of total variation in individual performance that lies between groups. This measure describes how strongly group membership distinguishes individuals by performance.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43103FE" w14:textId="77777777">
        <w:trPr>
          <w:cantSplit/>
        </w:trPr>
        <w:tc>
          <w:tcPr>
            <w:tcW w:w="8496" w:type="dxa"/>
            <w:vAlign w:val="center"/>
          </w:tcPr>
          <w:p w14:paraId="54728570" w14:textId="77777777" w:rsidR="0050416D" w:rsidRPr="0050416D" w:rsidRDefault="00000000" w:rsidP="0050416D">
            <w:pPr>
              <w:pStyle w:val="BodyText"/>
            </w:pPr>
            <m:oMathPara>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r>
                  <m:rPr>
                    <m:sty m:val="bi"/>
                  </m:rPr>
                  <w:rPr>
                    <w:rFonts w:ascii="Cambria Math" w:hAnsi="Cambria Math"/>
                    <w:sz w:val="22"/>
                    <w:szCs w:val="22"/>
                  </w:rPr>
                  <m:t>=1-</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T</m:t>
                                    </m:r>
                                  </m:e>
                                  <m:sub>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sub>
                                </m:sSub>
                              </m:e>
                            </m:d>
                          </m:e>
                          <m:sup>
                            <m:r>
                              <m:rPr>
                                <m:sty m:val="bi"/>
                              </m:rPr>
                              <w:rPr>
                                <w:rFonts w:ascii="Cambria Math" w:hAnsi="Cambria Math"/>
                                <w:sz w:val="22"/>
                                <w:szCs w:val="22"/>
                              </w:rPr>
                              <m:t>2</m:t>
                            </m:r>
                          </m:sup>
                        </m:sSup>
                      </m:e>
                    </m:nary>
                  </m:num>
                  <m:den>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acc>
                                  <m:accPr>
                                    <m:chr m:val="̅"/>
                                    <m:ctrlPr>
                                      <w:rPr>
                                        <w:rFonts w:ascii="Cambria Math" w:hAnsi="Cambria Math"/>
                                        <w:sz w:val="22"/>
                                        <w:szCs w:val="22"/>
                                      </w:rPr>
                                    </m:ctrlPr>
                                  </m:accPr>
                                  <m:e>
                                    <m:r>
                                      <m:rPr>
                                        <m:sty m:val="bi"/>
                                      </m:rPr>
                                      <w:rPr>
                                        <w:rFonts w:ascii="Cambria Math" w:hAnsi="Cambria Math"/>
                                        <w:sz w:val="22"/>
                                        <w:szCs w:val="22"/>
                                      </w:rPr>
                                      <m:t>A</m:t>
                                    </m:r>
                                  </m:e>
                                </m:acc>
                              </m:e>
                            </m:d>
                          </m:e>
                          <m:sup>
                            <m:r>
                              <m:rPr>
                                <m:sty m:val="bi"/>
                              </m:rPr>
                              <w:rPr>
                                <w:rFonts w:ascii="Cambria Math" w:hAnsi="Cambria Math"/>
                                <w:sz w:val="22"/>
                                <w:szCs w:val="22"/>
                              </w:rPr>
                              <m:t>2</m:t>
                            </m:r>
                          </m:sup>
                        </m:sSup>
                      </m:e>
                    </m:nary>
                  </m:den>
                </m:f>
                <m:r>
                  <m:rPr>
                    <m:sty m:val="bi"/>
                  </m:rPr>
                  <w:rPr>
                    <w:rFonts w:ascii="Cambria Math" w:hAnsi="Cambria Math"/>
                    <w:sz w:val="22"/>
                    <w:szCs w:val="22"/>
                  </w:rPr>
                  <m:t>.</m:t>
                </m:r>
              </m:oMath>
            </m:oMathPara>
          </w:p>
        </w:tc>
        <w:tc>
          <w:tcPr>
            <w:tcW w:w="864" w:type="dxa"/>
            <w:vAlign w:val="center"/>
          </w:tcPr>
          <w:p w14:paraId="48760F2D" w14:textId="77777777" w:rsidR="00D951E9" w:rsidRDefault="00000000">
            <w:pPr>
              <w:spacing w:after="0" w:line="240" w:lineRule="auto"/>
              <w:jc w:val="right"/>
            </w:pPr>
            <w:r>
              <w:t>(</w:t>
            </w:r>
            <w:bookmarkStart w:id="152" w:name="Eq_4_36"/>
            <w:r>
              <w:t>4.</w:t>
            </w:r>
            <w:fldSimple w:instr=" SEQ EqChapterFour \* ARABIC ">
              <w:r w:rsidR="00D951E9">
                <w:t>36</w:t>
              </w:r>
            </w:fldSimple>
            <w:bookmarkEnd w:id="152"/>
            <w:r>
              <w:t>)</w:t>
            </w:r>
          </w:p>
        </w:tc>
      </w:tr>
    </w:tbl>
    <w:p w14:paraId="17730E87" w14:textId="77777777" w:rsidR="0050416D" w:rsidRPr="0050416D" w:rsidRDefault="0050416D" w:rsidP="0050416D">
      <w:pPr>
        <w:pStyle w:val="BodyText"/>
      </w:pPr>
      <w:r w:rsidRPr="0050416D">
        <w:t xml:space="preserve">Here, </w:t>
      </w:r>
      <m:oMath>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oMath>
      <w:r w:rsidRPr="0050416D">
        <w:t xml:space="preserve"> identifies the group containing individual </w:t>
      </w:r>
      <m:oMath>
        <m:r>
          <m:rPr>
            <m:sty m:val="bi"/>
          </m:rPr>
          <w:rPr>
            <w:rFonts w:ascii="Cambria Math" w:hAnsi="Cambria Math"/>
            <w:sz w:val="22"/>
            <w:szCs w:val="22"/>
          </w:rPr>
          <m:t>i</m:t>
        </m:r>
      </m:oMath>
      <w:r w:rsidRPr="0050416D">
        <w:t xml:space="preserv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rsidRPr="0050416D">
        <w:t xml:space="preserve"> is that group’s final mean of </w:t>
      </w:r>
      <m:oMath>
        <m:r>
          <m:rPr>
            <m:sty m:val="bi"/>
          </m:rPr>
          <w:rPr>
            <w:rFonts w:ascii="Cambria Math" w:hAnsi="Cambria Math"/>
            <w:sz w:val="22"/>
            <w:szCs w:val="22"/>
          </w:rPr>
          <m:t>A</m:t>
        </m:r>
      </m:oMath>
      <w:r w:rsidRPr="0050416D">
        <w:t xml:space="preserve">, including individual </w:t>
      </w:r>
      <m:oMath>
        <m:r>
          <m:rPr>
            <m:sty m:val="bi"/>
          </m:rPr>
          <w:rPr>
            <w:rFonts w:ascii="Cambria Math" w:hAnsi="Cambria Math"/>
            <w:sz w:val="22"/>
            <w:szCs w:val="22"/>
          </w:rPr>
          <m:t>i</m:t>
        </m:r>
      </m:oMath>
      <w:r w:rsidRPr="0050416D">
        <w:t xml:space="preserve">, and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50416D">
        <w:t xml:space="preserve"> is the population mean of </w:t>
      </w:r>
      <m:oMath>
        <m:r>
          <m:rPr>
            <m:sty m:val="bi"/>
          </m:rPr>
          <w:rPr>
            <w:rFonts w:ascii="Cambria Math" w:hAnsi="Cambria Math"/>
            <w:sz w:val="22"/>
            <w:szCs w:val="22"/>
          </w:rPr>
          <m:t>A</m:t>
        </m:r>
      </m:oMath>
      <w:r w:rsidRPr="0050416D">
        <w:t>. Both sums run over all individuals in the population.</w:t>
      </w:r>
    </w:p>
    <w:p w14:paraId="3401100F" w14:textId="77777777" w:rsidR="0050416D" w:rsidRPr="0050416D" w:rsidRDefault="0050416D" w:rsidP="0050416D">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27D1E013" w14:textId="77777777" w:rsidR="00240C6A" w:rsidRDefault="00000000">
      <w:pPr>
        <w:pStyle w:val="BodyText"/>
        <w:keepNext/>
      </w:pPr>
      <w:r>
        <w:t>To see why Equation (</w:t>
      </w:r>
      <w:r>
        <w:fldChar w:fldCharType="begin"/>
      </w:r>
      <w:r w:rsidR="00240C6A">
        <w:instrText xml:space="preserve"> REF Eq_4_36 \h </w:instrText>
      </w:r>
      <w:r>
        <w:fldChar w:fldCharType="separate"/>
      </w:r>
      <w:r w:rsidR="00240C6A">
        <w:t>4.36</w:t>
      </w:r>
      <w:r>
        <w:fldChar w:fldCharType="end"/>
      </w:r>
      <w:r>
        <w:t xml:space="preserve">) measures between-group variation, we decompose each individual’s departure from the population mean into a within-group component and a between-group component. For individual </w:t>
      </w:r>
      <m:oMath>
        <m:r>
          <w:rPr>
            <w:rFonts w:ascii="Cambria Math" w:hAnsi="Cambria Math"/>
            <w:sz w:val="22"/>
            <w:szCs w:val="22"/>
          </w:rPr>
          <m:t>i</m:t>
        </m:r>
      </m:oMath>
      <w:r>
        <w:t xml:space="preserve"> in group </w:t>
      </w:r>
      <m:oMath>
        <m:r>
          <w:rPr>
            <w:rFonts w:ascii="Cambria Math" w:hAnsi="Cambria Math"/>
            <w:sz w:val="22"/>
            <w:szCs w:val="22"/>
          </w:rPr>
          <m:t>j</m:t>
        </m:r>
      </m:oMath>
      <w:r>
        <w:t>,</w:t>
      </w:r>
    </w:p>
    <w:p w14:paraId="398DFD76"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oMath>
      </m:oMathPara>
    </w:p>
    <w:p w14:paraId="1741796D" w14:textId="77777777" w:rsidR="00592BCF" w:rsidRDefault="00000000">
      <w:pPr>
        <w:pStyle w:val="BodyText"/>
        <w:keepNext/>
      </w:pPr>
      <w:r>
        <w:lastRenderedPageBreak/>
        <w:t>Squaring both sides gives</w:t>
      </w:r>
    </w:p>
    <w:p w14:paraId="45DC111B"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+2(</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oMath>
      </m:oMathPara>
    </w:p>
    <w:p w14:paraId="26890FBA" w14:textId="77777777" w:rsidR="00592BCF" w:rsidRDefault="00000000">
      <w:pPr>
        <w:pStyle w:val="BodyText"/>
      </w:pPr>
      <w:r>
        <w:t xml:space="preserve">Now sum over all members of group </w:t>
      </w:r>
      <m:oMath>
        <m:r>
          <w:rPr>
            <w:rFonts w:ascii="Cambria Math" w:hAnsi="Cambria Math"/>
            <w:sz w:val="22"/>
            <w:szCs w:val="22"/>
          </w:rPr>
          <m:t>j</m:t>
        </m:r>
      </m:oMath>
      <w:r>
        <w:t xml:space="preserve">. Because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oMath>
      <w:r>
        <w:t xml:space="preserve"> is the same for every member, we can take it outside the corresponding sums:</w:t>
      </w:r>
    </w:p>
    <w:p w14:paraId="732D2104"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i:g(i)=j</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+2(</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oMath>
      </m:oMathPara>
    </w:p>
    <w:p w14:paraId="25589D7A" w14:textId="77777777" w:rsidR="00592BCF" w:rsidRDefault="00000000">
      <w:pPr>
        <w:pStyle w:val="BodyText"/>
      </w:pPr>
      <w:r>
        <w:t xml:space="preserve">The middle term is zero. By definition,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oMath>
      <w:r>
        <w:t xml:space="preserve"> is the mean of the group’s performance values, so their deviations from that mean sum to zero:</w:t>
      </w:r>
    </w:p>
    <w:p w14:paraId="539E10EF"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i:g(i)=j</m:t>
              </m:r>
            </m:sub>
            <m:sup/>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=0.</m:t>
          </m:r>
        </m:oMath>
      </m:oMathPara>
    </w:p>
    <w:p w14:paraId="71FC82D4" w14:textId="77777777" w:rsidR="00592BCF" w:rsidRDefault="00000000">
      <w:pPr>
        <w:pStyle w:val="BodyText"/>
        <w:keepNext/>
      </w:pPr>
      <w:r>
        <w:t>Summing across all groups therefore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98F76F8" w14:textId="77777777">
        <w:trPr>
          <w:cantSplit/>
        </w:trPr>
        <w:tc>
          <w:tcPr>
            <w:tcW w:w="8496" w:type="dxa"/>
            <w:vAlign w:val="center"/>
          </w:tcPr>
          <w:p w14:paraId="7F33EF54" w14:textId="77777777" w:rsidR="00592BCF" w:rsidRDefault="00000000">
            <w:pPr>
              <w:spacing w:before="120" w:line="240" w:lineRule="auto"/>
              <w:jc w:val="center"/>
            </w:pPr>
            <m:oMathPara>
              <m:oMathParaPr>
                <m:jc m:val="center"/>
              </m:oMathParaPr>
              <m:oMath>
                <m:limLow>
                  <m:limLowPr>
                    <m:ctrlPr>
                      <w:rPr>
                        <w:rFonts w:ascii="Cambria Math" w:hAnsi="Cambria Math"/>
                      </w:rPr>
                    </m:ctrlPr>
                  </m:limLowPr>
                  <m:e>
                    <m:groupChr>
                      <m:groupChrPr>
                        <m:ctrlPr>
                          <w:rPr>
                            <w:rFonts w:ascii="Cambria Math" w:hAnsi="Cambria Math"/>
                          </w:rPr>
                        </m:ctrlPr>
                      </m:groupChrPr>
                      <m:e>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total variation</m:t>
                    </m:r>
                  </m:lim>
                </m:limLow>
                <m:r>
                  <w:rPr>
                    <w:rFonts w:ascii="Cambria Math" w:hAnsi="Cambria Math"/>
                    <w:sz w:val="22"/>
                    <w:szCs w:val="22"/>
                  </w:rPr>
                  <m:t>=</m:t>
                </m:r>
                <m:limLow>
                  <m:limLowPr>
                    <m:ctrlPr>
                      <w:rPr>
                        <w:rFonts w:ascii="Cambria Math" w:hAnsi="Cambria Math"/>
                      </w:rPr>
                    </m:ctrlPr>
                  </m:limLowPr>
                  <m:e>
                    <m:groupChr>
                      <m:groupChrPr>
                        <m:ctrlPr>
                          <w:rPr>
                            <w:rFonts w:ascii="Cambria Math" w:hAnsi="Cambria Math"/>
                          </w:rPr>
                        </m:ctrlPr>
                      </m:groupChrPr>
                      <m:e>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g(i)</m:t>
                                    </m:r>
                                  </m:sub>
                                </m:sSub>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within-group variation</m:t>
                    </m:r>
                  </m:lim>
                </m:limLow>
                <m:r>
                  <w:rPr>
                    <w:rFonts w:ascii="Cambria Math" w:hAnsi="Cambria Math"/>
                    <w:sz w:val="22"/>
                    <w:szCs w:val="22"/>
                  </w:rPr>
                  <m:t>+</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between-group variation</m:t>
                    </m:r>
                  </m:lim>
                </m:limLow>
                <m:r>
                  <w:rPr>
                    <w:rFonts w:ascii="Cambria Math" w:hAnsi="Cambria Math"/>
                    <w:sz w:val="22"/>
                    <w:szCs w:val="22"/>
                  </w:rPr>
                  <m:t>.</m:t>
                </m:r>
              </m:oMath>
            </m:oMathPara>
          </w:p>
        </w:tc>
        <w:tc>
          <w:tcPr>
            <w:tcW w:w="864" w:type="dxa"/>
            <w:vAlign w:val="center"/>
          </w:tcPr>
          <w:p w14:paraId="06717483" w14:textId="77777777" w:rsidR="00D951E9" w:rsidRDefault="00000000">
            <w:pPr>
              <w:spacing w:after="0" w:line="240" w:lineRule="auto"/>
              <w:jc w:val="right"/>
            </w:pPr>
            <w:r>
              <w:t>(</w:t>
            </w:r>
            <w:bookmarkStart w:id="153" w:name="Eq_4_37"/>
            <w:r>
              <w:t>4.</w:t>
            </w:r>
            <w:fldSimple w:instr=" SEQ EqChapterFour \* ARABIC ">
              <w:r w:rsidR="00D951E9">
                <w:t>37</w:t>
              </w:r>
            </w:fldSimple>
            <w:bookmarkEnd w:id="153"/>
            <w:r>
              <w:t>)</w:t>
            </w:r>
          </w:p>
        </w:tc>
      </w:tr>
    </w:tbl>
    <w:p w14:paraId="1FD3D679" w14:textId="77777777" w:rsidR="00592BCF" w:rsidRDefault="00000000">
      <w:pPr>
        <w:pStyle w:val="BodyText"/>
      </w:pPr>
      <w:r>
        <w:t>Thus, total variation equals within-group variation plus between-group variation. Substituting Equation (</w:t>
      </w:r>
      <w:r>
        <w:fldChar w:fldCharType="begin"/>
      </w:r>
      <w:r w:rsidR="00592BCF">
        <w:instrText xml:space="preserve"> REF Eq_4_37 \h </w:instrText>
      </w:r>
      <w:r>
        <w:fldChar w:fldCharType="separate"/>
      </w:r>
      <w:r w:rsidR="00592BCF">
        <w:t>4.37</w:t>
      </w:r>
      <w:r>
        <w:fldChar w:fldCharType="end"/>
      </w:r>
      <w:r>
        <w:t xml:space="preserve">) into our definition of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provided total variation is positive,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1346E3E" w14:textId="77777777">
        <w:trPr>
          <w:cantSplit/>
        </w:trPr>
        <w:tc>
          <w:tcPr>
            <w:tcW w:w="8496" w:type="dxa"/>
            <w:vAlign w:val="center"/>
          </w:tcPr>
          <w:p w14:paraId="1CD79349"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=1-</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g(i)</m:t>
                                </m:r>
                              </m:sub>
                            </m:sSub>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oMath>
            </m:oMathPara>
          </w:p>
        </w:tc>
        <w:tc>
          <w:tcPr>
            <w:tcW w:w="864" w:type="dxa"/>
            <w:vAlign w:val="center"/>
          </w:tcPr>
          <w:p w14:paraId="153A1B42" w14:textId="77777777" w:rsidR="00D951E9" w:rsidRDefault="00000000">
            <w:pPr>
              <w:spacing w:after="0" w:line="240" w:lineRule="auto"/>
              <w:jc w:val="right"/>
            </w:pPr>
            <w:r>
              <w:t>(</w:t>
            </w:r>
            <w:bookmarkStart w:id="154" w:name="Eq_4_38"/>
            <w:r>
              <w:t>4.</w:t>
            </w:r>
            <w:fldSimple w:instr=" SEQ EqChapterFour \* ARABIC ">
              <w:r w:rsidR="00D951E9">
                <w:t>38</w:t>
              </w:r>
            </w:fldSimple>
            <w:bookmarkEnd w:id="154"/>
            <w:r>
              <w:t>)</w:t>
            </w:r>
          </w:p>
        </w:tc>
      </w:tr>
    </w:tbl>
    <w:p w14:paraId="0376345E" w14:textId="77777777" w:rsidR="00592BCF" w:rsidRDefault="00000000">
      <w:pPr>
        <w:pStyle w:val="BodyText"/>
      </w:pPr>
      <w:r>
        <w:t xml:space="preserve">This establishes why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xml:space="preserve"> measures the fraction of performance variation lying between groups. The factor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accounts for how many individuals belong to each group.</w:t>
      </w:r>
    </w:p>
    <w:p w14:paraId="68C3A694" w14:textId="77777777" w:rsidR="0050416D" w:rsidRPr="0050416D" w:rsidRDefault="0050416D" w:rsidP="0050416D">
      <w:pPr>
        <w:pStyle w:val="BodyText"/>
      </w:pPr>
      <w:r w:rsidRPr="0050416D">
        <w:t xml:space="preserve">Provided the population has positive variation in </w:t>
      </w:r>
      <m:oMath>
        <m:r>
          <m:rPr>
            <m:sty m:val="bi"/>
          </m:rPr>
          <w:rPr>
            <w:rFonts w:ascii="Cambria Math" w:hAnsi="Cambria Math"/>
            <w:sz w:val="22"/>
            <w:szCs w:val="22"/>
          </w:rPr>
          <m:t>A</m:t>
        </m:r>
      </m:oMath>
      <w:r w:rsidRPr="0050416D">
        <w:t xml:space="preserve">, the index lies between zero and one. A value of zero means all group means equal the population mean. A value of one means there is no variation within groups. If everyone has the same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50416D">
        <w:t>, total variation is zero and the index is undefined.</w:t>
      </w:r>
    </w:p>
    <w:p w14:paraId="34DA70F4" w14:textId="77777777" w:rsidR="0050416D" w:rsidRPr="0050416D" w:rsidRDefault="0050416D" w:rsidP="0050416D">
      <w:pPr>
        <w:pStyle w:val="BodyText"/>
      </w:pPr>
      <w:r w:rsidRPr="0050416D">
        <w:lastRenderedPageBreak/>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hAnsi="Cambria Math"/>
            <w:sz w:val="22"/>
            <w:szCs w:val="22"/>
          </w:rPr>
          <m:t>J</m:t>
        </m:r>
      </m:oMath>
      <w:r w:rsidRPr="0050416D">
        <w:t xml:space="preserve"> nonempty groups with fixed capacities,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7E159A2" w14:textId="77777777">
        <w:trPr>
          <w:cantSplit/>
        </w:trPr>
        <w:tc>
          <w:tcPr>
            <w:tcW w:w="8496" w:type="dxa"/>
            <w:vAlign w:val="center"/>
          </w:tcPr>
          <w:p w14:paraId="3B2C1DC7" w14:textId="77777777" w:rsidR="0050416D" w:rsidRPr="0050416D" w:rsidRDefault="0050416D" w:rsidP="0050416D">
            <w:pPr>
              <w:pStyle w:val="BodyText"/>
            </w:pPr>
            <m:oMathPara>
              <m:oMath>
                <m:r>
                  <m:rPr>
                    <m:scr m:val="double-struck"/>
                    <m:sty m:val="b"/>
                  </m:rPr>
                  <w:rPr>
                    <w:rFonts w:ascii="Cambria Math" w:hAnsi="Cambria Math"/>
                    <w:sz w:val="22"/>
                    <w:szCs w:val="22"/>
                  </w:rPr>
                  <m:t>E</m:t>
                </m:r>
                <m:r>
                  <m:rPr>
                    <m:sty m:val="bi"/>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e>
                </m:d>
                <m:r>
                  <m:rPr>
                    <m:sty m:val="bi"/>
                  </m:rPr>
                  <w:rPr>
                    <w:rFonts w:ascii="Cambria Math" w:hAnsi="Cambria Math"/>
                    <w:sz w:val="22"/>
                    <w:szCs w:val="22"/>
                  </w:rPr>
                  <m:t>=</m:t>
                </m:r>
                <m:f>
                  <m:fPr>
                    <m:ctrlPr>
                      <w:rPr>
                        <w:rFonts w:ascii="Cambria Math" w:hAnsi="Cambria Math"/>
                        <w:sz w:val="22"/>
                        <w:szCs w:val="22"/>
                      </w:rPr>
                    </m:ctrlPr>
                  </m:fPr>
                  <m:num>
                    <m:r>
                      <m:rPr>
                        <m:sty m:val="bi"/>
                      </m:rPr>
                      <w:rPr>
                        <w:rFonts w:ascii="Cambria Math" w:hAnsi="Cambria Math"/>
                        <w:sz w:val="22"/>
                        <w:szCs w:val="22"/>
                      </w:rPr>
                      <m:t>J-1</m:t>
                    </m:r>
                  </m:num>
                  <m:den>
                    <m:r>
                      <m:rPr>
                        <m:sty m:val="bi"/>
                      </m:rPr>
                      <w:rPr>
                        <w:rFonts w:ascii="Cambria Math" w:hAnsi="Cambria Math"/>
                        <w:sz w:val="22"/>
                        <w:szCs w:val="22"/>
                      </w:rPr>
                      <m:t>N-1</m:t>
                    </m:r>
                  </m:den>
                </m:f>
                <m:r>
                  <m:rPr>
                    <m:sty m:val="bi"/>
                  </m:rPr>
                  <w:rPr>
                    <w:rFonts w:ascii="Cambria Math" w:hAnsi="Cambria Math"/>
                    <w:sz w:val="22"/>
                    <w:szCs w:val="22"/>
                  </w:rPr>
                  <m:t>,</m:t>
                </m:r>
              </m:oMath>
            </m:oMathPara>
          </w:p>
        </w:tc>
        <w:tc>
          <w:tcPr>
            <w:tcW w:w="864" w:type="dxa"/>
            <w:vAlign w:val="center"/>
          </w:tcPr>
          <w:p w14:paraId="267F2CAB" w14:textId="77777777" w:rsidR="00D951E9" w:rsidRDefault="00000000">
            <w:pPr>
              <w:spacing w:after="0" w:line="240" w:lineRule="auto"/>
              <w:jc w:val="right"/>
            </w:pPr>
            <w:r>
              <w:t>(</w:t>
            </w:r>
            <w:bookmarkStart w:id="155" w:name="Eq_4_39"/>
            <w:r>
              <w:t>4.</w:t>
            </w:r>
            <w:fldSimple w:instr=" SEQ EqChapterFour \* ARABIC ">
              <w:r w:rsidR="00D951E9">
                <w:t>39</w:t>
              </w:r>
            </w:fldSimple>
            <w:bookmarkEnd w:id="155"/>
            <w:r>
              <w:t>)</w:t>
            </w:r>
          </w:p>
        </w:tc>
      </w:tr>
    </w:tbl>
    <w:p w14:paraId="1B38A0ED" w14:textId="77777777" w:rsidR="0050416D" w:rsidRPr="0050416D" w:rsidRDefault="0050416D" w:rsidP="0050416D">
      <w:pPr>
        <w:pStyle w:val="BodyText"/>
      </w:pPr>
      <w:r w:rsidRPr="0050416D">
        <w:t xml:space="preserve">where </w:t>
      </w:r>
      <m:oMath>
        <m:r>
          <m:rPr>
            <m:scr m:val="double-struck"/>
            <m:sty m:val="b"/>
          </m:rPr>
          <w:rPr>
            <w:rFonts w:ascii="Cambria Math" w:hAnsi="Cambria Math"/>
            <w:sz w:val="22"/>
            <w:szCs w:val="22"/>
          </w:rPr>
          <m:t>E</m:t>
        </m:r>
      </m:oMath>
      <w:r w:rsidRPr="0050416D">
        <w:t xml:space="preserve"> denotes the average over possible random assignments. </w:t>
      </w:r>
      <w:r>
        <w:t>Equation (</w:t>
      </w:r>
      <w:r>
        <w:fldChar w:fldCharType="begin"/>
      </w:r>
      <w:r>
        <w:instrText xml:space="preserve"> REF Eq_4_39 \h </w:instrText>
      </w:r>
      <w:r>
        <w:fldChar w:fldCharType="separate"/>
      </w:r>
      <w:r>
        <w:t>4.39</w:t>
      </w:r>
      <w:r>
        <w:fldChar w:fldCharType="end"/>
      </w:r>
      <w:r>
        <w:t>)</w:t>
      </w:r>
      <w:r w:rsidRPr="0050416D">
        <w:t xml:space="preserve"> gives the expected reference value, while repeated random assignments show how much individual realizations can vary around it.</w:t>
      </w:r>
      <w:r>
        <w:t xml:space="preserve"> Appendix 4A.6 derives this expectation in Equation (</w:t>
      </w:r>
      <w:r>
        <w:fldChar w:fldCharType="begin"/>
      </w:r>
      <w:r>
        <w:instrText xml:space="preserve"> REF Eq_4A_19 \h </w:instrText>
      </w:r>
      <w:r>
        <w:fldChar w:fldCharType="separate"/>
      </w:r>
      <w:r>
        <w:t>4A.19</w:t>
      </w:r>
      <w:r>
        <w:fldChar w:fldCharType="end"/>
      </w:r>
      <w:r>
        <w:t>) for uniformly random assignment into nonempty groups with fixed capacities, including unequal group sizes.</w:t>
      </w:r>
    </w:p>
    <w:p w14:paraId="66826E59" w14:textId="77777777" w:rsidR="0050416D" w:rsidRDefault="0050416D">
      <w:pPr>
        <w:pStyle w:val="BodyText"/>
      </w:pPr>
      <w:r w:rsidRPr="0050416D">
        <w:t xml:space="preserve">We therefore report both the assignment preference </w:t>
      </w:r>
      <m:oMath>
        <m:r>
          <w:rPr>
            <w:rFonts w:ascii="Cambria Math" w:hAnsi="Cambria Math"/>
            <w:sz w:val="22"/>
            <w:szCs w:val="22"/>
          </w:rPr>
          <m:t>ρ</m:t>
        </m:r>
      </m:oMath>
      <w:r w:rsidRPr="0050416D">
        <w:t xml:space="preserve"> and the resulting </w:t>
      </w:r>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hAnsi="Cambria Math"/>
            <w:sz w:val="22"/>
            <w:szCs w:val="22"/>
          </w:rPr>
          <m:t>ρ=0</m:t>
        </m:r>
      </m:oMath>
      <w:r w:rsidRPr="0050416D">
        <w:t xml:space="preserve"> should not be equated with an observed sorting index of zero</w:t>
      </w:r>
      <w:r>
        <w:t>.</w:t>
      </w:r>
    </w:p>
    <w:p w14:paraId="34D04CC3" w14:textId="77777777" w:rsidR="00CB3150" w:rsidRDefault="00000000">
      <w:pPr>
        <w:pStyle w:val="Heading2"/>
      </w:pPr>
      <w:bookmarkStart w:id="156" w:name="X1ad203f4aedc8fcded9afae827919e65ec1bf18"/>
      <w:bookmarkEnd w:id="151"/>
      <w:r>
        <w:t xml:space="preserve">4.6.4 </w:t>
      </w:r>
      <w:r w:rsidR="0050416D">
        <w:t>Using artificial groups to investigate congestion</w:t>
      </w:r>
    </w:p>
    <w:p w14:paraId="361D950E" w14:textId="77777777" w:rsidR="0050416D" w:rsidRPr="0050416D" w:rsidRDefault="0050416D" w:rsidP="0050416D">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27EC071D" w14:textId="77777777" w:rsidR="0050416D" w:rsidRPr="0050416D" w:rsidRDefault="0050416D" w:rsidP="0050416D">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24D9B2E3" w14:textId="77777777" w:rsidR="0050416D" w:rsidRPr="0050416D" w:rsidRDefault="0050416D" w:rsidP="0050416D">
      <w:r w:rsidRPr="0050416D">
        <w:lastRenderedPageBreak/>
        <w:t xml:space="preserve">To examine the consequences of sorting, we instead vary </w:t>
      </w:r>
      <m:oMath>
        <m:r>
          <w:rPr>
            <w:rFonts w:ascii="Cambria Math" w:hAnsi="Cambria Math"/>
            <w:sz w:val="22"/>
            <w:szCs w:val="22"/>
          </w:rPr>
          <m:t>ρ</m:t>
        </m:r>
      </m:oMath>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4EB06FA7" w14:textId="77777777" w:rsidR="00CB3150" w:rsidRDefault="0050416D" w:rsidP="0050416D">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61B8348E" w14:textId="77777777" w:rsidR="00CB3150" w:rsidRDefault="00000000">
      <w:pPr>
        <w:pStyle w:val="Heading1"/>
      </w:pPr>
      <w:bookmarkStart w:id="157" w:name="X3c3c4c0997d1df4bc4320797fc414201263c54a"/>
      <w:bookmarkEnd w:id="138"/>
      <w:bookmarkEnd w:id="156"/>
      <w:r>
        <w:t>4.7 What the completed mechanism experiments establish</w:t>
      </w:r>
    </w:p>
    <w:p w14:paraId="72C51216" w14:textId="77777777" w:rsidR="00CB3150" w:rsidRDefault="00000000">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0D53C26B" w14:textId="77777777" w:rsidR="00CB3150" w:rsidRDefault="00000000">
      <w:pPr>
        <w:pStyle w:val="Heading2"/>
      </w:pPr>
      <w:bookmarkStart w:id="158" w:name="experimental-setting-and-interpretation"/>
      <w:r>
        <w:t>4.7.1 Experimental setting and interpretation</w:t>
      </w:r>
    </w:p>
    <w:p w14:paraId="6156300D" w14:textId="77777777" w:rsidR="00CB3150" w:rsidRDefault="00000000">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10</m:t>
        </m:r>
      </m:oMath>
      <w:r>
        <w:t xml:space="preserve">, and a </w:t>
      </w:r>
      <m:oMath>
        <m:r>
          <w:rPr>
            <w:rFonts w:ascii="Cambria Math" w:hAnsi="Cambria Math"/>
            <w:sz w:val="22"/>
            <w:szCs w:val="22"/>
          </w:rPr>
          <m:t>θ</m:t>
        </m:r>
      </m:oMath>
      <w:r>
        <w:t xml:space="preserve"> fixed at the season’s 99th performance percentile. The selection rule was deterministic top-</w:t>
      </w:r>
      <m:oMath>
        <m:r>
          <w:rPr>
            <w:rFonts w:ascii="Cambria Math" w:hAnsi="Cambria Math"/>
            <w:sz w:val="22"/>
            <w:szCs w:val="22"/>
          </w:rPr>
          <m:t>K</m:t>
        </m:r>
      </m:oMath>
      <w:r>
        <w:t xml:space="preserve">. Thus these experiments </w:t>
      </w:r>
      <w:r>
        <w:lastRenderedPageBreak/>
        <w:t>demonstrate behavior of the deterministic member of the model family; they are not results from the unrestricted stochastic SELECT rule. [14]</w:t>
      </w:r>
    </w:p>
    <w:p w14:paraId="427E50DE" w14:textId="77777777" w:rsidR="00CB3150" w:rsidRDefault="00000000">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02F12EF1" w14:textId="77777777" w:rsidR="00CB3150" w:rsidRDefault="00000000">
      <w:pPr>
        <w:pStyle w:val="Heading2"/>
      </w:pPr>
      <w:bookmarkStart w:id="159" w:name="X2bdcce90be781303280a4b078df70adb92028df"/>
      <w:bookmarkEnd w:id="158"/>
      <w:r>
        <w:t>4.7.2 Congestion can change winners without similarity preference</w:t>
      </w:r>
    </w:p>
    <w:p w14:paraId="79A2824E" w14:textId="77777777" w:rsidR="00CB3150" w:rsidRDefault="00000000">
      <w:r>
        <w:t xml:space="preserve">At approximately 2.7% selection and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6A6DD15D" w14:textId="77777777" w:rsidR="00CB3150" w:rsidRDefault="00000000">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1205C444" w14:textId="77777777" w:rsidR="00CB3150" w:rsidRDefault="00000000">
      <w:pPr>
        <w:pStyle w:val="BodyText"/>
      </w:pPr>
      <w:r>
        <w:t xml:space="preserve">The penalty’s numerical scale helped explain the small initial changes.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02471243" w14:textId="77777777" w:rsidR="00CB3150" w:rsidRDefault="00000000">
      <w:pPr>
        <w:pStyle w:val="Heading2"/>
      </w:pPr>
      <w:bookmarkStart w:id="160" w:name="X97d9df95a828479ab0f1857fc0478829051bfc4"/>
      <w:bookmarkEnd w:id="159"/>
      <w:r>
        <w:lastRenderedPageBreak/>
        <w:t>4.7.3 Penalty strength and the visibility of the tail</w:t>
      </w:r>
    </w:p>
    <w:p w14:paraId="7B945899" w14:textId="77777777" w:rsidR="00CB3150" w:rsidRDefault="00000000">
      <w:r>
        <w:t xml:space="preserve">Holding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and selection near 10% fixed, the next comparison varied </w:t>
      </w:r>
      <m:oMath>
        <m:r>
          <w:rPr>
            <w:rFonts w:ascii="Cambria Math" w:hAnsi="Cambria Math"/>
            <w:sz w:val="22"/>
            <w:szCs w:val="22"/>
          </w:rPr>
          <m:t>λ</m:t>
        </m:r>
      </m:oMath>
      <w:r>
        <w:t xml:space="preserve"> across 0, 1, 2, and 4 on the same saved assignments.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0517D1A3" w14:textId="77777777" w:rsidR="00CB3150" w:rsidRDefault="00000000">
      <w:pPr>
        <w:pStyle w:val="BodyText"/>
      </w:pPr>
      <w:r>
        <w:t xml:space="preserve">In 2015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proofErr w:type="spellStart"/>
      <w:r>
        <w:t>observations.</w:t>
      </w:r>
      <w:r>
        <w:fldChar w:fldCharType="begin"/>
      </w:r>
      <w:r>
        <w:instrText xml:space="preserve"> REF Chapter4Figure5 \h </w:instrText>
      </w:r>
      <w:r>
        <w:fldChar w:fldCharType="separate"/>
      </w:r>
      <w:r w:rsidR="005E5BEF">
        <w:t>Figure</w:t>
      </w:r>
      <w:proofErr w:type="spellEnd"/>
      <w:r w:rsidR="005E5BEF">
        <w:t xml:space="preserve"> 4-7</w:t>
      </w:r>
      <w:r w:rsidR="005E5BEF">
        <w:noBreakHyphen/>
      </w:r>
      <w:r>
        <w:fldChar w:fldCharType="end"/>
      </w:r>
      <w:r>
        <w:t>retains the population-count row so that the visual pattern can be judged alongside its support.</w:t>
      </w:r>
    </w:p>
    <w:p w14:paraId="7DD1FB68" w14:textId="77777777" w:rsidR="00CB3150" w:rsidRDefault="00000000">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7BA6B086" w14:textId="77777777" w:rsidR="00CB3150" w:rsidRDefault="00000000">
      <w:pPr>
        <w:pStyle w:val="Illustration"/>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44CF0C86" w14:textId="77777777" w:rsidR="00CB3150" w:rsidRDefault="00000000">
      <w:pPr>
        <w:pStyle w:val="Caption"/>
      </w:pPr>
      <w:bookmarkStart w:id="161" w:name="Chapter4Figure5"/>
      <w:r>
        <w:t>Figure 4-</w:t>
      </w:r>
      <w:fldSimple w:instr=" SEQ Figure \* ARABIC ">
        <w:r w:rsidR="005E5BEF">
          <w:rPr>
            <w:noProof/>
          </w:rPr>
          <w:t>7</w:t>
        </w:r>
      </w:fldSimple>
      <w:bookmarkEnd w:id="161"/>
      <w:r>
        <w:t xml:space="preserve">.  </w:t>
      </w:r>
      <w:r>
        <w:rPr>
          <w:rStyle w:val="CaptionTitle"/>
        </w:rPr>
        <w:t>Penalty strength and binning in the 2015 simulation.</w:t>
      </w:r>
      <w:r>
        <w:t xml:space="preserve"> Rows compare </w:t>
      </w:r>
      <m:oMath>
        <m:r>
          <w:rPr>
            <w:rFonts w:ascii="Cambria Math" w:hAnsi="Cambria Math"/>
            <w:sz w:val="20"/>
            <w:szCs w:val="20"/>
          </w:rPr>
          <m:t>λ</m:t>
        </m:r>
      </m:oMath>
      <w:r>
        <w:t xml:space="preserve"> = 0, 1, 2, and 4; the final row shows mean player counts per assignment. Assignment preference is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14:paraId="562056A8" w14:textId="77777777" w:rsidR="00CB3150" w:rsidRDefault="00000000">
      <w:pPr>
        <w:pStyle w:val="Heading2"/>
      </w:pPr>
      <w:bookmarkStart w:id="162" w:name="assignment-preference-and-scarcity"/>
      <w:bookmarkEnd w:id="160"/>
      <w:r>
        <w:t>4.7.4 Assignment preference and scarcity</w:t>
      </w:r>
    </w:p>
    <w:p w14:paraId="31A94D0A" w14:textId="77777777" w:rsidR="00CB3150" w:rsidRDefault="00000000">
      <w:r>
        <w:t xml:space="preserve">A later comparison held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xml:space="preserve"> fixed and compared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with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0.05</m:t>
        </m:r>
      </m:oMath>
      <w:r>
        <w:t xml:space="preserve"> at selection fractions of 50% and 1%. It reused the same saved paired assignments rather than generating new </w:t>
      </w:r>
      <w:r>
        <w:lastRenderedPageBreak/>
        <w:t xml:space="preserve">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5E5BEF">
        <w:t>Figure 4-8</w:t>
      </w:r>
      <w:r w:rsidR="005E5BEF">
        <w:noBreakHyphen/>
      </w:r>
      <w:r>
        <w:fldChar w:fldCharType="end"/>
      </w:r>
      <w:r>
        <w:t xml:space="preserve"> expresses each bin’s rate relative to the achieved overall selection rate, making small absolute probabilities visible on a comparable relative scale. [17]</w:t>
      </w:r>
    </w:p>
    <w:p w14:paraId="46FD4296" w14:textId="77777777" w:rsidR="00CB3150" w:rsidRDefault="00000000">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7CF0590B" w14:textId="77777777" w:rsidR="00CB3150" w:rsidRDefault="00000000">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2B94F20F" w14:textId="77777777" w:rsidR="00CB3150" w:rsidRDefault="00000000">
      <w:pPr>
        <w:pStyle w:val="Illustration"/>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0C16F50E" w14:textId="77777777" w:rsidR="00CB3150" w:rsidRDefault="00000000">
      <w:pPr>
        <w:pStyle w:val="Caption"/>
      </w:pPr>
      <w:bookmarkStart w:id="163" w:name="Chapter4Figure6"/>
      <w:r>
        <w:t>Figure 4-</w:t>
      </w:r>
      <w:fldSimple w:instr=" SEQ Figure \* ARABIC ">
        <w:r w:rsidR="005E5BEF">
          <w:rPr>
            <w:noProof/>
          </w:rPr>
          <w:t>8</w:t>
        </w:r>
      </w:fldSimple>
      <w:bookmarkEnd w:id="163"/>
      <w:r>
        <w:t xml:space="preserve">.  </w:t>
      </w:r>
      <w:r>
        <w:rPr>
          <w:rStyle w:val="CaptionTitle"/>
        </w:rPr>
        <w:t>Assignment preference under two levels of scarcity in the 2015 simulation.</w:t>
      </w:r>
      <w:r>
        <w:t xml:space="preserve"> The upper two rows show selection near 50%; the lower two show selection near 1%. Red indicates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t xml:space="preserve"> and teal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0.05</m:t>
        </m:r>
      </m:oMath>
      <w:r>
        <w:t xml:space="preserve">. The penalty is </w:t>
      </w:r>
      <m:oMath>
        <m:r>
          <w:rPr>
            <w:rFonts w:ascii="Cambria Math" w:hAnsi="Cambria Math"/>
            <w:sz w:val="20"/>
            <w:szCs w:val="20"/>
          </w:rPr>
          <m:t>λ</m:t>
        </m:r>
        <m:r>
          <m:rPr>
            <m:sty m:val="p"/>
          </m:rPr>
          <w:rPr>
            <w:rFonts w:ascii="Cambria Math" w:hAnsi="Cambria Math"/>
            <w:sz w:val="20"/>
            <w:szCs w:val="20"/>
          </w:rPr>
          <m:t>=</m:t>
        </m:r>
        <m:r>
          <w:rPr>
            <w:rFonts w:ascii="Cambria Math" w:hAnsi="Cambria Math"/>
            <w:sz w:val="20"/>
            <w:szCs w:val="20"/>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14:paraId="67C3D820" w14:textId="77777777" w:rsidR="00CB3150" w:rsidRDefault="00000000">
      <w:pPr>
        <w:pStyle w:val="Heading2"/>
      </w:pPr>
      <w:bookmarkStart w:id="164" w:name="what-remains-to-be-established"/>
      <w:bookmarkEnd w:id="162"/>
      <w:r>
        <w:t>4.7.5 What remains to be established</w:t>
      </w:r>
    </w:p>
    <w:p w14:paraId="5F472CBF" w14:textId="77777777" w:rsidR="00CB3150" w:rsidRDefault="00000000">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w:t>
      </w:r>
      <w:r>
        <w:lastRenderedPageBreak/>
        <w:t>configurations. They do not prove a universal necessity theorem for assortativity or guarantee a downturn within every high-performance band.</w:t>
      </w:r>
    </w:p>
    <w:p w14:paraId="488C9585" w14:textId="77777777" w:rsidR="00CB3150" w:rsidRDefault="00000000">
      <w:pPr>
        <w:pStyle w:val="BodyText"/>
      </w:pPr>
      <w:r>
        <w:t xml:space="preserve">The analytic discussion in Section 4.5 explains the roles of </w:t>
      </w:r>
      <m:oMath>
        <m:r>
          <w:rPr>
            <w:rFonts w:ascii="Cambria Math" w:hAnsi="Cambria Math"/>
            <w:sz w:val="22"/>
            <w:szCs w:val="22"/>
          </w:rPr>
          <m:t>γ</m:t>
        </m:r>
      </m:oMath>
      <w:r>
        <w:t xml:space="preserve">, </w:t>
      </w:r>
      <m:oMath>
        <m:r>
          <w:rPr>
            <w:rFonts w:ascii="Cambria Math" w:hAnsi="Cambria Math"/>
            <w:sz w:val="22"/>
            <w:szCs w:val="22"/>
          </w:rPr>
          <m:t>θ</m:t>
        </m:r>
      </m:oMath>
      <w:r>
        <w:t xml:space="preserve">, </w:t>
      </w:r>
      <m:oMath>
        <m:r>
          <w:rPr>
            <w:rFonts w:ascii="Cambria Math" w:hAnsi="Cambria Math"/>
            <w:sz w:val="22"/>
            <w:szCs w:val="22"/>
          </w:rPr>
          <m:t>λ</m:t>
        </m:r>
      </m:oMath>
      <w:r>
        <w:t xml:space="preserve">,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5450EC00" w14:textId="77777777" w:rsidR="00CB3150" w:rsidRDefault="00000000">
      <w:pPr>
        <w:pStyle w:val="Heading1"/>
      </w:pPr>
      <w:bookmarkStart w:id="165" w:name="the-bridge-to-empirical-fitting"/>
      <w:bookmarkEnd w:id="157"/>
      <w:bookmarkEnd w:id="164"/>
      <w:r>
        <w:t>4.8 The bridge to empirical fitting</w:t>
      </w:r>
    </w:p>
    <w:p w14:paraId="3F7AB04A" w14:textId="77777777" w:rsidR="00CB3150" w:rsidRDefault="00000000">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60C9DD20" w14:textId="77777777" w:rsidR="00CB3150" w:rsidRDefault="00000000">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sz w:val="22"/>
            <w:szCs w:val="22"/>
          </w:rPr>
          <m:t>K</m:t>
        </m:r>
      </m:oMath>
      <w:r>
        <w:t xml:space="preserve"> selection rule introduced in Section 4.3. We describe that fitted specification explicitly because its parameter estimates must be interpreted in relation to the probability model that produced them.</w:t>
      </w:r>
    </w:p>
    <w:p w14:paraId="3B34F116" w14:textId="77777777" w:rsidR="00CB3150" w:rsidRDefault="00000000">
      <w:pPr>
        <w:pStyle w:val="BodyText"/>
      </w:pPr>
      <w:r>
        <w:t xml:space="preserve">Each observation describes a player in a particular season. Let </w:t>
      </w:r>
      <m:oMath>
        <m:r>
          <w:rPr>
            <w:rFonts w:ascii="Cambria Math" w:hAnsi="Cambria Math"/>
            <w:sz w:val="22"/>
            <w:szCs w:val="22"/>
          </w:rPr>
          <m:t>s</m:t>
        </m:r>
      </m:oMath>
      <w:r>
        <w:t xml:space="preserve"> index seasons and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t xml:space="preserve"> denote the set of players included in season </w:t>
      </w:r>
      <m:oMath>
        <m:r>
          <w:rPr>
            <w:rFonts w:ascii="Cambria Math" w:hAnsi="Cambria Math"/>
            <w:sz w:val="22"/>
            <w:szCs w:val="22"/>
          </w:rPr>
          <m:t>s</m:t>
        </m:r>
      </m:oMath>
      <w:r>
        <w:t xml:space="preserve">. For player </w:t>
      </w:r>
      <m:oMath>
        <m:r>
          <w:rPr>
            <w:rFonts w:ascii="Cambria Math" w:hAnsi="Cambria Math"/>
            <w:sz w:val="22"/>
            <w:szCs w:val="22"/>
          </w:rPr>
          <m:t>i</m:t>
        </m:r>
      </m:oMath>
      <w:r>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t xml:space="preserve"> is performance measured as points per minute and standardized within that season. The group identifier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specifies the player’s team in that season.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equals one if the player was eventually drafted and zero otherwise. Consequently, a player observed in several seasons </w:t>
      </w:r>
      <w:r>
        <w:lastRenderedPageBreak/>
        <w:t xml:space="preserve">can contribute several observations carrying the same eventual-draft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does not indicate that the player was drafted during season </w:t>
      </w:r>
      <m:oMath>
        <m:r>
          <w:rPr>
            <w:rFonts w:ascii="Cambria Math" w:hAnsi="Cambria Math"/>
            <w:sz w:val="22"/>
            <w:szCs w:val="22"/>
          </w:rPr>
          <m:t>s</m:t>
        </m:r>
      </m:oMath>
      <w:r>
        <w:t>.</w:t>
      </w:r>
    </w:p>
    <w:p w14:paraId="7911B85F" w14:textId="77777777" w:rsidR="00CB3150" w:rsidRDefault="00000000">
      <w:pPr>
        <w:pStyle w:val="BodyText"/>
      </w:pPr>
      <w:r>
        <w:t xml:space="preserve">Congestion was calculated from each observed team roster using the full-group mean of competitive relevance defined in Section 4.4.3. We write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w:r>
        <w:t xml:space="preserve"> for the congestion assigned to player </w:t>
      </w:r>
      <m:oMath>
        <m:r>
          <w:rPr>
            <w:rFonts w:ascii="Cambria Math" w:hAnsi="Cambria Math"/>
            <w:sz w:val="22"/>
            <w:szCs w:val="22"/>
          </w:rPr>
          <m:t>i</m:t>
        </m:r>
      </m:oMath>
      <w:r>
        <w:t xml:space="preserve"> in season </w:t>
      </w:r>
      <m:oMath>
        <m:r>
          <w:rPr>
            <w:rFonts w:ascii="Cambria Math" w:hAnsi="Cambria Math"/>
            <w:sz w:val="22"/>
            <w:szCs w:val="22"/>
          </w:rPr>
          <m:t>s</m:t>
        </m:r>
      </m:oMath>
      <w:r>
        <w:t xml:space="preserve">. The parameter </w:t>
      </w:r>
      <m:oMath>
        <m:r>
          <w:rPr>
            <w:rFonts w:ascii="Cambria Math" w:hAnsi="Cambria Math"/>
            <w:sz w:val="22"/>
            <w:szCs w:val="22"/>
          </w:rPr>
          <m:t>γ</m:t>
        </m:r>
      </m:oMath>
      <w:r>
        <w:t xml:space="preserve"> controls how sharply competitive relevance increases around the threshold, and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xml:space="preserve"> is the threshold used for that season. The thresholds were calculated before optimization and then held fixed; congestion was recalculated as the fitted value of </w:t>
      </w:r>
      <m:oMath>
        <m:r>
          <w:rPr>
            <w:rFonts w:ascii="Cambria Math" w:hAnsi="Cambria Math"/>
            <w:sz w:val="22"/>
            <w:szCs w:val="22"/>
          </w:rPr>
          <m:t>γ</m:t>
        </m:r>
      </m:oMath>
      <w:r>
        <w:t xml:space="preserve"> changed.</w:t>
      </w:r>
    </w:p>
    <w:p w14:paraId="37DB1D7B" w14:textId="77777777" w:rsidR="00CB3150" w:rsidRDefault="00000000">
      <w:pPr>
        <w:pStyle w:val="BodyText"/>
      </w:pPr>
      <w:r>
        <w:t xml:space="preserve">The fitting procedure combines performance and congestion into an intermediate comparison quantity, denoted by </w:t>
      </w: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oMath>
      <w:r>
        <w:t xml:space="preserve">. Two additional positive parameters govern this calculation. The parameter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t xml:space="preserve"> divides the performance term, controlling how strongly performance differences enter the comparison. The coefficient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E5942E6" w14:textId="77777777">
        <w:trPr>
          <w:cantSplit/>
        </w:trPr>
        <w:tc>
          <w:tcPr>
            <w:tcW w:w="8496" w:type="dxa"/>
            <w:vAlign w:val="center"/>
          </w:tcPr>
          <w:p w14:paraId="6C06D305"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m:oMathPara>
          </w:p>
        </w:tc>
        <w:tc>
          <w:tcPr>
            <w:tcW w:w="864" w:type="dxa"/>
            <w:vAlign w:val="center"/>
          </w:tcPr>
          <w:p w14:paraId="5CDA50C3" w14:textId="77777777" w:rsidR="00D951E9" w:rsidRDefault="00000000">
            <w:pPr>
              <w:spacing w:after="0" w:line="240" w:lineRule="auto"/>
              <w:jc w:val="right"/>
            </w:pPr>
            <w:r>
              <w:t>(</w:t>
            </w:r>
            <w:bookmarkStart w:id="166" w:name="Eq_4_40"/>
            <w:r>
              <w:t>4.</w:t>
            </w:r>
            <w:fldSimple w:instr=" SEQ EqChapterFour \* ARABIC ">
              <w:r w:rsidR="00D951E9">
                <w:t>40</w:t>
              </w:r>
            </w:fldSimple>
            <w:bookmarkEnd w:id="166"/>
            <w:r>
              <w:t>)</w:t>
            </w:r>
          </w:p>
        </w:tc>
      </w:tr>
    </w:tbl>
    <w:p w14:paraId="01684747" w14:textId="77777777" w:rsidR="00CB3150" w:rsidRDefault="00000000">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for the resulting modeled probability of a positive outcome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2F76CED" w14:textId="77777777">
        <w:trPr>
          <w:cantSplit/>
        </w:trPr>
        <w:tc>
          <w:tcPr>
            <w:tcW w:w="8496" w:type="dxa"/>
            <w:vAlign w:val="center"/>
          </w:tcPr>
          <w:p w14:paraId="18831A7B"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exp(</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num>
                  <m:den>
                    <m:nary>
                      <m:naryPr>
                        <m:chr m:val="∑"/>
                        <m:limLoc m:val="undOvr"/>
                        <m:supHide m:val="1"/>
                        <m:ctrlPr>
                          <w:rPr>
                            <w:rFonts w:ascii="Cambria Math" w:hAnsi="Cambria Math"/>
                            <w:sz w:val="22"/>
                            <w:szCs w:val="22"/>
                          </w:rPr>
                        </m:ctrlPr>
                      </m:naryPr>
                      <m:sub>
                        <m:r>
                          <w:rPr>
                            <w:rFonts w:ascii="Cambria Math" w:hAnsi="Cambria Math"/>
                            <w:sz w:val="22"/>
                            <w:szCs w:val="22"/>
                          </w:rPr>
                          <m:t>h</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exp</m:t>
                        </m:r>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r>
                      <m:rPr>
                        <m:sty m:val="p"/>
                      </m:rPr>
                      <w:rPr>
                        <w:rFonts w:ascii="Cambria Math" w:hAnsi="Cambria Math"/>
                        <w:sz w:val="22"/>
                        <w:szCs w:val="22"/>
                      </w:rPr>
                      <m:t>)</m:t>
                    </m:r>
                  </m:den>
                </m:f>
                <m:r>
                  <m:rPr>
                    <m:sty m:val="p"/>
                  </m:rPr>
                  <w:rPr>
                    <w:rFonts w:ascii="Cambria Math" w:hAnsi="Cambria Math"/>
                    <w:sz w:val="22"/>
                    <w:szCs w:val="22"/>
                  </w:rPr>
                  <m:t>,</m:t>
                </m:r>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m:oMathPara>
          </w:p>
        </w:tc>
        <w:tc>
          <w:tcPr>
            <w:tcW w:w="864" w:type="dxa"/>
            <w:vAlign w:val="center"/>
          </w:tcPr>
          <w:p w14:paraId="789B9030" w14:textId="77777777" w:rsidR="00D951E9" w:rsidRDefault="00000000">
            <w:pPr>
              <w:spacing w:after="0" w:line="240" w:lineRule="auto"/>
              <w:jc w:val="right"/>
            </w:pPr>
            <w:r>
              <w:t>(</w:t>
            </w:r>
            <w:bookmarkStart w:id="167" w:name="Eq_4_41"/>
            <w:r>
              <w:t>4.</w:t>
            </w:r>
            <w:fldSimple w:instr=" SEQ EqChapterFour \* ARABIC ">
              <w:r w:rsidR="00D951E9">
                <w:t>41</w:t>
              </w:r>
            </w:fldSimple>
            <w:bookmarkEnd w:id="167"/>
            <w:r>
              <w:t>)</w:t>
            </w:r>
          </w:p>
        </w:tc>
      </w:tr>
    </w:tbl>
    <w:p w14:paraId="691A75F8" w14:textId="77777777" w:rsidR="00CB3150" w:rsidRDefault="00000000">
      <w:r>
        <w:t xml:space="preserve">To evaluate the parameters, the fitting procedure treats each observed outcome as a Bernoulli observation: a positive outcome contributes probability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while a negative </w:t>
      </w:r>
      <w:r>
        <w:lastRenderedPageBreak/>
        <w:t xml:space="preserve">outcome contributes probability </w:t>
      </w:r>
      <m:oMath>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oMath>
      <w:r>
        <w:t>, the objective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121D442" w14:textId="77777777">
        <w:trPr>
          <w:cantSplit/>
        </w:trPr>
        <w:tc>
          <w:tcPr>
            <w:tcW w:w="8496" w:type="dxa"/>
            <w:vAlign w:val="center"/>
          </w:tcPr>
          <w:p w14:paraId="372C9BF0"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e>
                        </m:d>
                      </m:e>
                    </m:nary>
                  </m:e>
                </m:nary>
                <m:r>
                  <m:rPr>
                    <m:sty m:val="p"/>
                  </m:rPr>
                  <w:rPr>
                    <w:rFonts w:ascii="Cambria Math" w:hAnsi="Cambria Math"/>
                    <w:sz w:val="22"/>
                    <w:szCs w:val="22"/>
                  </w:rPr>
                  <m:t>.</m:t>
                </m:r>
              </m:oMath>
            </m:oMathPara>
          </w:p>
        </w:tc>
        <w:tc>
          <w:tcPr>
            <w:tcW w:w="864" w:type="dxa"/>
            <w:vAlign w:val="center"/>
          </w:tcPr>
          <w:p w14:paraId="456725CC" w14:textId="77777777" w:rsidR="00D951E9" w:rsidRDefault="00000000">
            <w:pPr>
              <w:spacing w:after="0" w:line="240" w:lineRule="auto"/>
              <w:jc w:val="right"/>
            </w:pPr>
            <w:r>
              <w:t>(</w:t>
            </w:r>
            <w:bookmarkStart w:id="168" w:name="Eq_4_42"/>
            <w:r>
              <w:t>4.</w:t>
            </w:r>
            <w:fldSimple w:instr=" SEQ EqChapterFour \* ARABIC ">
              <w:r w:rsidR="00D951E9">
                <w:t>42</w:t>
              </w:r>
            </w:fldSimple>
            <w:bookmarkEnd w:id="168"/>
            <w:r>
              <w:t>)</w:t>
            </w:r>
          </w:p>
        </w:tc>
      </w:tr>
    </w:tbl>
    <w:p w14:paraId="29D8B6F4" w14:textId="77777777" w:rsidR="00CB3150" w:rsidRDefault="00000000">
      <w:r>
        <w:t xml:space="preserve">The joint optimization estimated </w:t>
      </w:r>
      <m:oMath>
        <m:r>
          <w:rPr>
            <w:rFonts w:ascii="Cambria Math" w:hAnsi="Cambria Math"/>
            <w:sz w:val="22"/>
            <w:szCs w:val="22"/>
          </w:rPr>
          <m:t>γ</m:t>
        </m:r>
      </m:oMath>
      <w:r>
        <w:t xml:space="preserve">,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t xml:space="preserve">, and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t xml:space="preserve"> by maximizing this objective. Assignment preference </w:t>
      </w:r>
      <m:oMath>
        <m:r>
          <w:rPr>
            <w:rFonts w:ascii="Cambria Math" w:hAnsi="Cambria Math"/>
            <w:sz w:val="22"/>
            <w:szCs w:val="22"/>
          </w:rPr>
          <m:t>ρ</m:t>
        </m:r>
      </m:oMath>
      <w:r>
        <w:t xml:space="preserve"> was outside the outcome fit because observed team memberships were held fixed. The saved estimates were approximately </w:t>
      </w: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m:t>
        </m:r>
      </m:oMath>
      <w: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1.0699</m:t>
        </m:r>
      </m:oMath>
      <w:r>
        <w:t>. These estimates belong to the Bernoulli fitting specification described here. They were not obtained by fitting the exact-</w:t>
      </w:r>
      <m:oMath>
        <m:r>
          <w:rPr>
            <w:rFonts w:ascii="Cambria Math" w:hAnsi="Cambria Math"/>
            <w:sz w:val="22"/>
            <w:szCs w:val="22"/>
          </w:rPr>
          <m:t>K</m:t>
        </m:r>
      </m:oMath>
      <w:r>
        <w:t xml:space="preserve"> selection model. Appendix 4A provides the sample description, numerical implementation details, and supporting source record. [4–9]</w:t>
      </w:r>
    </w:p>
    <w:p w14:paraId="79EF7359" w14:textId="77777777" w:rsidR="00CB3150" w:rsidRDefault="00000000">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72290CD3" w14:textId="77777777" w:rsidR="00CB3150" w:rsidRDefault="00000000">
      <w:pPr>
        <w:pStyle w:val="BodyText"/>
      </w:pPr>
      <w:r>
        <w:t xml:space="preserve">There is also a coefficient-scale distinction: dividing </w:t>
      </w:r>
      <m:oMath>
        <m:r>
          <w:rPr>
            <w:rFonts w:ascii="Cambria Math" w:hAnsi="Cambria Math"/>
            <w:sz w:val="22"/>
            <w:szCs w:val="22"/>
          </w:rPr>
          <m:t>A</m:t>
        </m:r>
      </m:oMath>
      <w:r>
        <w:t xml:space="preserve"> alone by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is not the same as dividing </w:t>
      </w:r>
      <m:oMath>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λC</m:t>
        </m:r>
      </m:oMath>
      <w:r>
        <w:t xml:space="preserve"> by temperature while retaining the same numerical </w:t>
      </w:r>
      <m:oMath>
        <m:r>
          <w:rPr>
            <w:rFonts w:ascii="Cambria Math" w:hAnsi="Cambria Math"/>
            <w:sz w:val="22"/>
            <w:szCs w:val="22"/>
          </w:rPr>
          <m:t>λ</m:t>
        </m:r>
      </m:oMath>
      <w:r>
        <w:t>. An algebraic reparameterization can match logits for fixed congestion, but it does not turn the Bernoulli likelihood into the likelihood of exact-</w:t>
      </w:r>
      <m:oMath>
        <m:r>
          <w:rPr>
            <w:rFonts w:ascii="Cambria Math" w:hAnsi="Cambria Math"/>
            <w:sz w:val="22"/>
            <w:szCs w:val="22"/>
          </w:rPr>
          <m:t>K</m:t>
        </m:r>
      </m:oMath>
      <w:r>
        <w:t xml:space="preserve"> selection. No completed exact-</w:t>
      </w:r>
      <m:oMath>
        <m:r>
          <w:rPr>
            <w:rFonts w:ascii="Cambria Math" w:hAnsi="Cambria Math"/>
            <w:sz w:val="22"/>
            <w:szCs w:val="22"/>
          </w:rPr>
          <m:t>K</m:t>
        </m:r>
      </m:oMath>
      <w:r>
        <w:t xml:space="preserve"> refit has been established in the verified record. [11, 12]</w:t>
      </w:r>
    </w:p>
    <w:p w14:paraId="2BDDDF48" w14:textId="77777777" w:rsidR="00CB3150" w:rsidRDefault="00000000">
      <w:pPr>
        <w:pStyle w:val="BodyText"/>
      </w:pPr>
      <w:r>
        <w:lastRenderedPageBreak/>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79CBA4E5" w14:textId="77777777" w:rsidR="00CB3150" w:rsidRDefault="00000000">
      <w:pPr>
        <w:pStyle w:val="Heading1"/>
      </w:pPr>
      <w:bookmarkStart w:id="169" w:name="X34faad1c749316954420b934931aff7c96ea3d6"/>
      <w:bookmarkEnd w:id="165"/>
      <w:r>
        <w:t>Appendix 4A Technical qualifications and the historical fitting record</w:t>
      </w:r>
    </w:p>
    <w:p w14:paraId="1481D9EF" w14:textId="77777777" w:rsidR="00CB3150" w:rsidRDefault="00000000">
      <w:pPr>
        <w:pStyle w:val="Heading2"/>
      </w:pPr>
      <w:bookmarkStart w:id="170" w:name="Xc4cff8260d0316924cc51552c5cb860d3737775"/>
      <w:r>
        <w:t>4A.1 The intended stochastic rule and legacy software</w:t>
      </w:r>
    </w:p>
    <w:p w14:paraId="54925926" w14:textId="77777777" w:rsidR="00CB3150" w:rsidRDefault="00000000">
      <w:r>
        <w:t xml:space="preserve">The stochastic selection rule in Section 4.3 accepts any finite score, including negative scores, and selects exactly </w:t>
      </w:r>
      <m:oMath>
        <m:r>
          <w:rPr>
            <w:rFonts w:ascii="Cambria Math" w:hAnsi="Cambria Math"/>
            <w:sz w:val="22"/>
            <w:szCs w:val="22"/>
          </w:rPr>
          <m:t>K</m:t>
        </m:r>
      </m:oMath>
      <w:r>
        <w:t xml:space="preserve"> individuals. A negative score still produces a positive exponential weight. Adding the same constant to every score leaves the selection probabilities unchanged because it preserves all score differences.</w:t>
      </w:r>
    </w:p>
    <w:p w14:paraId="0D72F0E8" w14:textId="77777777" w:rsidR="00CB3150" w:rsidRDefault="00000000">
      <w:pPr>
        <w:pStyle w:val="BodyText"/>
      </w:pPr>
      <w:r>
        <w:t xml:space="preserve">The selection function used in some earlier simulations includes additional operations. It first replaces negative scores with zero. It then limits the number selected to the smaller of </w:t>
      </w:r>
      <m:oMath>
        <m:r>
          <w:rPr>
            <w:rFonts w:ascii="Cambria Math" w:hAnsi="Cambria Math"/>
            <w:sz w:val="22"/>
            <w:szCs w:val="22"/>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sz w:val="22"/>
            <w:szCs w:val="22"/>
          </w:rPr>
          <m:t>K</m:t>
        </m:r>
      </m:oMath>
      <w:r>
        <w:t xml:space="preserve"> individuals. Replacing negative scores with zero can also change relative selection probabilities by erasing differences among those scores. [3]</w:t>
      </w:r>
    </w:p>
    <w:p w14:paraId="0D90AF8E" w14:textId="77777777" w:rsidR="00CB3150" w:rsidRDefault="00000000">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02AB81B4" w14:textId="77777777" w:rsidR="00CB3150" w:rsidRDefault="00000000">
      <w:pPr>
        <w:pStyle w:val="BodyText"/>
      </w:pPr>
      <w:r>
        <w:lastRenderedPageBreak/>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089B82D4" w14:textId="77777777" w:rsidR="00CB3150" w:rsidRDefault="00000000">
      <w:pPr>
        <w:pStyle w:val="Heading2"/>
      </w:pPr>
      <w:bookmarkStart w:id="171" w:name="X30020ca2e28c3ddcf47702a707f4f0d8976e712"/>
      <w:bookmarkEnd w:id="170"/>
      <w:r>
        <w:t>4A.2 Differences between the stated selection rule and earlier implementations</w:t>
      </w:r>
    </w:p>
    <w:p w14:paraId="50F6A77B" w14:textId="77777777" w:rsidR="00CB3150" w:rsidRDefault="00000000">
      <w:r>
        <w:t xml:space="preserve">For season </w:t>
      </w:r>
      <m:oMath>
        <m:r>
          <w:rPr>
            <w:rFonts w:ascii="Cambria Math" w:hAnsi="Cambria Math"/>
            <w:sz w:val="22"/>
            <w:szCs w:val="22"/>
          </w:rPr>
          <m:t>s</m:t>
        </m:r>
      </m:oMath>
      <w:r>
        <w:t xml:space="preserve">,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t xml:space="preserve"> denote the player-season observations entering the likelihood. The measured performance quantity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t xml:space="preserve"> was points per minute standardized within season by the analysis pipeline.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2183E774" w14:textId="77777777" w:rsidR="00CB3150" w:rsidRDefault="00000000">
      <w:pPr>
        <w:pStyle w:val="BodyText"/>
      </w:pPr>
      <w:r>
        <w:t xml:space="preserve">Congestion was computed on the observed team-season rosters using the full-group definition introduced in Section 4.4.3. Let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identify individual </w:t>
      </w:r>
      <m:oMath>
        <m:r>
          <w:rPr>
            <w:rFonts w:ascii="Cambria Math" w:hAnsi="Cambria Math"/>
            <w:sz w:val="22"/>
            <w:szCs w:val="22"/>
          </w:rPr>
          <m:t>i</m:t>
        </m:r>
      </m:oMath>
      <w:r>
        <w:t xml:space="preserve">’s group in season </w:t>
      </w:r>
      <m:oMath>
        <m:r>
          <w:rPr>
            <w:rFonts w:ascii="Cambria Math" w:hAnsi="Cambria Math"/>
            <w:sz w:val="22"/>
            <w:szCs w:val="22"/>
          </w:rPr>
          <m:t>s</m:t>
        </m:r>
      </m:oMath>
      <w:r>
        <w:t xml:space="preserve">, and let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oMath>
      <w:r>
        <w:t xml:space="preserve"> be the number of individuals included in group </w:t>
      </w:r>
      <m:oMath>
        <m:r>
          <w:rPr>
            <w:rFonts w:ascii="Cambria Math" w:hAnsi="Cambria Math"/>
            <w:sz w:val="22"/>
            <w:szCs w:val="22"/>
          </w:rPr>
          <m:t>j</m:t>
        </m:r>
      </m:oMath>
      <w:r>
        <w:t xml:space="preserve"> for that season. Thus, the fitted congestion term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6B14AD7" w14:textId="77777777">
        <w:trPr>
          <w:cantSplit/>
        </w:trPr>
        <w:tc>
          <w:tcPr>
            <w:tcW w:w="8496" w:type="dxa"/>
            <w:vAlign w:val="center"/>
          </w:tcPr>
          <w:p w14:paraId="5C530629"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d>
                  <m:dPr>
                    <m:ctrlPr>
                      <w:rPr>
                        <w:rFonts w:ascii="Cambria Math" w:hAnsi="Cambria Math"/>
                        <w:sz w:val="22"/>
                        <w:szCs w:val="22"/>
                      </w:rPr>
                    </m:ctrlPr>
                  </m:dPr>
                  <m:e>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den>
                </m:f>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hs</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e>
                </m:d>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x</m:t>
                    </m:r>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r>
                              <w:rPr>
                                <w:rFonts w:ascii="Cambria Math" w:hAnsi="Cambria Math"/>
                                <w:sz w:val="22"/>
                                <w:szCs w:val="22"/>
                              </w:rPr>
                              <m:t>-x</m:t>
                            </m:r>
                          </m:e>
                        </m:d>
                      </m:sup>
                    </m:sSup>
                  </m:den>
                </m:f>
              </m:oMath>
            </m:oMathPara>
          </w:p>
        </w:tc>
        <w:tc>
          <w:tcPr>
            <w:tcW w:w="864" w:type="dxa"/>
            <w:vAlign w:val="center"/>
          </w:tcPr>
          <w:p w14:paraId="7820357F" w14:textId="77777777" w:rsidR="00D951E9" w:rsidRDefault="00000000">
            <w:pPr>
              <w:spacing w:after="0" w:line="240" w:lineRule="auto"/>
              <w:jc w:val="right"/>
            </w:pPr>
            <w:r>
              <w:t>(</w:t>
            </w:r>
            <w:bookmarkStart w:id="172" w:name="Eq_4A_1"/>
            <w:r>
              <w:t>4A.</w:t>
            </w:r>
            <w:fldSimple w:instr=" SEQ EqAppendixFourA \* ARABIC ">
              <w:r w:rsidR="00D951E9">
                <w:t>1</w:t>
              </w:r>
            </w:fldSimple>
            <w:bookmarkEnd w:id="172"/>
            <w:r>
              <w:t>)</w:t>
            </w:r>
          </w:p>
        </w:tc>
      </w:tr>
    </w:tbl>
    <w:p w14:paraId="5A90DDC4" w14:textId="77777777" w:rsidR="00CB3150" w:rsidRDefault="00000000">
      <w:r>
        <w:t xml:space="preserve">The mean included the focal player as well as the other retained members of the group. In the code this quantity was stored as </w:t>
      </w:r>
      <m:oMath>
        <m:r>
          <m:rPr>
            <m:scr m:val="monospace"/>
            <m:sty m:val="p"/>
          </m:rPr>
          <w:rPr>
            <w:rFonts w:ascii="Cambria Math" w:hAnsi="Cambria Math"/>
            <w:sz w:val="22"/>
            <w:szCs w:val="22"/>
          </w:rPr>
          <m:t>poolcsmoothteam</m:t>
        </m:r>
      </m:oMath>
      <w:r>
        <w:t xml:space="preserve"> and was often denoted </w:t>
      </w:r>
      <m:oMath>
        <m:sSup>
          <m:sSupPr>
            <m:ctrlPr>
              <w:rPr>
                <w:rFonts w:ascii="Cambria Math" w:hAnsi="Cambria Math"/>
                <w:sz w:val="22"/>
                <w:szCs w:val="22"/>
              </w:rPr>
            </m:ctrlPr>
          </m:sSupPr>
          <m:e>
            <m:r>
              <w:rPr>
                <w:rFonts w:ascii="Cambria Math" w:hAnsi="Cambria Math"/>
                <w:sz w:val="22"/>
                <w:szCs w:val="22"/>
              </w:rPr>
              <m:t>L</m:t>
            </m:r>
          </m:e>
          <m:sup>
            <m:r>
              <w:rPr>
                <w:rFonts w:ascii="Cambria Math" w:hAnsi="Cambria Math"/>
                <w:sz w:val="22"/>
                <w:szCs w:val="22"/>
              </w:rPr>
              <m:t>C</m:t>
            </m:r>
          </m:sup>
        </m:sSup>
      </m:oMath>
      <w:r>
        <w:t xml:space="preserve"> in development documents. 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oMath>
      <w:r>
        <w:t xml:space="preserve"> denotes the shared congestion of group </w:t>
      </w:r>
      <m:oMath>
        <m:r>
          <w:rPr>
            <w:rFonts w:ascii="Cambria Math" w:hAnsi="Cambria Math"/>
            <w:sz w:val="22"/>
            <w:szCs w:val="22"/>
          </w:rPr>
          <m:t>j</m:t>
        </m:r>
      </m:oMath>
      <w:r>
        <w:t xml:space="preserve"> in season </w:t>
      </w:r>
      <m:oMath>
        <m:r>
          <w:rPr>
            <w:rFonts w:ascii="Cambria Math" w:hAnsi="Cambria Math"/>
            <w:sz w:val="22"/>
            <w:szCs w:val="22"/>
          </w:rPr>
          <m:t>s</m:t>
        </m:r>
      </m:oMath>
      <w:r>
        <w:t xml:space="preserve">; the </w:t>
      </w:r>
      <w:r>
        <w:lastRenderedPageBreak/>
        <w:t xml:space="preserve">effective congestion applied to individual </w:t>
      </w:r>
      <m:oMath>
        <m:r>
          <w:rPr>
            <w:rFonts w:ascii="Cambria Math" w:hAnsi="Cambria Math"/>
            <w:sz w:val="22"/>
            <w:szCs w:val="22"/>
          </w:rPr>
          <m:t>i</m:t>
        </m:r>
      </m:oMath>
      <w:r>
        <w:t xml:space="preserve"> is therefore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029882DF" w14:textId="77777777" w:rsidR="00CB3150" w:rsidRDefault="00000000">
      <w:pPr>
        <w:pStyle w:val="BodyText"/>
      </w:pPr>
      <w:r>
        <w:t>The intermediate quantity supplied to the probability calculation, called the board logit in the implementation,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18E70C" w14:textId="77777777">
        <w:trPr>
          <w:cantSplit/>
        </w:trPr>
        <w:tc>
          <w:tcPr>
            <w:tcW w:w="8496" w:type="dxa"/>
            <w:vAlign w:val="center"/>
          </w:tcPr>
          <w:p w14:paraId="2FE1503F"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oMath>
            </m:oMathPara>
          </w:p>
        </w:tc>
        <w:tc>
          <w:tcPr>
            <w:tcW w:w="864" w:type="dxa"/>
            <w:vAlign w:val="center"/>
          </w:tcPr>
          <w:p w14:paraId="71D0534F" w14:textId="77777777" w:rsidR="00D951E9" w:rsidRDefault="00000000">
            <w:pPr>
              <w:spacing w:after="0" w:line="240" w:lineRule="auto"/>
              <w:jc w:val="right"/>
            </w:pPr>
            <w:r>
              <w:t>(</w:t>
            </w:r>
            <w:bookmarkStart w:id="173" w:name="Eq_4A_2"/>
            <w:r>
              <w:t>4A.</w:t>
            </w:r>
            <w:fldSimple w:instr=" SEQ EqAppendixFourA \* ARABIC ">
              <w:r w:rsidR="00D951E9">
                <w:t>2</w:t>
              </w:r>
            </w:fldSimple>
            <w:bookmarkEnd w:id="173"/>
            <w:r>
              <w:t>)</w:t>
            </w:r>
          </w:p>
        </w:tc>
      </w:tr>
    </w:tbl>
    <w:p w14:paraId="3664A009" w14:textId="77777777" w:rsidR="00CB3150" w:rsidRDefault="00000000">
      <w:r>
        <w:t>The script converted these quantities to probabilities by applying a softmax function within each season: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A2F1BF" w14:textId="77777777">
        <w:trPr>
          <w:cantSplit/>
        </w:trPr>
        <w:tc>
          <w:tcPr>
            <w:tcW w:w="8496" w:type="dxa"/>
            <w:vAlign w:val="center"/>
          </w:tcPr>
          <w:p w14:paraId="4D5C4998"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e>
                            </m:d>
                          </m:sup>
                        </m:sSup>
                      </m:e>
                    </m:nary>
                  </m:den>
                </m:f>
                <m: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w:rPr>
                    <w:rFonts w:ascii="Cambria Math" w:hAnsi="Cambria Math"/>
                    <w:sz w:val="22"/>
                    <w:szCs w:val="22"/>
                  </w:rPr>
                  <m:t>=1</m:t>
                </m:r>
              </m:oMath>
            </m:oMathPara>
          </w:p>
        </w:tc>
        <w:tc>
          <w:tcPr>
            <w:tcW w:w="864" w:type="dxa"/>
            <w:vAlign w:val="center"/>
          </w:tcPr>
          <w:p w14:paraId="68801B44" w14:textId="77777777" w:rsidR="00D951E9" w:rsidRDefault="00000000">
            <w:pPr>
              <w:spacing w:after="0" w:line="240" w:lineRule="auto"/>
              <w:jc w:val="right"/>
            </w:pPr>
            <w:r>
              <w:t>(</w:t>
            </w:r>
            <w:bookmarkStart w:id="174" w:name="Eq_4A_3"/>
            <w:r>
              <w:t>4A.</w:t>
            </w:r>
            <w:fldSimple w:instr=" SEQ EqAppendixFourA \* ARABIC ">
              <w:r w:rsidR="00D951E9">
                <w:t>3</w:t>
              </w:r>
            </w:fldSimple>
            <w:bookmarkEnd w:id="174"/>
            <w:r>
              <w:t>)</w:t>
            </w:r>
          </w:p>
        </w:tc>
      </w:tr>
    </w:tbl>
    <w:p w14:paraId="2720F166" w14:textId="77777777" w:rsidR="00CB3150" w:rsidRDefault="00000000">
      <w:r>
        <w:t>The softmax specifies the probabilities; the Bernoulli model specifies how those probabilities contribute to the likelihood of the observed binary outcomes. The historical likelihood and log-likelihood were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D61D977" w14:textId="77777777">
        <w:trPr>
          <w:cantSplit/>
        </w:trPr>
        <w:tc>
          <w:tcPr>
            <w:tcW w:w="8496" w:type="dxa"/>
            <w:vAlign w:val="center"/>
          </w:tcPr>
          <w:p w14:paraId="35D994B2"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is</m:t>
                            </m:r>
                          </m:sub>
                          <m:sup>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bSup>
                      </m:e>
                    </m:nary>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p>
                <m:r>
                  <m:rPr>
                    <m:sty m:val="p"/>
                  </m:rPr>
                  <w:rPr>
                    <w:rFonts w:ascii="Cambria Math" w:hAnsi="Cambria Math"/>
                    <w:sz w:val="22"/>
                    <w:szCs w:val="22"/>
                  </w:rPr>
                  <m:t>,</m:t>
                </m:r>
              </m:oMath>
            </m:oMathPara>
          </w:p>
          <w:p w14:paraId="772A44CE" w14:textId="77777777" w:rsidR="00CB3150" w:rsidRDefault="00000000">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m:t>
                        </m:r>
                      </m:e>
                    </m:nary>
                  </m:e>
                </m:nary>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oMath>
            </m:oMathPara>
          </w:p>
        </w:tc>
        <w:tc>
          <w:tcPr>
            <w:tcW w:w="864" w:type="dxa"/>
            <w:vAlign w:val="center"/>
          </w:tcPr>
          <w:p w14:paraId="2B9E925E" w14:textId="77777777" w:rsidR="00D951E9" w:rsidRDefault="00000000">
            <w:pPr>
              <w:spacing w:after="0" w:line="240" w:lineRule="auto"/>
              <w:jc w:val="right"/>
            </w:pPr>
            <w:r>
              <w:t>(</w:t>
            </w:r>
            <w:bookmarkStart w:id="175" w:name="Eq_4A_4"/>
            <w:r>
              <w:t>4A.</w:t>
            </w:r>
            <w:fldSimple w:instr=" SEQ EqAppendixFourA \* ARABIC ">
              <w:r w:rsidR="00D951E9">
                <w:t>4</w:t>
              </w:r>
            </w:fldSimple>
            <w:bookmarkEnd w:id="175"/>
            <w:r>
              <w:t>)</w:t>
            </w:r>
          </w:p>
        </w:tc>
      </w:tr>
    </w:tbl>
    <w:p w14:paraId="2DE0A8B6" w14:textId="77777777" w:rsidR="00CB3150" w:rsidRDefault="00000000">
      <w:r>
        <w:t xml:space="preserve">For numerical evaluation, the implementation clipped each probability to the interval </w:t>
      </w:r>
      <m:oMath>
        <m:d>
          <m:dPr>
            <m:begChr m:val="["/>
            <m:endChr m:val="]"/>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e>
        </m:d>
      </m:oMath>
      <w:r>
        <w:t xml:space="preserve"> before taking logarithms. It minimized the negative log-likelihood using L-BFGS-B over the logarithms of the positive parameters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t xml:space="preserve">, </w:t>
      </w:r>
      <m:oMath>
        <m:r>
          <w:rPr>
            <w:rFonts w:ascii="Cambria Math" w:hAnsi="Cambria Math"/>
            <w:sz w:val="22"/>
            <w:szCs w:val="22"/>
          </w:rPr>
          <m:t>γ</m:t>
        </m:r>
      </m:oMath>
      <w: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Congestion was recomputed as </w:t>
      </w:r>
      <m:oMath>
        <m:r>
          <w:rPr>
            <w:rFonts w:ascii="Cambria Math" w:hAnsi="Cambria Math"/>
            <w:sz w:val="22"/>
            <w:szCs w:val="22"/>
          </w:rPr>
          <m:t>γ</m:t>
        </m:r>
      </m:oMath>
      <w:r>
        <w:t xml:space="preserve"> changed during joint optimization. A separate option held </w:t>
      </w:r>
      <m:oMath>
        <m:r>
          <w:rPr>
            <w:rFonts w:ascii="Cambria Math" w:hAnsi="Cambria Math"/>
            <w:sz w:val="22"/>
            <w:szCs w:val="22"/>
          </w:rPr>
          <m:t>γ</m:t>
        </m:r>
      </m:oMath>
      <w:r>
        <w:t xml:space="preserve"> fixed and optimized the other two parameters. Reported overlap between the highest-probability observations and positive outcomes was a diagnostic, not the objective being optimized. [4]</w:t>
      </w:r>
    </w:p>
    <w:p w14:paraId="1EB518F9" w14:textId="77777777" w:rsidR="00CB3150" w:rsidRDefault="00000000">
      <w:pPr>
        <w:pStyle w:val="Heading2"/>
      </w:pPr>
      <w:bookmarkStart w:id="176" w:name="X61c80e37b1d723545285bb680c26300a41eba3a"/>
      <w:bookmarkEnd w:id="171"/>
      <w:r>
        <w:lastRenderedPageBreak/>
        <w:t>4A.3 Normalization and threshold construction</w:t>
      </w:r>
    </w:p>
    <w:p w14:paraId="248BCD8B" w14:textId="77777777" w:rsidR="00CB3150" w:rsidRDefault="00000000">
      <w:r>
        <w:t xml:space="preserve">We can ask how many positive outcomes this probability model expects in a season. Write </w:t>
      </w:r>
      <m:oMath>
        <m:r>
          <w:rPr>
            <w:rFonts w:ascii="Cambria Math" w:hAnsi="Cambria Math"/>
            <w:sz w:val="22"/>
            <w:szCs w:val="22"/>
          </w:rPr>
          <m:t>E</m:t>
        </m:r>
        <m:r>
          <m:rPr>
            <m:sty m:val="p"/>
          </m:rPr>
          <w:rPr>
            <w:rFonts w:ascii="Cambria Math" w:hAnsi="Cambria Math"/>
            <w:sz w:val="22"/>
            <w:szCs w:val="22"/>
          </w:rPr>
          <m:t>[⋅]</m:t>
        </m:r>
      </m:oMath>
      <w:r>
        <w:t xml:space="preserve"> for an expected value under the model, and let </w:t>
      </w:r>
      <m:oMath>
        <m:r>
          <m:rPr>
            <m:sty m:val="bi"/>
          </m:rPr>
          <w:rPr>
            <w:rFonts w:ascii="Cambria Math" w:hAnsi="Cambria Math"/>
            <w:sz w:val="22"/>
            <w:szCs w:val="22"/>
          </w:rPr>
          <m:t>A</m:t>
        </m:r>
      </m:oMath>
      <w:r>
        <w:t xml:space="preserve"> and </w:t>
      </w:r>
      <m:oMath>
        <m:r>
          <m:rPr>
            <m:sty m:val="bi"/>
          </m:rPr>
          <w:rPr>
            <w:rFonts w:ascii="Cambria Math" w:hAnsi="Cambria Math"/>
            <w:sz w:val="22"/>
            <w:szCs w:val="22"/>
          </w:rPr>
          <m:t>g</m:t>
        </m:r>
      </m:oMath>
      <w:r>
        <w:t xml:space="preserve"> denote the observed performance values and group memberships. Before numerical clipping, and conditional on these inputs and the fixed season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the working Bernoulli model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C53EEB" w14:textId="77777777">
        <w:trPr>
          <w:cantSplit/>
        </w:trPr>
        <w:tc>
          <w:tcPr>
            <w:tcW w:w="8496" w:type="dxa"/>
            <w:vAlign w:val="center"/>
          </w:tcPr>
          <w:p w14:paraId="2259131B" w14:textId="77777777" w:rsidR="00CB3150" w:rsidRDefault="00000000">
            <w:pPr>
              <w:pStyle w:val="BodyText"/>
            </w:pPr>
            <m:oMathPara>
              <m:oMathParaPr>
                <m:jc m:val="center"/>
              </m:oMathParaPr>
              <m:oMath>
                <m:r>
                  <w:rPr>
                    <w:rFonts w:ascii="Cambria Math" w:hAnsi="Cambria Math"/>
                    <w:sz w:val="22"/>
                    <w:szCs w:val="22"/>
                  </w:rPr>
                  <m:t>E</m:t>
                </m:r>
                <m:d>
                  <m:dPr>
                    <m:begChr m:val="["/>
                    <m:endChr m:val="]"/>
                    <m:ctrlPr>
                      <w:rPr>
                        <w:rFonts w:ascii="Cambria Math" w:hAnsi="Cambria Math"/>
                        <w:sz w:val="22"/>
                        <w:szCs w:val="22"/>
                      </w:rPr>
                    </m:ctrlPr>
                  </m:dPr>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r>
                      <m:rPr>
                        <m:sty m:val="bi"/>
                      </m:rPr>
                      <w:rPr>
                        <w:rFonts w:ascii="Cambria Math" w:hAnsi="Cambria Math"/>
                        <w:sz w:val="22"/>
                        <w:szCs w:val="22"/>
                      </w:rPr>
                      <m:t>A</m:t>
                    </m:r>
                    <m:r>
                      <m:rPr>
                        <m:sty m:val="p"/>
                      </m:rPr>
                      <w:rPr>
                        <w:rFonts w:ascii="Cambria Math" w:hAnsi="Cambria Math"/>
                        <w:sz w:val="22"/>
                        <w:szCs w:val="22"/>
                      </w:rPr>
                      <m:t>,</m:t>
                    </m:r>
                    <m:r>
                      <m:rPr>
                        <m:sty m:val="bi"/>
                      </m:rPr>
                      <w:rPr>
                        <w:rFonts w:ascii="Cambria Math" w:hAnsi="Cambria Math"/>
                        <w:sz w:val="22"/>
                        <w:szCs w:val="22"/>
                      </w:rPr>
                      <m:t>g</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oMath>
            </m:oMathPara>
          </w:p>
        </w:tc>
        <w:tc>
          <w:tcPr>
            <w:tcW w:w="864" w:type="dxa"/>
            <w:vAlign w:val="center"/>
          </w:tcPr>
          <w:p w14:paraId="4E3EC2D5" w14:textId="77777777" w:rsidR="00D951E9" w:rsidRDefault="00000000">
            <w:pPr>
              <w:spacing w:after="0" w:line="240" w:lineRule="auto"/>
              <w:jc w:val="right"/>
            </w:pPr>
            <w:r>
              <w:t>(</w:t>
            </w:r>
            <w:bookmarkStart w:id="177" w:name="Eq_4A_5"/>
            <w:r>
              <w:t>4A.</w:t>
            </w:r>
            <w:fldSimple w:instr=" SEQ EqAppendixFourA \* ARABIC ">
              <w:r w:rsidR="00D951E9">
                <w:t>5</w:t>
              </w:r>
            </w:fldSimple>
            <w:bookmarkEnd w:id="177"/>
            <w:r>
              <w:t>)</w:t>
            </w:r>
          </w:p>
        </w:tc>
      </w:tr>
    </w:tbl>
    <w:p w14:paraId="220B9989" w14:textId="77777777" w:rsidR="00CB3150" w:rsidRDefault="00000000">
      <w: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320DE048" w14:textId="77777777" w:rsidR="00CB3150" w:rsidRDefault="00000000">
      <w:pPr>
        <w:pStyle w:val="BodyText"/>
      </w:pPr>
      <w:r>
        <w:t xml:space="preserve">The viability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xml:space="preserve"> was calculated separately for each season and then held fixed during optimization. It was chosen from the season’s observed performance distribution. Let </w:t>
      </w:r>
      <m:oMath>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q</m:t>
            </m:r>
          </m:sub>
        </m:sSub>
      </m:oMath>
      <w:r>
        <w:t xml:space="preserve"> denote its empirical </w:t>
      </w:r>
      <m:oMath>
        <m:r>
          <w:rPr>
            <w:rFonts w:ascii="Cambria Math" w:hAnsi="Cambria Math"/>
            <w:sz w:val="22"/>
            <w:szCs w:val="22"/>
          </w:rPr>
          <m:t>q</m:t>
        </m:r>
      </m:oMath>
      <w:r>
        <w:t xml:space="preserve">-quantile—the performance value marking approximately the fraction </w:t>
      </w:r>
      <m:oMath>
        <m:r>
          <w:rPr>
            <w:rFonts w:ascii="Cambria Math" w:hAnsi="Cambria Math"/>
            <w:sz w:val="22"/>
            <w:szCs w:val="22"/>
          </w:rPr>
          <m:t>q</m:t>
        </m:r>
      </m:oMath>
      <w:r>
        <w:t xml:space="preserve"> of observations at or below it. The preprocessing routine counted positive draft labels among that season’s observations with measured performance and defined </w:t>
      </w:r>
      <m:oMath>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=max(</m:t>
        </m:r>
        <m:r>
          <w:rPr>
            <w:rFonts w:ascii="Cambria Math" w:hAnsi="Cambria Math"/>
            <w:sz w:val="22"/>
            <w:szCs w:val="22"/>
          </w:rPr>
          <m:t>1</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oMath>
      <w:r>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oMath>
      <w:r>
        <w:t xml:space="preserve"> denoting the number of observations in that preprocessing population, the threshold was set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4DB9038" w14:textId="77777777">
        <w:trPr>
          <w:cantSplit/>
        </w:trPr>
        <w:tc>
          <w:tcPr>
            <w:tcW w:w="8496" w:type="dxa"/>
            <w:vAlign w:val="center"/>
          </w:tcPr>
          <w:p w14:paraId="5961F6E2"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1</m:t>
                    </m:r>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sub>
                </m:sSub>
                <m:d>
                  <m:dPr>
                    <m:ctrlPr>
                      <w:rPr>
                        <w:rFonts w:ascii="Cambria Math" w:hAnsi="Cambria Math"/>
                        <w:sz w:val="22"/>
                        <w:szCs w:val="22"/>
                      </w:rPr>
                    </m:ctrlPr>
                  </m:dPr>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e>
                    </m:d>
                  </m:e>
                </m:d>
              </m:oMath>
            </m:oMathPara>
          </w:p>
        </w:tc>
        <w:tc>
          <w:tcPr>
            <w:tcW w:w="864" w:type="dxa"/>
            <w:vAlign w:val="center"/>
          </w:tcPr>
          <w:p w14:paraId="1E4915F1" w14:textId="77777777" w:rsidR="00D951E9" w:rsidRDefault="00000000">
            <w:pPr>
              <w:spacing w:after="0" w:line="240" w:lineRule="auto"/>
              <w:jc w:val="right"/>
            </w:pPr>
            <w:r>
              <w:t>(</w:t>
            </w:r>
            <w:bookmarkStart w:id="178" w:name="Eq_4A_6"/>
            <w:r>
              <w:t>4A.</w:t>
            </w:r>
            <w:fldSimple w:instr=" SEQ EqAppendixFourA \* ARABIC ">
              <w:r w:rsidR="00D951E9">
                <w:t>6</w:t>
              </w:r>
            </w:fldSimple>
            <w:bookmarkEnd w:id="178"/>
            <w:r>
              <w:t>)</w:t>
            </w:r>
          </w:p>
        </w:tc>
      </w:tr>
    </w:tbl>
    <w:p w14:paraId="2638B419" w14:textId="77777777" w:rsidR="00CB3150" w:rsidRDefault="00000000">
      <w:r>
        <w:lastRenderedPageBreak/>
        <w:t xml:space="preserve">The superscript </w:t>
      </w:r>
      <m:oMath>
        <m:r>
          <w:rPr>
            <w:rFonts w:ascii="Cambria Math" w:hAnsi="Cambria Math"/>
            <w:sz w:val="22"/>
            <w:szCs w:val="22"/>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6861F161" w14:textId="77777777" w:rsidR="00CB3150" w:rsidRDefault="00000000">
      <w:pPr>
        <w:pStyle w:val="BodyText"/>
      </w:pPr>
      <w:r>
        <w:t xml:space="preserve">Assignment preference </w:t>
      </w:r>
      <m:oMath>
        <m:r>
          <w:rPr>
            <w:rFonts w:ascii="Cambria Math" w:hAnsi="Cambria Math"/>
            <w:sz w:val="22"/>
            <w:szCs w:val="22"/>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sort</m:t>
            </m:r>
          </m:sub>
        </m:sSub>
      </m:oMath>
      <w:r>
        <w:t xml:space="preserve">. The saved longitudinal result selected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sz w:val="22"/>
            <w:szCs w:val="22"/>
          </w:rPr>
          <m:t>K</m:t>
        </m:r>
      </m:oMath>
      <w:r>
        <w:t xml:space="preserve"> likelihood. [1, 8]</w:t>
      </w:r>
    </w:p>
    <w:p w14:paraId="10760F53" w14:textId="77777777" w:rsidR="00CB3150" w:rsidRDefault="00000000">
      <w:pPr>
        <w:pStyle w:val="Heading2"/>
      </w:pPr>
      <w:bookmarkStart w:id="179" w:name="X37bb242055bc516b188ab4496a584a40b1a9c72"/>
      <w:bookmarkEnd w:id="176"/>
      <w:r>
        <w:t>4A.4 Saved estimates and parameter transfer</w:t>
      </w:r>
    </w:p>
    <w:p w14:paraId="1C36AB03" w14:textId="77777777" w:rsidR="00CB3150" w:rsidRDefault="00000000">
      <w:r>
        <w:t xml:space="preserve">A hat denotes an estimated parameter value; for example, </w:t>
      </w:r>
      <m:oMath>
        <m:acc>
          <m:accPr>
            <m:ctrlPr>
              <w:rPr>
                <w:rFonts w:ascii="Cambria Math" w:hAnsi="Cambria Math"/>
                <w:sz w:val="22"/>
                <w:szCs w:val="22"/>
              </w:rPr>
            </m:ctrlPr>
          </m:accPr>
          <m:e>
            <m:r>
              <w:rPr>
                <w:rFonts w:ascii="Cambria Math" w:hAnsi="Cambria Math"/>
                <w:sz w:val="22"/>
                <w:szCs w:val="22"/>
              </w:rPr>
              <m:t>γ</m:t>
            </m:r>
          </m:e>
        </m:acc>
      </m:oMath>
      <w:r>
        <w:t xml:space="preserve"> is the estimate of </w:t>
      </w:r>
      <m:oMath>
        <m:r>
          <w:rPr>
            <w:rFonts w:ascii="Cambria Math" w:hAnsi="Cambria Math"/>
            <w:sz w:val="22"/>
            <w:szCs w:val="22"/>
          </w:rPr>
          <m:t>γ</m:t>
        </m:r>
      </m:oMath>
      <w:r>
        <w:t xml:space="preserve"> obtained by fitting the model. The joint fitting artifact saved on 28 August 2026 reports</w:t>
      </w:r>
    </w:p>
    <w:p w14:paraId="784B4CFB" w14:textId="77777777" w:rsidR="00CB3150" w:rsidRDefault="00000000">
      <w:pPr>
        <w:pStyle w:val="BodyText"/>
      </w:pP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19.57233208</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1.30243058</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1.06989673</m:t>
        </m:r>
      </m:oMath>
      <w:r>
        <w:t>,</w:t>
      </w:r>
    </w:p>
    <w:p w14:paraId="7BD5308B" w14:textId="77777777" w:rsidR="00CB3150" w:rsidRDefault="00000000">
      <w:pPr>
        <w:pStyle w:val="BodyText"/>
      </w:pPr>
      <w:r>
        <w:t xml:space="preserve">with log-likelihood -8865.70116079, </w:t>
      </w:r>
      <m:oMath>
        <m:r>
          <w:rPr>
            <w:rFonts w:ascii="Cambria Math" w:hAnsi="Cambria Math"/>
            <w:sz w:val="22"/>
            <w:szCs w:val="22"/>
          </w:rPr>
          <m:t>46</m:t>
        </m:r>
        <m:r>
          <m:rPr>
            <m:sty m:val="p"/>
          </m:rPr>
          <w:rPr>
            <w:rFonts w:ascii="Cambria Math" w:hAnsi="Cambria Math"/>
            <w:sz w:val="22"/>
            <w:szCs w:val="22"/>
          </w:rPr>
          <m:t>,</m:t>
        </m:r>
        <m:r>
          <w:rPr>
            <w:rFonts w:ascii="Cambria Math" w:hAnsi="Cambria Math"/>
            <w:sz w:val="22"/>
            <w:szCs w:val="22"/>
          </w:rPr>
          <m:t>306</m:t>
        </m:r>
      </m:oMath>
      <w:r>
        <w:t xml:space="preserve"> player-season observations, and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3CB42BF9" w14:textId="77777777" w:rsidR="00CB3150" w:rsidRDefault="00000000">
      <w:pPr>
        <w:pStyle w:val="BodyText"/>
      </w:pPr>
      <w:r>
        <w:t xml:space="preserve">The run’s analysis-window documentation is internally inconsistent. Its filename, saved metadata, and campaign description identify 2009–2021. However, the inspected panel </w:t>
      </w:r>
      <w:r>
        <w:lastRenderedPageBreak/>
        <w:t xml:space="preserve">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18</m:t>
        </m:r>
      </m:oMath>
      <w:r>
        <w:t xml:space="preserve"> fixed, instead reported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2.57150065</m:t>
        </m:r>
      </m:oMath>
      <w: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1.06556159</m:t>
        </m:r>
      </m:oMath>
      <w:r>
        <w:t>. Those estimates belong to a different fitting specification and should not be merged with the later joint estimates. [5, 9, 10]</w:t>
      </w:r>
    </w:p>
    <w:p w14:paraId="6707C373" w14:textId="77777777" w:rsidR="00CB3150" w:rsidRDefault="00000000">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6FB1A44" w14:textId="77777777">
        <w:trPr>
          <w:cantSplit/>
        </w:trPr>
        <w:tc>
          <w:tcPr>
            <w:tcW w:w="8496" w:type="dxa"/>
            <w:vAlign w:val="center"/>
          </w:tcPr>
          <w:p w14:paraId="2FE2045F" w14:textId="77777777" w:rsidR="00CB3150" w:rsidRDefault="00000000">
            <w:pPr>
              <w:pStyle w:val="BodyText"/>
            </w:pPr>
            <m:oMathPara>
              <m:oMathParaPr>
                <m:jc m:val="center"/>
              </m:oMathParaPr>
              <m:oMath>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oMath>
            </m:oMathPara>
          </w:p>
        </w:tc>
        <w:tc>
          <w:tcPr>
            <w:tcW w:w="864" w:type="dxa"/>
            <w:vAlign w:val="center"/>
          </w:tcPr>
          <w:p w14:paraId="0CCE7214" w14:textId="77777777" w:rsidR="00D951E9" w:rsidRDefault="00000000">
            <w:pPr>
              <w:spacing w:after="0" w:line="240" w:lineRule="auto"/>
              <w:jc w:val="right"/>
            </w:pPr>
            <w:r>
              <w:t>(</w:t>
            </w:r>
            <w:bookmarkStart w:id="180" w:name="Eq_4A_7"/>
            <w:r>
              <w:t>4A.</w:t>
            </w:r>
            <w:fldSimple w:instr=" SEQ EqAppendixFourA \* ARABIC ">
              <w:r w:rsidR="00D951E9">
                <w:t>7</w:t>
              </w:r>
            </w:fldSimple>
            <w:bookmarkEnd w:id="180"/>
            <w:r>
              <w:t>)</w:t>
            </w:r>
          </w:p>
        </w:tc>
      </w:tr>
    </w:tbl>
    <w:p w14:paraId="4A2B9AF6" w14:textId="77777777" w:rsidR="00CB3150" w:rsidRDefault="00000000">
      <w:r>
        <w:t xml:space="preserve">For fixed congestion values, reproducing those same logits with a score of the chapter’s form would require a score coefficient </w:t>
      </w:r>
      <m:oMath>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t xml:space="preserve"> and, for the Gibbs weights,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Equation (</w:t>
      </w:r>
      <w:r>
        <w:fldChar w:fldCharType="begin"/>
      </w:r>
      <w:r w:rsidR="00CB3150">
        <w:instrText xml:space="preserve"> REF Eq_4A_7 \h </w:instrText>
      </w:r>
      <w:r>
        <w:fldChar w:fldCharType="separate"/>
      </w:r>
      <w:r w:rsidR="00CB3150">
        <w:t>4A.7</w:t>
      </w:r>
      <w:r>
        <w:fldChar w:fldCharType="end"/>
      </w:r>
      <w:r>
        <w:t xml:space="preserve">)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t xml:space="preserve"> when the numerical penalty coefficient is transferred unchanged. [4, 11]</w:t>
      </w:r>
    </w:p>
    <w:p w14:paraId="05E4BDAA" w14:textId="77777777" w:rsidR="00CB3150" w:rsidRDefault="00000000">
      <w:pPr>
        <w:pStyle w:val="BodyText"/>
      </w:pPr>
      <w:r>
        <w:t>An exact-</w:t>
      </w:r>
      <m:oMath>
        <m:r>
          <w:rPr>
            <w:rFonts w:ascii="Cambria Math" w:hAnsi="Cambria Math"/>
            <w:sz w:val="22"/>
            <w:szCs w:val="22"/>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sz w:val="22"/>
            <w:szCs w:val="22"/>
          </w:rPr>
          <m:t>K</m:t>
        </m:r>
      </m:oMath>
      <w:r>
        <w:t xml:space="preserve"> refit has been established in the verified record. [2, 12]</w:t>
      </w:r>
    </w:p>
    <w:p w14:paraId="334CE49F" w14:textId="77777777" w:rsidR="00CB3150" w:rsidRDefault="00000000">
      <w:pPr>
        <w:pStyle w:val="BodyText"/>
      </w:pPr>
      <w:r>
        <w:lastRenderedPageBreak/>
        <w:t>The empirical bridge consequently remains a separate methodological task. Before treating the historical estimates as fitted parameters of deterministic top-</w:t>
      </w:r>
      <m:oMath>
        <m:r>
          <w:rPr>
            <w:rFonts w:ascii="Cambria Math" w:hAnsi="Cambria Math"/>
            <w:sz w:val="22"/>
            <w:szCs w:val="22"/>
          </w:rPr>
          <m:t>K</m:t>
        </m:r>
      </m:oMath>
      <w:r>
        <w:t xml:space="preserve"> or stochastic exact-</w:t>
      </w:r>
      <m:oMath>
        <m:r>
          <w:rPr>
            <w:rFonts w:ascii="Cambria Math" w:hAnsi="Cambria Math"/>
            <w:sz w:val="22"/>
            <w:szCs w:val="22"/>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27EB74A4" w14:textId="77777777" w:rsidR="00CB3150" w:rsidRDefault="00000000">
      <w:pPr>
        <w:pStyle w:val="Heading2"/>
      </w:pPr>
      <w:bookmarkStart w:id="181" w:name="Xc89fd0d0a0538ad258b22b5118afea5b3189c30"/>
      <w:bookmarkEnd w:id="179"/>
      <w:r>
        <w:t>4A.5 Alternative congestion specifications</w:t>
      </w:r>
    </w:p>
    <w:p w14:paraId="0EE678FE" w14:textId="77777777" w:rsidR="00CB3150" w:rsidRDefault="00000000">
      <w:r>
        <w:t xml:space="preserve">After introducing the two mean-performance benchmarks, the main chapter uses refined full-group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sz w:val="22"/>
            <w:szCs w:val="22"/>
          </w:rPr>
          <m:t>λ</m:t>
        </m:r>
      </m:oMath>
      <w:r>
        <w:t xml:space="preserve">. Moving the threshold with </w:t>
      </w:r>
      <m:oMath>
        <m:r>
          <w:rPr>
            <w:rFonts w:ascii="Cambria Math" w:hAnsi="Cambria Math"/>
            <w:sz w:val="22"/>
            <w:szCs w:val="22"/>
          </w:rPr>
          <m:t>K</m:t>
        </m:r>
      </m:oMath>
      <w:r>
        <w:t xml:space="preserve"> couples competitive relevance to the outcome capacity, whereas holding it fixed permits those quantities to be varied independently. These choices require explicit identification wherever their results are compared.</w:t>
      </w:r>
    </w:p>
    <w:p w14:paraId="3ABC71B4" w14:textId="77777777" w:rsidR="00CA538B" w:rsidRDefault="00000000">
      <w:r>
        <w:t xml:space="preserve">The full-group measure in Section 4.4.3 deliberately includes the focal individual. To make the alternative explicit, suppose individual </w:t>
      </w:r>
      <m:oMath>
        <m:r>
          <w:rPr>
            <w:rFonts w:ascii="Cambria Math" w:hAnsi="Cambria Math"/>
            <w:sz w:val="22"/>
            <w:szCs w:val="22"/>
          </w:rPr>
          <m:t>i</m:t>
        </m:r>
      </m:oMath>
      <w:r>
        <w:t xml:space="preserve"> belongs to group </w:t>
      </w:r>
      <m:oMath>
        <m:r>
          <w:rPr>
            <w:rFonts w:ascii="Cambria Math" w:hAnsi="Cambria Math"/>
            <w:sz w:val="22"/>
            <w:szCs w:val="22"/>
          </w:rPr>
          <m:t>j</m:t>
        </m:r>
      </m:oMath>
      <w:r>
        <w:t xml:space="preserve">, so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oMath>
      <w:r>
        <w:t xml:space="preserve">,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&gt;</m:t>
        </m:r>
        <m:r>
          <w:rPr>
            <w:rFonts w:ascii="Cambria Math" w:hAnsi="Cambria Math"/>
            <w:sz w:val="22"/>
            <w:szCs w:val="22"/>
          </w:rPr>
          <m:t>1</m:t>
        </m:r>
      </m:oMath>
      <w:r>
        <w:t>. Excluding that individual’s competitive relevance would give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920D1C4" w14:textId="77777777">
        <w:trPr>
          <w:cantSplit/>
        </w:trPr>
        <w:tc>
          <w:tcPr>
            <w:tcW w:w="8496" w:type="dxa"/>
            <w:vAlign w:val="center"/>
          </w:tcPr>
          <w:p w14:paraId="6A62E087" w14:textId="77777777" w:rsidR="00CA538B" w:rsidRDefault="00000000">
            <m:oMathPara>
              <m:oMathParaPr>
                <m:jc m:val="center"/>
              </m:oMathParaPr>
              <m:oMath>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j</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r>
                  <m:rPr>
                    <m:sty m:val="p"/>
                  </m:rPr>
                  <w:rPr>
                    <w:rFonts w:ascii="Cambria Math" w:hAnsi="Cambria Math"/>
                    <w:sz w:val="22"/>
                    <w:szCs w:val="22"/>
                  </w:rPr>
                  <m:t>.</m:t>
                </m:r>
              </m:oMath>
            </m:oMathPara>
          </w:p>
        </w:tc>
        <w:tc>
          <w:tcPr>
            <w:tcW w:w="864" w:type="dxa"/>
            <w:vAlign w:val="center"/>
          </w:tcPr>
          <w:p w14:paraId="6E4C8896" w14:textId="77777777" w:rsidR="00D951E9" w:rsidRDefault="00000000">
            <w:pPr>
              <w:spacing w:after="0" w:line="240" w:lineRule="auto"/>
              <w:jc w:val="right"/>
            </w:pPr>
            <w:r>
              <w:t>(</w:t>
            </w:r>
            <w:bookmarkStart w:id="182" w:name="Eq_4A_8"/>
            <w:r>
              <w:t>4A.</w:t>
            </w:r>
            <w:fldSimple w:instr=" SEQ EqAppendixFourA \* ARABIC ">
              <w:r w:rsidR="00D951E9">
                <w:t>8</w:t>
              </w:r>
            </w:fldSimple>
            <w:bookmarkEnd w:id="182"/>
            <w:r>
              <w:t>)</w:t>
            </w:r>
          </w:p>
        </w:tc>
      </w:tr>
    </w:tbl>
    <w:p w14:paraId="4B1BF5A3" w14:textId="77777777" w:rsidR="00CA538B" w:rsidRDefault="00000000">
      <w:r>
        <w:t xml:space="preserve">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xml:space="preserve"> is the full-group mean of competitive relevance and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t xml:space="preserve"> is the focal individual’s relevance. The numerator removes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w:r>
        <w:t xml:space="preserve"> in Section 4.4.1, which averages other members’ </w:t>
      </w:r>
      <w:r>
        <w:lastRenderedPageBreak/>
        <w:t xml:space="preserve">performance values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rather than their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The refined model retains the full-group mean as a measure of shared roster pressure; this leave-one-out alternative is recorded here to clarify that modeling choice.</w:t>
      </w:r>
    </w:p>
    <w:p w14:paraId="0AAB5937" w14:textId="77777777" w:rsidR="00CB3150" w:rsidRDefault="00000000">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6A8A5524" w14:textId="77777777" w:rsidR="00CB3150" w:rsidRDefault="00000000">
      <w:pPr>
        <w:pStyle w:val="Heading2"/>
      </w:pPr>
      <w:r>
        <w:t>4A.6 Expected sorting under random assignment</w:t>
      </w:r>
    </w:p>
    <w:p w14:paraId="57F12ED4" w14:textId="77777777" w:rsidR="00240C6A" w:rsidRDefault="00000000">
      <w:pPr>
        <w:pStyle w:val="BodyText"/>
      </w:pPr>
      <w:r>
        <w:t xml:space="preserve">Random assignment can produce differences between group means even when assignment does not favor similar individuals. We derive the expected value of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xml:space="preserve"> under this reference case.</w:t>
      </w:r>
    </w:p>
    <w:p w14:paraId="5A9E524E" w14:textId="77777777" w:rsidR="00240C6A" w:rsidRDefault="00000000">
      <w:pPr>
        <w:pStyle w:val="BodyText"/>
        <w:keepNext/>
      </w:pPr>
      <w:r>
        <w:t xml:space="preserve">Consider a fixed population of </w:t>
      </w:r>
      <m:oMath>
        <m:r>
          <w:rPr>
            <w:rFonts w:ascii="Cambria Math" w:hAnsi="Cambria Math"/>
            <w:sz w:val="22"/>
            <w:szCs w:val="22"/>
          </w:rPr>
          <m:t>N&gt;1</m:t>
        </m:r>
      </m:oMath>
      <w:r>
        <w:t xml:space="preserve"> individuals with performance values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divided into </w:t>
      </w:r>
      <m:oMath>
        <m:r>
          <w:rPr>
            <w:rFonts w:ascii="Cambria Math" w:hAnsi="Cambria Math"/>
            <w:sz w:val="22"/>
            <w:szCs w:val="22"/>
          </w:rPr>
          <m:t>J</m:t>
        </m:r>
      </m:oMath>
      <w:r>
        <w:t xml:space="preserve"> nonempty groups with fixed sizes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where</w:t>
      </w:r>
    </w:p>
    <w:p w14:paraId="06C86BA2" w14:textId="77777777" w:rsidR="00240C6A" w:rsidRDefault="00000000">
      <w:pPr>
        <w:spacing w:before="120" w:line="240" w:lineRule="auto"/>
        <w:jc w:val="center"/>
      </w:pPr>
      <m:oMathPara>
        <m:oMathParaPr>
          <m:jc m:val="center"/>
        </m:oMathParaPr>
        <m:oMath>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e>
          </m:nary>
          <m:r>
            <w:rPr>
              <w:rFonts w:ascii="Cambria Math" w:hAnsi="Cambria Math"/>
              <w:sz w:val="22"/>
              <w:szCs w:val="22"/>
            </w:rPr>
            <m:t>=N.</m:t>
          </m:r>
        </m:oMath>
      </m:oMathPara>
    </w:p>
    <w:p w14:paraId="51D5CB8A" w14:textId="77777777" w:rsidR="00240C6A" w:rsidRDefault="00000000">
      <w:pPr>
        <w:pStyle w:val="BodyText"/>
      </w:pPr>
      <w:r>
        <w:t>Every allocation consistent with these group sizes is equally likely. The group sizes need not be equal.</w:t>
      </w:r>
    </w:p>
    <w:p w14:paraId="11EE54FD" w14:textId="77777777" w:rsidR="00240C6A" w:rsidRDefault="00000000">
      <w:pPr>
        <w:pStyle w:val="BodyText"/>
        <w:keepNext/>
      </w:pPr>
      <w:r>
        <w:t xml:space="preserve">Let </w:t>
      </w:r>
      <m:oMath>
        <m:acc>
          <m:accPr>
            <m:chr m:val="̅"/>
            <m:ctrlPr>
              <w:rPr>
                <w:rFonts w:ascii="Cambria Math" w:hAnsi="Cambria Math"/>
              </w:rPr>
            </m:ctrlPr>
          </m:accPr>
          <m:e>
            <m:r>
              <w:rPr>
                <w:rFonts w:ascii="Cambria Math" w:hAnsi="Cambria Math"/>
                <w:sz w:val="22"/>
                <w:szCs w:val="22"/>
              </w:rPr>
              <m:t>A</m:t>
            </m:r>
          </m:e>
        </m:acc>
      </m:oMath>
      <w:r>
        <w:t xml:space="preserve"> denote the population mean, and define the population variance using denominator </w:t>
      </w:r>
      <m:oMath>
        <m:r>
          <w:rPr>
            <w:rFonts w:ascii="Cambria Math" w:hAnsi="Cambria Math"/>
            <w:sz w:val="22"/>
            <w:szCs w:val="22"/>
          </w:rPr>
          <m:t>N</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B40BC61" w14:textId="77777777">
        <w:trPr>
          <w:cantSplit/>
        </w:trPr>
        <w:tc>
          <w:tcPr>
            <w:tcW w:w="8496" w:type="dxa"/>
            <w:vAlign w:val="center"/>
          </w:tcPr>
          <w:p w14:paraId="7F3F17F1" w14:textId="77777777" w:rsidR="00240C6A"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r>
                      <w:rPr>
                        <w:rFonts w:ascii="Cambria Math" w:hAnsi="Cambria Math"/>
                        <w:sz w:val="22"/>
                        <w:szCs w:val="22"/>
                      </w:rPr>
                      <m:t>N</m:t>
                    </m:r>
                  </m:den>
                </m:f>
                <m:nary>
                  <m:naryPr>
                    <m:chr m:val="∑"/>
                    <m:limLoc m:val="undOvr"/>
                    <m:ctrlPr>
                      <w:rPr>
                        <w:rFonts w:ascii="Cambria Math" w:hAnsi="Cambria Math"/>
                      </w:rPr>
                    </m:ctrlPr>
                  </m:naryPr>
                  <m:sub>
                    <m:r>
                      <w:rPr>
                        <w:rFonts w:ascii="Cambria Math" w:hAnsi="Cambria Math"/>
                        <w:sz w:val="22"/>
                        <w:szCs w:val="22"/>
                      </w:rPr>
                      <m:t>i=1</m:t>
                    </m:r>
                  </m:sub>
                  <m:sup>
                    <m:r>
                      <w:rPr>
                        <w:rFonts w:ascii="Cambria Math" w:hAnsi="Cambria Math"/>
                        <w:sz w:val="22"/>
                        <w:szCs w:val="22"/>
                      </w:rPr>
                      <m:t>N</m:t>
                    </m:r>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oMath>
            </m:oMathPara>
          </w:p>
        </w:tc>
        <w:tc>
          <w:tcPr>
            <w:tcW w:w="864" w:type="dxa"/>
            <w:vAlign w:val="center"/>
          </w:tcPr>
          <w:p w14:paraId="328674EF" w14:textId="77777777" w:rsidR="00D951E9" w:rsidRDefault="00000000">
            <w:pPr>
              <w:spacing w:after="0" w:line="240" w:lineRule="auto"/>
              <w:jc w:val="right"/>
            </w:pPr>
            <w:r>
              <w:t>(</w:t>
            </w:r>
            <w:bookmarkStart w:id="183" w:name="Eq_4A_9"/>
            <w:r>
              <w:t>4A.</w:t>
            </w:r>
            <w:fldSimple w:instr=" SEQ EqAppendixFourA \* ARABIC ">
              <w:r w:rsidR="00D951E9">
                <w:t>9</w:t>
              </w:r>
            </w:fldSimple>
            <w:bookmarkEnd w:id="183"/>
            <w:r>
              <w:t>)</w:t>
            </w:r>
          </w:p>
        </w:tc>
      </w:tr>
    </w:tbl>
    <w:p w14:paraId="2D87C0FD" w14:textId="77777777" w:rsidR="00240C6A" w:rsidRDefault="00000000">
      <w:pPr>
        <w:pStyle w:val="BodyText"/>
      </w:pPr>
      <w:r>
        <w:t xml:space="preserve">We assume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&gt;0</m:t>
        </m:r>
      </m:oMath>
      <w:r>
        <w:t>. Performance values remain fixed throughout the calculation; the randomness comes entirely from group membership.</w:t>
      </w:r>
    </w:p>
    <w:p w14:paraId="4C036507" w14:textId="77777777" w:rsidR="00240C6A" w:rsidRDefault="00000000">
      <w:pPr>
        <w:pStyle w:val="BodyText"/>
        <w:keepNext/>
      </w:pPr>
      <w:r>
        <w:lastRenderedPageBreak/>
        <w:t>We first calculate how much a randomly formed group’s mean varies around the population mean.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345B37" w14:textId="77777777">
        <w:trPr>
          <w:cantSplit/>
        </w:trPr>
        <w:tc>
          <w:tcPr>
            <w:tcW w:w="8496" w:type="dxa"/>
            <w:vAlign w:val="center"/>
          </w:tcPr>
          <w:p w14:paraId="3947A372" w14:textId="77777777" w:rsidR="00240C6A"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oMath>
            </m:oMathPara>
          </w:p>
        </w:tc>
        <w:tc>
          <w:tcPr>
            <w:tcW w:w="864" w:type="dxa"/>
            <w:vAlign w:val="center"/>
          </w:tcPr>
          <w:p w14:paraId="0C562775" w14:textId="77777777" w:rsidR="00D951E9" w:rsidRDefault="00000000">
            <w:pPr>
              <w:spacing w:after="0" w:line="240" w:lineRule="auto"/>
              <w:jc w:val="right"/>
            </w:pPr>
            <w:r>
              <w:t>(</w:t>
            </w:r>
            <w:bookmarkStart w:id="184" w:name="Eq_4A_10"/>
            <w:r>
              <w:t>4A.</w:t>
            </w:r>
            <w:fldSimple w:instr=" SEQ EqAppendixFourA \* ARABIC ">
              <w:r w:rsidR="00D951E9">
                <w:t>10</w:t>
              </w:r>
            </w:fldSimple>
            <w:bookmarkEnd w:id="184"/>
            <w:r>
              <w:t>)</w:t>
            </w:r>
          </w:p>
        </w:tc>
      </w:tr>
    </w:tbl>
    <w:p w14:paraId="539C3129" w14:textId="77777777" w:rsidR="00240C6A" w:rsidRDefault="00000000">
      <w:pPr>
        <w:pStyle w:val="BodyText"/>
        <w:keepNext/>
      </w:pPr>
      <w:r>
        <w:t>These centered performance values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C749B0" w14:textId="77777777">
        <w:trPr>
          <w:cantSplit/>
        </w:trPr>
        <w:tc>
          <w:tcPr>
            <w:tcW w:w="8496" w:type="dxa"/>
            <w:vAlign w:val="center"/>
          </w:tcPr>
          <w:p w14:paraId="2A16C61E" w14:textId="77777777" w:rsidR="00240C6A" w:rsidRDefault="00000000">
            <w:pPr>
              <w:spacing w:before="120" w:line="240" w:lineRule="auto"/>
              <w:jc w:val="center"/>
            </w:pPr>
            <m:oMathPara>
              <m:oMathParaPr>
                <m:jc m:val="center"/>
              </m:oMathParaPr>
              <m:oMath>
                <m:nary>
                  <m:naryPr>
                    <m:chr m:val="∑"/>
                    <m:limLoc m:val="undOvr"/>
                    <m:ctrlPr>
                      <w:rPr>
                        <w:rFonts w:ascii="Cambria Math" w:hAnsi="Cambria Math"/>
                      </w:rPr>
                    </m:ctrlPr>
                  </m:naryPr>
                  <m:sub>
                    <m:r>
                      <w:rPr>
                        <w:rFonts w:ascii="Cambria Math" w:hAnsi="Cambria Math"/>
                        <w:sz w:val="22"/>
                        <w:szCs w:val="22"/>
                      </w:rPr>
                      <m:t>i=1</m:t>
                    </m:r>
                  </m:sub>
                  <m:sup>
                    <m:r>
                      <w:rPr>
                        <w:rFonts w:ascii="Cambria Math" w:hAnsi="Cambria Math"/>
                        <w:sz w:val="22"/>
                        <w:szCs w:val="22"/>
                      </w:rPr>
                      <m:t>N</m:t>
                    </m:r>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=0,</m:t>
                </m:r>
                <m:r>
                  <m:rPr>
                    <m:nor/>
                  </m:rPr>
                  <w:rPr>
                    <w:rFonts w:ascii="Cambria Math" w:hAnsi="Cambria Math"/>
                    <w:sz w:val="22"/>
                    <w:szCs w:val="22"/>
                  </w:rPr>
                  <m:t xml:space="preserve">   </m:t>
                </m:r>
                <m:nary>
                  <m:naryPr>
                    <m:chr m:val="∑"/>
                    <m:limLoc m:val="undOvr"/>
                    <m:ctrlPr>
                      <w:rPr>
                        <w:rFonts w:ascii="Cambria Math" w:hAnsi="Cambria Math"/>
                      </w:rPr>
                    </m:ctrlPr>
                  </m:naryPr>
                  <m:sub>
                    <m:r>
                      <w:rPr>
                        <w:rFonts w:ascii="Cambria Math" w:hAnsi="Cambria Math"/>
                        <w:sz w:val="22"/>
                        <w:szCs w:val="22"/>
                      </w:rPr>
                      <m:t>i=1</m:t>
                    </m:r>
                  </m:sub>
                  <m:sup>
                    <m:r>
                      <w:rPr>
                        <w:rFonts w:ascii="Cambria Math" w:hAnsi="Cambria Math"/>
                        <w:sz w:val="22"/>
                        <w:szCs w:val="22"/>
                      </w:rPr>
                      <m:t>N</m:t>
                    </m:r>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=N</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tc>
        <w:tc>
          <w:tcPr>
            <w:tcW w:w="864" w:type="dxa"/>
            <w:vAlign w:val="center"/>
          </w:tcPr>
          <w:p w14:paraId="46BB26AB" w14:textId="77777777" w:rsidR="00D951E9" w:rsidRDefault="00000000">
            <w:pPr>
              <w:spacing w:after="0" w:line="240" w:lineRule="auto"/>
              <w:jc w:val="right"/>
            </w:pPr>
            <w:r>
              <w:t>(</w:t>
            </w:r>
            <w:bookmarkStart w:id="185" w:name="Eq_4A_11"/>
            <w:r>
              <w:t>4A.</w:t>
            </w:r>
            <w:fldSimple w:instr=" SEQ EqAppendixFourA \* ARABIC ">
              <w:r w:rsidR="00D951E9">
                <w:t>11</w:t>
              </w:r>
            </w:fldSimple>
            <w:bookmarkEnd w:id="185"/>
            <w:r>
              <w:t>)</w:t>
            </w:r>
          </w:p>
        </w:tc>
      </w:tr>
    </w:tbl>
    <w:p w14:paraId="3C629711" w14:textId="77777777" w:rsidR="00240C6A" w:rsidRDefault="00000000">
      <w:pPr>
        <w:pStyle w:val="BodyText"/>
        <w:keepNext/>
      </w:pPr>
      <w:r>
        <w:t xml:space="preserve">For a particular group </w:t>
      </w:r>
      <m:oMath>
        <m:r>
          <w:rPr>
            <w:rFonts w:ascii="Cambria Math" w:hAnsi="Cambria Math"/>
            <w:sz w:val="22"/>
            <w:szCs w:val="22"/>
          </w:rPr>
          <m:t>j</m:t>
        </m:r>
      </m:oMath>
      <w:r>
        <w:t xml:space="preserve">, let </w:t>
      </w:r>
      <m:oMath>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ij</m:t>
            </m:r>
          </m:sub>
        </m:sSub>
      </m:oMath>
      <w:r>
        <w:t xml:space="preserve"> equal one if individual </w:t>
      </w:r>
      <m:oMath>
        <m:r>
          <w:rPr>
            <w:rFonts w:ascii="Cambria Math" w:hAnsi="Cambria Math"/>
            <w:sz w:val="22"/>
            <w:szCs w:val="22"/>
          </w:rPr>
          <m:t>i</m:t>
        </m:r>
      </m:oMath>
      <w:r>
        <w:t xml:space="preserve"> is assigned to that group and zero otherwise. Its mean therefore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72D6205" w14:textId="77777777">
        <w:trPr>
          <w:cantSplit/>
        </w:trPr>
        <w:tc>
          <w:tcPr>
            <w:tcW w:w="8496" w:type="dxa"/>
            <w:vAlign w:val="center"/>
          </w:tcPr>
          <w:p w14:paraId="2D4A2E82" w14:textId="77777777" w:rsidR="00240C6A"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ctrlPr>
                      <w:rPr>
                        <w:rFonts w:ascii="Cambria Math" w:hAnsi="Cambria Math"/>
                      </w:rPr>
                    </m:ctrlPr>
                  </m:naryPr>
                  <m:sub>
                    <m:r>
                      <w:rPr>
                        <w:rFonts w:ascii="Cambria Math" w:hAnsi="Cambria Math"/>
                        <w:sz w:val="22"/>
                        <w:szCs w:val="22"/>
                      </w:rPr>
                      <m:t>i=1</m:t>
                    </m:r>
                  </m:sub>
                  <m:sup>
                    <m:r>
                      <w:rPr>
                        <w:rFonts w:ascii="Cambria Math" w:hAnsi="Cambria Math"/>
                        <w:sz w:val="22"/>
                        <w:szCs w:val="22"/>
                      </w:rPr>
                      <m:t>N</m:t>
                    </m:r>
                  </m:sup>
                  <m:e>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ij</m:t>
                        </m:r>
                      </m:sub>
                    </m:sSub>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m:t>
                </m:r>
              </m:oMath>
            </m:oMathPara>
          </w:p>
        </w:tc>
        <w:tc>
          <w:tcPr>
            <w:tcW w:w="864" w:type="dxa"/>
            <w:vAlign w:val="center"/>
          </w:tcPr>
          <w:p w14:paraId="11E70812" w14:textId="77777777" w:rsidR="00D951E9" w:rsidRDefault="00000000">
            <w:pPr>
              <w:spacing w:after="0" w:line="240" w:lineRule="auto"/>
              <w:jc w:val="right"/>
            </w:pPr>
            <w:r>
              <w:t>(</w:t>
            </w:r>
            <w:bookmarkStart w:id="186" w:name="Eq_4A_12"/>
            <w:r>
              <w:t>4A.</w:t>
            </w:r>
            <w:fldSimple w:instr=" SEQ EqAppendixFourA \* ARABIC ">
              <w:r w:rsidR="00D951E9">
                <w:t>12</w:t>
              </w:r>
            </w:fldSimple>
            <w:bookmarkEnd w:id="186"/>
            <w:r>
              <w:t>)</w:t>
            </w:r>
          </w:p>
        </w:tc>
      </w:tr>
    </w:tbl>
    <w:p w14:paraId="53163E98" w14:textId="77777777" w:rsidR="00240C6A" w:rsidRDefault="00000000">
      <w:pPr>
        <w:pStyle w:val="BodyText"/>
        <w:keepNext/>
      </w:pPr>
      <w:r>
        <w:t xml:space="preserve">Under uniform random assignment, each individual has probability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divided by </w:t>
      </w:r>
      <m:oMath>
        <m:r>
          <w:rPr>
            <w:rFonts w:ascii="Cambria Math" w:hAnsi="Cambria Math"/>
            <w:sz w:val="22"/>
            <w:szCs w:val="22"/>
          </w:rPr>
          <m:t>N</m:t>
        </m:r>
      </m:oMath>
      <w:r>
        <w:t xml:space="preserve"> of belonging to group </w:t>
      </w:r>
      <m:oMath>
        <m:r>
          <w:rPr>
            <w:rFonts w:ascii="Cambria Math" w:hAnsi="Cambria Math"/>
            <w:sz w:val="22"/>
            <w:szCs w:val="22"/>
          </w:rPr>
          <m:t>j</m:t>
        </m:r>
      </m:oMath>
      <w:r>
        <w:t xml:space="preserve">. For two distinct individuals </w:t>
      </w:r>
      <m:oMath>
        <m:r>
          <w:rPr>
            <w:rFonts w:ascii="Cambria Math" w:hAnsi="Cambria Math"/>
            <w:sz w:val="22"/>
            <w:szCs w:val="22"/>
          </w:rPr>
          <m:t>i</m:t>
        </m:r>
      </m:oMath>
      <w:r>
        <w:t xml:space="preserve"> and </w:t>
      </w:r>
      <m:oMath>
        <m:r>
          <w:rPr>
            <w:rFonts w:ascii="Cambria Math" w:hAnsi="Cambria Math"/>
            <w:sz w:val="22"/>
            <w:szCs w:val="22"/>
          </w:rPr>
          <m:t>h</m:t>
        </m:r>
      </m:oMath>
      <w:r>
        <w:t>, the probability that both belong to that group is obtained by first assigning one and then the other: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2F53B7D" w14:textId="77777777">
        <w:trPr>
          <w:cantSplit/>
        </w:trPr>
        <w:tc>
          <w:tcPr>
            <w:tcW w:w="8496" w:type="dxa"/>
            <w:vAlign w:val="center"/>
          </w:tcPr>
          <w:p w14:paraId="176C32D3" w14:textId="77777777" w:rsidR="00240C6A" w:rsidRDefault="00000000">
            <w:pPr>
              <w:spacing w:before="120" w:line="240" w:lineRule="auto"/>
              <w:jc w:val="center"/>
            </w:pPr>
            <m:oMathPara>
              <m:oMathParaPr>
                <m:jc m:val="center"/>
              </m:oMathParaPr>
              <m:oMath>
                <m:r>
                  <w:rPr>
                    <w:rFonts w:ascii="Cambria Math" w:hAnsi="Cambria Math"/>
                    <w:sz w:val="22"/>
                    <w:szCs w:val="22"/>
                  </w:rPr>
                  <m:t>E[</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ij</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r>
                  <w:rPr>
                    <w:rFonts w:ascii="Cambria Math" w:hAnsi="Cambria Math"/>
                    <w:sz w:val="22"/>
                    <w:szCs w:val="22"/>
                  </w:rPr>
                  <m:t>,</m:t>
                </m:r>
                <m:r>
                  <m:rPr>
                    <m:nor/>
                  </m:rPr>
                  <w:rPr>
                    <w:rFonts w:ascii="Cambria Math" w:hAnsi="Cambria Math"/>
                    <w:sz w:val="22"/>
                    <w:szCs w:val="22"/>
                  </w:rPr>
                  <m:t xml:space="preserve">   </m:t>
                </m:r>
                <m:r>
                  <w:rPr>
                    <w:rFonts w:ascii="Cambria Math" w:hAnsi="Cambria Math"/>
                    <w:sz w:val="22"/>
                    <w:szCs w:val="22"/>
                  </w:rPr>
                  <m:t>E[</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ij</m:t>
                    </m:r>
                  </m:sub>
                </m:sSub>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hj</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N-1</m:t>
                    </m:r>
                  </m:den>
                </m:f>
                <m:r>
                  <w:rPr>
                    <w:rFonts w:ascii="Cambria Math" w:hAnsi="Cambria Math"/>
                    <w:sz w:val="22"/>
                    <w:szCs w:val="22"/>
                  </w:rPr>
                  <m:t>.</m:t>
                </m:r>
              </m:oMath>
            </m:oMathPara>
          </w:p>
        </w:tc>
        <w:tc>
          <w:tcPr>
            <w:tcW w:w="864" w:type="dxa"/>
            <w:vAlign w:val="center"/>
          </w:tcPr>
          <w:p w14:paraId="2CE687D2" w14:textId="77777777" w:rsidR="00D951E9" w:rsidRDefault="00000000">
            <w:pPr>
              <w:spacing w:after="0" w:line="240" w:lineRule="auto"/>
              <w:jc w:val="right"/>
            </w:pPr>
            <w:r>
              <w:t>(</w:t>
            </w:r>
            <w:bookmarkStart w:id="187" w:name="Eq_4A_13"/>
            <w:r>
              <w:t>4A.</w:t>
            </w:r>
            <w:fldSimple w:instr=" SEQ EqAppendixFourA \* ARABIC ">
              <w:r w:rsidR="00D951E9">
                <w:t>13</w:t>
              </w:r>
            </w:fldSimple>
            <w:bookmarkEnd w:id="187"/>
            <w:r>
              <w:t>)</w:t>
            </w:r>
          </w:p>
        </w:tc>
      </w:tr>
    </w:tbl>
    <w:p w14:paraId="34F7E6BA" w14:textId="77777777" w:rsidR="00240C6A" w:rsidRDefault="00000000">
      <w:pPr>
        <w:pStyle w:val="BodyText"/>
        <w:keepNext/>
      </w:pPr>
      <w:r>
        <w:t>Here, expectation denotes the average over possible random assignments. Squaring Equation (</w:t>
      </w:r>
      <w:r>
        <w:fldChar w:fldCharType="begin"/>
      </w:r>
      <w:r w:rsidR="00240C6A">
        <w:instrText xml:space="preserve"> REF Eq_4A_12 \h </w:instrText>
      </w:r>
      <w:r>
        <w:fldChar w:fldCharType="separate"/>
      </w:r>
      <w:r w:rsidR="00240C6A">
        <w:t>4A.12</w:t>
      </w:r>
      <w:r>
        <w:fldChar w:fldCharType="end"/>
      </w:r>
      <w:r>
        <w:t>) and taking its expectation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FA3E0F7" w14:textId="77777777">
        <w:trPr>
          <w:cantSplit/>
        </w:trPr>
        <w:tc>
          <w:tcPr>
            <w:tcW w:w="8496" w:type="dxa"/>
            <w:vAlign w:val="center"/>
          </w:tcPr>
          <w:p w14:paraId="255B4FE1" w14:textId="77777777" w:rsidR="00240C6A" w:rsidRDefault="00000000">
            <w:pPr>
              <w:spacing w:before="120" w:line="240" w:lineRule="auto"/>
              <w:jc w:val="center"/>
            </w:pPr>
            <m:oMathPara>
              <m:oMathParaPr>
                <m:jc m:val="center"/>
              </m:oMathParaPr>
              <m:oMath>
                <m:r>
                  <w:rPr>
                    <w:rFonts w:ascii="Cambria Math" w:hAnsi="Cambria Math"/>
                    <w:sz w:val="22"/>
                    <w:szCs w:val="22"/>
                  </w:rPr>
                  <m:t>E[</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e>
                      <m:sup>
                        <m:r>
                          <w:rPr>
                            <w:rFonts w:ascii="Cambria Math" w:hAnsi="Cambria Math"/>
                            <w:sz w:val="22"/>
                            <w:szCs w:val="22"/>
                          </w:rPr>
                          <m:t>2</m:t>
                        </m:r>
                      </m:sup>
                    </m:sSup>
                  </m:den>
                </m:f>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N(N-1)</m:t>
                    </m:r>
                  </m:den>
                </m:f>
                <m:nary>
                  <m:naryPr>
                    <m:chr m:val="∑"/>
                    <m:limLoc m:val="undOvr"/>
                    <m:supHide m:val="1"/>
                    <m:ctrlPr>
                      <w:rPr>
                        <w:rFonts w:ascii="Cambria Math" w:hAnsi="Cambria Math"/>
                      </w:rPr>
                    </m:ctrlPr>
                  </m:naryPr>
                  <m:sub>
                    <m:r>
                      <w:rPr>
                        <w:rFonts w:ascii="Cambria Math" w:hAnsi="Cambria Math"/>
                        <w:sz w:val="22"/>
                        <w:szCs w:val="22"/>
                      </w:rPr>
                      <m:t>i≠h</m:t>
                    </m:r>
                  </m:sub>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oMath>
            </m:oMathPara>
          </w:p>
        </w:tc>
        <w:tc>
          <w:tcPr>
            <w:tcW w:w="864" w:type="dxa"/>
            <w:vAlign w:val="center"/>
          </w:tcPr>
          <w:p w14:paraId="3B142A34" w14:textId="77777777" w:rsidR="00D951E9" w:rsidRDefault="00000000">
            <w:pPr>
              <w:spacing w:after="0" w:line="240" w:lineRule="auto"/>
              <w:jc w:val="right"/>
            </w:pPr>
            <w:r>
              <w:t>(</w:t>
            </w:r>
            <w:bookmarkStart w:id="188" w:name="Eq_4A_14"/>
            <w:r>
              <w:t>4A.</w:t>
            </w:r>
            <w:fldSimple w:instr=" SEQ EqAppendixFourA \* ARABIC ">
              <w:r w:rsidR="00D951E9">
                <w:t>14</w:t>
              </w:r>
            </w:fldSimple>
            <w:bookmarkEnd w:id="188"/>
            <w:r>
              <w:t>)</w:t>
            </w:r>
          </w:p>
        </w:tc>
      </w:tr>
    </w:tbl>
    <w:p w14:paraId="1CFA0F91" w14:textId="77777777" w:rsidR="00240C6A" w:rsidRDefault="00000000">
      <w:pPr>
        <w:pStyle w:val="BodyText"/>
      </w:pPr>
      <w:r>
        <w:t>The second sum includes all ordered pairs of distinct individuals.</w:t>
      </w:r>
    </w:p>
    <w:p w14:paraId="4033EB1E" w14:textId="77777777" w:rsidR="00240C6A" w:rsidRDefault="00000000">
      <w:pPr>
        <w:pStyle w:val="BodyText"/>
        <w:keepNext/>
      </w:pPr>
      <w:r>
        <w:t>The cross-products simplify because the centered performance values sum to zero. Specifically,</w:t>
      </w:r>
    </w:p>
    <w:p w14:paraId="22CFB5A4" w14:textId="77777777" w:rsidR="00240C6A" w:rsidRDefault="00000000">
      <w:pPr>
        <w:spacing w:before="120" w:line="240" w:lineRule="auto"/>
        <w:jc w:val="center"/>
      </w:pPr>
      <m:oMathPara>
        <m:oMathParaPr>
          <m:jc m:val="center"/>
        </m:oMathParaPr>
        <m:oMath>
          <m:r>
            <w:rPr>
              <w:rFonts w:ascii="Cambria Math" w:hAnsi="Cambria Math"/>
              <w:sz w:val="22"/>
              <w:szCs w:val="22"/>
            </w:rPr>
            <m:t>0=</m:t>
          </m:r>
          <m:sSup>
            <m:sSupPr>
              <m:ctrlPr>
                <w:rPr>
                  <w:rFonts w:ascii="Cambria Math" w:hAnsi="Cambria Math"/>
                </w:rPr>
              </m:ctrlPr>
            </m:sSupPr>
            <m:e>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m:t>
                  </m:r>
                </m:sub>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i≠h</m:t>
              </m:r>
            </m:sub>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oMath>
      </m:oMathPara>
    </w:p>
    <w:p w14:paraId="157822F5" w14:textId="77777777" w:rsidR="00240C6A" w:rsidRDefault="00000000">
      <w:pPr>
        <w:pStyle w:val="BodyText"/>
        <w:keepNext/>
      </w:pPr>
      <w:r>
        <w:lastRenderedPageBreak/>
        <w:t>so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35ECCAA" w14:textId="77777777">
        <w:trPr>
          <w:cantSplit/>
        </w:trPr>
        <w:tc>
          <w:tcPr>
            <w:tcW w:w="8496" w:type="dxa"/>
            <w:vAlign w:val="center"/>
          </w:tcPr>
          <w:p w14:paraId="3CE1C455" w14:textId="77777777" w:rsidR="00240C6A"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i≠h</m:t>
                    </m:r>
                  </m:sub>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oMath>
            </m:oMathPara>
          </w:p>
        </w:tc>
        <w:tc>
          <w:tcPr>
            <w:tcW w:w="864" w:type="dxa"/>
            <w:vAlign w:val="center"/>
          </w:tcPr>
          <w:p w14:paraId="3C35B49D" w14:textId="77777777" w:rsidR="00D951E9" w:rsidRDefault="00000000">
            <w:pPr>
              <w:spacing w:after="0" w:line="240" w:lineRule="auto"/>
              <w:jc w:val="right"/>
            </w:pPr>
            <w:r>
              <w:t>(</w:t>
            </w:r>
            <w:bookmarkStart w:id="189" w:name="Eq_4A_15"/>
            <w:r>
              <w:t>4A.</w:t>
            </w:r>
            <w:fldSimple w:instr=" SEQ EqAppendixFourA \* ARABIC ">
              <w:r w:rsidR="00D951E9">
                <w:t>15</w:t>
              </w:r>
            </w:fldSimple>
            <w:bookmarkEnd w:id="189"/>
            <w:r>
              <w:t>)</w:t>
            </w:r>
          </w:p>
        </w:tc>
      </w:tr>
    </w:tbl>
    <w:p w14:paraId="16DE899A" w14:textId="77777777" w:rsidR="00240C6A" w:rsidRDefault="00000000">
      <w:pPr>
        <w:pStyle w:val="BodyText"/>
        <w:keepNext/>
      </w:pPr>
      <w:r>
        <w:t>Substituting Equations (</w:t>
      </w:r>
      <w:r>
        <w:fldChar w:fldCharType="begin"/>
      </w:r>
      <w:r w:rsidR="00240C6A">
        <w:instrText xml:space="preserve"> REF Eq_4A_15 \h </w:instrText>
      </w:r>
      <w:r>
        <w:fldChar w:fldCharType="separate"/>
      </w:r>
      <w:r w:rsidR="00240C6A">
        <w:t>4A.15</w:t>
      </w:r>
      <w:r>
        <w:fldChar w:fldCharType="end"/>
      </w:r>
      <w:r>
        <w:t>) and (</w:t>
      </w:r>
      <w:r>
        <w:fldChar w:fldCharType="begin"/>
      </w:r>
      <w:r w:rsidR="00240C6A">
        <w:instrText xml:space="preserve"> REF Eq_4A_11 \h </w:instrText>
      </w:r>
      <w:r>
        <w:fldChar w:fldCharType="separate"/>
      </w:r>
      <w:r w:rsidR="00240C6A">
        <w:t>4A.11</w:t>
      </w:r>
      <w:r>
        <w:fldChar w:fldCharType="end"/>
      </w:r>
      <w:r>
        <w:t>) yields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E77E6A6" w14:textId="77777777">
        <w:trPr>
          <w:cantSplit/>
        </w:trPr>
        <w:tc>
          <w:tcPr>
            <w:tcW w:w="8496" w:type="dxa"/>
            <w:vAlign w:val="center"/>
          </w:tcPr>
          <w:p w14:paraId="72518560" w14:textId="77777777" w:rsidR="00240C6A" w:rsidRDefault="00000000">
            <w:pPr>
              <w:spacing w:before="120" w:line="240" w:lineRule="auto"/>
              <w:jc w:val="center"/>
            </w:pPr>
            <m:oMathPara>
              <m:oMathParaPr>
                <m:jc m:val="center"/>
              </m:oMathParaPr>
              <m:oMath>
                <m:r>
                  <w:rPr>
                    <w:rFonts w:ascii="Cambria Math" w:hAnsi="Cambria Math"/>
                    <w:sz w:val="22"/>
                    <w:szCs w:val="22"/>
                  </w:rPr>
                  <m:t>E[</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e>
                      <m:sup>
                        <m:r>
                          <w:rPr>
                            <w:rFonts w:ascii="Cambria Math" w:hAnsi="Cambria Math"/>
                            <w:sz w:val="22"/>
                            <w:szCs w:val="22"/>
                          </w:rPr>
                          <m:t>2</m:t>
                        </m:r>
                      </m:sup>
                    </m:sSup>
                  </m:den>
                </m:f>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p w14:paraId="3C76A910" w14:textId="77777777" w:rsidR="00240C6A" w:rsidRDefault="00000000">
            <w:pPr>
              <w:spacing w:before="120" w:line="240" w:lineRule="auto"/>
              <w:jc w:val="center"/>
            </w:pPr>
            <m:oMathPara>
              <m:oMathParaPr>
                <m:jc m:val="center"/>
              </m:oMathParaPr>
              <m:oMath>
                <m:r>
                  <w:rPr>
                    <w:rFonts w:ascii="Cambria Math" w:hAnsi="Cambria Math"/>
                    <w:sz w:val="22"/>
                    <w:szCs w:val="22"/>
                  </w:rPr>
                  <m:t>=</m:t>
                </m:r>
                <m:f>
                  <m:fPr>
                    <m:ctrlPr>
                      <w:rPr>
                        <w:rFonts w:ascii="Cambria Math" w:hAnsi="Cambria Math"/>
                      </w:rPr>
                    </m:ctrlPr>
                  </m:fPr>
                  <m:num>
                    <m:r>
                      <w:rPr>
                        <w:rFonts w:ascii="Cambria Math" w:hAnsi="Cambria Math"/>
                        <w:sz w:val="22"/>
                        <w:szCs w:val="22"/>
                      </w:rPr>
                      <m:t>N-</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tc>
        <w:tc>
          <w:tcPr>
            <w:tcW w:w="864" w:type="dxa"/>
            <w:vAlign w:val="center"/>
          </w:tcPr>
          <w:p w14:paraId="2F40A7F3" w14:textId="77777777" w:rsidR="00D951E9" w:rsidRDefault="00000000">
            <w:pPr>
              <w:spacing w:after="0" w:line="240" w:lineRule="auto"/>
              <w:jc w:val="right"/>
            </w:pPr>
            <w:r>
              <w:t>(</w:t>
            </w:r>
            <w:bookmarkStart w:id="190" w:name="Eq_4A_16"/>
            <w:r>
              <w:t>4A.</w:t>
            </w:r>
            <w:fldSimple w:instr=" SEQ EqAppendixFourA \* ARABIC ">
              <w:r w:rsidR="00D951E9">
                <w:t>16</w:t>
              </w:r>
            </w:fldSimple>
            <w:bookmarkEnd w:id="190"/>
            <w:r>
              <w:t>)</w:t>
            </w:r>
          </w:p>
        </w:tc>
      </w:tr>
    </w:tbl>
    <w:p w14:paraId="38D8522F" w14:textId="77777777" w:rsidR="00240C6A" w:rsidRDefault="00000000">
      <w:pPr>
        <w:pStyle w:val="BodyText"/>
        <w:keepNext/>
      </w:pPr>
      <w:r>
        <w:t>We can now calculate the expected between-group variation. Multiplying by group size and summing over groups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3ED35A" w14:textId="77777777">
        <w:trPr>
          <w:cantSplit/>
        </w:trPr>
        <w:tc>
          <w:tcPr>
            <w:tcW w:w="8496" w:type="dxa"/>
            <w:vAlign w:val="center"/>
          </w:tcPr>
          <w:p w14:paraId="5DD5B3C8" w14:textId="77777777" w:rsidR="00240C6A" w:rsidRDefault="00000000">
            <w:pPr>
              <w:spacing w:before="120" w:line="240" w:lineRule="auto"/>
              <w:jc w:val="center"/>
            </w:pPr>
            <m:oMathPara>
              <m:oMathParaPr>
                <m:jc m:val="center"/>
              </m:oMathParaPr>
              <m:oMath>
                <m:r>
                  <w:rPr>
                    <w:rFonts w:ascii="Cambria Math" w:hAnsi="Cambria Math"/>
                    <w:sz w:val="22"/>
                    <w:szCs w:val="22"/>
                  </w:rPr>
                  <m:t>E[</m:t>
                </m:r>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f>
                      <m:fPr>
                        <m:ctrlPr>
                          <w:rPr>
                            <w:rFonts w:ascii="Cambria Math" w:hAnsi="Cambria Math"/>
                          </w:rPr>
                        </m:ctrlPr>
                      </m:fPr>
                      <m:num>
                        <m:r>
                          <w:rPr>
                            <w:rFonts w:ascii="Cambria Math" w:hAnsi="Cambria Math"/>
                            <w:sz w:val="22"/>
                            <w:szCs w:val="22"/>
                          </w:rPr>
                          <m:t>N-</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e>
                </m:nary>
              </m:oMath>
            </m:oMathPara>
          </w:p>
          <w:p w14:paraId="6A5EF045" w14:textId="77777777" w:rsidR="00240C6A" w:rsidRDefault="00000000">
            <w:pPr>
              <w:spacing w:before="120" w:line="240" w:lineRule="auto"/>
              <w:jc w:val="center"/>
            </w:pPr>
            <m:oMathPara>
              <m:oMathParaPr>
                <m:jc m:val="center"/>
              </m:oMathParaPr>
              <m:oMath>
                <m:r>
                  <w:rPr>
                    <w:rFonts w:ascii="Cambria Math" w:hAnsi="Cambria Math"/>
                    <w:sz w:val="22"/>
                    <w:szCs w:val="22"/>
                  </w:rPr>
                  <m:t>=</m:t>
                </m:r>
                <m:f>
                  <m:fPr>
                    <m:ctrlPr>
                      <w:rPr>
                        <w:rFonts w:ascii="Cambria Math" w:hAnsi="Cambria Math"/>
                      </w:rPr>
                    </m:ctrlPr>
                  </m:fPr>
                  <m:num>
                    <m:r>
                      <w:rPr>
                        <w:rFonts w:ascii="Cambria Math" w:hAnsi="Cambria Math"/>
                        <w:sz w:val="22"/>
                        <w:szCs w:val="22"/>
                      </w:rPr>
                      <m:t>JN-</m:t>
                    </m:r>
                    <m:nary>
                      <m:naryPr>
                        <m:chr m:val="∑"/>
                        <m:limLoc m:val="undOvr"/>
                        <m:supHide m:val="1"/>
                        <m:ctrlPr>
                          <w:rPr>
                            <w:rFonts w:ascii="Cambria Math" w:hAnsi="Cambria Math"/>
                          </w:rPr>
                        </m:ctrlPr>
                      </m:naryPr>
                      <m:sub>
                        <m:r>
                          <w:rPr>
                            <w:rFonts w:ascii="Cambria Math" w:hAnsi="Cambria Math"/>
                            <w:sz w:val="22"/>
                            <w:szCs w:val="22"/>
                          </w:rPr>
                          <m:t>j</m:t>
                        </m:r>
                      </m:sub>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e>
                    </m:nary>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N(J-1)</m:t>
                    </m:r>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tc>
        <w:tc>
          <w:tcPr>
            <w:tcW w:w="864" w:type="dxa"/>
            <w:vAlign w:val="center"/>
          </w:tcPr>
          <w:p w14:paraId="5734877E" w14:textId="77777777" w:rsidR="00D951E9" w:rsidRDefault="00000000">
            <w:pPr>
              <w:spacing w:after="0" w:line="240" w:lineRule="auto"/>
              <w:jc w:val="right"/>
            </w:pPr>
            <w:r>
              <w:t>(</w:t>
            </w:r>
            <w:bookmarkStart w:id="191" w:name="Eq_4A_17"/>
            <w:r>
              <w:t>4A.</w:t>
            </w:r>
            <w:fldSimple w:instr=" SEQ EqAppendixFourA \* ARABIC ">
              <w:r w:rsidR="00D951E9">
                <w:t>17</w:t>
              </w:r>
            </w:fldSimple>
            <w:bookmarkEnd w:id="191"/>
            <w:r>
              <w:t>)</w:t>
            </w:r>
          </w:p>
        </w:tc>
      </w:tr>
    </w:tbl>
    <w:p w14:paraId="263EF0B9" w14:textId="77777777" w:rsidR="00240C6A" w:rsidRDefault="00000000">
      <w:pPr>
        <w:pStyle w:val="BodyText"/>
      </w:pPr>
      <w:r>
        <w:t>This step uses linearity of expectation. It does not require the group means to be independent.</w:t>
      </w:r>
    </w:p>
    <w:p w14:paraId="57A5B88E" w14:textId="77777777" w:rsidR="00240C6A" w:rsidRDefault="00000000">
      <w:pPr>
        <w:pStyle w:val="BodyText"/>
        <w:keepNext/>
      </w:pPr>
      <w:r>
        <w:t>The sorting measure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1F38E73" w14:textId="77777777">
        <w:trPr>
          <w:cantSplit/>
        </w:trPr>
        <w:tc>
          <w:tcPr>
            <w:tcW w:w="8496" w:type="dxa"/>
            <w:vAlign w:val="center"/>
          </w:tcPr>
          <w:p w14:paraId="0BA60724" w14:textId="77777777" w:rsidR="00240C6A"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22"/>
                            <w:szCs w:val="22"/>
                          </w:rPr>
                          <m:t>j</m:t>
                        </m:r>
                      </m:sub>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oMath>
            </m:oMathPara>
          </w:p>
        </w:tc>
        <w:tc>
          <w:tcPr>
            <w:tcW w:w="864" w:type="dxa"/>
            <w:vAlign w:val="center"/>
          </w:tcPr>
          <w:p w14:paraId="7B6CA499" w14:textId="77777777" w:rsidR="00D951E9" w:rsidRDefault="00000000">
            <w:pPr>
              <w:spacing w:after="0" w:line="240" w:lineRule="auto"/>
              <w:jc w:val="right"/>
            </w:pPr>
            <w:r>
              <w:t>(</w:t>
            </w:r>
            <w:bookmarkStart w:id="192" w:name="Eq_4A_18"/>
            <w:r>
              <w:t>4A.</w:t>
            </w:r>
            <w:fldSimple w:instr=" SEQ EqAppendixFourA \* ARABIC ">
              <w:r w:rsidR="00D951E9">
                <w:t>18</w:t>
              </w:r>
            </w:fldSimple>
            <w:bookmarkEnd w:id="192"/>
            <w:r>
              <w:t>)</w:t>
            </w:r>
          </w:p>
        </w:tc>
      </w:tr>
    </w:tbl>
    <w:p w14:paraId="47AC97D6" w14:textId="77777777" w:rsidR="00240C6A" w:rsidRDefault="00000000">
      <w:pPr>
        <w:pStyle w:val="BodyText"/>
        <w:keepNext/>
      </w:pPr>
      <w:r>
        <w:t xml:space="preserve">Its denominator is the fixed quantity </w:t>
      </w:r>
      <m:oMath>
        <m:r>
          <w:rPr>
            <w:rFonts w:ascii="Cambria Math" w:hAnsi="Cambria Math"/>
            <w:sz w:val="22"/>
            <w:szCs w:val="22"/>
          </w:rPr>
          <m:t>N</m:t>
        </m:r>
      </m:oMath>
      <w:r>
        <w:t xml:space="preserve"> times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oMath>
      <w:r>
        <w:t>. Consequently,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7275029" w14:textId="77777777">
        <w:trPr>
          <w:cantSplit/>
        </w:trPr>
        <w:tc>
          <w:tcPr>
            <w:tcW w:w="8496" w:type="dxa"/>
            <w:vAlign w:val="center"/>
          </w:tcPr>
          <w:p w14:paraId="4349C036" w14:textId="77777777" w:rsidR="00240C6A" w:rsidRDefault="00000000">
            <w:pPr>
              <w:spacing w:before="120" w:line="240" w:lineRule="auto"/>
              <w:jc w:val="center"/>
            </w:pPr>
            <m:oMathPara>
              <m:oMathParaPr>
                <m:jc m:val="center"/>
              </m:oMathParaPr>
              <m:oMath>
                <m:r>
                  <w:rPr>
                    <w:rFonts w:ascii="Cambria Math" w:hAnsi="Cambria Math"/>
                    <w:sz w:val="22"/>
                    <w:szCs w:val="22"/>
                  </w:rPr>
                  <m:t>E[</m:t>
                </m:r>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m:t>
                </m:r>
                <m:f>
                  <m:fPr>
                    <m:ctrlPr>
                      <w:rPr>
                        <w:rFonts w:ascii="Cambria Math" w:hAnsi="Cambria Math"/>
                      </w:rPr>
                    </m:ctrlPr>
                  </m:fPr>
                  <m:num>
                    <m:f>
                      <m:fPr>
                        <m:ctrlPr>
                          <w:rPr>
                            <w:rFonts w:ascii="Cambria Math" w:hAnsi="Cambria Math"/>
                          </w:rPr>
                        </m:ctrlPr>
                      </m:fPr>
                      <m:num>
                        <m:r>
                          <w:rPr>
                            <w:rFonts w:ascii="Cambria Math" w:hAnsi="Cambria Math"/>
                            <w:sz w:val="22"/>
                            <w:szCs w:val="22"/>
                          </w:rPr>
                          <m:t>N(J-1)</m:t>
                        </m:r>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num>
                  <m:den>
                    <m:r>
                      <w:rPr>
                        <w:rFonts w:ascii="Cambria Math" w:hAnsi="Cambria Math"/>
                        <w:sz w:val="22"/>
                        <w:szCs w:val="22"/>
                      </w:rPr>
                      <m:t>N</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den>
                </m:f>
                <m:r>
                  <w:rPr>
                    <w:rFonts w:ascii="Cambria Math" w:hAnsi="Cambria Math"/>
                    <w:sz w:val="22"/>
                    <w:szCs w:val="22"/>
                  </w:rPr>
                  <m:t>=</m:t>
                </m:r>
                <m:f>
                  <m:fPr>
                    <m:ctrlPr>
                      <w:rPr>
                        <w:rFonts w:ascii="Cambria Math" w:hAnsi="Cambria Math"/>
                      </w:rPr>
                    </m:ctrlPr>
                  </m:fPr>
                  <m:num>
                    <m:r>
                      <w:rPr>
                        <w:rFonts w:ascii="Cambria Math" w:hAnsi="Cambria Math"/>
                        <w:sz w:val="22"/>
                        <w:szCs w:val="22"/>
                      </w:rPr>
                      <m:t>J-1</m:t>
                    </m:r>
                  </m:num>
                  <m:den>
                    <m:r>
                      <w:rPr>
                        <w:rFonts w:ascii="Cambria Math" w:hAnsi="Cambria Math"/>
                        <w:sz w:val="22"/>
                        <w:szCs w:val="22"/>
                      </w:rPr>
                      <m:t>N-1</m:t>
                    </m:r>
                  </m:den>
                </m:f>
                <m:r>
                  <w:rPr>
                    <w:rFonts w:ascii="Cambria Math" w:hAnsi="Cambria Math"/>
                    <w:sz w:val="22"/>
                    <w:szCs w:val="22"/>
                  </w:rPr>
                  <m:t>.</m:t>
                </m:r>
              </m:oMath>
            </m:oMathPara>
          </w:p>
        </w:tc>
        <w:tc>
          <w:tcPr>
            <w:tcW w:w="864" w:type="dxa"/>
            <w:vAlign w:val="center"/>
          </w:tcPr>
          <w:p w14:paraId="7F5FBECA" w14:textId="77777777" w:rsidR="00D951E9" w:rsidRDefault="00000000">
            <w:pPr>
              <w:spacing w:after="0" w:line="240" w:lineRule="auto"/>
              <w:jc w:val="right"/>
            </w:pPr>
            <w:r>
              <w:t>(</w:t>
            </w:r>
            <w:bookmarkStart w:id="193" w:name="Eq_4A_19"/>
            <w:r>
              <w:t>4A.</w:t>
            </w:r>
            <w:fldSimple w:instr=" SEQ EqAppendixFourA \* ARABIC ">
              <w:r w:rsidR="00D951E9">
                <w:t>19</w:t>
              </w:r>
            </w:fldSimple>
            <w:bookmarkEnd w:id="193"/>
            <w:r>
              <w:t>)</w:t>
            </w:r>
          </w:p>
        </w:tc>
      </w:tr>
    </w:tbl>
    <w:p w14:paraId="5A3AE346" w14:textId="77777777" w:rsidR="00240C6A" w:rsidRDefault="00000000">
      <w:pPr>
        <w:pStyle w:val="BodyText"/>
      </w:pPr>
      <w:r>
        <w:t xml:space="preserve">This result gives the sorting expected from random allocation alone. For fixed </w:t>
      </w:r>
      <m:oMath>
        <m:r>
          <w:rPr>
            <w:rFonts w:ascii="Cambria Math" w:hAnsi="Cambria Math"/>
            <w:sz w:val="22"/>
            <w:szCs w:val="22"/>
          </w:rPr>
          <m:t>N</m:t>
        </m:r>
      </m:oMath>
      <w:r>
        <w:t xml:space="preserve"> and </w:t>
      </w:r>
      <m:oMath>
        <m:r>
          <w:rPr>
            <w:rFonts w:ascii="Cambria Math" w:hAnsi="Cambria Math"/>
            <w:sz w:val="22"/>
            <w:szCs w:val="22"/>
          </w:rPr>
          <m:t>J</m:t>
        </m:r>
      </m:oMath>
      <w:r>
        <w:t>, it holds even when group sizes differ. It is an expected reference value, not a minimum: an individual random allocation can produce a value above or below it. Comparing an observed value with this expectation helps distinguish sorting beyond the random baseline, but assessing how unusual that value is requires the distribution across random assignments.</w:t>
      </w:r>
    </w:p>
    <w:p w14:paraId="202DDEFB" w14:textId="77777777" w:rsidR="00CB3150" w:rsidRDefault="00000000">
      <w:pPr>
        <w:pStyle w:val="Heading1"/>
      </w:pPr>
      <w:bookmarkStart w:id="194" w:name="X8a33aa523801c967d2fea04397cc8e7252f71fa"/>
      <w:bookmarkEnd w:id="169"/>
      <w:bookmarkEnd w:id="181"/>
      <w:r>
        <w:lastRenderedPageBreak/>
        <w:t>Appendix 4B Sources for the equations and completed results</w:t>
      </w:r>
    </w:p>
    <w:p w14:paraId="1AD001E7" w14:textId="77777777" w:rsidR="00CB3150" w:rsidRDefault="00000000">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38E5AFAB" w14:textId="77777777" w:rsidR="00CB3150" w:rsidRDefault="00000000">
      <w:pPr>
        <w:pStyle w:val="BodyText"/>
      </w:pPr>
      <w:r>
        <w:t xml:space="preserve">[1] The stochastic replay decision and distinction between temperatures are documented in </w:t>
      </w:r>
      <w:hyperlink r:id="rId16">
        <w:r w:rsidR="00CB3150">
          <w:t>MBB_empirical_roster_select_replay.md</w:t>
        </w:r>
      </w:hyperlink>
      <w:r>
        <w:t xml:space="preserve">, lines 370–418 and 454–462. The direct user instruction is preserved in </w:t>
      </w:r>
      <w:hyperlink r:id="rId17">
        <w:r w:rsidR="00CB3150">
          <w:t>.</w:t>
        </w:r>
        <w:proofErr w:type="spellStart"/>
        <w:r w:rsidR="00CB3150">
          <w:t>specstory</w:t>
        </w:r>
        <w:proofErr w:type="spellEnd"/>
        <w:r w:rsidR="00CB3150">
          <w:t>/history/2026-06-11_08-19-11-0400-compass.md</w:t>
        </w:r>
      </w:hyperlink>
      <w:r>
        <w:t>, line 331818, with the subsequent implementation authorization at line 332351. The lock was for empirical-roster replay; it does not retroactively change earlier deterministic runs.</w:t>
      </w:r>
    </w:p>
    <w:p w14:paraId="5E91082A" w14:textId="77777777" w:rsidR="00CB3150" w:rsidRDefault="00000000">
      <w:pPr>
        <w:pStyle w:val="BodyText"/>
      </w:pPr>
      <w:r>
        <w:t xml:space="preserve">[2] </w:t>
      </w:r>
      <w:hyperlink r:id="rId18">
        <w:r w:rsidR="00CB3150">
          <w:t>PD20_softmax_K_winners_explainer.md</w:t>
        </w:r>
      </w:hyperlink>
      <w:r>
        <w:t xml:space="preserve">, lines 190–199, describes the observed-set likelihood for sequential proportional sampling. </w:t>
      </w:r>
      <w:hyperlink r:id="rId19">
        <w:r w:rsidR="00CB3150">
          <w:t>PD20_notes.md</w:t>
        </w:r>
      </w:hyperlink>
      <w:r>
        <w:t>, lines 121–127, identifies the weighted without-replacement procedure as Plackett–Luce.</w:t>
      </w:r>
    </w:p>
    <w:p w14:paraId="7CF31350" w14:textId="77777777" w:rsidR="00CB3150" w:rsidRDefault="00000000">
      <w:pPr>
        <w:pStyle w:val="BodyText"/>
      </w:pPr>
      <w:r>
        <w:t xml:space="preserve">[3] </w:t>
      </w:r>
      <w:hyperlink r:id="rId20">
        <w:r w:rsidR="00CB3150">
          <w:t>sports/tier1_pool_assignment.py</w:t>
        </w:r>
      </w:hyperlink>
      <w: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438DF06" w14:textId="77777777" w:rsidR="00CB3150" w:rsidRDefault="00000000">
      <w:pPr>
        <w:pStyle w:val="BodyText"/>
      </w:pPr>
      <w:r>
        <w:t xml:space="preserve">[4] </w:t>
      </w:r>
      <w:hyperlink r:id="rId21">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64D09F80" w14:textId="77777777" w:rsidR="00CB3150" w:rsidRDefault="00000000">
      <w:pPr>
        <w:pStyle w:val="BodyText"/>
      </w:pPr>
      <w:r>
        <w:lastRenderedPageBreak/>
        <w:t xml:space="preserve">[5] </w:t>
      </w:r>
      <w:hyperlink r:id="rId22">
        <w:r w:rsidR="00CB3150">
          <w:t>ASSORT_20260927_SCOUT_response_selection_population_and_reigning_alignment.md</w:t>
        </w:r>
      </w:hyperlink>
      <w:r>
        <w:t xml:space="preserve">, lines 94–115, documents all-player-season rows and repeated ever-drafted labels. The loader is </w:t>
      </w:r>
      <w:hyperlink r:id="rId23">
        <w:r w:rsidR="00CB3150">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3283E5CA" w14:textId="77777777" w:rsidR="00CB3150" w:rsidRDefault="00000000">
      <w:pPr>
        <w:pStyle w:val="BodyText"/>
      </w:pPr>
      <w:r>
        <w:t xml:space="preserve">[6] </w:t>
      </w:r>
      <w:hyperlink r:id="rId24">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5">
        <w:r w:rsidR="00CB3150">
          <w:t>MBB_empirical_roster_select_replay.md</w:t>
        </w:r>
      </w:hyperlink>
      <w:r>
        <w:t>, lines 464–471.</w:t>
      </w:r>
    </w:p>
    <w:p w14:paraId="09134CA1" w14:textId="77777777" w:rsidR="00CB3150" w:rsidRDefault="00000000">
      <w:pPr>
        <w:pStyle w:val="BodyText"/>
      </w:pPr>
      <w:r>
        <w:t xml:space="preserve">[7] </w:t>
      </w:r>
      <w:hyperlink r:id="rId26">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446F7296" w14:textId="77777777" w:rsidR="00CB3150" w:rsidRDefault="00000000">
      <w:pPr>
        <w:pStyle w:val="BodyText"/>
      </w:pPr>
      <w:r>
        <w:t xml:space="preserve">[8] </w:t>
      </w:r>
      <w:hyperlink r:id="rId27">
        <w:r w:rsidR="00CB3150">
          <w:t>REIGNING_PD21_rho_hsort_calibrate_2009_2021_mg10_min20_09_21_fit_bracket.json</w:t>
        </w:r>
      </w:hyperlink>
      <w:r>
        <w:t xml:space="preserve">, lines 332–345, reports longitudinal rho = 0, simulated mean </w:t>
      </w:r>
      <w:proofErr w:type="spellStart"/>
      <w:r>
        <w:t>H_sort</w:t>
      </w:r>
      <w:proofErr w:type="spellEnd"/>
      <w:r>
        <w:t xml:space="preserve"> = 0.0823114512, and empirical mean </w:t>
      </w:r>
      <w:proofErr w:type="spellStart"/>
      <w:r>
        <w:t>H_sort</w:t>
      </w:r>
      <w:proofErr w:type="spellEnd"/>
      <w:r>
        <w:t xml:space="preserve"> = 0.0644102092. These are assignment-calibration results, not output-likelihood estimates.</w:t>
      </w:r>
    </w:p>
    <w:p w14:paraId="028BC3E1" w14:textId="77777777" w:rsidR="00CB3150" w:rsidRDefault="00000000">
      <w:pPr>
        <w:pStyle w:val="BodyText"/>
      </w:pPr>
      <w:r>
        <w:t xml:space="preserve">[9] </w:t>
      </w:r>
      <w:hyperlink r:id="rId28">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t>calibration/</w:t>
        </w:r>
        <w:proofErr w:type="spellStart"/>
        <w:r w:rsidR="00CB3150">
          <w:t>manifest.json</w:t>
        </w:r>
        <w:proofErr w:type="spellEnd"/>
      </w:hyperlink>
      <w:r>
        <w:t xml:space="preserve">. </w:t>
      </w:r>
      <w:hyperlink r:id="rId30">
        <w:r w:rsidR="00CB3150">
          <w:t>sports/scripts/reigning_hero_calibration.py</w:t>
        </w:r>
      </w:hyperlink>
      <w:r>
        <w:t>, lines 40–41 and 82–99, requests the 2009–2021 window. Read these alongside note [5] when describing the effective sample.</w:t>
      </w:r>
    </w:p>
    <w:p w14:paraId="46E64AFB" w14:textId="77777777" w:rsidR="00CB3150" w:rsidRDefault="00000000">
      <w:pPr>
        <w:pStyle w:val="BodyText"/>
      </w:pPr>
      <w:r>
        <w:t xml:space="preserve">[10] </w:t>
      </w:r>
      <w:hyperlink r:id="rId31">
        <w:r w:rsidR="00CB3150">
          <w:t>PD21_draft_bernoulli_mle_2013_2021.json</w:t>
        </w:r>
      </w:hyperlink>
      <w:r>
        <w:t xml:space="preserve">, lines 2–21, records the fixed-gamma fit: gamma = 18, lambda = 2.571500648851351, t = 1.065561586816066, 38,123 rows, 882 positive flags, and nine seasons. The older </w:t>
      </w:r>
      <w:hyperlink r:id="rId32">
        <w:r w:rsidR="00CB3150">
          <w:t>PD21_draft_bernoulli_mle_2011_2021.json</w:t>
        </w:r>
      </w:hyperlink>
      <w:r>
        <w:t xml:space="preserve"> records a grid-best point with gamma = 10 fixed, lambda = 2, t = 1, and </w:t>
      </w:r>
      <w:proofErr w:type="spellStart"/>
      <w:r>
        <w:t>bfgs</w:t>
      </w:r>
      <w:proofErr w:type="spellEnd"/>
      <w:r>
        <w:t xml:space="preserve"> = null; it must not be substituted for the later joint estimate.</w:t>
      </w:r>
    </w:p>
    <w:p w14:paraId="0BD75A87" w14:textId="77777777" w:rsidR="00CB3150" w:rsidRDefault="00000000">
      <w:pPr>
        <w:pStyle w:val="BodyText"/>
      </w:pPr>
      <w:r>
        <w:t xml:space="preserve">[11] </w:t>
      </w:r>
      <w:hyperlink r:id="rId33">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hAnsi="Cambria Math"/>
            <w:sz w:val="22"/>
            <w:szCs w:val="22"/>
          </w:rPr>
          <m:t>K</m:t>
        </m:r>
      </m:oMath>
      <w:r>
        <w:t xml:space="preserve"> likelihoods is asserted.</w:t>
      </w:r>
    </w:p>
    <w:p w14:paraId="5FB8A144" w14:textId="77777777" w:rsidR="00CB3150" w:rsidRDefault="00000000">
      <w:pPr>
        <w:pStyle w:val="BodyText"/>
      </w:pPr>
      <w:r>
        <w:t xml:space="preserve">[12] </w:t>
      </w:r>
      <w:hyperlink r:id="rId34">
        <w:r w:rsidR="00CB3150">
          <w:t>MLE_basics.md</w:t>
        </w:r>
      </w:hyperlink>
      <w:r>
        <w:t>, lines 208, 244–250, and 420–426, states that empirical fitting ended with the Bernoulli optimization, with no Phase B re-estimation, while describing exact-</w:t>
      </w:r>
      <m:oMath>
        <m:r>
          <w:rPr>
            <w:rFonts w:ascii="Cambria Math" w:hAnsi="Cambria Math"/>
            <w:sz w:val="22"/>
            <w:szCs w:val="22"/>
          </w:rPr>
          <m:t>K</m:t>
        </m:r>
      </m:oMath>
      <w:r>
        <w:t xml:space="preserve"> estimation as an alternative. The later replay lock in note [1] kept that fitting procedure unchanged.</w:t>
      </w:r>
    </w:p>
    <w:p w14:paraId="490F9EB2" w14:textId="77777777" w:rsidR="00CB3150" w:rsidRDefault="00000000">
      <w:pPr>
        <w:pStyle w:val="BodyText"/>
      </w:pPr>
      <w:r>
        <w:t xml:space="preserve">[13] </w:t>
      </w:r>
      <w:hyperlink r:id="rId35">
        <w:r w:rsidR="00CB3150">
          <w:t>VECTOR_PD44_Dissertation_Work_Map_and_Model_Chapter_Outline.md</w:t>
        </w:r>
      </w:hyperlink>
      <w: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7747E934" w14:textId="77777777" w:rsidR="00CB3150" w:rsidRDefault="00000000">
      <w:pPr>
        <w:pStyle w:val="BodyText"/>
      </w:pPr>
      <w:r>
        <w:t xml:space="preserve">[14] ASSORT_20260927_three_season_mechanism_v1_report.md and ASSORT_20260927_selection_rate_comparison_v1_report.md, under </w:t>
      </w:r>
      <w:proofErr w:type="spellStart"/>
      <w:r>
        <w:t>assort_analysis</w:t>
      </w:r>
      <w:proofErr w:type="spellEnd"/>
      <w: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t>assort_analysis</w:t>
      </w:r>
      <w:proofErr w:type="spellEnd"/>
      <w:r>
        <w:t>/docs/briefings. These are deterministic mechanism simulations.</w:t>
      </w:r>
    </w:p>
    <w:p w14:paraId="1CCA683A" w14:textId="77777777" w:rsidR="00CB3150" w:rsidRDefault="00000000">
      <w:pPr>
        <w:pStyle w:val="BodyText"/>
      </w:pPr>
      <w:r>
        <w:lastRenderedPageBreak/>
        <w:t>[15] ASSORT_20260927_penalty_magnitude_v1_report.md documents the raw penalty scale relative to standardized individual performance. Numerical values quoted in Section 4.7 are taken from the completed report.</w:t>
      </w:r>
    </w:p>
    <w:p w14:paraId="1C0D47F9" w14:textId="77777777" w:rsidR="00CB3150" w:rsidRDefault="00000000">
      <w:pPr>
        <w:pStyle w:val="BodyText"/>
      </w:pPr>
      <w:r>
        <w:t xml:space="preserve">[16] ASSORT_20260927_penalty_bars_v1_report.md records the </w:t>
      </w:r>
      <m:oMath>
        <m:r>
          <w:rPr>
            <w:rFonts w:ascii="Cambria Math" w:hAnsi="Cambria Math"/>
            <w:sz w:val="22"/>
            <w:szCs w:val="22"/>
          </w:rPr>
          <m:t>λ</m:t>
        </m:r>
      </m:oMath>
      <w:r>
        <w:t xml:space="preserve"> = 0, 1, 2, 4 comparison and the bin-support qualification. </w:t>
      </w:r>
      <w:r>
        <w:fldChar w:fldCharType="begin"/>
      </w:r>
      <w:r>
        <w:instrText xml:space="preserve"> REF Chapter4Figure5 \h </w:instrText>
      </w:r>
      <w:r>
        <w:fldChar w:fldCharType="separate"/>
      </w:r>
      <w:r w:rsidR="005E5BEF">
        <w:t>Figure 4-7</w:t>
      </w:r>
      <w:r w:rsidR="005E5BEF">
        <w:noBreakHyphen/>
      </w:r>
      <w:r>
        <w:fldChar w:fldCharType="end"/>
      </w:r>
      <w:r>
        <w:t xml:space="preserve"> is the saved 2015_penalty_bars.png under </w:t>
      </w:r>
      <w:proofErr w:type="spellStart"/>
      <w:r>
        <w:t>assort_analysis</w:t>
      </w:r>
      <w:proofErr w:type="spellEnd"/>
      <w:r>
        <w:t>/outputs/penalty_bars_v1. The report identifies its specification, code, bin summaries, and execution record.</w:t>
      </w:r>
    </w:p>
    <w:p w14:paraId="448ED933" w14:textId="77777777" w:rsidR="00CB3150" w:rsidRDefault="00000000">
      <w:pPr>
        <w:pStyle w:val="BodyText"/>
      </w:pPr>
      <w:r>
        <w:t xml:space="preserve">[17] ASSORT_20260927_rho_scarcity_v1_report.md records the paired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5E5BEF">
        <w:t>Figure 4-8</w:t>
      </w:r>
      <w:r w:rsidR="005E5BEF">
        <w:noBreakHyphen/>
      </w:r>
      <w:r>
        <w:fldChar w:fldCharType="end"/>
      </w:r>
      <w:r>
        <w:t xml:space="preserve"> is the saved 2015_relative.png under </w:t>
      </w:r>
      <w:proofErr w:type="spellStart"/>
      <w:r>
        <w:t>assort_analysis</w:t>
      </w:r>
      <w:proofErr w:type="spellEnd"/>
      <w:r>
        <w:t>/outputs/rho_scarcity_v1. The report links the saved rates, population support, identity summaries, and run record.</w:t>
      </w:r>
      <w:bookmarkEnd w:id="194"/>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628776" w14:textId="77777777" w:rsidR="006C77CC" w:rsidRDefault="006C77CC">
      <w:pPr>
        <w:spacing w:after="0" w:line="240" w:lineRule="auto"/>
      </w:pPr>
      <w:r>
        <w:separator/>
      </w:r>
    </w:p>
  </w:endnote>
  <w:endnote w:type="continuationSeparator" w:id="0">
    <w:p w14:paraId="16203350" w14:textId="77777777" w:rsidR="006C77CC" w:rsidRDefault="006C7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BE9C06"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C61168" w14:textId="77777777" w:rsidR="006C77CC" w:rsidRDefault="006C77CC">
      <w:pPr>
        <w:spacing w:after="0" w:line="240" w:lineRule="auto"/>
      </w:pPr>
      <w:r>
        <w:separator/>
      </w:r>
    </w:p>
  </w:footnote>
  <w:footnote w:type="continuationSeparator" w:id="0">
    <w:p w14:paraId="3AF5CBA1" w14:textId="77777777" w:rsidR="006C77CC" w:rsidRDefault="006C77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10B130"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vine, Charles Roger CTR USARMY USMA (USA)">
    <w15:presenceInfo w15:providerId="AD" w15:userId="S::charles.r.levine.ctr@army.mil::a211ea81-78fa-4454-a60c-ab60e471a66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A73FC"/>
    <w:rsid w:val="000B421F"/>
    <w:rsid w:val="000B4DEE"/>
    <w:rsid w:val="000E1DA7"/>
    <w:rsid w:val="000E5100"/>
    <w:rsid w:val="000F167D"/>
    <w:rsid w:val="00107815"/>
    <w:rsid w:val="0011686D"/>
    <w:rsid w:val="00121AA1"/>
    <w:rsid w:val="00133EE0"/>
    <w:rsid w:val="00143374"/>
    <w:rsid w:val="0015074B"/>
    <w:rsid w:val="00154186"/>
    <w:rsid w:val="00161C59"/>
    <w:rsid w:val="001625A7"/>
    <w:rsid w:val="00176DD0"/>
    <w:rsid w:val="00176F8C"/>
    <w:rsid w:val="00182A54"/>
    <w:rsid w:val="0018609E"/>
    <w:rsid w:val="0019481C"/>
    <w:rsid w:val="001B5580"/>
    <w:rsid w:val="001C123B"/>
    <w:rsid w:val="001C5821"/>
    <w:rsid w:val="001D3E6A"/>
    <w:rsid w:val="001F6217"/>
    <w:rsid w:val="00203D06"/>
    <w:rsid w:val="00205937"/>
    <w:rsid w:val="002271F4"/>
    <w:rsid w:val="0023452C"/>
    <w:rsid w:val="00240C6A"/>
    <w:rsid w:val="00242F7B"/>
    <w:rsid w:val="00250804"/>
    <w:rsid w:val="002623E3"/>
    <w:rsid w:val="0027362F"/>
    <w:rsid w:val="00276193"/>
    <w:rsid w:val="00284DBE"/>
    <w:rsid w:val="00285B94"/>
    <w:rsid w:val="0029639D"/>
    <w:rsid w:val="002A17AB"/>
    <w:rsid w:val="002B31B8"/>
    <w:rsid w:val="002E03B0"/>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2E89"/>
    <w:rsid w:val="00433458"/>
    <w:rsid w:val="004337F2"/>
    <w:rsid w:val="00465159"/>
    <w:rsid w:val="00471E0D"/>
    <w:rsid w:val="004A76BC"/>
    <w:rsid w:val="004C53BD"/>
    <w:rsid w:val="004E2689"/>
    <w:rsid w:val="004E37D4"/>
    <w:rsid w:val="005026D1"/>
    <w:rsid w:val="005034AB"/>
    <w:rsid w:val="0050416D"/>
    <w:rsid w:val="00506582"/>
    <w:rsid w:val="0051183D"/>
    <w:rsid w:val="00517A5E"/>
    <w:rsid w:val="00521087"/>
    <w:rsid w:val="00524EA9"/>
    <w:rsid w:val="00531C7D"/>
    <w:rsid w:val="00543B36"/>
    <w:rsid w:val="00543D01"/>
    <w:rsid w:val="005667BC"/>
    <w:rsid w:val="00592BCF"/>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C77CC"/>
    <w:rsid w:val="006D4AE6"/>
    <w:rsid w:val="006D78CC"/>
    <w:rsid w:val="006E0C7F"/>
    <w:rsid w:val="006E112A"/>
    <w:rsid w:val="006E19AB"/>
    <w:rsid w:val="006F678C"/>
    <w:rsid w:val="007016DB"/>
    <w:rsid w:val="00704BA8"/>
    <w:rsid w:val="00720CC2"/>
    <w:rsid w:val="00722DD0"/>
    <w:rsid w:val="007247C8"/>
    <w:rsid w:val="00733DCB"/>
    <w:rsid w:val="00736EEB"/>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0411"/>
    <w:rsid w:val="00891656"/>
    <w:rsid w:val="008935C2"/>
    <w:rsid w:val="008A30D3"/>
    <w:rsid w:val="008C5B2D"/>
    <w:rsid w:val="008D4320"/>
    <w:rsid w:val="00912BB1"/>
    <w:rsid w:val="00921496"/>
    <w:rsid w:val="00927B5E"/>
    <w:rsid w:val="00933B73"/>
    <w:rsid w:val="00935CD0"/>
    <w:rsid w:val="00944396"/>
    <w:rsid w:val="00950606"/>
    <w:rsid w:val="009701B6"/>
    <w:rsid w:val="00981AD6"/>
    <w:rsid w:val="0098579C"/>
    <w:rsid w:val="00990069"/>
    <w:rsid w:val="00996049"/>
    <w:rsid w:val="009A1126"/>
    <w:rsid w:val="009B11D6"/>
    <w:rsid w:val="009B78C1"/>
    <w:rsid w:val="009C56AF"/>
    <w:rsid w:val="009E1044"/>
    <w:rsid w:val="009E4362"/>
    <w:rsid w:val="009E456A"/>
    <w:rsid w:val="00A05029"/>
    <w:rsid w:val="00A0781E"/>
    <w:rsid w:val="00A16FA4"/>
    <w:rsid w:val="00A40337"/>
    <w:rsid w:val="00A42B32"/>
    <w:rsid w:val="00A5330A"/>
    <w:rsid w:val="00A5791F"/>
    <w:rsid w:val="00A8676E"/>
    <w:rsid w:val="00A93256"/>
    <w:rsid w:val="00A939F3"/>
    <w:rsid w:val="00A967C4"/>
    <w:rsid w:val="00AA1D8D"/>
    <w:rsid w:val="00AA2BD3"/>
    <w:rsid w:val="00AB7FFC"/>
    <w:rsid w:val="00AC0AA7"/>
    <w:rsid w:val="00AD3153"/>
    <w:rsid w:val="00AF7AC1"/>
    <w:rsid w:val="00B17DFA"/>
    <w:rsid w:val="00B21393"/>
    <w:rsid w:val="00B329C0"/>
    <w:rsid w:val="00B35FFE"/>
    <w:rsid w:val="00B3751F"/>
    <w:rsid w:val="00B4506E"/>
    <w:rsid w:val="00B47730"/>
    <w:rsid w:val="00B563C3"/>
    <w:rsid w:val="00B654E4"/>
    <w:rsid w:val="00BA4016"/>
    <w:rsid w:val="00BA6187"/>
    <w:rsid w:val="00BC36B4"/>
    <w:rsid w:val="00BD0C74"/>
    <w:rsid w:val="00C03B62"/>
    <w:rsid w:val="00C10B08"/>
    <w:rsid w:val="00C17F93"/>
    <w:rsid w:val="00C253FE"/>
    <w:rsid w:val="00C460A3"/>
    <w:rsid w:val="00C5104C"/>
    <w:rsid w:val="00C5784C"/>
    <w:rsid w:val="00C73E7B"/>
    <w:rsid w:val="00C74980"/>
    <w:rsid w:val="00C839E6"/>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951E9"/>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3380"/>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C1BDC"/>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eastAsia="Verdana" w:hAnsi="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b/>
      <w:bCs/>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b/>
      <w:bCs/>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b/>
      <w:bCs/>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b/>
      <w:bCs/>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b/>
      <w:bCs/>
      <w:color w:val="243F60" w:themeColor="accent1" w:themeShade="7F"/>
      <w:sz w:val="21"/>
      <w:szCs w:val="2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b/>
      <w:bCs/>
      <w:i/>
      <w:iCs/>
      <w:color w:val="243F60" w:themeColor="accent1" w:themeShade="7F"/>
      <w:sz w:val="21"/>
      <w:szCs w:val="2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b/>
      <w:bCs/>
      <w:i/>
      <w:iCs/>
      <w:color w:val="404040" w:themeColor="text1" w:themeTint="BF"/>
      <w:sz w:val="21"/>
      <w:szCs w:val="2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b/>
      <w:bCs/>
      <w:color w:val="4F81BD" w:themeColor="accent1"/>
      <w:sz w:val="21"/>
      <w:szCs w:val="2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b/>
      <w:bCs/>
      <w:i/>
      <w:iCs/>
      <w:color w:val="404040" w:themeColor="text1" w:themeTint="BF"/>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b/>
      <w:bCs/>
      <w:spacing w:val="5"/>
      <w:kern w:val="28"/>
      <w:sz w:val="28"/>
      <w:szCs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rFonts w:ascii="Trebuchet MS" w:eastAsia="Trebuchet MS" w:hAnsi="Trebuchet MS" w:cs="Trebuchet M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Illustration">
    <w:name w:val="Illustration"/>
    <w:basedOn w:val="Normal"/>
    <w:next w:val="Caption"/>
    <w:qFormat/>
    <w:pPr>
      <w:spacing w:line="240" w:lineRule="auto"/>
      <w:jc w:val="center"/>
    </w:pPr>
  </w:style>
  <w:style w:type="character" w:customStyle="1" w:styleId="CaptionTitle">
    <w:name w:val="Caption Title"/>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microsoft.com/office/2011/relationships/people" Target="people.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64</Pages>
  <Words>17191</Words>
  <Characters>97992</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114954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70</cp:revision>
  <cp:lastPrinted>2026-10-13T22:22:00Z</cp:lastPrinted>
  <dcterms:created xsi:type="dcterms:W3CDTF">2026-10-12T00:06:00Z</dcterms:created>
  <dcterms:modified xsi:type="dcterms:W3CDTF">2026-10-15T19:17:00Z</dcterms:modified>
</cp:coreProperties>
</file>