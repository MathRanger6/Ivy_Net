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03484" w14:textId="77777777" w:rsidR="00CB3150" w:rsidRDefault="00000000">
      <w:pPr>
        <w:pStyle w:val="Title"/>
      </w:pPr>
      <w:r>
        <w:t>Chapter 4 — A model of competitive congestion and advancement</w:t>
      </w:r>
    </w:p>
    <w:p w14:paraId="27CB5C95" w14:textId="77777777" w:rsidR="00CB3150" w:rsidRDefault="00000000">
      <w:pPr>
        <w:pStyle w:val="Heading1"/>
      </w:pPr>
      <w:bookmarkStart w:id="0" w:name="X166b1176d9c834602c4793dd44ed9435b820f4f"/>
      <w:r>
        <w:t>4.1 Individual performance and success in groups</w:t>
      </w:r>
    </w:p>
    <w:p w14:paraId="3FAB958C"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3494F866"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520A210B"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9A2817A" w14:textId="77777777" w:rsidR="00CB3150" w:rsidRDefault="00000000">
      <w:pPr>
        <w:pStyle w:val="Heading1"/>
      </w:pPr>
      <w:bookmarkStart w:id="1" w:name="Xfada5e96b17685afb9851f145398c9afa85bcfe"/>
      <w:bookmarkEnd w:id="0"/>
      <w:r>
        <w:lastRenderedPageBreak/>
        <w:t>4.2 Selecting the highest performing individuals</w:t>
      </w:r>
    </w:p>
    <w:p w14:paraId="1A4E2766"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sz w:val="22"/>
            <w:szCs w:val="22"/>
          </w:rPr>
          <m:t>K</m:t>
        </m:r>
      </m:oMath>
      <w:r w:rsidR="00362992">
        <w:t xml:space="preserve"> model the naïve benchmark.</w:t>
      </w:r>
    </w:p>
    <w:p w14:paraId="434A341E"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10BE485B" w14:textId="77777777" w:rsidR="00CB3150" w:rsidRDefault="00000000">
      <w:pPr>
        <w:pStyle w:val="Heading2"/>
      </w:pPr>
      <w:bookmarkStart w:id="2" w:name="performance-and-the-selection-population"/>
      <w:r>
        <w:t>4.2.1 Performance and the selection population</w:t>
      </w:r>
    </w:p>
    <w:p w14:paraId="6EEA7C49" w14:textId="77777777" w:rsidR="00CB3150" w:rsidRDefault="00000000">
      <w: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the performance characteristic of individual </w:t>
      </w:r>
      <m:oMath>
        <m:r>
          <w:rPr>
            <w:rFonts w:ascii="Cambria Math" w:hAnsi="Cambria Math"/>
            <w:sz w:val="22"/>
            <w:szCs w:val="22"/>
          </w:rPr>
          <m:t>i</m:t>
        </m:r>
      </m:oMath>
      <w:r>
        <w:t xml:space="preserve">. </w:t>
      </w:r>
      <m:oMath>
        <m:r>
          <w:rPr>
            <w:rFonts w:ascii="Cambria Math" w:hAnsi="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rather than a claim that empirical performance reveals underlying talent without error.</w:t>
      </w:r>
    </w:p>
    <w:p w14:paraId="34AEE352" w14:textId="77777777" w:rsidR="00CB3150" w:rsidRDefault="00000000">
      <w:pPr>
        <w:pStyle w:val="BodyText"/>
      </w:pPr>
      <w:r>
        <w:t xml:space="preserve">Let </w:t>
      </w:r>
      <m:oMath>
        <m:r>
          <m:rPr>
            <m:scr m:val="script"/>
            <m:sty m:val="p"/>
          </m:rPr>
          <w:rPr>
            <w:rFonts w:ascii="Cambria Math" w:hAnsi="Cambria Math"/>
            <w:sz w:val="22"/>
            <w:szCs w:val="22"/>
          </w:rPr>
          <m:t>I</m:t>
        </m:r>
      </m:oMath>
      <w:r>
        <w:t xml:space="preserve"> be the set of eligible individuals, with </w:t>
      </w:r>
      <m:oMath>
        <m:r>
          <w:rPr>
            <w:rFonts w:ascii="Cambria Math" w:hAnsi="Cambria Math"/>
            <w:sz w:val="22"/>
            <w:szCs w:val="22"/>
          </w:rPr>
          <m:t>N</m:t>
        </m:r>
      </m:oMath>
      <w:r>
        <w:t xml:space="preserve"> members. Index groups by </w:t>
      </w:r>
      <m:oMath>
        <m:r>
          <w:rPr>
            <w:rFonts w:ascii="Cambria Math" w:hAnsi="Cambria Math"/>
            <w:sz w:val="22"/>
            <w:szCs w:val="22"/>
          </w:rPr>
          <m:t>j</m:t>
        </m:r>
      </m:oMath>
      <w: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the group containing individual </w:t>
      </w:r>
      <m:oMath>
        <m:r>
          <w:rPr>
            <w:rFonts w:ascii="Cambria Math" w:hAnsi="Cambria Math"/>
            <w:sz w:val="22"/>
            <w:szCs w:val="22"/>
          </w:rPr>
          <m:t>i</m:t>
        </m:r>
      </m:oMath>
      <w:r>
        <w:t xml:space="preserve">. Group </w:t>
      </w:r>
      <m:oMath>
        <m:r>
          <w:rPr>
            <w:rFonts w:ascii="Cambria Math" w:hAnsi="Cambria Math"/>
            <w:sz w:val="22"/>
            <w:szCs w:val="22"/>
          </w:rPr>
          <m:t>j</m:t>
        </m:r>
      </m:oMath>
      <w: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t xml:space="preserve"> individuals, all groups are nonempty, and their sizes sum to </w:t>
      </w:r>
      <m:oMath>
        <m:r>
          <w:rPr>
            <w:rFonts w:ascii="Cambria Math" w:hAnsi="Cambria Math"/>
            <w:sz w:val="22"/>
            <w:szCs w:val="22"/>
          </w:rPr>
          <m:t>N</m:t>
        </m:r>
      </m:oMath>
      <w:r>
        <w:t>. Memberships can come directly from observed rosters. We do not yet need a model of how those groups formed.</w:t>
      </w:r>
    </w:p>
    <w:p w14:paraId="3453A2B9" w14:textId="77777777" w:rsidR="00CB3150" w:rsidRDefault="00000000">
      <w:pPr>
        <w:pStyle w:val="BodyText"/>
      </w:pPr>
      <w:r>
        <w:lastRenderedPageBreak/>
        <w:t xml:space="preserve">Let </w:t>
      </w:r>
      <m:oMath>
        <m:r>
          <w:rPr>
            <w:rFonts w:ascii="Cambria Math" w:hAnsi="Cambria Math"/>
            <w:sz w:val="22"/>
            <w:szCs w:val="22"/>
          </w:rPr>
          <m:t>K</m:t>
        </m:r>
      </m:oMath>
      <w: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t xml:space="preserve">, because selecting nobody or everybody leaves no variation in the binary outcome. Fixing </w:t>
      </w:r>
      <m:oMath>
        <m:r>
          <w:rPr>
            <w:rFonts w:ascii="Cambria Math" w:hAnsi="Cambria Math"/>
            <w:sz w:val="22"/>
            <w:szCs w:val="22"/>
          </w:rPr>
          <m:t>K</m:t>
        </m:r>
      </m:oMath>
      <w:r>
        <w:t xml:space="preserve"> is a modeling assumption; it does not require that every application have an explicitly announced institutional quota.</w:t>
      </w:r>
    </w:p>
    <w:p w14:paraId="07965632" w14:textId="77777777" w:rsidR="00CB3150" w:rsidRDefault="00000000">
      <w:pPr>
        <w:pStyle w:val="Heading2"/>
      </w:pPr>
      <w:bookmarkStart w:id="3" w:name="the-score-and-the-selection-rule"/>
      <w:bookmarkEnd w:id="2"/>
      <w:r>
        <w:t>4.2.2 The score and the selection rule</w:t>
      </w:r>
    </w:p>
    <w:p w14:paraId="2D757E7A"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9E291F4" w14:textId="77777777">
        <w:trPr>
          <w:cantSplit/>
        </w:trPr>
        <w:tc>
          <w:tcPr>
            <w:tcW w:w="8496" w:type="dxa"/>
            <w:vAlign w:val="center"/>
          </w:tcPr>
          <w:p w14:paraId="0F81DEA6"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tc>
        <w:tc>
          <w:tcPr>
            <w:tcW w:w="864" w:type="dxa"/>
            <w:vAlign w:val="center"/>
          </w:tcPr>
          <w:p w14:paraId="04472EFF" w14:textId="77777777" w:rsidR="00D951E9" w:rsidRDefault="00000000">
            <w:pPr>
              <w:spacing w:after="0" w:line="240" w:lineRule="auto"/>
              <w:jc w:val="right"/>
            </w:pPr>
            <w:r>
              <w:t>(</w:t>
            </w:r>
            <w:bookmarkStart w:id="4" w:name="Eq_4_1"/>
            <w:r>
              <w:t>4.</w:t>
            </w:r>
            <w:fldSimple w:instr=" SEQ Equation \r 1 \* ARABIC ">
              <w:r w:rsidR="00D951E9">
                <w:t>1</w:t>
              </w:r>
            </w:fldSimple>
            <w:bookmarkEnd w:id="4"/>
            <w:r>
              <w:t>)</w:t>
            </w:r>
          </w:p>
        </w:tc>
      </w:tr>
    </w:tbl>
    <w:p w14:paraId="440602A6" w14:textId="77777777" w:rsidR="00CB3150" w:rsidRDefault="00000000">
      <w:r>
        <w:t xml:space="preserve">The selection rule chooses the </w:t>
      </w:r>
      <m:oMath>
        <m:r>
          <w:rPr>
            <w:rFonts w:ascii="Cambria Math" w:hAnsi="Cambria Math"/>
            <w:sz w:val="22"/>
            <w:szCs w:val="22"/>
          </w:rPr>
          <m:t>K</m:t>
        </m:r>
      </m:oMath>
      <w:r>
        <w:t xml:space="preserve"> highest scores. Write </w:t>
      </w:r>
      <m:oMath>
        <m:r>
          <m:rPr>
            <m:sty m:val="bi"/>
          </m:rPr>
          <w:rPr>
            <w:rFonts w:ascii="Cambria Math" w:hAnsi="Cambria Math"/>
            <w:sz w:val="22"/>
            <w:szCs w:val="22"/>
          </w:rPr>
          <m:t>S</m:t>
        </m:r>
      </m:oMath>
      <w: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t xml:space="preserve"> equal one if individual </w:t>
      </w:r>
      <m:oMath>
        <m:r>
          <w:rPr>
            <w:rFonts w:ascii="Cambria Math" w:hAnsi="Cambria Math"/>
            <w:sz w:val="22"/>
            <w:szCs w:val="22"/>
          </w:rPr>
          <m:t>i</m:t>
        </m:r>
      </m:oMath>
      <w: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25B0A1" w14:textId="77777777">
        <w:trPr>
          <w:cantSplit/>
        </w:trPr>
        <w:tc>
          <w:tcPr>
            <w:tcW w:w="8496" w:type="dxa"/>
            <w:vAlign w:val="center"/>
          </w:tcPr>
          <w:p w14:paraId="35A07F4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tc>
        <w:tc>
          <w:tcPr>
            <w:tcW w:w="864" w:type="dxa"/>
            <w:vAlign w:val="center"/>
          </w:tcPr>
          <w:p w14:paraId="6940CDD7" w14:textId="77777777" w:rsidR="00D951E9" w:rsidRDefault="00000000">
            <w:pPr>
              <w:spacing w:after="0" w:line="240" w:lineRule="auto"/>
              <w:jc w:val="right"/>
            </w:pPr>
            <w:r>
              <w:t>(</w:t>
            </w:r>
            <w:bookmarkStart w:id="5" w:name="Eq_4_2"/>
            <w:r>
              <w:t>4.</w:t>
            </w:r>
            <w:fldSimple w:instr=" SEQ Equation \* ARABIC ">
              <w:r w:rsidR="00D951E9">
                <w:t>2</w:t>
              </w:r>
            </w:fldSimple>
            <w:bookmarkEnd w:id="5"/>
            <w:r>
              <w:t>)</w:t>
            </w:r>
          </w:p>
        </w:tc>
      </w:tr>
    </w:tbl>
    <w:p w14:paraId="1EF6168A"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61CB5DF5" w14:textId="77777777" w:rsidR="00CB3150" w:rsidRDefault="00000000">
      <w:pPr>
        <w:pStyle w:val="Heading2"/>
      </w:pPr>
      <w:bookmarkStart w:id="6" w:name="Xa5823cb72cde8cbb5180a30bdc574971e9835d8"/>
      <w:bookmarkEnd w:id="3"/>
      <w:r>
        <w:lastRenderedPageBreak/>
        <w:t xml:space="preserve">4.2.3 What group membership does in the </w:t>
      </w:r>
      <w:r w:rsidR="00A16FA4">
        <w:t xml:space="preserve">naïve </w:t>
      </w:r>
      <w:r>
        <w:t>benchmark</w:t>
      </w:r>
    </w:p>
    <w:p w14:paraId="51E07830"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2B6FB0C4" w14:textId="77777777" w:rsidR="00CB3150" w:rsidRDefault="00000000">
      <w:pPr>
        <w:pStyle w:val="Heading1"/>
      </w:pPr>
      <w:bookmarkStart w:id="7" w:name="allowing-uncertainty-in-selection"/>
      <w:bookmarkEnd w:id="1"/>
      <w:bookmarkEnd w:id="6"/>
      <w:r>
        <w:t>4.3 Allowing uncertainty in selection</w:t>
      </w:r>
    </w:p>
    <w:p w14:paraId="76DD152F"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t>. We will adjust the selection method, not the scoring to introduce this uncertainty.</w:t>
      </w:r>
    </w:p>
    <w:p w14:paraId="1A829EF1" w14:textId="77777777" w:rsidR="00CB3150" w:rsidRDefault="00000000">
      <w:pPr>
        <w:pStyle w:val="Heading2"/>
      </w:pPr>
      <w:bookmarkStart w:id="8" w:name="Xa81b982df13d1d13892043cb673ae528535138a"/>
      <w:r>
        <w:t>4.3.1 From a fixed ranking to uncertain winners</w:t>
      </w:r>
    </w:p>
    <w:p w14:paraId="20184890"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t xml:space="preserve"> people have been selected.</w:t>
      </w:r>
    </w:p>
    <w:p w14:paraId="5EA47AF3"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was measured.</w:t>
      </w:r>
    </w:p>
    <w:p w14:paraId="670DB6C8" w14:textId="77777777" w:rsidR="00CB3150" w:rsidRDefault="00000000">
      <w:pPr>
        <w:pStyle w:val="Heading2"/>
      </w:pPr>
      <w:bookmarkStart w:id="9" w:name="X3403a481b954ec6ac05b20913aa990d79a7f6ac"/>
      <w:bookmarkEnd w:id="8"/>
      <w:r>
        <w:t xml:space="preserve">4.3.2 </w:t>
      </w:r>
      <w:r w:rsidR="003E7FF3">
        <w:t>Stochastic selection using Gibbs weights</w:t>
      </w:r>
    </w:p>
    <w:p w14:paraId="142A1630" w14:textId="77777777" w:rsidR="003E7FF3" w:rsidRDefault="003E7FF3" w:rsidP="003E7FF3">
      <w:r>
        <w:t>We now replace the naïve benchmark’s deterministic top-</w:t>
      </w:r>
      <m:oMath>
        <m:r>
          <w:rPr>
            <w:rFonts w:ascii="Cambria Math" w:hAnsi="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sz w:val="22"/>
            <w:szCs w:val="22"/>
          </w:rPr>
          <m:t>i</m:t>
        </m:r>
      </m:oMath>
      <w: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t xml:space="preserve"> individuals have been selected.</w:t>
      </w:r>
    </w:p>
    <w:p w14:paraId="2DA1E8C2" w14:textId="77777777" w:rsidR="00CB3150" w:rsidRDefault="003E7FF3" w:rsidP="003E7FF3">
      <w:r>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t xml:space="preserve"> denote the individual selected on draw </w:t>
      </w:r>
      <m:oMath>
        <m:r>
          <w:rPr>
            <w:rFonts w:ascii="Cambria Math" w:hAnsi="Cambria Math"/>
            <w:sz w:val="22"/>
            <w:szCs w:val="22"/>
          </w:rPr>
          <m:t>r</m:t>
        </m:r>
      </m:oMath>
      <w:r>
        <w:t>. The remaining candidates immediately before that draw are…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BBE9FD" w14:textId="77777777">
        <w:trPr>
          <w:cantSplit/>
        </w:trPr>
        <w:tc>
          <w:tcPr>
            <w:tcW w:w="8496" w:type="dxa"/>
            <w:vAlign w:val="center"/>
          </w:tcPr>
          <w:p w14:paraId="376B329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tc>
        <w:tc>
          <w:tcPr>
            <w:tcW w:w="864" w:type="dxa"/>
            <w:vAlign w:val="center"/>
          </w:tcPr>
          <w:p w14:paraId="2680BC13" w14:textId="77777777" w:rsidR="00D951E9" w:rsidRDefault="00000000">
            <w:pPr>
              <w:spacing w:after="0" w:line="240" w:lineRule="auto"/>
              <w:jc w:val="right"/>
            </w:pPr>
            <w:r>
              <w:t>(</w:t>
            </w:r>
            <w:bookmarkStart w:id="10" w:name="Eq_4_3"/>
            <w:r>
              <w:t>4.</w:t>
            </w:r>
            <w:fldSimple w:instr=" SEQ Equation \* ARABIC ">
              <w:r w:rsidR="00D951E9">
                <w:t>3</w:t>
              </w:r>
            </w:fldSimple>
            <w:bookmarkEnd w:id="10"/>
            <w:r>
              <w:t>)</w:t>
            </w:r>
          </w:p>
        </w:tc>
      </w:tr>
    </w:tbl>
    <w:p w14:paraId="4B0C5485" w14:textId="77777777" w:rsidR="00CB3150" w:rsidRDefault="00000000">
      <w: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B04B09A" w14:textId="77777777">
        <w:trPr>
          <w:cantSplit/>
        </w:trPr>
        <w:tc>
          <w:tcPr>
            <w:tcW w:w="8496" w:type="dxa"/>
            <w:vAlign w:val="center"/>
          </w:tcPr>
          <w:p w14:paraId="33134257"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tc>
        <w:tc>
          <w:tcPr>
            <w:tcW w:w="864" w:type="dxa"/>
            <w:vAlign w:val="center"/>
          </w:tcPr>
          <w:p w14:paraId="04E4DD26" w14:textId="77777777" w:rsidR="00D951E9" w:rsidRDefault="00000000">
            <w:pPr>
              <w:spacing w:after="0" w:line="240" w:lineRule="auto"/>
              <w:jc w:val="right"/>
            </w:pPr>
            <w:r>
              <w:t>(</w:t>
            </w:r>
            <w:bookmarkStart w:id="11" w:name="Eq_4_4"/>
            <w:r>
              <w:t>4.</w:t>
            </w:r>
            <w:fldSimple w:instr=" SEQ Equation \* ARABIC ">
              <w:r w:rsidR="00D951E9">
                <w:t>4</w:t>
              </w:r>
            </w:fldSimple>
            <w:bookmarkEnd w:id="11"/>
            <w:r>
              <w:t>)</w:t>
            </w:r>
          </w:p>
        </w:tc>
      </w:tr>
    </w:tbl>
    <w:p w14:paraId="5DF7EDD1" w14:textId="77777777" w:rsidR="002E03B0" w:rsidRDefault="002E03B0"/>
    <w:p w14:paraId="0B6B5E05" w14:textId="77777777" w:rsidR="00CB3150" w:rsidRDefault="00000000">
      <w:r>
        <w:t>Scores and group memberships remain fixed across draws. Only the set of candidates still eligible to be drawn changes. The final outcome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0047C4" w14:textId="77777777">
        <w:trPr>
          <w:cantSplit/>
        </w:trPr>
        <w:tc>
          <w:tcPr>
            <w:tcW w:w="8496" w:type="dxa"/>
            <w:vAlign w:val="center"/>
          </w:tcPr>
          <w:p w14:paraId="3102994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tc>
        <w:tc>
          <w:tcPr>
            <w:tcW w:w="864" w:type="dxa"/>
            <w:vAlign w:val="center"/>
          </w:tcPr>
          <w:p w14:paraId="4BBFA3EB" w14:textId="77777777" w:rsidR="00D951E9" w:rsidRDefault="00000000">
            <w:pPr>
              <w:spacing w:after="0" w:line="240" w:lineRule="auto"/>
              <w:jc w:val="right"/>
            </w:pPr>
            <w:r>
              <w:t>(</w:t>
            </w:r>
            <w:bookmarkStart w:id="12" w:name="Eq_4_5"/>
            <w:r>
              <w:t>4.</w:t>
            </w:r>
            <w:fldSimple w:instr=" SEQ Equation \* ARABIC ">
              <w:r w:rsidR="00D951E9">
                <w:t>5</w:t>
              </w:r>
            </w:fldSimple>
            <w:bookmarkEnd w:id="12"/>
            <w:r>
              <w:t>)</w:t>
            </w:r>
          </w:p>
        </w:tc>
      </w:tr>
    </w:tbl>
    <w:p w14:paraId="2FCDD211" w14:textId="77777777" w:rsidR="00CB3150" w:rsidRDefault="00000000">
      <w:r>
        <w:t>The exponential terms are Gibbs weights. Sequential selection using these weights is the Plackett–Luce form of weighted sampling without replacement. The probability in Equation (</w:t>
      </w:r>
      <w:r>
        <w:fldChar w:fldCharType="begin"/>
      </w:r>
      <w:r w:rsidR="00CB3150">
        <w:instrText xml:space="preserve"> REF Eq_4_4 \h </w:instrText>
      </w:r>
      <w:r>
        <w:fldChar w:fldCharType="separate"/>
      </w:r>
      <w:r w:rsidR="00CB3150">
        <w:t>4.4</w:t>
      </w:r>
      <w:r>
        <w:fldChar w:fldCharType="end"/>
      </w:r>
      <w:r>
        <w:t xml:space="preserve">) describes the next draw, rather than the final marginal probability of belonging to the </w:t>
      </w:r>
      <m:oMath>
        <m:r>
          <w:rPr>
            <w:rFonts w:ascii="Cambria Math" w:hAnsi="Cambria Math"/>
            <w:sz w:val="22"/>
            <w:szCs w:val="22"/>
          </w:rPr>
          <m:t>K</m:t>
        </m:r>
      </m:oMath>
      <w:r>
        <w:t xml:space="preserve"> winners. The sequential drawing rule lets us calculate the chance that any particular group of </w:t>
      </w:r>
      <m:oMath>
        <m:r>
          <w:rPr>
            <w:rFonts w:ascii="Cambria Math" w:hAnsi="Cambria Math"/>
            <w:sz w:val="22"/>
            <w:szCs w:val="22"/>
          </w:rPr>
          <m:t>K</m:t>
        </m:r>
      </m:oMath>
      <w:r>
        <w:t xml:space="preserve"> individuals is selected. This draw sequence is a mathematical device; it does not imply that the institution selected, ranked, or recorded winners in that order. [1]</w:t>
      </w:r>
    </w:p>
    <w:p w14:paraId="0600A1EF"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t xml:space="preserve"> outcomes cannot be treated as independent Bernoulli decisions with the same likelihood.</w:t>
      </w:r>
    </w:p>
    <w:p w14:paraId="6150F370" w14:textId="77777777" w:rsidR="00CB3150" w:rsidRDefault="00000000">
      <w:pPr>
        <w:pStyle w:val="Heading2"/>
      </w:pPr>
      <w:bookmarkStart w:id="13" w:name="limits-and-score-units"/>
      <w:bookmarkEnd w:id="9"/>
      <w:r>
        <w:t>4.3.3 Limits and score units</w:t>
      </w:r>
    </w:p>
    <w:p w14:paraId="7997F091" w14:textId="77777777" w:rsidR="00240C6A" w:rsidRDefault="00000000">
      <w:pPr>
        <w:pStyle w:val="BodyText"/>
      </w:pPr>
      <w:r>
        <w:t xml:space="preserve">To understand how strongly this rule favors higher scores, consider two candidates, </w:t>
      </w:r>
      <m:oMath>
        <m:r>
          <w:rPr>
            <w:rFonts w:ascii="Cambria Math" w:hAnsi="Cambria Math"/>
            <w:sz w:val="22"/>
            <w:szCs w:val="22"/>
          </w:rPr>
          <m:t>i</m:t>
        </m:r>
      </m:oMath>
      <w:r>
        <w:t xml:space="preserve"> and </w:t>
      </w:r>
      <m:oMath>
        <m:r>
          <w:rPr>
            <w:rFonts w:ascii="Cambria Math" w:hAnsi="Cambria Math"/>
            <w:sz w:val="22"/>
            <w:szCs w:val="22"/>
          </w:rPr>
          <m:t>h</m:t>
        </m:r>
      </m:oMath>
      <w:r>
        <w:t>, who remain eligible at the same draw. We ask how many times more likely one is to be selected next than the other. Each candidate’s probability is their Gibbs weight divided by the same total remaining weight.</w:t>
      </w:r>
    </w:p>
    <w:p w14:paraId="54F4E58F" w14:textId="77777777" w:rsidR="00240C6A" w:rsidRDefault="00000000">
      <w:pPr>
        <w:pStyle w:val="BodyText"/>
        <w:keepNext/>
      </w:pPr>
      <w:r>
        <w:lastRenderedPageBreak/>
        <w:t xml:space="preserve">Let </w:t>
      </w:r>
      <m:oMath>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j∈</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oMath>
      <w:r>
        <w:t xml:space="preserve"> denote that total remaining weight at draw </w:t>
      </w:r>
      <m:oMath>
        <m:r>
          <w:rPr>
            <w:rFonts w:ascii="Cambria Math" w:hAnsi="Cambria Math"/>
            <w:sz w:val="22"/>
            <w:szCs w:val="22"/>
          </w:rPr>
          <m:t>r</m:t>
        </m:r>
      </m:oMath>
      <w:r>
        <w:t>. Taking the ratio of the two candidates’ conditional probabilities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2814F4" w14:textId="77777777">
        <w:trPr>
          <w:cantSplit/>
        </w:trPr>
        <w:tc>
          <w:tcPr>
            <w:tcW w:w="8496" w:type="dxa"/>
            <w:vAlign w:val="center"/>
          </w:tcPr>
          <w:p w14:paraId="52177497" w14:textId="61F3CED2" w:rsidR="00C839E6" w:rsidRDefault="00000000" w:rsidP="00C839E6">
            <w:pPr>
              <w:keepNext/>
              <w:spacing w:before="120" w:line="240" w:lineRule="auto"/>
              <w:jc w:val="center"/>
              <w:rPr>
                <w:ins w:id="14" w:author="Levine, Charles Roger CTR USARMY USMA (USA)" w:date="2026-10-15T14:42:00Z" w16du:dateUtc="2026-10-15T18:42:00Z"/>
              </w:rPr>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ins w:id="15" w:author="Levine, Charles Roger CTR USARMY USMA (USA)" w:date="2026-10-15T14:43:00Z" w16du:dateUtc="2026-10-15T18:43:00Z">
                    <w:rPr>
                      <w:rFonts w:ascii="Cambria Math" w:hAnsi="Cambria Math"/>
                      <w:sz w:val="22"/>
                      <w:szCs w:val="22"/>
                    </w:rPr>
                    <m:t xml:space="preserve">     </m:t>
                  </w:ins>
                </m:r>
                <m:r>
                  <w:rPr>
                    <w:rFonts w:ascii="Cambria Math" w:hAnsi="Cambria Math"/>
                    <w:sz w:val="22"/>
                    <w:szCs w:val="22"/>
                  </w:rPr>
                  <m:t>=</m:t>
                </m:r>
                <m:r>
                  <w:ins w:id="16" w:author="Levine, Charles Roger CTR USARMY USMA (USA)" w:date="2026-10-15T14:43:00Z" w16du:dateUtc="2026-10-15T18:43:00Z">
                    <w:rPr>
                      <w:rFonts w:ascii="Cambria Math" w:hAnsi="Cambria Math"/>
                      <w:sz w:val="22"/>
                      <w:szCs w:val="22"/>
                    </w:rPr>
                    <m:t xml:space="preserve">    </m:t>
                  </w:ins>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num>
                  <m:den>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den>
                </m:f>
                <m:r>
                  <w:ins w:id="17" w:author="Levine, Charles Roger CTR USARMY USMA (USA)" w:date="2026-10-15T14:43:00Z" w16du:dateUtc="2026-10-15T18:43:00Z">
                    <w:rPr>
                      <w:rFonts w:ascii="Cambria Math" w:hAnsi="Cambria Math"/>
                      <w:sz w:val="22"/>
                      <w:szCs w:val="22"/>
                    </w:rPr>
                    <m:t xml:space="preserve">     </m:t>
                  </w:ins>
                </m:r>
                <m:r>
                  <w:ins w:id="18" w:author="Levine, Charles Roger CTR USARMY USMA (USA)" w:date="2026-10-15T14:42:00Z" w16du:dateUtc="2026-10-15T18:42:00Z">
                    <w:rPr>
                      <w:rFonts w:ascii="Cambria Math" w:hAnsi="Cambria Math"/>
                      <w:sz w:val="22"/>
                      <w:szCs w:val="22"/>
                    </w:rPr>
                    <m:t>=</m:t>
                  </w:ins>
                </m:r>
                <m:r>
                  <w:ins w:id="19" w:author="Levine, Charles Roger CTR USARMY USMA (USA)" w:date="2026-10-15T14:43:00Z" w16du:dateUtc="2026-10-15T18:43:00Z">
                    <w:rPr>
                      <w:rFonts w:ascii="Cambria Math" w:hAnsi="Cambria Math"/>
                      <w:sz w:val="22"/>
                      <w:szCs w:val="22"/>
                    </w:rPr>
                    <m:t xml:space="preserve">     </m:t>
                  </w:ins>
                </m:r>
                <m:f>
                  <m:fPr>
                    <m:ctrlPr>
                      <w:ins w:id="20" w:author="Levine, Charles Roger CTR USARMY USMA (USA)" w:date="2026-10-15T14:42:00Z" w16du:dateUtc="2026-10-15T18:42:00Z">
                        <w:rPr>
                          <w:rFonts w:ascii="Cambria Math" w:hAnsi="Cambria Math"/>
                        </w:rPr>
                      </w:ins>
                    </m:ctrlPr>
                  </m:fPr>
                  <m:num>
                    <m:sSup>
                      <m:sSupPr>
                        <m:ctrlPr>
                          <w:ins w:id="21" w:author="Levine, Charles Roger CTR USARMY USMA (USA)" w:date="2026-10-15T14:42:00Z" w16du:dateUtc="2026-10-15T18:42:00Z">
                            <w:rPr>
                              <w:rFonts w:ascii="Cambria Math" w:hAnsi="Cambria Math"/>
                            </w:rPr>
                          </w:ins>
                        </m:ctrlPr>
                      </m:sSupPr>
                      <m:e>
                        <m:r>
                          <w:ins w:id="22" w:author="Levine, Charles Roger CTR USARMY USMA (USA)" w:date="2026-10-15T14:42:00Z" w16du:dateUtc="2026-10-15T18:42:00Z">
                            <w:rPr>
                              <w:rFonts w:ascii="Cambria Math" w:hAnsi="Cambria Math"/>
                              <w:sz w:val="22"/>
                              <w:szCs w:val="22"/>
                            </w:rPr>
                            <m:t>e</m:t>
                          </w:ins>
                        </m:r>
                      </m:e>
                      <m:sup>
                        <m:sSub>
                          <m:sSubPr>
                            <m:ctrlPr>
                              <w:ins w:id="23" w:author="Levine, Charles Roger CTR USARMY USMA (USA)" w:date="2026-10-15T14:42:00Z" w16du:dateUtc="2026-10-15T18:42:00Z">
                                <w:rPr>
                                  <w:rFonts w:ascii="Cambria Math" w:hAnsi="Cambria Math"/>
                                </w:rPr>
                              </w:ins>
                            </m:ctrlPr>
                          </m:sSubPr>
                          <m:e>
                            <m:r>
                              <w:ins w:id="24" w:author="Levine, Charles Roger CTR USARMY USMA (USA)" w:date="2026-10-15T14:42:00Z" w16du:dateUtc="2026-10-15T18:42:00Z">
                                <w:rPr>
                                  <w:rFonts w:ascii="Cambria Math" w:hAnsi="Cambria Math"/>
                                  <w:sz w:val="22"/>
                                  <w:szCs w:val="22"/>
                                </w:rPr>
                                <m:t>S</m:t>
                              </w:ins>
                            </m:r>
                          </m:e>
                          <m:sub>
                            <m:r>
                              <w:ins w:id="25" w:author="Levine, Charles Roger CTR USARMY USMA (USA)" w:date="2026-10-15T14:42:00Z" w16du:dateUtc="2026-10-15T18:42:00Z">
                                <w:rPr>
                                  <w:rFonts w:ascii="Cambria Math" w:hAnsi="Cambria Math"/>
                                  <w:sz w:val="22"/>
                                  <w:szCs w:val="22"/>
                                </w:rPr>
                                <m:t>i</m:t>
                              </w:ins>
                            </m:r>
                          </m:sub>
                        </m:sSub>
                        <m:r>
                          <w:ins w:id="26" w:author="Levine, Charles Roger CTR USARMY USMA (USA)" w:date="2026-10-15T14:42:00Z" w16du:dateUtc="2026-10-15T18:42:00Z">
                            <w:rPr>
                              <w:rFonts w:ascii="Cambria Math" w:hAnsi="Cambria Math"/>
                              <w:sz w:val="22"/>
                              <w:szCs w:val="22"/>
                            </w:rPr>
                            <m:t>/</m:t>
                          </w:ins>
                        </m:r>
                        <m:sSub>
                          <m:sSubPr>
                            <m:ctrlPr>
                              <w:ins w:id="27" w:author="Levine, Charles Roger CTR USARMY USMA (USA)" w:date="2026-10-15T14:42:00Z" w16du:dateUtc="2026-10-15T18:42:00Z">
                                <w:rPr>
                                  <w:rFonts w:ascii="Cambria Math" w:hAnsi="Cambria Math"/>
                                </w:rPr>
                              </w:ins>
                            </m:ctrlPr>
                          </m:sSubPr>
                          <m:e>
                            <m:r>
                              <w:ins w:id="28" w:author="Levine, Charles Roger CTR USARMY USMA (USA)" w:date="2026-10-15T14:42:00Z" w16du:dateUtc="2026-10-15T18:42:00Z">
                                <w:rPr>
                                  <w:rFonts w:ascii="Cambria Math" w:hAnsi="Cambria Math"/>
                                  <w:sz w:val="22"/>
                                  <w:szCs w:val="22"/>
                                </w:rPr>
                                <m:t>t</m:t>
                              </w:ins>
                            </m:r>
                          </m:e>
                          <m:sub>
                            <m:r>
                              <w:ins w:id="29" w:author="Levine, Charles Roger CTR USARMY USMA (USA)" w:date="2026-10-15T14:42:00Z" w16du:dateUtc="2026-10-15T18:42:00Z">
                                <m:rPr>
                                  <m:nor/>
                                </m:rPr>
                                <w:rPr>
                                  <w:rFonts w:ascii="Cambria Math" w:hAnsi="Cambria Math"/>
                                  <w:sz w:val="22"/>
                                  <w:szCs w:val="22"/>
                                </w:rPr>
                                <m:t>sel</m:t>
                              </w:ins>
                            </m:r>
                          </m:sub>
                        </m:sSub>
                      </m:sup>
                    </m:sSup>
                  </m:num>
                  <m:den>
                    <m:sSup>
                      <m:sSupPr>
                        <m:ctrlPr>
                          <w:ins w:id="30" w:author="Levine, Charles Roger CTR USARMY USMA (USA)" w:date="2026-10-15T14:42:00Z" w16du:dateUtc="2026-10-15T18:42:00Z">
                            <w:rPr>
                              <w:rFonts w:ascii="Cambria Math" w:hAnsi="Cambria Math"/>
                            </w:rPr>
                          </w:ins>
                        </m:ctrlPr>
                      </m:sSupPr>
                      <m:e>
                        <m:r>
                          <w:ins w:id="31" w:author="Levine, Charles Roger CTR USARMY USMA (USA)" w:date="2026-10-15T14:42:00Z" w16du:dateUtc="2026-10-15T18:42:00Z">
                            <w:rPr>
                              <w:rFonts w:ascii="Cambria Math" w:hAnsi="Cambria Math"/>
                              <w:sz w:val="22"/>
                              <w:szCs w:val="22"/>
                            </w:rPr>
                            <m:t>e</m:t>
                          </w:ins>
                        </m:r>
                      </m:e>
                      <m:sup>
                        <m:sSub>
                          <m:sSubPr>
                            <m:ctrlPr>
                              <w:ins w:id="32" w:author="Levine, Charles Roger CTR USARMY USMA (USA)" w:date="2026-10-15T14:42:00Z" w16du:dateUtc="2026-10-15T18:42:00Z">
                                <w:rPr>
                                  <w:rFonts w:ascii="Cambria Math" w:hAnsi="Cambria Math"/>
                                </w:rPr>
                              </w:ins>
                            </m:ctrlPr>
                          </m:sSubPr>
                          <m:e>
                            <m:r>
                              <w:ins w:id="33" w:author="Levine, Charles Roger CTR USARMY USMA (USA)" w:date="2026-10-15T14:42:00Z" w16du:dateUtc="2026-10-15T18:42:00Z">
                                <w:rPr>
                                  <w:rFonts w:ascii="Cambria Math" w:hAnsi="Cambria Math"/>
                                  <w:sz w:val="22"/>
                                  <w:szCs w:val="22"/>
                                </w:rPr>
                                <m:t>S</m:t>
                              </w:ins>
                            </m:r>
                          </m:e>
                          <m:sub>
                            <m:r>
                              <w:ins w:id="34" w:author="Levine, Charles Roger CTR USARMY USMA (USA)" w:date="2026-10-15T14:42:00Z" w16du:dateUtc="2026-10-15T18:42:00Z">
                                <w:rPr>
                                  <w:rFonts w:ascii="Cambria Math" w:hAnsi="Cambria Math"/>
                                  <w:sz w:val="22"/>
                                  <w:szCs w:val="22"/>
                                </w:rPr>
                                <m:t>h</m:t>
                              </w:ins>
                            </m:r>
                          </m:sub>
                        </m:sSub>
                        <m:r>
                          <w:ins w:id="35" w:author="Levine, Charles Roger CTR USARMY USMA (USA)" w:date="2026-10-15T14:42:00Z" w16du:dateUtc="2026-10-15T18:42:00Z">
                            <w:rPr>
                              <w:rFonts w:ascii="Cambria Math" w:hAnsi="Cambria Math"/>
                              <w:sz w:val="22"/>
                              <w:szCs w:val="22"/>
                            </w:rPr>
                            <m:t>/</m:t>
                          </w:ins>
                        </m:r>
                        <m:sSub>
                          <m:sSubPr>
                            <m:ctrlPr>
                              <w:ins w:id="36" w:author="Levine, Charles Roger CTR USARMY USMA (USA)" w:date="2026-10-15T14:42:00Z" w16du:dateUtc="2026-10-15T18:42:00Z">
                                <w:rPr>
                                  <w:rFonts w:ascii="Cambria Math" w:hAnsi="Cambria Math"/>
                                </w:rPr>
                              </w:ins>
                            </m:ctrlPr>
                          </m:sSubPr>
                          <m:e>
                            <m:r>
                              <w:ins w:id="37" w:author="Levine, Charles Roger CTR USARMY USMA (USA)" w:date="2026-10-15T14:42:00Z" w16du:dateUtc="2026-10-15T18:42:00Z">
                                <w:rPr>
                                  <w:rFonts w:ascii="Cambria Math" w:hAnsi="Cambria Math"/>
                                  <w:sz w:val="22"/>
                                  <w:szCs w:val="22"/>
                                </w:rPr>
                                <m:t>t</m:t>
                              </w:ins>
                            </m:r>
                          </m:e>
                          <m:sub>
                            <m:r>
                              <w:ins w:id="38" w:author="Levine, Charles Roger CTR USARMY USMA (USA)" w:date="2026-10-15T14:42:00Z" w16du:dateUtc="2026-10-15T18:42:00Z">
                                <m:rPr>
                                  <m:nor/>
                                </m:rPr>
                                <w:rPr>
                                  <w:rFonts w:ascii="Cambria Math" w:hAnsi="Cambria Math"/>
                                  <w:sz w:val="22"/>
                                  <w:szCs w:val="22"/>
                                </w:rPr>
                                <m:t>sel</m:t>
                              </w:ins>
                            </m:r>
                          </m:sub>
                        </m:sSub>
                      </m:sup>
                    </m:sSup>
                  </m:den>
                </m:f>
                <m:r>
                  <w:ins w:id="39" w:author="Levine, Charles Roger CTR USARMY USMA (USA)" w:date="2026-10-15T14:43:00Z" w16du:dateUtc="2026-10-15T18:43:00Z">
                    <w:rPr>
                      <w:rFonts w:ascii="Cambria Math" w:hAnsi="Cambria Math"/>
                      <w:sz w:val="22"/>
                      <w:szCs w:val="22"/>
                    </w:rPr>
                    <m:t xml:space="preserve">     =    </m:t>
                  </w:ins>
                </m:r>
                <m:sSup>
                  <m:sSupPr>
                    <m:ctrlPr>
                      <w:ins w:id="40" w:author="Levine, Charles Roger CTR USARMY USMA (USA)" w:date="2026-10-15T14:43:00Z" w16du:dateUtc="2026-10-15T18:43:00Z">
                        <w:rPr>
                          <w:rFonts w:ascii="Cambria Math" w:hAnsi="Cambria Math"/>
                        </w:rPr>
                      </w:ins>
                    </m:ctrlPr>
                  </m:sSupPr>
                  <m:e>
                    <m:r>
                      <w:ins w:id="41" w:author="Levine, Charles Roger CTR USARMY USMA (USA)" w:date="2026-10-15T14:43:00Z" w16du:dateUtc="2026-10-15T18:43:00Z">
                        <w:rPr>
                          <w:rFonts w:ascii="Cambria Math" w:hAnsi="Cambria Math"/>
                          <w:sz w:val="22"/>
                          <w:szCs w:val="22"/>
                        </w:rPr>
                        <m:t>e</m:t>
                      </w:ins>
                    </m:r>
                  </m:e>
                  <m:sup>
                    <m:r>
                      <w:ins w:id="42" w:author="Levine, Charles Roger CTR USARMY USMA (USA)" w:date="2026-10-15T14:43:00Z" w16du:dateUtc="2026-10-15T18:43:00Z">
                        <w:rPr>
                          <w:rFonts w:ascii="Cambria Math" w:hAnsi="Cambria Math"/>
                          <w:sz w:val="22"/>
                          <w:szCs w:val="22"/>
                        </w:rPr>
                        <m:t>(</m:t>
                      </w:ins>
                    </m:r>
                    <m:sSub>
                      <m:sSubPr>
                        <m:ctrlPr>
                          <w:ins w:id="43" w:author="Levine, Charles Roger CTR USARMY USMA (USA)" w:date="2026-10-15T14:43:00Z" w16du:dateUtc="2026-10-15T18:43:00Z">
                            <w:rPr>
                              <w:rFonts w:ascii="Cambria Math" w:hAnsi="Cambria Math"/>
                            </w:rPr>
                          </w:ins>
                        </m:ctrlPr>
                      </m:sSubPr>
                      <m:e>
                        <m:r>
                          <w:ins w:id="44" w:author="Levine, Charles Roger CTR USARMY USMA (USA)" w:date="2026-10-15T14:43:00Z" w16du:dateUtc="2026-10-15T18:43:00Z">
                            <w:rPr>
                              <w:rFonts w:ascii="Cambria Math" w:hAnsi="Cambria Math"/>
                              <w:sz w:val="22"/>
                              <w:szCs w:val="22"/>
                            </w:rPr>
                            <m:t>S</m:t>
                          </w:ins>
                        </m:r>
                      </m:e>
                      <m:sub>
                        <m:r>
                          <w:ins w:id="45" w:author="Levine, Charles Roger CTR USARMY USMA (USA)" w:date="2026-10-15T14:43:00Z" w16du:dateUtc="2026-10-15T18:43:00Z">
                            <w:rPr>
                              <w:rFonts w:ascii="Cambria Math" w:hAnsi="Cambria Math"/>
                              <w:sz w:val="22"/>
                              <w:szCs w:val="22"/>
                            </w:rPr>
                            <m:t>i</m:t>
                          </w:ins>
                        </m:r>
                      </m:sub>
                    </m:sSub>
                    <m:r>
                      <w:ins w:id="46" w:author="Levine, Charles Roger CTR USARMY USMA (USA)" w:date="2026-10-15T14:43:00Z" w16du:dateUtc="2026-10-15T18:43:00Z">
                        <w:rPr>
                          <w:rFonts w:ascii="Cambria Math" w:hAnsi="Cambria Math"/>
                          <w:sz w:val="22"/>
                          <w:szCs w:val="22"/>
                        </w:rPr>
                        <m:t>-</m:t>
                      </w:ins>
                    </m:r>
                    <m:sSub>
                      <m:sSubPr>
                        <m:ctrlPr>
                          <w:ins w:id="47" w:author="Levine, Charles Roger CTR USARMY USMA (USA)" w:date="2026-10-15T14:43:00Z" w16du:dateUtc="2026-10-15T18:43:00Z">
                            <w:rPr>
                              <w:rFonts w:ascii="Cambria Math" w:hAnsi="Cambria Math"/>
                            </w:rPr>
                          </w:ins>
                        </m:ctrlPr>
                      </m:sSubPr>
                      <m:e>
                        <m:r>
                          <w:ins w:id="48" w:author="Levine, Charles Roger CTR USARMY USMA (USA)" w:date="2026-10-15T14:43:00Z" w16du:dateUtc="2026-10-15T18:43:00Z">
                            <w:rPr>
                              <w:rFonts w:ascii="Cambria Math" w:hAnsi="Cambria Math"/>
                              <w:sz w:val="22"/>
                              <w:szCs w:val="22"/>
                            </w:rPr>
                            <m:t>S</m:t>
                          </w:ins>
                        </m:r>
                      </m:e>
                      <m:sub>
                        <m:r>
                          <w:ins w:id="49" w:author="Levine, Charles Roger CTR USARMY USMA (USA)" w:date="2026-10-15T14:43:00Z" w16du:dateUtc="2026-10-15T18:43:00Z">
                            <w:rPr>
                              <w:rFonts w:ascii="Cambria Math" w:hAnsi="Cambria Math"/>
                              <w:sz w:val="22"/>
                              <w:szCs w:val="22"/>
                            </w:rPr>
                            <m:t>h</m:t>
                          </w:ins>
                        </m:r>
                      </m:sub>
                    </m:sSub>
                    <m:r>
                      <w:ins w:id="50" w:author="Levine, Charles Roger CTR USARMY USMA (USA)" w:date="2026-10-15T14:43:00Z" w16du:dateUtc="2026-10-15T18:43:00Z">
                        <w:rPr>
                          <w:rFonts w:ascii="Cambria Math" w:hAnsi="Cambria Math"/>
                          <w:sz w:val="22"/>
                          <w:szCs w:val="22"/>
                        </w:rPr>
                        <m:t>)/</m:t>
                      </w:ins>
                    </m:r>
                    <m:sSub>
                      <m:sSubPr>
                        <m:ctrlPr>
                          <w:ins w:id="51" w:author="Levine, Charles Roger CTR USARMY USMA (USA)" w:date="2026-10-15T14:43:00Z" w16du:dateUtc="2026-10-15T18:43:00Z">
                            <w:rPr>
                              <w:rFonts w:ascii="Cambria Math" w:hAnsi="Cambria Math"/>
                            </w:rPr>
                          </w:ins>
                        </m:ctrlPr>
                      </m:sSubPr>
                      <m:e>
                        <m:r>
                          <w:ins w:id="52" w:author="Levine, Charles Roger CTR USARMY USMA (USA)" w:date="2026-10-15T14:43:00Z" w16du:dateUtc="2026-10-15T18:43:00Z">
                            <w:rPr>
                              <w:rFonts w:ascii="Cambria Math" w:hAnsi="Cambria Math"/>
                              <w:sz w:val="22"/>
                              <w:szCs w:val="22"/>
                            </w:rPr>
                            <m:t>t</m:t>
                          </w:ins>
                        </m:r>
                      </m:e>
                      <m:sub>
                        <m:r>
                          <w:ins w:id="53" w:author="Levine, Charles Roger CTR USARMY USMA (USA)" w:date="2026-10-15T14:43:00Z" w16du:dateUtc="2026-10-15T18:43:00Z">
                            <m:rPr>
                              <m:nor/>
                            </m:rPr>
                            <w:rPr>
                              <w:rFonts w:ascii="Cambria Math" w:hAnsi="Cambria Math"/>
                              <w:sz w:val="22"/>
                              <w:szCs w:val="22"/>
                            </w:rPr>
                            <m:t>sel</m:t>
                          </w:ins>
                        </m:r>
                      </m:sub>
                    </m:sSub>
                  </m:sup>
                </m:sSup>
              </m:oMath>
            </m:oMathPara>
          </w:p>
          <w:p w14:paraId="68E0B64B" w14:textId="77777777" w:rsidR="00240C6A" w:rsidDel="00C839E6" w:rsidRDefault="00000000">
            <w:pPr>
              <w:keepNext/>
              <w:spacing w:before="120" w:line="240" w:lineRule="auto"/>
              <w:jc w:val="center"/>
              <w:rPr>
                <w:del w:id="54" w:author="Levine, Charles Roger CTR USARMY USMA (USA)" w:date="2026-10-15T14:44:00Z" w16du:dateUtc="2026-10-15T18:44:00Z"/>
              </w:rPr>
            </w:pPr>
            <m:oMathPara>
              <m:oMathParaPr>
                <m:jc m:val="center"/>
              </m:oMathParaPr>
              <m:oMath>
                <m:r>
                  <w:del w:id="55" w:author="Levine, Charles Roger CTR USARMY USMA (USA)" w:date="2026-10-15T14:44:00Z" w16du:dateUtc="2026-10-15T18:44:00Z">
                    <w:rPr>
                      <w:rFonts w:ascii="Cambria Math" w:hAnsi="Cambria Math"/>
                      <w:sz w:val="22"/>
                      <w:szCs w:val="22"/>
                    </w:rPr>
                    <m:t>=</m:t>
                  </w:del>
                </m:r>
                <m:f>
                  <m:fPr>
                    <m:ctrlPr>
                      <w:del w:id="56" w:author="Levine, Charles Roger CTR USARMY USMA (USA)" w:date="2026-10-15T14:44:00Z" w16du:dateUtc="2026-10-15T18:44:00Z">
                        <w:rPr>
                          <w:rFonts w:ascii="Cambria Math" w:hAnsi="Cambria Math"/>
                        </w:rPr>
                      </w:del>
                    </m:ctrlPr>
                  </m:fPr>
                  <m:num>
                    <m:sSup>
                      <m:sSupPr>
                        <m:ctrlPr>
                          <w:del w:id="57" w:author="Levine, Charles Roger CTR USARMY USMA (USA)" w:date="2026-10-15T14:44:00Z" w16du:dateUtc="2026-10-15T18:44:00Z">
                            <w:rPr>
                              <w:rFonts w:ascii="Cambria Math" w:hAnsi="Cambria Math"/>
                            </w:rPr>
                          </w:del>
                        </m:ctrlPr>
                      </m:sSupPr>
                      <m:e>
                        <m:r>
                          <w:del w:id="58" w:author="Levine, Charles Roger CTR USARMY USMA (USA)" w:date="2026-10-15T14:44:00Z" w16du:dateUtc="2026-10-15T18:44:00Z">
                            <w:rPr>
                              <w:rFonts w:ascii="Cambria Math" w:hAnsi="Cambria Math"/>
                              <w:sz w:val="22"/>
                              <w:szCs w:val="22"/>
                            </w:rPr>
                            <m:t>e</m:t>
                          </w:del>
                        </m:r>
                      </m:e>
                      <m:sup>
                        <m:sSub>
                          <m:sSubPr>
                            <m:ctrlPr>
                              <w:del w:id="59" w:author="Levine, Charles Roger CTR USARMY USMA (USA)" w:date="2026-10-15T14:44:00Z" w16du:dateUtc="2026-10-15T18:44:00Z">
                                <w:rPr>
                                  <w:rFonts w:ascii="Cambria Math" w:hAnsi="Cambria Math"/>
                                </w:rPr>
                              </w:del>
                            </m:ctrlPr>
                          </m:sSubPr>
                          <m:e>
                            <m:r>
                              <w:del w:id="60" w:author="Levine, Charles Roger CTR USARMY USMA (USA)" w:date="2026-10-15T14:44:00Z" w16du:dateUtc="2026-10-15T18:44:00Z">
                                <w:rPr>
                                  <w:rFonts w:ascii="Cambria Math" w:hAnsi="Cambria Math"/>
                                  <w:sz w:val="22"/>
                                  <w:szCs w:val="22"/>
                                </w:rPr>
                                <m:t>S</m:t>
                              </w:del>
                            </m:r>
                          </m:e>
                          <m:sub>
                            <m:r>
                              <w:del w:id="61" w:author="Levine, Charles Roger CTR USARMY USMA (USA)" w:date="2026-10-15T14:44:00Z" w16du:dateUtc="2026-10-15T18:44:00Z">
                                <w:rPr>
                                  <w:rFonts w:ascii="Cambria Math" w:hAnsi="Cambria Math"/>
                                  <w:sz w:val="22"/>
                                  <w:szCs w:val="22"/>
                                </w:rPr>
                                <m:t>i</m:t>
                              </w:del>
                            </m:r>
                          </m:sub>
                        </m:sSub>
                        <m:r>
                          <w:del w:id="62" w:author="Levine, Charles Roger CTR USARMY USMA (USA)" w:date="2026-10-15T14:44:00Z" w16du:dateUtc="2026-10-15T18:44:00Z">
                            <w:rPr>
                              <w:rFonts w:ascii="Cambria Math" w:hAnsi="Cambria Math"/>
                              <w:sz w:val="22"/>
                              <w:szCs w:val="22"/>
                            </w:rPr>
                            <m:t>/</m:t>
                          </w:del>
                        </m:r>
                        <m:sSub>
                          <m:sSubPr>
                            <m:ctrlPr>
                              <w:del w:id="63" w:author="Levine, Charles Roger CTR USARMY USMA (USA)" w:date="2026-10-15T14:44:00Z" w16du:dateUtc="2026-10-15T18:44:00Z">
                                <w:rPr>
                                  <w:rFonts w:ascii="Cambria Math" w:hAnsi="Cambria Math"/>
                                </w:rPr>
                              </w:del>
                            </m:ctrlPr>
                          </m:sSubPr>
                          <m:e>
                            <m:r>
                              <w:del w:id="64" w:author="Levine, Charles Roger CTR USARMY USMA (USA)" w:date="2026-10-15T14:44:00Z" w16du:dateUtc="2026-10-15T18:44:00Z">
                                <w:rPr>
                                  <w:rFonts w:ascii="Cambria Math" w:hAnsi="Cambria Math"/>
                                  <w:sz w:val="22"/>
                                  <w:szCs w:val="22"/>
                                </w:rPr>
                                <m:t>t</m:t>
                              </w:del>
                            </m:r>
                          </m:e>
                          <m:sub>
                            <m:r>
                              <w:del w:id="65" w:author="Levine, Charles Roger CTR USARMY USMA (USA)" w:date="2026-10-15T14:44:00Z" w16du:dateUtc="2026-10-15T18:44:00Z">
                                <m:rPr>
                                  <m:nor/>
                                </m:rPr>
                                <w:rPr>
                                  <w:rFonts w:ascii="Cambria Math" w:hAnsi="Cambria Math"/>
                                  <w:sz w:val="22"/>
                                  <w:szCs w:val="22"/>
                                </w:rPr>
                                <m:t>sel</m:t>
                              </w:del>
                            </m:r>
                          </m:sub>
                        </m:sSub>
                      </m:sup>
                    </m:sSup>
                  </m:num>
                  <m:den>
                    <m:sSup>
                      <m:sSupPr>
                        <m:ctrlPr>
                          <w:del w:id="66" w:author="Levine, Charles Roger CTR USARMY USMA (USA)" w:date="2026-10-15T14:44:00Z" w16du:dateUtc="2026-10-15T18:44:00Z">
                            <w:rPr>
                              <w:rFonts w:ascii="Cambria Math" w:hAnsi="Cambria Math"/>
                            </w:rPr>
                          </w:del>
                        </m:ctrlPr>
                      </m:sSupPr>
                      <m:e>
                        <m:r>
                          <w:del w:id="67" w:author="Levine, Charles Roger CTR USARMY USMA (USA)" w:date="2026-10-15T14:44:00Z" w16du:dateUtc="2026-10-15T18:44:00Z">
                            <w:rPr>
                              <w:rFonts w:ascii="Cambria Math" w:hAnsi="Cambria Math"/>
                              <w:sz w:val="22"/>
                              <w:szCs w:val="22"/>
                            </w:rPr>
                            <m:t>e</m:t>
                          </w:del>
                        </m:r>
                      </m:e>
                      <m:sup>
                        <m:sSub>
                          <m:sSubPr>
                            <m:ctrlPr>
                              <w:del w:id="68" w:author="Levine, Charles Roger CTR USARMY USMA (USA)" w:date="2026-10-15T14:44:00Z" w16du:dateUtc="2026-10-15T18:44:00Z">
                                <w:rPr>
                                  <w:rFonts w:ascii="Cambria Math" w:hAnsi="Cambria Math"/>
                                </w:rPr>
                              </w:del>
                            </m:ctrlPr>
                          </m:sSubPr>
                          <m:e>
                            <m:r>
                              <w:del w:id="69" w:author="Levine, Charles Roger CTR USARMY USMA (USA)" w:date="2026-10-15T14:44:00Z" w16du:dateUtc="2026-10-15T18:44:00Z">
                                <w:rPr>
                                  <w:rFonts w:ascii="Cambria Math" w:hAnsi="Cambria Math"/>
                                  <w:sz w:val="22"/>
                                  <w:szCs w:val="22"/>
                                </w:rPr>
                                <m:t>S</m:t>
                              </w:del>
                            </m:r>
                          </m:e>
                          <m:sub>
                            <m:r>
                              <w:del w:id="70" w:author="Levine, Charles Roger CTR USARMY USMA (USA)" w:date="2026-10-15T14:44:00Z" w16du:dateUtc="2026-10-15T18:44:00Z">
                                <w:rPr>
                                  <w:rFonts w:ascii="Cambria Math" w:hAnsi="Cambria Math"/>
                                  <w:sz w:val="22"/>
                                  <w:szCs w:val="22"/>
                                </w:rPr>
                                <m:t>h</m:t>
                              </w:del>
                            </m:r>
                          </m:sub>
                        </m:sSub>
                        <m:r>
                          <w:del w:id="71" w:author="Levine, Charles Roger CTR USARMY USMA (USA)" w:date="2026-10-15T14:44:00Z" w16du:dateUtc="2026-10-15T18:44:00Z">
                            <w:rPr>
                              <w:rFonts w:ascii="Cambria Math" w:hAnsi="Cambria Math"/>
                              <w:sz w:val="22"/>
                              <w:szCs w:val="22"/>
                            </w:rPr>
                            <m:t>/</m:t>
                          </w:del>
                        </m:r>
                        <m:sSub>
                          <m:sSubPr>
                            <m:ctrlPr>
                              <w:del w:id="72" w:author="Levine, Charles Roger CTR USARMY USMA (USA)" w:date="2026-10-15T14:44:00Z" w16du:dateUtc="2026-10-15T18:44:00Z">
                                <w:rPr>
                                  <w:rFonts w:ascii="Cambria Math" w:hAnsi="Cambria Math"/>
                                </w:rPr>
                              </w:del>
                            </m:ctrlPr>
                          </m:sSubPr>
                          <m:e>
                            <m:r>
                              <w:del w:id="73" w:author="Levine, Charles Roger CTR USARMY USMA (USA)" w:date="2026-10-15T14:44:00Z" w16du:dateUtc="2026-10-15T18:44:00Z">
                                <w:rPr>
                                  <w:rFonts w:ascii="Cambria Math" w:hAnsi="Cambria Math"/>
                                  <w:sz w:val="22"/>
                                  <w:szCs w:val="22"/>
                                </w:rPr>
                                <m:t>t</m:t>
                              </w:del>
                            </m:r>
                          </m:e>
                          <m:sub>
                            <m:r>
                              <w:del w:id="74" w:author="Levine, Charles Roger CTR USARMY USMA (USA)" w:date="2026-10-15T14:44:00Z" w16du:dateUtc="2026-10-15T18:44:00Z">
                                <m:rPr>
                                  <m:nor/>
                                </m:rPr>
                                <w:rPr>
                                  <w:rFonts w:ascii="Cambria Math" w:hAnsi="Cambria Math"/>
                                  <w:sz w:val="22"/>
                                  <w:szCs w:val="22"/>
                                </w:rPr>
                                <m:t>sel</m:t>
                              </w:del>
                            </m:r>
                          </m:sub>
                        </m:sSub>
                      </m:sup>
                    </m:sSup>
                  </m:den>
                </m:f>
              </m:oMath>
            </m:oMathPara>
          </w:p>
          <w:p w14:paraId="0FBE5B9A" w14:textId="77777777" w:rsidR="00240C6A" w:rsidRDefault="00000000">
            <w:pPr>
              <w:keepNext/>
              <w:spacing w:before="120" w:line="240" w:lineRule="auto"/>
              <w:jc w:val="center"/>
              <w:pPrChange w:id="75" w:author="Levine, Charles Roger CTR USARMY USMA (USA)" w:date="2026-10-15T14:44:00Z" w16du:dateUtc="2026-10-15T18:44:00Z">
                <w:pPr>
                  <w:spacing w:before="120" w:line="240" w:lineRule="auto"/>
                  <w:jc w:val="center"/>
                </w:pPr>
              </w:pPrChange>
            </w:pPr>
            <m:oMathPara>
              <m:oMathParaPr>
                <m:jc m:val="center"/>
              </m:oMathParaPr>
              <m:oMath>
                <m:r>
                  <w:del w:id="76" w:author="Levine, Charles Roger CTR USARMY USMA (USA)" w:date="2026-10-15T14:44:00Z" w16du:dateUtc="2026-10-15T18:44:00Z">
                    <w:rPr>
                      <w:rFonts w:ascii="Cambria Math" w:hAnsi="Cambria Math"/>
                      <w:sz w:val="22"/>
                      <w:szCs w:val="22"/>
                    </w:rPr>
                    <m:t>=</m:t>
                  </w:del>
                </m:r>
                <m:sSup>
                  <m:sSupPr>
                    <m:ctrlPr>
                      <w:del w:id="77" w:author="Levine, Charles Roger CTR USARMY USMA (USA)" w:date="2026-10-15T14:44:00Z" w16du:dateUtc="2026-10-15T18:44:00Z">
                        <w:rPr>
                          <w:rFonts w:ascii="Cambria Math" w:hAnsi="Cambria Math"/>
                        </w:rPr>
                      </w:del>
                    </m:ctrlPr>
                  </m:sSupPr>
                  <m:e>
                    <m:r>
                      <w:del w:id="78" w:author="Levine, Charles Roger CTR USARMY USMA (USA)" w:date="2026-10-15T14:44:00Z" w16du:dateUtc="2026-10-15T18:44:00Z">
                        <w:rPr>
                          <w:rFonts w:ascii="Cambria Math" w:hAnsi="Cambria Math"/>
                          <w:sz w:val="22"/>
                          <w:szCs w:val="22"/>
                        </w:rPr>
                        <m:t>e</m:t>
                      </w:del>
                    </m:r>
                  </m:e>
                  <m:sup>
                    <m:r>
                      <w:del w:id="79" w:author="Levine, Charles Roger CTR USARMY USMA (USA)" w:date="2026-10-15T14:44:00Z" w16du:dateUtc="2026-10-15T18:44:00Z">
                        <w:rPr>
                          <w:rFonts w:ascii="Cambria Math" w:hAnsi="Cambria Math"/>
                          <w:sz w:val="22"/>
                          <w:szCs w:val="22"/>
                        </w:rPr>
                        <m:t>(</m:t>
                      </w:del>
                    </m:r>
                    <m:sSub>
                      <m:sSubPr>
                        <m:ctrlPr>
                          <w:del w:id="80" w:author="Levine, Charles Roger CTR USARMY USMA (USA)" w:date="2026-10-15T14:44:00Z" w16du:dateUtc="2026-10-15T18:44:00Z">
                            <w:rPr>
                              <w:rFonts w:ascii="Cambria Math" w:hAnsi="Cambria Math"/>
                            </w:rPr>
                          </w:del>
                        </m:ctrlPr>
                      </m:sSubPr>
                      <m:e>
                        <m:r>
                          <w:del w:id="81" w:author="Levine, Charles Roger CTR USARMY USMA (USA)" w:date="2026-10-15T14:44:00Z" w16du:dateUtc="2026-10-15T18:44:00Z">
                            <w:rPr>
                              <w:rFonts w:ascii="Cambria Math" w:hAnsi="Cambria Math"/>
                              <w:sz w:val="22"/>
                              <w:szCs w:val="22"/>
                            </w:rPr>
                            <m:t>S</m:t>
                          </w:del>
                        </m:r>
                      </m:e>
                      <m:sub>
                        <m:r>
                          <w:del w:id="82" w:author="Levine, Charles Roger CTR USARMY USMA (USA)" w:date="2026-10-15T14:44:00Z" w16du:dateUtc="2026-10-15T18:44:00Z">
                            <w:rPr>
                              <w:rFonts w:ascii="Cambria Math" w:hAnsi="Cambria Math"/>
                              <w:sz w:val="22"/>
                              <w:szCs w:val="22"/>
                            </w:rPr>
                            <m:t>i</m:t>
                          </w:del>
                        </m:r>
                      </m:sub>
                    </m:sSub>
                    <m:r>
                      <w:del w:id="83" w:author="Levine, Charles Roger CTR USARMY USMA (USA)" w:date="2026-10-15T14:44:00Z" w16du:dateUtc="2026-10-15T18:44:00Z">
                        <w:rPr>
                          <w:rFonts w:ascii="Cambria Math" w:hAnsi="Cambria Math"/>
                          <w:sz w:val="22"/>
                          <w:szCs w:val="22"/>
                        </w:rPr>
                        <m:t>-</m:t>
                      </w:del>
                    </m:r>
                    <m:sSub>
                      <m:sSubPr>
                        <m:ctrlPr>
                          <w:del w:id="84" w:author="Levine, Charles Roger CTR USARMY USMA (USA)" w:date="2026-10-15T14:44:00Z" w16du:dateUtc="2026-10-15T18:44:00Z">
                            <w:rPr>
                              <w:rFonts w:ascii="Cambria Math" w:hAnsi="Cambria Math"/>
                            </w:rPr>
                          </w:del>
                        </m:ctrlPr>
                      </m:sSubPr>
                      <m:e>
                        <m:r>
                          <w:del w:id="85" w:author="Levine, Charles Roger CTR USARMY USMA (USA)" w:date="2026-10-15T14:44:00Z" w16du:dateUtc="2026-10-15T18:44:00Z">
                            <w:rPr>
                              <w:rFonts w:ascii="Cambria Math" w:hAnsi="Cambria Math"/>
                              <w:sz w:val="22"/>
                              <w:szCs w:val="22"/>
                            </w:rPr>
                            <m:t>S</m:t>
                          </w:del>
                        </m:r>
                      </m:e>
                      <m:sub>
                        <m:r>
                          <w:del w:id="86" w:author="Levine, Charles Roger CTR USARMY USMA (USA)" w:date="2026-10-15T14:44:00Z" w16du:dateUtc="2026-10-15T18:44:00Z">
                            <w:rPr>
                              <w:rFonts w:ascii="Cambria Math" w:hAnsi="Cambria Math"/>
                              <w:sz w:val="22"/>
                              <w:szCs w:val="22"/>
                            </w:rPr>
                            <m:t>h</m:t>
                          </w:del>
                        </m:r>
                      </m:sub>
                    </m:sSub>
                    <m:r>
                      <w:del w:id="87" w:author="Levine, Charles Roger CTR USARMY USMA (USA)" w:date="2026-10-15T14:44:00Z" w16du:dateUtc="2026-10-15T18:44:00Z">
                        <w:rPr>
                          <w:rFonts w:ascii="Cambria Math" w:hAnsi="Cambria Math"/>
                          <w:sz w:val="22"/>
                          <w:szCs w:val="22"/>
                        </w:rPr>
                        <m:t>)/</m:t>
                      </w:del>
                    </m:r>
                    <m:sSub>
                      <m:sSubPr>
                        <m:ctrlPr>
                          <w:del w:id="88" w:author="Levine, Charles Roger CTR USARMY USMA (USA)" w:date="2026-10-15T14:44:00Z" w16du:dateUtc="2026-10-15T18:44:00Z">
                            <w:rPr>
                              <w:rFonts w:ascii="Cambria Math" w:hAnsi="Cambria Math"/>
                            </w:rPr>
                          </w:del>
                        </m:ctrlPr>
                      </m:sSubPr>
                      <m:e>
                        <m:r>
                          <w:del w:id="89" w:author="Levine, Charles Roger CTR USARMY USMA (USA)" w:date="2026-10-15T14:44:00Z" w16du:dateUtc="2026-10-15T18:44:00Z">
                            <w:rPr>
                              <w:rFonts w:ascii="Cambria Math" w:hAnsi="Cambria Math"/>
                              <w:sz w:val="22"/>
                              <w:szCs w:val="22"/>
                            </w:rPr>
                            <m:t>t</m:t>
                          </w:del>
                        </m:r>
                      </m:e>
                      <m:sub>
                        <m:r>
                          <w:del w:id="90" w:author="Levine, Charles Roger CTR USARMY USMA (USA)" w:date="2026-10-15T14:44:00Z" w16du:dateUtc="2026-10-15T18:44:00Z">
                            <m:rPr>
                              <m:nor/>
                            </m:rPr>
                            <w:rPr>
                              <w:rFonts w:ascii="Cambria Math" w:hAnsi="Cambria Math"/>
                              <w:sz w:val="22"/>
                              <w:szCs w:val="22"/>
                            </w:rPr>
                            <m:t>sel</m:t>
                          </w:del>
                        </m:r>
                      </m:sub>
                    </m:sSub>
                  </m:sup>
                </m:sSup>
                <m:r>
                  <w:del w:id="91" w:author="Levine, Charles Roger CTR USARMY USMA (USA)" w:date="2026-10-15T14:43:00Z" w16du:dateUtc="2026-10-15T18:43:00Z">
                    <w:rPr>
                      <w:rFonts w:ascii="Cambria Math" w:hAnsi="Cambria Math"/>
                      <w:sz w:val="22"/>
                      <w:szCs w:val="22"/>
                    </w:rPr>
                    <m:t>.</m:t>
                  </w:del>
                </m:r>
              </m:oMath>
            </m:oMathPara>
          </w:p>
        </w:tc>
        <w:tc>
          <w:tcPr>
            <w:tcW w:w="864" w:type="dxa"/>
            <w:vAlign w:val="center"/>
          </w:tcPr>
          <w:p w14:paraId="14CCDC32" w14:textId="77777777" w:rsidR="00D951E9" w:rsidRDefault="00000000">
            <w:pPr>
              <w:spacing w:after="0" w:line="240" w:lineRule="auto"/>
              <w:jc w:val="right"/>
            </w:pPr>
            <w:r>
              <w:t>(</w:t>
            </w:r>
            <w:bookmarkStart w:id="92" w:name="Eq_4_6"/>
            <w:r>
              <w:t>4.</w:t>
            </w:r>
            <w:fldSimple w:instr=" SEQ Equation \* ARABIC ">
              <w:r w:rsidR="00D951E9">
                <w:t>6</w:t>
              </w:r>
            </w:fldSimple>
            <w:bookmarkEnd w:id="92"/>
            <w:r>
              <w:t>)</w:t>
            </w:r>
          </w:p>
        </w:tc>
      </w:tr>
    </w:tbl>
    <w:p w14:paraId="26B87D41" w14:textId="77777777" w:rsidR="00240C6A" w:rsidRDefault="00000000">
      <w:pPr>
        <w:pStyle w:val="BodyText"/>
      </w:pPr>
      <w:r>
        <w:t>The common denominator cancels because both candidates face the same remaining selection pool. Their relative probabilities of being selected next therefore depend on their score difference and the selection temperature.</w:t>
      </w:r>
    </w:p>
    <w:p w14:paraId="0EA9EB53" w14:textId="77777777" w:rsidR="00CB3150" w:rsidRDefault="00000000">
      <w: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w:t>
      </w:r>
    </w:p>
    <w:p w14:paraId="27B59849"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7C9FE6C8"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D6584B0" w14:textId="77777777" w:rsidR="00CB3150" w:rsidRDefault="00000000">
      <w:pPr>
        <w:pStyle w:val="Heading1"/>
      </w:pPr>
      <w:bookmarkStart w:id="93" w:name="introducing-local-competitive-congestion"/>
      <w:bookmarkEnd w:id="7"/>
      <w:bookmarkEnd w:id="13"/>
      <w:r>
        <w:lastRenderedPageBreak/>
        <w:t>4.4 Introducing local competitive congestion</w:t>
      </w:r>
    </w:p>
    <w:p w14:paraId="5AA01B58"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remains fixed. We now ask whether this is a sufficient account of advancement when individuals work and become visible alongside others.</w:t>
      </w:r>
    </w:p>
    <w:p w14:paraId="4B45DCC7"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233A804" w14:textId="77777777" w:rsidR="00F90200" w:rsidRDefault="00F90200">
      <w:pPr>
        <w:pStyle w:val="BodyText"/>
      </w:pPr>
      <w:r>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t xml:space="preserve"> denote the congestion experienced by individual </w:t>
      </w:r>
      <m:oMath>
        <m:r>
          <w:rPr>
            <w:rFonts w:ascii="Cambria Math" w:hAnsi="Cambria Math"/>
            <w:sz w:val="22"/>
            <w:szCs w:val="22"/>
          </w:rPr>
          <m:t>i</m:t>
        </m:r>
      </m:oMath>
      <w:r>
        <w:t xml:space="preserve">. We distinguish this measure of congestion from the strength of its effect: a nonnegative coefficient </w:t>
      </w:r>
      <m:oMath>
        <m:r>
          <w:rPr>
            <w:rFonts w:ascii="Cambria Math" w:hAnsi="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422F3F" w14:textId="77777777">
        <w:trPr>
          <w:cantSplit/>
        </w:trPr>
        <w:tc>
          <w:tcPr>
            <w:tcW w:w="8496" w:type="dxa"/>
            <w:vAlign w:val="center"/>
          </w:tcPr>
          <w:p w14:paraId="22C1869C"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tc>
        <w:tc>
          <w:tcPr>
            <w:tcW w:w="864" w:type="dxa"/>
            <w:vAlign w:val="center"/>
          </w:tcPr>
          <w:p w14:paraId="7555CA63" w14:textId="77777777" w:rsidR="00D951E9" w:rsidRDefault="00000000">
            <w:pPr>
              <w:spacing w:after="0" w:line="240" w:lineRule="auto"/>
              <w:jc w:val="right"/>
            </w:pPr>
            <w:r>
              <w:t>(</w:t>
            </w:r>
            <w:bookmarkStart w:id="94" w:name="Eq_4_7"/>
            <w:r>
              <w:t>4.</w:t>
            </w:r>
            <w:fldSimple w:instr=" SEQ Equation \* ARABIC ">
              <w:r w:rsidR="00D951E9">
                <w:t>7</w:t>
              </w:r>
            </w:fldSimple>
            <w:bookmarkEnd w:id="94"/>
            <w:r>
              <w:t>)</w:t>
            </w:r>
          </w:p>
        </w:tc>
      </w:tr>
    </w:tbl>
    <w:p w14:paraId="411B8AAF" w14:textId="77777777" w:rsidR="00F90200" w:rsidRPr="00F90200" w:rsidRDefault="00F90200" w:rsidP="00F90200">
      <w:pPr>
        <w:pStyle w:val="BodyText"/>
      </w:pPr>
      <w:r w:rsidRPr="00F90200">
        <w:t xml:space="preserve">At </w:t>
      </w:r>
      <m:oMath>
        <m:r>
          <w:rPr>
            <w:rFonts w:ascii="Cambria Math" w:hAnsi="Cambria Math"/>
            <w:sz w:val="22"/>
            <w:szCs w:val="22"/>
          </w:rPr>
          <m:t>λ=0</m:t>
        </m:r>
      </m:oMath>
      <w:r w:rsidRPr="00F90200">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t xml:space="preserve">. At positive </w:t>
      </w:r>
      <m:oMath>
        <m:r>
          <w:rPr>
            <w:rFonts w:ascii="Cambria Math" w:hAnsi="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t xml:space="preserve"> selection.</w:t>
      </w:r>
    </w:p>
    <w:p w14:paraId="58A42CB8" w14:textId="77777777" w:rsidR="00CB3150" w:rsidRDefault="00F90200" w:rsidP="00E21165">
      <w:pPr>
        <w:pStyle w:val="BodyText"/>
      </w:pPr>
      <w:r w:rsidRPr="00F90200">
        <w:lastRenderedPageBreak/>
        <w:t xml:space="preserve">The index </w:t>
      </w:r>
      <m:oMath>
        <m:r>
          <w:rPr>
            <w:rFonts w:ascii="Cambria Math" w:hAnsi="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2D54842F" w14:textId="77777777" w:rsidR="00CB3150" w:rsidRDefault="00000000">
      <w:pPr>
        <w:pStyle w:val="Heading2"/>
      </w:pPr>
      <w:bookmarkStart w:id="95" w:name="Xfcdd4f2c4319546fc0ffa163bb157420eb9d8c3"/>
      <w:r>
        <w:t>4.4.1 A first approximation using average peer performance</w:t>
      </w:r>
    </w:p>
    <w:p w14:paraId="1E5FC3C9"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5AE6BF26" w14:textId="77777777" w:rsidR="00CB3150" w:rsidRDefault="00F90200">
      <w:pPr>
        <w:pStyle w:val="BodyText"/>
      </w:pPr>
      <w: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denote this </w:t>
      </w:r>
      <w:r>
        <w:rPr>
          <w:b/>
          <w:bCs/>
        </w:rPr>
        <w:t xml:space="preserve">leave-one-out </w:t>
      </w:r>
      <w: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t xml:space="preserve"> identifies the group containing individual </w:t>
      </w:r>
      <m:oMath>
        <m:r>
          <w:rPr>
            <w:rFonts w:ascii="Cambria Math" w:hAnsi="Cambria Math"/>
            <w:sz w:val="22"/>
            <w:szCs w:val="22"/>
          </w:rPr>
          <m:t>i</m:t>
        </m:r>
      </m:oMath>
      <w: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1ED4DAE" w14:textId="77777777">
        <w:trPr>
          <w:cantSplit/>
        </w:trPr>
        <w:tc>
          <w:tcPr>
            <w:tcW w:w="8496" w:type="dxa"/>
            <w:vAlign w:val="center"/>
          </w:tcPr>
          <w:p w14:paraId="613FF96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6E50EEFD" w14:textId="77777777" w:rsidR="00D951E9" w:rsidRDefault="00000000">
            <w:pPr>
              <w:spacing w:after="0" w:line="240" w:lineRule="auto"/>
              <w:jc w:val="right"/>
            </w:pPr>
            <w:r>
              <w:t>(</w:t>
            </w:r>
            <w:bookmarkStart w:id="96" w:name="Eq_4_8"/>
            <w:r>
              <w:t>4.</w:t>
            </w:r>
            <w:fldSimple w:instr=" SEQ Equation \* ARABIC ">
              <w:r w:rsidR="00D951E9">
                <w:t>8</w:t>
              </w:r>
            </w:fldSimple>
            <w:bookmarkEnd w:id="96"/>
            <w:r>
              <w:t>)</w:t>
            </w:r>
          </w:p>
        </w:tc>
      </w:tr>
    </w:tbl>
    <w:p w14:paraId="77C9EA18" w14:textId="77777777" w:rsidR="00F90200" w:rsidRDefault="00F90200">
      <w:r>
        <w:t xml:space="preserve">The sum includes every member of </w:t>
      </w:r>
      <m:oMath>
        <m:r>
          <w:rPr>
            <w:rFonts w:ascii="Cambria Math" w:hAnsi="Cambria Math"/>
            <w:sz w:val="22"/>
            <w:szCs w:val="22"/>
          </w:rPr>
          <m:t>i</m:t>
        </m:r>
      </m:oMath>
      <w:r>
        <w:t xml:space="preserve">’s group except </w:t>
      </w:r>
      <m:oMath>
        <m:r>
          <w:rPr>
            <w:rFonts w:ascii="Cambria Math" w:hAnsi="Cambria Math"/>
            <w:sz w:val="22"/>
            <w:szCs w:val="22"/>
          </w:rPr>
          <m:t>i</m:t>
        </m:r>
      </m:oMath>
      <w: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3A8CCCD" w14:textId="77777777">
        <w:trPr>
          <w:cantSplit/>
        </w:trPr>
        <w:tc>
          <w:tcPr>
            <w:tcW w:w="8496" w:type="dxa"/>
            <w:vAlign w:val="center"/>
          </w:tcPr>
          <w:p w14:paraId="18268B6A" w14:textId="77777777"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tc>
        <w:tc>
          <w:tcPr>
            <w:tcW w:w="864" w:type="dxa"/>
            <w:vAlign w:val="center"/>
          </w:tcPr>
          <w:p w14:paraId="19BF1C2E" w14:textId="77777777" w:rsidR="00D951E9" w:rsidRDefault="00000000">
            <w:pPr>
              <w:spacing w:after="0" w:line="240" w:lineRule="auto"/>
              <w:jc w:val="right"/>
            </w:pPr>
            <w:r>
              <w:t>(</w:t>
            </w:r>
            <w:bookmarkStart w:id="97" w:name="Eq_4_9"/>
            <w:r>
              <w:t>4.</w:t>
            </w:r>
            <w:fldSimple w:instr=" SEQ Equation \* ARABIC ">
              <w:r w:rsidR="00D951E9">
                <w:t>9</w:t>
              </w:r>
            </w:fldSimple>
            <w:bookmarkEnd w:id="97"/>
            <w:r>
              <w:t>)</w:t>
            </w:r>
          </w:p>
        </w:tc>
      </w:tr>
    </w:tbl>
    <w:p w14:paraId="0DC5C83E"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779F97FC"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3FC38E" w14:textId="77777777">
        <w:trPr>
          <w:cantSplit/>
        </w:trPr>
        <w:tc>
          <w:tcPr>
            <w:tcW w:w="8496" w:type="dxa"/>
            <w:vAlign w:val="center"/>
          </w:tcPr>
          <w:p w14:paraId="409697DB"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6C4C8964" w14:textId="77777777" w:rsidR="00D951E9" w:rsidRDefault="00000000">
            <w:pPr>
              <w:spacing w:after="0" w:line="240" w:lineRule="auto"/>
              <w:jc w:val="right"/>
            </w:pPr>
            <w:r>
              <w:t>(</w:t>
            </w:r>
            <w:bookmarkStart w:id="98" w:name="Eq_4_10"/>
            <w:r>
              <w:t>4.</w:t>
            </w:r>
            <w:fldSimple w:instr=" SEQ Equation \* ARABIC ">
              <w:r w:rsidR="00D951E9">
                <w:t>10</w:t>
              </w:r>
            </w:fldSimple>
            <w:bookmarkEnd w:id="98"/>
            <w:r>
              <w:t>)</w:t>
            </w:r>
          </w:p>
        </w:tc>
      </w:tr>
    </w:tbl>
    <w:p w14:paraId="5C3DEC96" w14:textId="77777777" w:rsidR="00F90200" w:rsidRDefault="006E112A">
      <w:pPr>
        <w:pStyle w:val="BodyText"/>
      </w:pPr>
      <w: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t xml:space="preserve">, where </w:t>
      </w:r>
      <m:oMath>
        <m:r>
          <w:rPr>
            <w:rFonts w:ascii="Cambria Math" w:hAnsi="Cambria Math"/>
            <w:sz w:val="22"/>
            <w:szCs w:val="22"/>
          </w:rPr>
          <m:t>Q</m:t>
        </m:r>
      </m:oMath>
      <w:r>
        <w:t xml:space="preserve"> labels the group-quality specification. Individual </w:t>
      </w:r>
      <m:oMath>
        <m:r>
          <w:rPr>
            <w:rFonts w:ascii="Cambria Math" w:hAnsi="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35BDB1" w14:textId="77777777">
        <w:trPr>
          <w:cantSplit/>
        </w:trPr>
        <w:tc>
          <w:tcPr>
            <w:tcW w:w="8496" w:type="dxa"/>
            <w:vAlign w:val="center"/>
          </w:tcPr>
          <w:p w14:paraId="4EAA13B4"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tc>
        <w:tc>
          <w:tcPr>
            <w:tcW w:w="864" w:type="dxa"/>
            <w:vAlign w:val="center"/>
          </w:tcPr>
          <w:p w14:paraId="6DC2B8BB" w14:textId="77777777" w:rsidR="00D951E9" w:rsidRDefault="00000000">
            <w:pPr>
              <w:spacing w:after="0" w:line="240" w:lineRule="auto"/>
              <w:jc w:val="right"/>
            </w:pPr>
            <w:r>
              <w:t>(</w:t>
            </w:r>
            <w:bookmarkStart w:id="99" w:name="Eq_4_11"/>
            <w:r>
              <w:t>4.</w:t>
            </w:r>
            <w:fldSimple w:instr=" SEQ Equation \* ARABIC ">
              <w:r w:rsidR="00D951E9">
                <w:t>11</w:t>
              </w:r>
            </w:fldSimple>
            <w:bookmarkEnd w:id="99"/>
            <w:r>
              <w:t>)</w:t>
            </w:r>
          </w:p>
        </w:tc>
      </w:tr>
    </w:tbl>
    <w:p w14:paraId="42BB0E63"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82777F" w14:textId="77777777">
        <w:trPr>
          <w:cantSplit/>
        </w:trPr>
        <w:tc>
          <w:tcPr>
            <w:tcW w:w="8496" w:type="dxa"/>
            <w:vAlign w:val="center"/>
          </w:tcPr>
          <w:p w14:paraId="1D23B2B3"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tc>
        <w:tc>
          <w:tcPr>
            <w:tcW w:w="864" w:type="dxa"/>
            <w:vAlign w:val="center"/>
          </w:tcPr>
          <w:p w14:paraId="7D8B427C" w14:textId="77777777" w:rsidR="00D951E9" w:rsidRDefault="00000000">
            <w:pPr>
              <w:spacing w:after="0" w:line="240" w:lineRule="auto"/>
              <w:jc w:val="right"/>
            </w:pPr>
            <w:r>
              <w:t>(</w:t>
            </w:r>
            <w:bookmarkStart w:id="100" w:name="Eq_4_12"/>
            <w:r>
              <w:t>4.</w:t>
            </w:r>
            <w:fldSimple w:instr=" SEQ Equation \* ARABIC ">
              <w:r w:rsidR="00D951E9">
                <w:t>12</w:t>
              </w:r>
            </w:fldSimple>
            <w:bookmarkEnd w:id="100"/>
            <w:r>
              <w:t>)</w:t>
            </w:r>
          </w:p>
        </w:tc>
      </w:tr>
    </w:tbl>
    <w:p w14:paraId="422F24EB" w14:textId="77777777" w:rsidR="006E112A" w:rsidRDefault="006E112A">
      <w:r>
        <w:t xml:space="preserve">Thus, every member of group </w:t>
      </w:r>
      <m:oMath>
        <m:r>
          <w:rPr>
            <w:rFonts w:ascii="Cambria Math" w:hAnsi="Cambria Math"/>
            <w:sz w:val="22"/>
            <w:szCs w:val="22"/>
          </w:rPr>
          <m:t>j</m:t>
        </m:r>
      </m:oMath>
      <w: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25A826C9" w14:textId="77777777" w:rsidR="00592BCF" w:rsidRDefault="00000000">
      <w:pPr>
        <w:pStyle w:val="BodyText"/>
      </w:pPr>
      <w:r>
        <w:t xml:space="preserve">The leave-one-out mean can be calculated directly from the full-group mean. To see this, consider individual </w:t>
      </w:r>
      <m:oMath>
        <m:r>
          <w:rPr>
            <w:rFonts w:ascii="Cambria Math" w:hAnsi="Cambria Math"/>
            <w:sz w:val="22"/>
            <w:szCs w:val="22"/>
          </w:rPr>
          <m:t>i</m:t>
        </m:r>
      </m:oMath>
      <w:r>
        <w:t xml:space="preserve"> in group </w:t>
      </w:r>
      <m:oMath>
        <m:r>
          <w:rPr>
            <w:rFonts w:ascii="Cambria Math" w:hAnsi="Cambria Math"/>
            <w:sz w:val="22"/>
            <w:szCs w:val="22"/>
          </w:rPr>
          <m:t>j</m:t>
        </m:r>
      </m:oMath>
      <w:r>
        <w:t xml:space="preserve">, with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t>. Multiplying the group mean by the number of members recovers the group’s total performance:</w:t>
      </w:r>
    </w:p>
    <w:p w14:paraId="3EE4B793"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h:g(h)=j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676351F9" w14:textId="77777777" w:rsidR="00592BCF" w:rsidRDefault="00000000">
      <w:pPr>
        <w:pStyle w:val="BodyText"/>
      </w:pPr>
      <w:r>
        <w:t>Subtracting the focal individual’s performance leaves the total for everyone else:</w:t>
      </w:r>
    </w:p>
    <w:p w14:paraId="684CB9E9"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h:g(h)=j, h≠i</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14:paraId="62851488" w14:textId="77777777" w:rsidR="00592BCF" w:rsidRDefault="00000000">
      <w:pPr>
        <w:pStyle w:val="BodyText"/>
      </w:pPr>
      <w:r>
        <w:t xml:space="preserve">There are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D801439" w14:textId="77777777">
        <w:trPr>
          <w:cantSplit/>
        </w:trPr>
        <w:tc>
          <w:tcPr>
            <w:tcW w:w="8496" w:type="dxa"/>
            <w:vAlign w:val="center"/>
          </w:tcPr>
          <w:p w14:paraId="26718D09"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tc>
        <w:tc>
          <w:tcPr>
            <w:tcW w:w="864" w:type="dxa"/>
            <w:vAlign w:val="center"/>
          </w:tcPr>
          <w:p w14:paraId="6D3C4DC3" w14:textId="77777777" w:rsidR="00D951E9" w:rsidRDefault="00000000">
            <w:pPr>
              <w:spacing w:after="0" w:line="240" w:lineRule="auto"/>
              <w:jc w:val="right"/>
            </w:pPr>
            <w:r>
              <w:t>(</w:t>
            </w:r>
            <w:bookmarkStart w:id="101" w:name="Eq_4_13"/>
            <w:r>
              <w:t>4.</w:t>
            </w:r>
            <w:fldSimple w:instr=" SEQ Equation \* ARABIC ">
              <w:r w:rsidR="00D951E9">
                <w:t>13</w:t>
              </w:r>
            </w:fldSimple>
            <w:bookmarkEnd w:id="101"/>
            <w:r>
              <w:t>)</w:t>
            </w:r>
          </w:p>
        </w:tc>
      </w:tr>
    </w:tbl>
    <w:p w14:paraId="75949536" w14:textId="77777777" w:rsidR="00592BCF" w:rsidRDefault="00000000">
      <w:pPr>
        <w:pStyle w:val="BodyText"/>
        <w:keepNext/>
      </w:pPr>
      <w:r>
        <w:lastRenderedPageBreak/>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3D1205" w14:textId="77777777">
        <w:trPr>
          <w:cantSplit/>
        </w:trPr>
        <w:tc>
          <w:tcPr>
            <w:tcW w:w="8496" w:type="dxa"/>
            <w:vAlign w:val="center"/>
          </w:tcPr>
          <w:p w14:paraId="602D35E5"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tc>
        <w:tc>
          <w:tcPr>
            <w:tcW w:w="864" w:type="dxa"/>
            <w:vAlign w:val="center"/>
          </w:tcPr>
          <w:p w14:paraId="41798701" w14:textId="77777777" w:rsidR="00D951E9" w:rsidRDefault="00000000">
            <w:pPr>
              <w:spacing w:after="0" w:line="240" w:lineRule="auto"/>
              <w:jc w:val="right"/>
            </w:pPr>
            <w:r>
              <w:t>(</w:t>
            </w:r>
            <w:bookmarkStart w:id="102" w:name="Eq_4_14"/>
            <w:r>
              <w:t>4.</w:t>
            </w:r>
            <w:fldSimple w:instr=" SEQ Equation \* ARABIC ">
              <w:r w:rsidR="00D951E9">
                <w:t>14</w:t>
              </w:r>
            </w:fldSimple>
            <w:bookmarkEnd w:id="102"/>
            <w:r>
              <w:t>)</w:t>
            </w:r>
          </w:p>
        </w:tc>
      </w:tr>
    </w:tbl>
    <w:p w14:paraId="37E92FCB" w14:textId="77777777" w:rsidR="00592BCF" w:rsidRDefault="00000000">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07DB60D5"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061E75F1" w14:textId="77777777" w:rsidR="006E112A" w:rsidRPr="006E112A" w:rsidRDefault="006E112A" w:rsidP="006E112A">
      <w:r w:rsidRPr="006E112A">
        <w:t xml:space="preserve">Both specifications use average performance to approximate congestion. At positive </w:t>
      </w:r>
      <m:oMath>
        <m:r>
          <w:rPr>
            <w:rFonts w:ascii="Cambria Math" w:hAnsi="Cambria Math"/>
            <w:sz w:val="22"/>
            <w:szCs w:val="22"/>
          </w:rPr>
          <m:t>λ</m:t>
        </m:r>
      </m:oMath>
      <w:r w:rsidRPr="006E112A">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hAnsi="Cambria Math"/>
            <w:sz w:val="22"/>
            <w:szCs w:val="22"/>
          </w:rPr>
          <m:t>A</m:t>
        </m:r>
      </m:oMath>
      <w:r w:rsidRPr="006E112A">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599F589E"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51179CD5" w14:textId="77777777" w:rsidR="006E112A" w:rsidRDefault="006E112A" w:rsidP="006E112A">
      <w:pPr>
        <w:pStyle w:val="Heading2"/>
      </w:pPr>
      <w:bookmarkStart w:id="103" w:name="Xdc28eb0d9af23d26594087763702d6632d638b0"/>
      <w:bookmarkEnd w:id="95"/>
      <w:r>
        <w:t>4.4.</w:t>
      </w:r>
      <w:r w:rsidR="00506582">
        <w:t>2</w:t>
      </w:r>
      <w:r>
        <w:t xml:space="preserve"> </w:t>
      </w:r>
      <w:r w:rsidR="00506582">
        <w:t>From average peers to credible competitors</w:t>
      </w:r>
    </w:p>
    <w:p w14:paraId="11E885C0"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w:t>
      </w:r>
      <w:r>
        <w:lastRenderedPageBreak/>
        <w:t xml:space="preserve">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while differing in the concentration of members who are plausible candidates for advancement.</w:t>
      </w:r>
    </w:p>
    <w:p w14:paraId="205FDF95"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19111FE3" w14:textId="77777777" w:rsidR="00506582" w:rsidRDefault="00506582" w:rsidP="00506582">
      <w: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denote member </w:t>
      </w:r>
      <m:oMath>
        <m:r>
          <w:rPr>
            <w:rFonts w:ascii="Cambria Math" w:hAnsi="Cambria Math"/>
            <w:sz w:val="22"/>
            <w:szCs w:val="22"/>
          </w:rPr>
          <m:t>h</m:t>
        </m:r>
      </m:oMath>
      <w:r>
        <w:t xml:space="preserve">’s degree of competitive relevance. We use the logistic function, denoted by </w:t>
      </w:r>
      <m:oMath>
        <m:r>
          <w:rPr>
            <w:rFonts w:ascii="Cambria Math" w:hAnsi="Cambria Math"/>
            <w:sz w:val="22"/>
            <w:szCs w:val="22"/>
          </w:rPr>
          <m:t>σ</m:t>
        </m:r>
      </m:oMath>
      <w:r>
        <w:t xml:space="preserve">, to map performance relative to </w:t>
      </w:r>
      <m:oMath>
        <m:r>
          <w:rPr>
            <w:rFonts w:ascii="Cambria Math" w:hAnsi="Cambria Math"/>
            <w:sz w:val="22"/>
            <w:szCs w:val="22"/>
          </w:rPr>
          <m:t>θ</m:t>
        </m:r>
      </m:oMath>
      <w:r>
        <w:t xml:space="preserve"> into a value between zero and one. A positive parameter </w:t>
      </w:r>
      <m:oMath>
        <m:r>
          <w:rPr>
            <w:rFonts w:ascii="Cambria Math" w:hAnsi="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358236" w14:textId="77777777">
        <w:trPr>
          <w:cantSplit/>
        </w:trPr>
        <w:tc>
          <w:tcPr>
            <w:tcW w:w="8496" w:type="dxa"/>
            <w:vAlign w:val="center"/>
          </w:tcPr>
          <w:p w14:paraId="41010941"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tc>
        <w:tc>
          <w:tcPr>
            <w:tcW w:w="864" w:type="dxa"/>
            <w:vAlign w:val="center"/>
          </w:tcPr>
          <w:p w14:paraId="5FCCC885" w14:textId="77777777" w:rsidR="00D951E9" w:rsidRDefault="00000000">
            <w:pPr>
              <w:spacing w:after="0" w:line="240" w:lineRule="auto"/>
              <w:jc w:val="right"/>
            </w:pPr>
            <w:bookmarkStart w:id="104" w:name="_Ref242970520"/>
            <w:bookmarkStart w:id="105" w:name="_Ref242970542"/>
            <w:r>
              <w:t>(</w:t>
            </w:r>
            <w:bookmarkStart w:id="106" w:name="Eq_4_15"/>
            <w:r>
              <w:t>4.</w:t>
            </w:r>
            <w:fldSimple w:instr=" SEQ Equation \* ARABIC ">
              <w:r w:rsidR="00D951E9">
                <w:t>15</w:t>
              </w:r>
            </w:fldSimple>
            <w:bookmarkEnd w:id="105"/>
            <w:bookmarkEnd w:id="106"/>
            <w:r>
              <w:t>)</w:t>
            </w:r>
            <w:bookmarkEnd w:id="104"/>
          </w:p>
        </w:tc>
      </w:tr>
    </w:tbl>
    <w:p w14:paraId="75D14108" w14:textId="77777777" w:rsidR="00506582" w:rsidRDefault="00506582">
      <w:r>
        <w:t xml:space="preserve">A member whose performance equals </w:t>
      </w:r>
      <m:oMath>
        <m:r>
          <w:rPr>
            <w:rFonts w:ascii="Cambria Math" w:hAnsi="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sz w:val="22"/>
            <w:szCs w:val="22"/>
          </w:rPr>
          <m:t>γ</m:t>
        </m:r>
      </m:oMath>
      <w:r>
        <w:t xml:space="preserve"> produces a sharper transition around the threshold; smaller </w:t>
      </w:r>
      <m:oMath>
        <m:r>
          <w:rPr>
            <w:rFonts w:ascii="Cambria Math" w:hAnsi="Cambria Math"/>
            <w:sz w:val="22"/>
            <w:szCs w:val="22"/>
          </w:rPr>
          <m:t>γ</m:t>
        </m:r>
      </m:oMath>
      <w:r>
        <w:t xml:space="preserve">  produces a more gradual one. The upper bound expresses the assumption that an exceptionally high performance value does not generate an unlimited contribution to congestion.</w:t>
      </w:r>
    </w:p>
    <w:p w14:paraId="77B8D3ED" w14:textId="77777777" w:rsidR="00AF7AC1" w:rsidRDefault="00AF7AC1">
      <w:pPr>
        <w:pStyle w:val="BodyText"/>
      </w:pPr>
      <w: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is a contribution to the congestion measure, not the probability that member </w:t>
      </w:r>
      <m:oMath>
        <m:r>
          <w:rPr>
            <w:rFonts w:ascii="Cambria Math" w:hAnsi="Cambria Math"/>
            <w:sz w:val="22"/>
            <w:szCs w:val="22"/>
          </w:rPr>
          <m:t>h</m:t>
        </m:r>
      </m:oMath>
      <w:r>
        <w:t xml:space="preserve"> will be selected. The threshold </w:t>
      </w:r>
      <m:oMath>
        <m:r>
          <w:rPr>
            <w:rFonts w:ascii="Cambria Math" w:hAnsi="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sz w:val="22"/>
            <w:szCs w:val="22"/>
          </w:rPr>
          <m:t>θ</m:t>
        </m:r>
      </m:oMath>
      <w:r>
        <w:t xml:space="preserve"> automatically the top-</w:t>
      </w:r>
      <m:oMath>
        <m:r>
          <w:rPr>
            <w:rFonts w:ascii="Cambria Math" w:hAnsi="Cambria Math"/>
            <w:sz w:val="22"/>
            <w:szCs w:val="22"/>
          </w:rPr>
          <m:t>K</m:t>
        </m:r>
      </m:oMath>
      <w:r>
        <w:t xml:space="preserve"> selection cutoff. The threshold governs which members </w:t>
      </w:r>
      <w:r>
        <w:lastRenderedPageBreak/>
        <w:t xml:space="preserve">contribute substantially to local congestion, whereas </w:t>
      </w:r>
      <m:oMath>
        <m:r>
          <w:rPr>
            <w:rFonts w:ascii="Cambria Math" w:hAnsi="Cambria Math"/>
            <w:sz w:val="22"/>
            <w:szCs w:val="22"/>
          </w:rPr>
          <m:t>K</m:t>
        </m:r>
      </m:oMath>
      <w:r>
        <w:t xml:space="preserve"> determines how many opportunities are awarded across the selection population. Section 4.5 examines their distinct roles.</w:t>
      </w:r>
      <w:r w:rsidDel="00AF7AC1">
        <w:t xml:space="preserve"> </w:t>
      </w:r>
    </w:p>
    <w:p w14:paraId="08A72D40" w14:textId="77777777" w:rsidR="00CB3150" w:rsidRDefault="00B329C0">
      <w:pPr>
        <w:pStyle w:val="BodyText"/>
      </w:pPr>
      <w:r>
        <w:t xml:space="preserve">The smooth transition can represent imprecision in where competitive relevance begins, but </w:t>
      </w:r>
      <m:oMath>
        <m:r>
          <w:rPr>
            <w:rFonts w:ascii="Cambria Math" w:hAnsi="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107FB75C" w14:textId="77777777" w:rsidR="00CB3150" w:rsidRDefault="00000000">
      <w:pPr>
        <w:pStyle w:val="Heading2"/>
      </w:pPr>
      <w:bookmarkStart w:id="107" w:name="Xc082d50cc048025a16853c6d31ad799bd4fde31"/>
      <w:bookmarkEnd w:id="103"/>
      <w:r>
        <w:t>4.4.3 Aggregating competitive relevance into a group adjustment</w:t>
      </w:r>
    </w:p>
    <w:p w14:paraId="0EAA065D"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2BC2CB45" w14:textId="77777777" w:rsidR="006D78CC" w:rsidRPr="006D78CC" w:rsidRDefault="006D78CC" w:rsidP="006D78CC">
      <w:r w:rsidRPr="006D78CC">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denote this shared </w:t>
      </w:r>
      <w:r w:rsidR="0081266A">
        <w:t>roster pressure</w:t>
      </w:r>
      <w:r w:rsidRPr="006D78CC">
        <w:t xml:space="preserve"> for group </w:t>
      </w:r>
      <m:oMath>
        <m:r>
          <w:rPr>
            <w:rFonts w:ascii="Cambria Math" w:hAnsi="Cambria Math"/>
            <w:sz w:val="22"/>
            <w:szCs w:val="22"/>
          </w:rPr>
          <m:t>j</m:t>
        </m:r>
      </m:oMath>
      <w:r w:rsidRPr="006D78CC">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t xml:space="preserve"> members and each member </w:t>
      </w:r>
      <m:oMath>
        <m:r>
          <w:rPr>
            <w:rFonts w:ascii="Cambria Math" w:hAnsi="Cambria Math"/>
            <w:sz w:val="22"/>
            <w:szCs w:val="22"/>
          </w:rPr>
          <m:t>h</m:t>
        </m:r>
      </m:oMath>
      <w:r w:rsidRPr="006D78CC">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D799C2" w14:textId="77777777">
        <w:trPr>
          <w:cantSplit/>
        </w:trPr>
        <w:tc>
          <w:tcPr>
            <w:tcW w:w="8496" w:type="dxa"/>
            <w:vAlign w:val="center"/>
          </w:tcPr>
          <w:p w14:paraId="6AFCD35B"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tc>
        <w:tc>
          <w:tcPr>
            <w:tcW w:w="864" w:type="dxa"/>
            <w:vAlign w:val="center"/>
          </w:tcPr>
          <w:p w14:paraId="00453A3B" w14:textId="77777777" w:rsidR="00D951E9" w:rsidRDefault="00000000">
            <w:pPr>
              <w:spacing w:after="0" w:line="240" w:lineRule="auto"/>
              <w:jc w:val="right"/>
            </w:pPr>
            <w:r>
              <w:t>(</w:t>
            </w:r>
            <w:bookmarkStart w:id="108" w:name="Eq_4_16"/>
            <w:r>
              <w:t>4.</w:t>
            </w:r>
            <w:fldSimple w:instr=" SEQ Equation \* ARABIC ">
              <w:r w:rsidR="00D951E9">
                <w:t>16</w:t>
              </w:r>
            </w:fldSimple>
            <w:bookmarkEnd w:id="108"/>
            <w:r>
              <w:t>)</w:t>
            </w:r>
          </w:p>
        </w:tc>
      </w:tr>
    </w:tbl>
    <w:p w14:paraId="3C32ADC0" w14:textId="77777777" w:rsidR="006D78CC" w:rsidRPr="006D78CC" w:rsidRDefault="006D78CC" w:rsidP="006D78CC">
      <w:r w:rsidRPr="006D78CC">
        <w:lastRenderedPageBreak/>
        <w:t xml:space="preserve">The sum includes every member of the group. Members whose performance is sufficiently far below </w:t>
      </w:r>
      <m:oMath>
        <m:r>
          <w:rPr>
            <w:rFonts w:ascii="Cambria Math" w:hAnsi="Cambria Math"/>
            <w:sz w:val="22"/>
            <w:szCs w:val="22"/>
          </w:rPr>
          <m:t>θ</m:t>
        </m:r>
      </m:oMath>
      <w:r w:rsidRPr="006D78CC">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7F4073CA"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t xml:space="preserve"> denotes the congestion applied to individual </w:t>
      </w:r>
      <m:oMath>
        <m:r>
          <w:rPr>
            <w:rFonts w:ascii="Cambria Math" w:hAnsi="Cambria Math"/>
            <w:sz w:val="22"/>
            <w:szCs w:val="22"/>
          </w:rPr>
          <m:t>i</m:t>
        </m:r>
      </m:oMath>
      <w:r w:rsidRPr="006D78CC">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6068192" w14:textId="77777777">
        <w:trPr>
          <w:cantSplit/>
        </w:trPr>
        <w:tc>
          <w:tcPr>
            <w:tcW w:w="8496" w:type="dxa"/>
            <w:vAlign w:val="center"/>
          </w:tcPr>
          <w:p w14:paraId="66A712CD"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tc>
        <w:tc>
          <w:tcPr>
            <w:tcW w:w="864" w:type="dxa"/>
            <w:vAlign w:val="center"/>
          </w:tcPr>
          <w:p w14:paraId="32893D6E" w14:textId="77777777" w:rsidR="00D951E9" w:rsidRDefault="00000000">
            <w:pPr>
              <w:spacing w:after="0" w:line="240" w:lineRule="auto"/>
              <w:jc w:val="right"/>
            </w:pPr>
            <w:r>
              <w:t>(</w:t>
            </w:r>
            <w:bookmarkStart w:id="109" w:name="Eq_4_17"/>
            <w:r>
              <w:t>4.</w:t>
            </w:r>
            <w:fldSimple w:instr=" SEQ Equation \* ARABIC ">
              <w:r w:rsidR="00D951E9">
                <w:t>17</w:t>
              </w:r>
            </w:fldSimple>
            <w:bookmarkEnd w:id="109"/>
            <w:r>
              <w:t>)</w:t>
            </w:r>
          </w:p>
        </w:tc>
      </w:tr>
    </w:tbl>
    <w:p w14:paraId="52A5AB5C" w14:textId="77777777" w:rsidR="006D78CC" w:rsidRPr="006D78CC" w:rsidRDefault="006D78CC" w:rsidP="006D78CC">
      <w:r w:rsidRPr="006D78CC">
        <w:t xml:space="preserve">Thus, for any individual belonging to group </w:t>
      </w:r>
      <m:oMath>
        <m:r>
          <w:rPr>
            <w:rFonts w:ascii="Cambria Math" w:hAnsi="Cambria Math"/>
            <w:sz w:val="22"/>
            <w:szCs w:val="22"/>
          </w:rPr>
          <m:t>j</m:t>
        </m:r>
      </m:oMath>
      <w:r w:rsidRPr="006D78CC">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4.7</w:t>
      </w:r>
      <w:r>
        <w:fldChar w:fldCharType="end"/>
      </w:r>
      <w:r>
        <w:t>)</w:t>
      </w:r>
      <w:r w:rsidRPr="006D78CC">
        <w:t xml:space="preser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056FB6" w14:textId="77777777">
        <w:trPr>
          <w:cantSplit/>
        </w:trPr>
        <w:tc>
          <w:tcPr>
            <w:tcW w:w="8496" w:type="dxa"/>
            <w:vAlign w:val="center"/>
          </w:tcPr>
          <w:p w14:paraId="38ABC2C9"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tc>
        <w:tc>
          <w:tcPr>
            <w:tcW w:w="864" w:type="dxa"/>
            <w:vAlign w:val="center"/>
          </w:tcPr>
          <w:p w14:paraId="305C751C" w14:textId="77777777" w:rsidR="00D951E9" w:rsidRDefault="00000000">
            <w:pPr>
              <w:spacing w:after="0" w:line="240" w:lineRule="auto"/>
              <w:jc w:val="right"/>
            </w:pPr>
            <w:r>
              <w:t>(</w:t>
            </w:r>
            <w:bookmarkStart w:id="110" w:name="Eq_4_18"/>
            <w:r>
              <w:t>4.</w:t>
            </w:r>
            <w:fldSimple w:instr=" SEQ Equation \* ARABIC ">
              <w:r w:rsidR="00D951E9">
                <w:t>18</w:t>
              </w:r>
            </w:fldSimple>
            <w:bookmarkEnd w:id="110"/>
            <w:r>
              <w:t>)</w:t>
            </w:r>
          </w:p>
        </w:tc>
      </w:tr>
    </w:tbl>
    <w:p w14:paraId="799B9053" w14:textId="77777777" w:rsidR="006D78CC" w:rsidRPr="006D78CC" w:rsidRDefault="006D78CC" w:rsidP="006D78CC">
      <w:r w:rsidRPr="006D78CC">
        <w:t xml:space="preserve">The coefficient </w:t>
      </w:r>
      <m:oMath>
        <m:r>
          <w:rPr>
            <w:rFonts w:ascii="Cambria Math" w:hAnsi="Cambria Math"/>
            <w:sz w:val="22"/>
            <w:szCs w:val="22"/>
          </w:rPr>
          <m:t>λ</m:t>
        </m:r>
      </m:oMath>
      <w:r w:rsidRPr="006D78CC">
        <w:t xml:space="preserve"> controls the strength of the congestion adjustment. Setting </w:t>
      </w:r>
      <m:oMath>
        <m:r>
          <w:rPr>
            <w:rFonts w:ascii="Cambria Math" w:hAnsi="Cambria Math"/>
            <w:sz w:val="22"/>
            <w:szCs w:val="22"/>
          </w:rPr>
          <m:t>λ=0</m:t>
        </m:r>
      </m:oMath>
      <w:r w:rsidRPr="006D78CC">
        <w:t xml:space="preserve"> recovers performance-only scoring; combining that score with deterministic top-</w:t>
      </w:r>
      <m:oMath>
        <m:r>
          <w:rPr>
            <w:rFonts w:ascii="Cambria Math" w:hAnsi="Cambria Math"/>
            <w:sz w:val="22"/>
            <w:szCs w:val="22"/>
          </w:rPr>
          <m:t>K</m:t>
        </m:r>
      </m:oMath>
      <w:r w:rsidRPr="006D78CC">
        <w:t xml:space="preserve"> selection recovers the naïve benchmark. At positive </w:t>
      </w:r>
      <m:oMath>
        <m:r>
          <w:rPr>
            <w:rFonts w:ascii="Cambria Math" w:hAnsi="Cambria Math"/>
            <w:sz w:val="22"/>
            <w:szCs w:val="22"/>
          </w:rPr>
          <m:t>λ</m:t>
        </m:r>
      </m:oMath>
      <w:r w:rsidRPr="006D78CC">
        <w:t>, otherwise equal individuals receive lower scores in groups with greater competitive concentration. The subsequent SELECT rule converts those scores into outcomes.</w:t>
      </w:r>
    </w:p>
    <w:p w14:paraId="5FFCBFFA" w14:textId="77777777" w:rsidR="006D78CC" w:rsidRPr="006D78CC" w:rsidRDefault="006D78CC" w:rsidP="006D78CC">
      <w:r w:rsidRPr="006D78CC">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Likewise, the numerical meaning of </w:t>
      </w:r>
      <m:oMath>
        <m:r>
          <w:rPr>
            <w:rFonts w:ascii="Cambria Math" w:hAnsi="Cambria Math"/>
            <w:sz w:val="22"/>
            <w:szCs w:val="22"/>
          </w:rPr>
          <m:t>λ</m:t>
        </m:r>
      </m:oMath>
      <w:r w:rsidRPr="006D78CC">
        <w:t xml:space="preserve"> changes with the congestion measure: a coefficient multiplying average performance is not directly interchangeable with one multiplying average competitive </w:t>
      </w:r>
      <w:r w:rsidRPr="006D78CC">
        <w:lastRenderedPageBreak/>
        <w:t xml:space="preserve">relevance. When </w:t>
      </w:r>
      <m:oMath>
        <m:r>
          <w:rPr>
            <w:rFonts w:ascii="Cambria Math" w:hAnsi="Cambria Math"/>
            <w:sz w:val="22"/>
            <w:szCs w:val="22"/>
          </w:rPr>
          <m:t>A</m:t>
        </m:r>
      </m:oMath>
      <w:r w:rsidRPr="006D78CC">
        <w:t xml:space="preserve"> is standardized, </w:t>
      </w:r>
      <m:oMath>
        <m:r>
          <w:rPr>
            <w:rFonts w:ascii="Cambria Math" w:hAnsi="Cambria Math"/>
            <w:sz w:val="22"/>
            <w:szCs w:val="22"/>
          </w:rPr>
          <m:t>λ</m:t>
        </m:r>
      </m:oMath>
      <w:r w:rsidRPr="006D78CC">
        <w:t xml:space="preserve"> in the refined specification has units of standard deviations of performance per unit of mean competitive relevance.</w:t>
      </w:r>
    </w:p>
    <w:p w14:paraId="7E5DD560" w14:textId="77777777" w:rsidR="00A40337" w:rsidRPr="00A40337" w:rsidRDefault="00A40337" w:rsidP="00A40337">
      <w:r w:rsidRPr="00A40337">
        <w:t xml:space="preserve">For finite performance values and finite positive </w:t>
      </w:r>
      <m:oMath>
        <m:r>
          <w:rPr>
            <w:rFonts w:ascii="Cambria Math" w:hAnsi="Cambria Math"/>
            <w:sz w:val="22"/>
            <w:szCs w:val="22"/>
          </w:rPr>
          <m:t>γ</m:t>
        </m:r>
      </m:oMath>
      <w:r w:rsidRPr="00A40337">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t>, is the average of these values and therefore also lies strictly between zero and one.</w:t>
      </w:r>
    </w:p>
    <w:p w14:paraId="70CFB1DE"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6AE7845D"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4ECDC138" w14:textId="77777777" w:rsidR="00720CC2" w:rsidRPr="00720CC2" w:rsidRDefault="00720CC2" w:rsidP="00720CC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467A6EAA"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t xml:space="preserve"> or learning has declined. Competition for attention, opportunities to stand out, and sponsorship </w:t>
      </w:r>
      <w:r w:rsidRPr="00720CC2">
        <w:lastRenderedPageBreak/>
        <w:t>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t>.</w:t>
      </w:r>
    </w:p>
    <w:p w14:paraId="61F44A1F" w14:textId="77777777" w:rsidR="00CB3150" w:rsidRDefault="00000000">
      <w:pPr>
        <w:pStyle w:val="Heading2"/>
      </w:pPr>
      <w:bookmarkStart w:id="111" w:name="X6be0b98e308fb3b1e3a269c0b46a979e83043a9"/>
      <w:bookmarkEnd w:id="107"/>
      <w:r>
        <w:t>4.4.4 How local composition changes global comparisons</w:t>
      </w:r>
    </w:p>
    <w:p w14:paraId="73CC6359"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866D731" w14:textId="77777777">
        <w:trPr>
          <w:cantSplit/>
        </w:trPr>
        <w:tc>
          <w:tcPr>
            <w:tcW w:w="8496" w:type="dxa"/>
            <w:vAlign w:val="center"/>
          </w:tcPr>
          <w:p w14:paraId="030C303E"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tc>
        <w:tc>
          <w:tcPr>
            <w:tcW w:w="864" w:type="dxa"/>
            <w:vAlign w:val="center"/>
          </w:tcPr>
          <w:p w14:paraId="05A36503" w14:textId="77777777" w:rsidR="00D951E9" w:rsidRDefault="00000000">
            <w:pPr>
              <w:spacing w:after="0" w:line="240" w:lineRule="auto"/>
              <w:jc w:val="right"/>
            </w:pPr>
            <w:r>
              <w:t>(</w:t>
            </w:r>
            <w:bookmarkStart w:id="112" w:name="Eq_4_19"/>
            <w:r>
              <w:t>4.</w:t>
            </w:r>
            <w:fldSimple w:instr=" SEQ Equation \* ARABIC ">
              <w:r w:rsidR="00D951E9">
                <w:t>19</w:t>
              </w:r>
            </w:fldSimple>
            <w:bookmarkEnd w:id="112"/>
            <w:r>
              <w:t>)</w:t>
            </w:r>
          </w:p>
        </w:tc>
      </w:tr>
    </w:tbl>
    <w:p w14:paraId="4C5A5EFE" w14:textId="77777777" w:rsidR="00CB3150" w:rsidRDefault="00000000">
      <w:r>
        <w:t xml:space="preserve">Their ordering by </w:t>
      </w:r>
      <m:oMath>
        <m:r>
          <w:rPr>
            <w:rFonts w:ascii="Cambria Math" w:hAnsi="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23A39D" w14:textId="77777777">
        <w:trPr>
          <w:cantSplit/>
        </w:trPr>
        <w:tc>
          <w:tcPr>
            <w:tcW w:w="8496" w:type="dxa"/>
            <w:vAlign w:val="center"/>
          </w:tcPr>
          <w:p w14:paraId="41FB138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tc>
        <w:tc>
          <w:tcPr>
            <w:tcW w:w="864" w:type="dxa"/>
            <w:vAlign w:val="center"/>
          </w:tcPr>
          <w:p w14:paraId="582A3442" w14:textId="77777777" w:rsidR="00D951E9" w:rsidRDefault="00000000">
            <w:pPr>
              <w:spacing w:after="0" w:line="240" w:lineRule="auto"/>
              <w:jc w:val="right"/>
            </w:pPr>
            <w:r>
              <w:t>(</w:t>
            </w:r>
            <w:bookmarkStart w:id="113" w:name="Eq_4_20"/>
            <w:r>
              <w:t>4.</w:t>
            </w:r>
            <w:fldSimple w:instr=" SEQ Equation \* ARABIC ">
              <w:r w:rsidR="00D951E9">
                <w:t>20</w:t>
              </w:r>
            </w:fldSimple>
            <w:bookmarkEnd w:id="113"/>
            <w:r>
              <w:t>)</w:t>
            </w:r>
          </w:p>
        </w:tc>
      </w:tr>
    </w:tbl>
    <w:p w14:paraId="00489D7F"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3AC092" w14:textId="77777777">
        <w:trPr>
          <w:cantSplit/>
        </w:trPr>
        <w:tc>
          <w:tcPr>
            <w:tcW w:w="8496" w:type="dxa"/>
            <w:vAlign w:val="center"/>
          </w:tcPr>
          <w:p w14:paraId="7CCED458" w14:textId="77777777" w:rsidR="00CB3150" w:rsidRDefault="00000000">
            <w:pPr>
              <w:pStyle w:val="BodyText"/>
            </w:pPr>
            <m:oMathPara>
              <m:oMathParaPr>
                <m:jc m:val="center"/>
              </m:oMathParaPr>
              <m:oMath>
                <m:r>
                  <w:rPr>
                    <w:rFonts w:ascii="Cambria Math" w:hAnsi="Cambria Math"/>
                    <w:sz w:val="22"/>
                    <w:szCs w:val="22"/>
                  </w:rPr>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tc>
        <w:tc>
          <w:tcPr>
            <w:tcW w:w="864" w:type="dxa"/>
            <w:vAlign w:val="center"/>
          </w:tcPr>
          <w:p w14:paraId="25B5318D" w14:textId="77777777" w:rsidR="00D951E9" w:rsidRDefault="00000000">
            <w:pPr>
              <w:spacing w:after="0" w:line="240" w:lineRule="auto"/>
              <w:jc w:val="right"/>
            </w:pPr>
            <w:r>
              <w:t>(</w:t>
            </w:r>
            <w:bookmarkStart w:id="114" w:name="Eq_4_21"/>
            <w:r>
              <w:t>4.</w:t>
            </w:r>
            <w:fldSimple w:instr=" SEQ Equation \* ARABIC ">
              <w:r w:rsidR="00D951E9">
                <w:t>21</w:t>
              </w:r>
            </w:fldSimple>
            <w:bookmarkEnd w:id="114"/>
            <w:r>
              <w:t>)</w:t>
            </w:r>
          </w:p>
        </w:tc>
      </w:tr>
    </w:tbl>
    <w:p w14:paraId="6FFA6C6A"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751E145E" w14:textId="77777777" w:rsidR="00240C6A" w:rsidRDefault="00000000">
      <w:pPr>
        <w:pStyle w:val="BodyText"/>
      </w:pPr>
      <w:r>
        <w:t xml:space="preserve">The present model considers a common selection pool containing individuals from multiple groups. This is a modeling choice, not a claim that advancement decisions are entirely </w:t>
      </w:r>
      <w:r>
        <w:lastRenderedPageBreak/>
        <w:t>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w:t>
      </w:r>
    </w:p>
    <w:p w14:paraId="1E004FB7" w14:textId="77777777"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Let </w:t>
      </w:r>
      <m:oMath>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oMath>
      <w:r>
        <w:t xml:space="preserve"> denote the candidates remaining in group </w:t>
      </w:r>
      <m:oMath>
        <m:r>
          <w:rPr>
            <w:rFonts w:ascii="Cambria Math" w:hAnsi="Cambria Math"/>
            <w:sz w:val="22"/>
            <w:szCs w:val="22"/>
          </w:rPr>
          <m:t>j</m:t>
        </m:r>
      </m:oMath>
      <w:r>
        <w:t xml:space="preserve"> at draw </w:t>
      </w:r>
      <m:oMath>
        <m:r>
          <w:rPr>
            <w:rFonts w:ascii="Cambria Math" w:hAnsi="Cambria Math"/>
            <w:sz w:val="22"/>
            <w:szCs w:val="22"/>
          </w:rPr>
          <m:t>r</m:t>
        </m:r>
      </m:oMath>
      <w:r>
        <w:t xml:space="preserve">, and let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r>
          <w:rPr>
            <w:rFonts w:ascii="Cambria Math" w:hAnsi="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71D6CFC" w14:textId="77777777">
        <w:trPr>
          <w:cantSplit/>
        </w:trPr>
        <w:tc>
          <w:tcPr>
            <w:tcW w:w="8496" w:type="dxa"/>
            <w:vAlign w:val="center"/>
          </w:tcPr>
          <w:p w14:paraId="0CFED2CF" w14:textId="77777777" w:rsidR="00240C6A" w:rsidRDefault="00000000">
            <w:pPr>
              <w:keepNext/>
              <w:spacing w:before="120" w:line="240" w:lineRule="auto"/>
              <w:jc w:val="center"/>
            </w:pPr>
            <m:oMathPara>
              <m:oMathParaPr>
                <m:jc m:val="center"/>
              </m:oMathParaPr>
              <m:oMath>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 xml:space="preserve">=i | </m:t>
                </m:r>
                <m:r>
                  <m:rPr>
                    <m:nor/>
                  </m:rPr>
                  <w:rPr>
                    <w:rFonts w:ascii="Cambria Math" w:hAnsi="Cambria Math"/>
                    <w:sz w:val="22"/>
                    <w:szCs w:val="22"/>
                  </w:rPr>
                  <m:t xml:space="preserve">previous draws within group </m:t>
                </m:r>
                <m:r>
                  <w:rPr>
                    <w:rFonts w:ascii="Cambria Math" w:hAnsi="Cambria Math"/>
                    <w:sz w:val="22"/>
                    <w:szCs w:val="22"/>
                  </w:rPr>
                  <m:t>j)=</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26EA12F0" w14:textId="77777777" w:rsidR="00240C6A" w:rsidRDefault="00000000">
            <w:pPr>
              <w:keepNext/>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7CE53C74"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r>
                  <w:rPr>
                    <w:rFonts w:ascii="Cambria Math" w:hAnsi="Cambria Math"/>
                    <w:sz w:val="22"/>
                    <w:szCs w:val="22"/>
                  </w:rPr>
                  <m:t>.</m:t>
                </m:r>
              </m:oMath>
            </m:oMathPara>
          </w:p>
        </w:tc>
        <w:tc>
          <w:tcPr>
            <w:tcW w:w="864" w:type="dxa"/>
            <w:vAlign w:val="center"/>
          </w:tcPr>
          <w:p w14:paraId="014D21FC" w14:textId="77777777" w:rsidR="00D951E9" w:rsidRDefault="00000000">
            <w:pPr>
              <w:spacing w:after="0" w:line="240" w:lineRule="auto"/>
              <w:jc w:val="right"/>
            </w:pPr>
            <w:r>
              <w:t>(</w:t>
            </w:r>
            <w:bookmarkStart w:id="115" w:name="Eq_4_22"/>
            <w:r>
              <w:t>4.</w:t>
            </w:r>
            <w:fldSimple w:instr=" SEQ Equation \* ARABIC ">
              <w:r w:rsidR="00D951E9">
                <w:t>22</w:t>
              </w:r>
            </w:fldSimple>
            <w:bookmarkEnd w:id="115"/>
            <w:r>
              <w:t>)</w:t>
            </w:r>
          </w:p>
        </w:tc>
      </w:tr>
    </w:tbl>
    <w:p w14:paraId="0EEAA803" w14:textId="77777777" w:rsidR="00240C6A" w:rsidRDefault="00000000">
      <w:pPr>
        <w:pStyle w:val="BodyText"/>
      </w:pPr>
      <w:r>
        <w:t>Thus, the shared penalty changes neither the within-group ranking nor the probability distribution over winners under a fixed local quota. Across groups, however, congestion values can differ, so the penalty generally cannot be canceled from the common selection rule.</w:t>
      </w:r>
    </w:p>
    <w:p w14:paraId="5B3C3D5D"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10AF8CF" w14:textId="77777777" w:rsidR="00CB3150" w:rsidRDefault="00000000">
      <w:pPr>
        <w:pStyle w:val="Heading1"/>
      </w:pPr>
      <w:bookmarkStart w:id="116" w:name="X7a04dd235f4b61b299248b9776f1ec12743c145"/>
      <w:bookmarkEnd w:id="93"/>
      <w:bookmarkEnd w:id="111"/>
      <w:r>
        <w:lastRenderedPageBreak/>
        <w:t>4.5 Mathematical behavior and parameter regimes</w:t>
      </w:r>
    </w:p>
    <w:p w14:paraId="0CF7DB2B" w14:textId="77777777"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9FBC6B" w14:textId="77777777" w:rsidR="00CB3150" w:rsidRDefault="00000000">
      <w:pPr>
        <w:pStyle w:val="Heading2"/>
      </w:pPr>
      <w:bookmarkStart w:id="117" w:name="X6d651838145b13eafa5e51df11b757b7c1070b2"/>
      <w:r>
        <w:t>4.5.1 Threshold location and transition sharpness</w:t>
      </w:r>
    </w:p>
    <w:p w14:paraId="5A0C0666" w14:textId="77777777" w:rsidR="00CB3150" w:rsidRDefault="0039309B">
      <w:r>
        <w:t xml:space="preserve">The threshold </w:t>
      </w:r>
      <m:oMath>
        <m:r>
          <w:rPr>
            <w:rFonts w:ascii="Cambria Math" w:hAnsi="Cambria Math"/>
            <w:sz w:val="22"/>
            <w:szCs w:val="22"/>
          </w:rPr>
          <m:t>θ</m:t>
        </m:r>
      </m:oMath>
      <w:r>
        <w:t xml:space="preserve"> determines where performance becomes competitively relevant, while </w:t>
      </w:r>
      <m:oMath>
        <m:r>
          <w:rPr>
            <w:rFonts w:ascii="Cambria Math" w:hAnsi="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holding </w:t>
      </w:r>
      <m:oMath>
        <m:r>
          <w:rPr>
            <w:rFonts w:ascii="Cambria Math" w:hAnsi="Cambria Math"/>
            <w:sz w:val="22"/>
            <w:szCs w:val="22"/>
          </w:rPr>
          <m:t>θ</m:t>
        </m:r>
      </m:oMath>
      <w:r>
        <w:t xml:space="preserve"> and </w:t>
      </w:r>
      <m:oMath>
        <m:r>
          <w:rPr>
            <w:rFonts w:ascii="Cambria Math" w:hAnsi="Cambria Math"/>
            <w:sz w:val="22"/>
            <w:szCs w:val="22"/>
          </w:rPr>
          <m:t>γ</m:t>
        </m:r>
      </m:oMath>
      <w:r>
        <w:t xml:space="preserve"> fixed:</w:t>
      </w:r>
    </w:p>
    <w:p w14:paraId="1A5E535E" w14:textId="55AB5A35" w:rsidR="00C5784C" w:rsidDel="00176F8C" w:rsidRDefault="00176F8C" w:rsidP="00C5784C">
      <w:pPr>
        <w:spacing w:after="0" w:line="240" w:lineRule="auto"/>
        <w:rPr>
          <w:del w:id="118" w:author="Levine, Charles Roger CTR USARMY USMA (USA)" w:date="2026-10-15T15:13:00Z" w16du:dateUtc="2026-10-15T19:13:00Z"/>
          <w:color w:val="auto"/>
        </w:rPr>
      </w:pPr>
      <w:ins w:id="119" w:author="Levine, Charles Roger CTR USARMY USMA (USA)" w:date="2026-10-15T15:13:00Z" w16du:dateUtc="2026-10-15T19:13:00Z">
        <w:r w:rsidRPr="00176F8C">
          <w:rPr>
            <w:color w:val="auto"/>
          </w:rPr>
          <w:t>Start with the definition of competitive relevance in Equation</w:t>
        </w:r>
      </w:ins>
      <w:ins w:id="120" w:author="Levine, Charles Roger CTR USARMY USMA (USA)" w:date="2026-10-15T15:27:00Z" w16du:dateUtc="2026-10-15T19:27:00Z">
        <w:r w:rsidR="00A76800">
          <w:rPr>
            <w:color w:val="auto"/>
          </w:rPr>
          <w:t xml:space="preserve"> </w:t>
        </w:r>
      </w:ins>
      <w:ins w:id="121" w:author="Levine, Charles Roger CTR USARMY USMA (USA)" w:date="2026-10-15T15:28:00Z" w16du:dateUtc="2026-10-15T19:28:00Z">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(4.15)</w:t>
        </w:r>
        <w:r w:rsidR="00A76800">
          <w:rPr>
            <w:color w:val="auto"/>
          </w:rPr>
          <w:fldChar w:fldCharType="end"/>
        </w:r>
        <w:r w:rsidR="00A76800">
          <w:rPr>
            <w:color w:val="auto"/>
          </w:rPr>
          <w:t xml:space="preserve"> </w:t>
        </w:r>
      </w:ins>
      <w:ins w:id="122" w:author="Levine, Charles Roger CTR USARMY USMA (USA)" w:date="2026-10-15T15:29:00Z" w16du:dateUtc="2026-10-15T19:29:00Z">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ins>
      <w:ins w:id="123" w:author="Levine, Charles Roger CTR USARMY USMA (USA)" w:date="2026-10-15T15:13:00Z" w16du:dateUtc="2026-10-15T19:13:00Z">
        <w:r w:rsidRPr="00176F8C">
          <w:rPr>
            <w:color w:val="auto"/>
          </w:rPr>
          <w:t>:</w:t>
        </w:r>
      </w:ins>
      <w:del w:id="124" w:author="Levine, Charles Roger CTR USARMY USMA (USA)" w:date="2026-10-15T15:13:00Z" w16du:dateUtc="2026-10-15T19:13:00Z">
        <w:r w:rsidR="00C5784C" w:rsidRPr="00C5784C" w:rsidDel="00176F8C">
          <w:rPr>
            <w:color w:val="auto"/>
          </w:rPr>
          <w:delText>Start with our definition of competitive relevance:</w:delText>
        </w:r>
      </w:del>
    </w:p>
    <w:p w14:paraId="703AA586" w14:textId="77777777" w:rsidR="00176F8C" w:rsidRPr="00C5784C" w:rsidRDefault="00176F8C" w:rsidP="00C5784C">
      <w:pPr>
        <w:spacing w:before="100" w:beforeAutospacing="1" w:after="100" w:afterAutospacing="1"/>
        <w:rPr>
          <w:ins w:id="125" w:author="Levine, Charles Roger CTR USARMY USMA (USA)" w:date="2026-10-15T15:13:00Z" w16du:dateUtc="2026-10-15T19:13:00Z"/>
          <w:color w:val="auto"/>
        </w:rPr>
      </w:pPr>
    </w:p>
    <w:p w14:paraId="2FB10E9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color w:val="auto"/>
              <w:sz w:val="22"/>
              <w:szCs w:val="22"/>
            </w:rPr>
            <m:t>.</m:t>
          </m:r>
        </m:oMath>
      </m:oMathPara>
    </w:p>
    <w:p w14:paraId="3689C811"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Times New Roman" w:hAnsi="Cambria Math" w:cs="Times New Roman"/>
            <w:color w:val="auto"/>
            <w:sz w:val="22"/>
            <w:szCs w:val="22"/>
          </w:rPr>
          <m:t>θ</m:t>
        </m:r>
      </m:oMath>
      <w:r w:rsidRPr="00C5784C">
        <w:rPr>
          <w:color w:val="auto"/>
        </w:rPr>
        <w:t xml:space="preserve"> and sharpness parameter </w:t>
      </w:r>
      <m:oMath>
        <m:r>
          <w:rPr>
            <w:rFonts w:ascii="Cambria Math" w:eastAsia="Times New Roman" w:hAnsi="Cambria Math" w:cs="Times New Roman"/>
            <w:color w:val="auto"/>
            <w:sz w:val="22"/>
            <w:szCs w:val="22"/>
          </w:rPr>
          <m:t>γ</m:t>
        </m:r>
      </m:oMath>
      <w:r w:rsidRPr="00C5784C">
        <w:rPr>
          <w:color w:val="auto"/>
        </w:rPr>
        <w:t xml:space="preserve"> fixed.</w:t>
      </w:r>
    </w:p>
    <w:p w14:paraId="5ECD0EC3"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BBC3FD4"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-1</m:t>
              </m:r>
            </m:sup>
          </m:sSup>
          <m:r>
            <w:rPr>
              <w:rFonts w:ascii="Cambria Math" w:eastAsia="Times New Roman" w:hAnsi="Cambria Math" w:cs="Times New Roman"/>
              <w:color w:val="auto"/>
              <w:sz w:val="22"/>
              <w:szCs w:val="22"/>
            </w:rPr>
            <m:t>.</m:t>
          </m:r>
        </m:oMath>
      </m:oMathPara>
    </w:p>
    <w:p w14:paraId="7FE9A4EB"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4168C3C8"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e>
          </m:d>
          <m:r>
            <w:rPr>
              <w:rFonts w:ascii="Cambria Math" w:eastAsia="Times New Roman" w:hAnsi="Cambria Math" w:cs="Times New Roman"/>
              <w:color w:val="auto"/>
              <w:sz w:val="22"/>
              <w:szCs w:val="22"/>
            </w:rPr>
            <m:t>.</m:t>
          </m:r>
        </m:oMath>
      </m:oMathPara>
    </w:p>
    <w:p w14:paraId="6B2BA599"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47CC58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γ</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color w:val="auto"/>
              <w:sz w:val="22"/>
              <w:szCs w:val="22"/>
            </w:rPr>
            <m:t>.</m:t>
          </m:r>
        </m:oMath>
      </m:oMathPara>
    </w:p>
    <w:p w14:paraId="41B2E246"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069F788A"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2EE00932" w14:textId="77777777" w:rsidR="00C5784C" w:rsidRPr="00C5784C" w:rsidRDefault="00C5784C" w:rsidP="00C5784C">
      <w:pPr>
        <w:spacing w:before="100" w:beforeAutospacing="1" w:after="100" w:afterAutospacing="1"/>
        <w:rPr>
          <w:color w:val="auto"/>
        </w:rPr>
      </w:pPr>
      <w:r w:rsidRPr="00C5784C">
        <w:rPr>
          <w:color w:val="auto"/>
        </w:rPr>
        <w:t>Consequently,</w:t>
      </w:r>
    </w:p>
    <w:p w14:paraId="63CD8C71"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5F91BD9D"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22F70A" w14:textId="77777777">
        <w:trPr>
          <w:cantSplit/>
        </w:trPr>
        <w:tc>
          <w:tcPr>
            <w:tcW w:w="8496" w:type="dxa"/>
            <w:vAlign w:val="center"/>
          </w:tcPr>
          <w:p w14:paraId="752425D2"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 w:val="22"/>
                        <w:szCs w:val="22"/>
                      </w:rPr>
                    </m:ctrlPr>
                  </m:borderBoxPr>
                  <m:e>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=γ</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e>
                </m:borderBox>
              </m:oMath>
            </m:oMathPara>
          </w:p>
        </w:tc>
        <w:tc>
          <w:tcPr>
            <w:tcW w:w="864" w:type="dxa"/>
            <w:vAlign w:val="center"/>
          </w:tcPr>
          <w:p w14:paraId="06CBD7D0" w14:textId="77777777" w:rsidR="00D951E9" w:rsidRDefault="00000000">
            <w:pPr>
              <w:spacing w:after="0" w:line="240" w:lineRule="auto"/>
              <w:jc w:val="right"/>
            </w:pPr>
            <w:r>
              <w:t>(</w:t>
            </w:r>
            <w:bookmarkStart w:id="126" w:name="Eq_4_23"/>
            <w:r>
              <w:t>4.</w:t>
            </w:r>
            <w:fldSimple w:instr=" SEQ Equation \* ARABIC ">
              <w:r w:rsidR="00D951E9">
                <w:t>23</w:t>
              </w:r>
            </w:fldSimple>
            <w:bookmarkEnd w:id="126"/>
            <w:r>
              <w:t>)</w:t>
            </w:r>
          </w:p>
        </w:tc>
      </w:tr>
    </w:tbl>
    <w:p w14:paraId="396C287A" w14:textId="77777777" w:rsidR="00C5784C" w:rsidRPr="00C5784C" w:rsidRDefault="00C5784C" w:rsidP="00C5784C">
      <w:pPr>
        <w:spacing w:before="100" w:beforeAutospacing="1" w:after="100" w:afterAutospacing="1"/>
        <w:rPr>
          <w:color w:val="auto"/>
        </w:rPr>
      </w:pPr>
      <w:r w:rsidRPr="00C5784C">
        <w:rPr>
          <w:b/>
          <w:bCs/>
          <w:color w:val="auto"/>
        </w:rPr>
        <w:t>This also explains why the response is strongest at the threshold.</w:t>
      </w:r>
      <w:r w:rsidRPr="00C5784C">
        <w:rPr>
          <w:color w:val="auto"/>
        </w:rPr>
        <w:t xml:space="preserve"> The product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oMath>
      <w:r w:rsidRPr="00C5784C">
        <w:rPr>
          <w:color w:val="auto"/>
        </w:rPr>
        <w:t xml:space="preserve"> is largest at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oMath>
      <w:r w:rsidRPr="00C5784C">
        <w:rPr>
          <w:color w:val="auto"/>
        </w:rPr>
        <w:t>, as we can see by writing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9AD01A" w14:textId="77777777">
        <w:trPr>
          <w:cantSplit/>
        </w:trPr>
        <w:tc>
          <w:tcPr>
            <w:tcW w:w="8496" w:type="dxa"/>
            <w:vAlign w:val="center"/>
          </w:tcPr>
          <w:p w14:paraId="0559B51A" w14:textId="77777777" w:rsidR="009701B6" w:rsidRDefault="00000000" w:rsidP="00C5784C">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4</m:t>
                    </m:r>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e>
                    </m:d>
                  </m:e>
                  <m:sup>
                    <m:r>
                      <w:rPr>
                        <w:rFonts w:ascii="Cambria Math" w:eastAsia="Times New Roman" w:hAnsi="Cambria Math" w:cs="Times New Roman"/>
                        <w:color w:val="auto"/>
                        <w:sz w:val="22"/>
                        <w:szCs w:val="22"/>
                      </w:rPr>
                      <m:t>2</m:t>
                    </m:r>
                  </m:sup>
                </m:sSup>
                <m:r>
                  <m:rPr>
                    <m:sty m:val="p"/>
                  </m:rPr>
                  <w:rPr>
                    <w:rFonts w:eastAsia="Times New Roman" w:cs="Times New Roman"/>
                    <w:color w:val="auto"/>
                    <w:sz w:val="22"/>
                    <w:szCs w:val="22"/>
                  </w:rPr>
                  <w:br/>
                </m:r>
              </m:oMath>
            </m:oMathPara>
          </w:p>
        </w:tc>
        <w:tc>
          <w:tcPr>
            <w:tcW w:w="864" w:type="dxa"/>
            <w:vAlign w:val="center"/>
          </w:tcPr>
          <w:p w14:paraId="5D8565AF" w14:textId="77777777" w:rsidR="00D951E9" w:rsidRDefault="00000000">
            <w:pPr>
              <w:spacing w:after="0" w:line="240" w:lineRule="auto"/>
              <w:jc w:val="right"/>
            </w:pPr>
            <w:r>
              <w:t>(</w:t>
            </w:r>
            <w:bookmarkStart w:id="127" w:name="Eq_4_24"/>
            <w:r>
              <w:t>4.</w:t>
            </w:r>
            <w:fldSimple w:instr=" SEQ Equation \* ARABIC ">
              <w:r w:rsidR="00D951E9">
                <w:t>24</w:t>
              </w:r>
            </w:fldSimple>
            <w:bookmarkEnd w:id="127"/>
            <w:r>
              <w:t>)</w:t>
            </w:r>
          </w:p>
        </w:tc>
      </w:tr>
    </w:tbl>
    <w:p w14:paraId="0B2E5402" w14:textId="77777777" w:rsidR="00CB3150" w:rsidRDefault="00521087" w:rsidP="00C5784C">
      <w: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t xml:space="preserve">, and its value there is </w:t>
      </w:r>
      <m:oMath>
        <m:r>
          <w:rPr>
            <w:rFonts w:ascii="Cambria Math" w:hAnsi="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B598D0C" w14:textId="0BD01E05" w:rsidR="00521087" w:rsidRDefault="00521087" w:rsidP="00521087">
      <w:r w:rsidRPr="00521087">
        <w:t xml:space="preserve">We can also hold everyone’s performance fixed and change </w:t>
      </w:r>
      <m:oMath>
        <m:r>
          <w:rPr>
            <w:rFonts w:ascii="Cambria Math" w:hAnsi="Cambria Math"/>
            <w:sz w:val="22"/>
            <w:szCs w:val="22"/>
          </w:rPr>
          <m:t>γ</m:t>
        </m:r>
      </m:oMath>
      <w:r w:rsidRPr="00521087">
        <w:t xml:space="preserve">. Increasing </w:t>
      </w:r>
      <m:oMath>
        <m:r>
          <w:rPr>
            <w:rFonts w:ascii="Cambria Math" w:hAnsi="Cambria Math"/>
            <w:sz w:val="22"/>
            <w:szCs w:val="22"/>
          </w:rPr>
          <m:t>γ</m:t>
        </m:r>
      </m:oMath>
      <w:r w:rsidRPr="00521087">
        <w:t xml:space="preserve"> makes the distinction around </w:t>
      </w:r>
      <m:oMath>
        <m:r>
          <w:rPr>
            <w:rFonts w:ascii="Cambria Math" w:hAnsi="Cambria Math"/>
            <w:sz w:val="22"/>
            <w:szCs w:val="22"/>
          </w:rPr>
          <m:t>θ</m:t>
        </m:r>
      </m:oMath>
      <w:r w:rsidRPr="00521087">
        <w:t xml:space="preserve"> sharper: competitive relevance rises for individuals above the threshold and falls for those below it. Individuals exactly at the threshold retain a relevance value of </w:t>
      </w:r>
      <w:r w:rsidRPr="00521087">
        <w:lastRenderedPageBreak/>
        <w:t xml:space="preserve">one half. Because a group can contain members on both sides, increasing </w:t>
      </w:r>
      <m:oMath>
        <m:r>
          <w:rPr>
            <w:rFonts w:ascii="Cambria Math" w:hAnsi="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5E5BEF">
        <w:noBreakHyphen/>
      </w:r>
      <w:r w:rsidR="00927B5E">
        <w:fldChar w:fldCharType="end"/>
      </w:r>
      <w:ins w:id="128" w:author="Levine, Charles Roger CTR USARMY USMA (USA)" w:date="2026-10-15T15:30:00Z" w16du:dateUtc="2026-10-15T19:30:00Z">
        <w:r w:rsidR="009907A5">
          <w:fldChar w:fldCharType="begin"/>
        </w:r>
        <w:r w:rsidR="009907A5">
          <w:instrText xml:space="preserve"> REF _Ref242970669 \p </w:instrText>
        </w:r>
        <w:r w:rsidR="009907A5">
          <w:fldChar w:fldCharType="separate"/>
        </w:r>
        <w:r w:rsidR="009907A5">
          <w:t>below</w:t>
        </w:r>
        <w:r w:rsidR="009907A5">
          <w:fldChar w:fldCharType="end"/>
        </w:r>
      </w:ins>
      <w:r w:rsidR="00927B5E">
        <w:t xml:space="preserve"> illustrates these two roles separately. In Panel A, increasing </w:t>
      </w:r>
      <m:oMath>
        <m:r>
          <w:rPr>
            <w:rFonts w:ascii="Cambria Math" w:hAnsi="Cambria Math"/>
            <w:sz w:val="22"/>
            <w:szCs w:val="22"/>
          </w:rPr>
          <m:t>γ</m:t>
        </m:r>
      </m:oMath>
      <w:r w:rsidR="007D3748">
        <w:t xml:space="preserve"> </w:t>
      </w:r>
      <w:r w:rsidR="00927B5E">
        <w:t xml:space="preserve">sharpens the transition around a fixed threshold. In Panel B, changing </w:t>
      </w:r>
      <m:oMath>
        <m:r>
          <w:rPr>
            <w:rFonts w:ascii="Cambria Math" w:hAnsi="Cambria Math"/>
            <w:sz w:val="22"/>
            <w:szCs w:val="22"/>
          </w:rPr>
          <m:t>θ</m:t>
        </m:r>
      </m:oMath>
      <w:r w:rsidR="00927B5E">
        <w:t xml:space="preserve"> moves the transition along the performance axis. Every curve reaches competitive relevance of one half at its threshold.</w:t>
      </w:r>
    </w:p>
    <w:p w14:paraId="0584C14E"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50F88CCD" w14:textId="77777777" w:rsidR="00927B5E" w:rsidRPr="00521087" w:rsidRDefault="00927B5E" w:rsidP="00E21165">
      <w:pPr>
        <w:pStyle w:val="Caption"/>
      </w:pPr>
      <w:bookmarkStart w:id="129" w:name="Chapter4Figure1"/>
      <w:bookmarkStart w:id="130" w:name="_Ref242720681"/>
      <w:bookmarkStart w:id="131" w:name="_Ref242772765"/>
      <w:bookmarkStart w:id="132" w:name="_Ref242970669"/>
      <w:r>
        <w:t>Figure 4-</w:t>
      </w:r>
      <w:fldSimple w:instr=" SEQ Figure \* ARABIC ">
        <w:r w:rsidR="005E5BEF">
          <w:rPr>
            <w:noProof/>
          </w:rPr>
          <w:t>1</w:t>
        </w:r>
      </w:fldSimple>
      <w:bookmarkEnd w:id="129"/>
      <w:bookmarkEnd w:id="130"/>
      <w:bookmarkEnd w:id="131"/>
      <w:r>
        <w:t xml:space="preserve">. </w:t>
      </w:r>
      <w:r w:rsidRPr="00E21165">
        <w:rPr>
          <w:rStyle w:val="CaptionTitle"/>
        </w:rPr>
        <w:t>Threshold location and transition sharpness</w:t>
      </w:r>
      <w: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t xml:space="preserve">. Panel A holds </w:t>
      </w:r>
      <m:oMath>
        <m:r>
          <w:rPr>
            <w:rFonts w:ascii="Cambria Math" w:hAnsi="Cambria Math"/>
            <w:sz w:val="20"/>
            <w:szCs w:val="20"/>
          </w:rPr>
          <m:t>θ=0</m:t>
        </m:r>
      </m:oMath>
      <w:r>
        <w:t xml:space="preserve"> and compares </w:t>
      </w:r>
      <m:oMath>
        <m:r>
          <w:rPr>
            <w:rFonts w:ascii="Cambria Math" w:hAnsi="Cambria Math"/>
            <w:sz w:val="20"/>
            <w:szCs w:val="20"/>
          </w:rPr>
          <m:t>γ=0.5,2,</m:t>
        </m:r>
      </m:oMath>
      <w:r>
        <w:t xml:space="preserve"> and </w:t>
      </w:r>
      <m:oMath>
        <m:r>
          <w:rPr>
            <w:rFonts w:ascii="Cambria Math" w:hAnsi="Cambria Math"/>
            <w:sz w:val="20"/>
            <w:szCs w:val="20"/>
          </w:rPr>
          <m:t>8</m:t>
        </m:r>
      </m:oMath>
      <w:r>
        <w:t xml:space="preserve">. Panel B holds </w:t>
      </w:r>
      <m:oMath>
        <m:r>
          <w:rPr>
            <w:rFonts w:ascii="Cambria Math" w:hAnsi="Cambria Math"/>
            <w:sz w:val="20"/>
            <w:szCs w:val="20"/>
          </w:rPr>
          <m:t>γ=2</m:t>
        </m:r>
      </m:oMath>
      <w:r>
        <w:t xml:space="preserve"> and compares </w:t>
      </w:r>
      <m:oMath>
        <m:r>
          <w:rPr>
            <w:rFonts w:ascii="Cambria Math" w:hAnsi="Cambria Math"/>
            <w:sz w:val="20"/>
            <w:szCs w:val="20"/>
          </w:rPr>
          <m:t>θ=-1,0,</m:t>
        </m:r>
      </m:oMath>
      <w:r>
        <w:t xml:space="preserve"> and </w:t>
      </w:r>
      <m:oMath>
        <m:r>
          <w:rPr>
            <w:rFonts w:ascii="Cambria Math" w:hAnsi="Cambria Math"/>
            <w:sz w:val="20"/>
            <w:szCs w:val="20"/>
          </w:rPr>
          <m:t>1</m:t>
        </m:r>
      </m:oMath>
      <w: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t>. These illustrative curves describe competitive relevance, not selection probabilities.</w:t>
      </w:r>
      <w:bookmarkEnd w:id="132"/>
    </w:p>
    <w:p w14:paraId="6A3E688A" w14:textId="77777777" w:rsidR="00521087" w:rsidRPr="00521087" w:rsidRDefault="00521087" w:rsidP="00521087">
      <w:r w:rsidRPr="00521087">
        <w:t xml:space="preserve">The limiting cases clarify what this parameter does. As </w:t>
      </w:r>
      <m:oMath>
        <m:r>
          <w:rPr>
            <w:rFonts w:ascii="Cambria Math" w:hAnsi="Cambria Math"/>
            <w:sz w:val="22"/>
            <w:szCs w:val="22"/>
          </w:rPr>
          <m:t>γ</m:t>
        </m:r>
      </m:oMath>
      <w:r w:rsidRPr="00521087">
        <w:t xml:space="preserve"> approaches zero, with performance values and </w:t>
      </w:r>
      <m:oMath>
        <m:r>
          <w:rPr>
            <w:rFonts w:ascii="Cambria Math" w:hAnsi="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t xml:space="preserve"> approaches one half, and every individual receives the same score penalty, </w:t>
      </w:r>
      <m:oMath>
        <m:r>
          <w:rPr>
            <w:rFonts w:ascii="Cambria Math" w:hAnsi="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773D6EB0" w14:textId="77777777" w:rsidR="00521087" w:rsidRPr="00521087" w:rsidRDefault="00521087" w:rsidP="00521087">
      <w:r w:rsidRPr="00521087">
        <w:t xml:space="preserve">As </w:t>
      </w:r>
      <m:oMath>
        <m:r>
          <w:rPr>
            <w:rFonts w:ascii="Cambria Math" w:hAnsi="Cambria Math"/>
            <w:sz w:val="22"/>
            <w:szCs w:val="22"/>
          </w:rPr>
          <m:t>γ</m:t>
        </m:r>
      </m:oMath>
      <w:r w:rsidRPr="00521087">
        <w:t xml:space="preserve"> becomes very large, the sigmoid approaches a sharp threshold rule. Individuals above </w:t>
      </w:r>
      <m:oMath>
        <m:r>
          <w:rPr>
            <w:rFonts w:ascii="Cambria Math" w:hAnsi="Cambria Math"/>
            <w:sz w:val="22"/>
            <w:szCs w:val="22"/>
          </w:rPr>
          <m:t>θ</m:t>
        </m:r>
      </m:oMath>
      <w:r w:rsidRPr="00521087">
        <w:t xml:space="preserve"> have relevance approaching one, those below it have relevance approaching zero, and </w:t>
      </w:r>
      <w:r w:rsidRPr="00521087">
        <w:lastRenderedPageBreak/>
        <w:t>those exactly at it retain one half. Group congestion then approaches the fraction of members above the threshold, with half weight assigned to members exactly at it.</w:t>
      </w:r>
    </w:p>
    <w:p w14:paraId="0ACC601C" w14:textId="77777777" w:rsidR="00521087" w:rsidRPr="00521087" w:rsidRDefault="00521087" w:rsidP="00521087">
      <w:r w:rsidRPr="00521087">
        <w:t xml:space="preserve">Changing </w:t>
      </w:r>
      <m:oMath>
        <m:r>
          <w:rPr>
            <w:rFonts w:ascii="Cambria Math" w:hAnsi="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sz w:val="22"/>
            <w:szCs w:val="22"/>
          </w:rPr>
          <m:t>λ</m:t>
        </m:r>
      </m:oMath>
      <w:r w:rsidRPr="00521087">
        <w:t>, the resulting penalties become nearly identical across groups.</w:t>
      </w:r>
    </w:p>
    <w:p w14:paraId="5D8FC38C"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6F4DC698" w14:textId="77777777" w:rsidR="00CB3150" w:rsidRDefault="00000000">
      <w:pPr>
        <w:pStyle w:val="Heading2"/>
      </w:pPr>
      <w:bookmarkStart w:id="133" w:name="penalty-strength-and-score-scale"/>
      <w:bookmarkEnd w:id="117"/>
      <w:r>
        <w:t>4.5.2 Penalty strength and score scale</w:t>
      </w:r>
    </w:p>
    <w:p w14:paraId="15C8B546" w14:textId="77777777" w:rsidR="00CB3150" w:rsidRDefault="00000000">
      <w: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t xml:space="preserve">, the raw penalty on any candidate lies strictly between zero and </w:t>
      </w:r>
      <m:oMath>
        <m:r>
          <w:rPr>
            <w:rFonts w:ascii="Cambria Math" w:hAnsi="Cambria Math"/>
            <w:sz w:val="22"/>
            <w:szCs w:val="22"/>
          </w:rPr>
          <m:t>λ</m:t>
        </m:r>
      </m:oMath>
      <w:r>
        <w:t xml:space="preserve">, and a cross-group penalty difference has magnitude less than </w:t>
      </w:r>
      <m:oMath>
        <m:r>
          <w:rPr>
            <w:rFonts w:ascii="Cambria Math" w:hAnsi="Cambria Math"/>
            <w:sz w:val="22"/>
            <w:szCs w:val="22"/>
          </w:rPr>
          <m:t>λ</m:t>
        </m:r>
      </m:oMath>
      <w:r>
        <w:t xml:space="preserve">. At </w:t>
      </w:r>
      <m:oMath>
        <m:r>
          <w:rPr>
            <w:rFonts w:ascii="Cambria Math" w:hAnsi="Cambria Math"/>
            <w:sz w:val="22"/>
            <w:szCs w:val="22"/>
          </w:rPr>
          <m:t>λ</m:t>
        </m:r>
      </m:oMath>
      <w:r>
        <w:t xml:space="preserve"> = 0, both quantities are zero. Thus a performance advantage greater than </w:t>
      </w:r>
      <m:oMath>
        <m:r>
          <w:rPr>
            <w:rFonts w:ascii="Cambria Math" w:hAnsi="Cambria Math"/>
            <w:sz w:val="22"/>
            <w:szCs w:val="22"/>
          </w:rPr>
          <m:t>λ</m:t>
        </m:r>
      </m:oMath>
      <w:r>
        <w:t xml:space="preserve"> cannot be reversed by this raw congestion term alone. The practical influence of </w:t>
      </w:r>
      <m:oMath>
        <m:r>
          <w:rPr>
            <w:rFonts w:ascii="Cambria Math" w:hAnsi="Cambria Math"/>
            <w:sz w:val="22"/>
            <w:szCs w:val="22"/>
          </w:rPr>
          <m:t>λ</m:t>
        </m:r>
      </m:oMath>
      <w: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If all groups have nearly equal congestion, the differential penalty may be small even when its common level is large.</w:t>
      </w:r>
    </w:p>
    <w:p w14:paraId="4FDF023D" w14:textId="2B9681F7" w:rsidR="00927B5E" w:rsidRDefault="00000000">
      <w:pPr>
        <w:pStyle w:val="BodyText"/>
      </w:pPr>
      <w:r>
        <w:t xml:space="preserve">For a fixed population, fixed groups, and a fixed threshold, each score is linear in </w:t>
      </w:r>
      <m:oMath>
        <m:r>
          <w:rPr>
            <w:rFonts w:ascii="Cambria Math" w:hAnsi="Cambria Math"/>
            <w:sz w:val="22"/>
            <w:szCs w:val="22"/>
          </w:rPr>
          <m:t>λ</m:t>
        </m:r>
      </m:oMath>
      <w:r>
        <w:t>. Pairwise rankings can change only at crossing values of the form derived in Section 4.4.4. Between crossing values, deterministic top-</w:t>
      </w:r>
      <m:oMath>
        <m:r>
          <w:rPr>
            <w:rFonts w:ascii="Cambria Math" w:hAnsi="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5E5BEF">
        <w:noBreakHyphen/>
      </w:r>
      <w:r w:rsidR="007E58FD">
        <w:fldChar w:fldCharType="end"/>
      </w:r>
      <w:ins w:id="134" w:author="Levine, Charles Roger CTR USARMY USMA (USA)" w:date="2026-10-15T15:31:00Z" w16du:dateUtc="2026-10-15T19:31:00Z">
        <w:r w:rsidR="009907A5">
          <w:t xml:space="preserve"> </w:t>
        </w:r>
        <w:r w:rsidR="009907A5">
          <w:fldChar w:fldCharType="begin"/>
        </w:r>
        <w:r w:rsidR="009907A5">
          <w:instrText xml:space="preserve"> REF _Ref242970699 \p </w:instrText>
        </w:r>
        <w:r w:rsidR="009907A5">
          <w:fldChar w:fldCharType="separate"/>
        </w:r>
        <w:r w:rsidR="009907A5">
          <w:t>below</w:t>
        </w:r>
        <w:r w:rsidR="009907A5">
          <w:fldChar w:fldCharType="end"/>
        </w:r>
      </w:ins>
      <w:r w:rsidR="00BD0C74">
        <w:t xml:space="preserve"> follows nine individuals in three fixed groups as </w:t>
      </w:r>
      <m:oMath>
        <m:r>
          <w:rPr>
            <w:rFonts w:ascii="Cambria Math" w:hAnsi="Cambria Math"/>
            <w:sz w:val="22"/>
            <w:szCs w:val="22"/>
          </w:rPr>
          <m:t>λ</m:t>
        </m:r>
      </m:oMath>
      <w:r w:rsidR="00BD0C74">
        <w:t xml:space="preserve"> </w:t>
      </w:r>
      <w:r w:rsidR="00BD0C74">
        <w:lastRenderedPageBreak/>
        <w:t>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965C6C3"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1086F033" w14:textId="77777777" w:rsidR="00927B5E" w:rsidRDefault="00BD0C74" w:rsidP="00E21165">
      <w:pPr>
        <w:pStyle w:val="Caption"/>
      </w:pPr>
      <w:bookmarkStart w:id="135" w:name="Chapter4Figure2"/>
      <w:bookmarkStart w:id="136" w:name="_Ref242721199"/>
      <w:bookmarkStart w:id="137" w:name="_Ref242970699"/>
      <w:r>
        <w:t>Figure 4-</w:t>
      </w:r>
      <w:fldSimple w:instr=" SEQ Figure \* ARABIC ">
        <w:r w:rsidR="005E5BEF">
          <w:rPr>
            <w:noProof/>
          </w:rPr>
          <w:t>2</w:t>
        </w:r>
      </w:fldSimple>
      <w:bookmarkEnd w:id="135"/>
      <w:bookmarkEnd w:id="136"/>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sz w:val="20"/>
            <w:szCs w:val="20"/>
          </w:rPr>
          <m:t>θ=1</m:t>
        </m:r>
      </m:oMath>
      <w:r>
        <w:t xml:space="preserve"> and </w:t>
      </w:r>
      <m:oMath>
        <m:r>
          <w:rPr>
            <w:rFonts w:ascii="Cambria Math" w:hAnsi="Cambria Math"/>
            <w:sz w:val="20"/>
            <w:szCs w:val="20"/>
          </w:rPr>
          <m:t>γ=2</m:t>
        </m:r>
      </m:oMath>
      <w: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t xml:space="preserve"> is the mean relevance of all its members. Performance, membership, and roster pressure remain fixed while </w:t>
      </w:r>
      <m:oMath>
        <m:r>
          <w:rPr>
            <w:rFonts w:ascii="Cambria Math" w:hAnsi="Cambria Math"/>
            <w:sz w:val="20"/>
            <w:szCs w:val="20"/>
          </w:rPr>
          <m:t>λ</m:t>
        </m:r>
      </m:oMath>
      <w: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t xml:space="preserve">; colors identify groups, and bold segments identify the global top three. Panel B records selection membership. At </w:t>
      </w:r>
      <m:oMath>
        <m:r>
          <w:rPr>
            <w:rFonts w:ascii="Cambria Math" w:hAnsi="Cambria Math"/>
            <w:sz w:val="20"/>
            <w:szCs w:val="20"/>
          </w:rPr>
          <m:t>λ≈0.336</m:t>
        </m:r>
      </m:oMath>
      <w:r>
        <w:t xml:space="preserve">, P7 replaces P2. At </w:t>
      </w:r>
      <m:oMath>
        <m:r>
          <w:rPr>
            <w:rFonts w:ascii="Cambria Math" w:hAnsi="Cambria Math"/>
            <w:sz w:val="20"/>
            <w:szCs w:val="20"/>
          </w:rPr>
          <m:t>λ≈0.617</m:t>
        </m:r>
      </m:oMath>
      <w:r>
        <w:t>, P4 overtakes P1, but both remain selected. Exact ties favor the lower person number. Inputs are illustrative, not fitted estimates.</w:t>
      </w:r>
      <w:bookmarkEnd w:id="137"/>
    </w:p>
    <w:p w14:paraId="23B98156" w14:textId="77777777" w:rsidR="00143374" w:rsidRPr="00143374" w:rsidRDefault="00143374" w:rsidP="00C5784C"/>
    <w:p w14:paraId="1EA38B8C"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032D4265" w14:textId="77777777" w:rsidR="0064739C" w:rsidRPr="0064739C" w:rsidRDefault="0064739C" w:rsidP="0064739C">
      <w:pPr>
        <w:pStyle w:val="BodyText"/>
      </w:pPr>
      <w:r w:rsidRPr="0064739C">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t xml:space="preserve"> denote individual </w:t>
      </w:r>
      <m:oMath>
        <m:r>
          <w:rPr>
            <w:rFonts w:ascii="Cambria Math" w:hAnsi="Cambria Math"/>
            <w:sz w:val="22"/>
            <w:szCs w:val="22"/>
          </w:rPr>
          <m:t>i</m:t>
        </m:r>
      </m:oMath>
      <w:r w:rsidRPr="0064739C">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members. Our score is</w:t>
      </w:r>
    </w:p>
    <w:p w14:paraId="7A58C992"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3B39DEAD" w14:textId="77777777" w:rsidR="0064739C" w:rsidRPr="0064739C" w:rsidRDefault="0064739C" w:rsidP="0064739C">
      <w:pPr>
        <w:pStyle w:val="BodyText"/>
      </w:pPr>
      <w:r w:rsidRPr="0064739C">
        <w:t>where</w:t>
      </w:r>
    </w:p>
    <w:p w14:paraId="36206E30"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152FEB07" w14:textId="77777777" w:rsidR="0064739C" w:rsidRPr="0064739C" w:rsidRDefault="0064739C" w:rsidP="0064739C">
      <w:pPr>
        <w:pStyle w:val="BodyText"/>
      </w:pPr>
      <w:r w:rsidRPr="0064739C">
        <w:t xml:space="preserve">We hold group membership, the other members’ performances, and </w:t>
      </w:r>
      <m:oMath>
        <m:r>
          <w:rPr>
            <w:rFonts w:ascii="Cambria Math" w:hAnsi="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changes</w:t>
      </w:r>
      <w:r w:rsidRPr="0064739C">
        <w:t>.</w:t>
      </w:r>
    </w:p>
    <w:p w14:paraId="6A5818DF" w14:textId="77777777" w:rsidR="0064739C" w:rsidRPr="0064739C" w:rsidRDefault="0064739C" w:rsidP="0064739C">
      <w:pPr>
        <w:pStyle w:val="BodyText"/>
      </w:pPr>
      <w:r w:rsidRPr="0064739C">
        <w:t>First, separate the focal individual’s competitive relevance from everyone else’s:</w:t>
      </w:r>
    </w:p>
    <w:p w14:paraId="50BF1F18"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4F18ADC4" w14:textId="77777777" w:rsidR="0064739C" w:rsidRPr="0064739C" w:rsidRDefault="0064739C" w:rsidP="0064739C">
      <w:pPr>
        <w:pStyle w:val="BodyText"/>
      </w:pPr>
      <w:r w:rsidRPr="0064739C">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t xml:space="preserve"> changes:</w:t>
      </w:r>
    </w:p>
    <w:p w14:paraId="00CF0E13"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225BA886" w14:textId="77777777" w:rsidR="0064739C" w:rsidRPr="0064739C" w:rsidRDefault="0064739C" w:rsidP="0064739C">
      <w:pPr>
        <w:pStyle w:val="BodyText"/>
      </w:pPr>
      <w:r w:rsidRPr="0064739C">
        <w:t>Using the derivative we just established,</w:t>
      </w:r>
    </w:p>
    <w:p w14:paraId="315CEA4F"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54959E92" w14:textId="77777777" w:rsidR="0064739C" w:rsidRPr="0064739C" w:rsidRDefault="0064739C" w:rsidP="0064739C">
      <w:pPr>
        <w:pStyle w:val="BodyText"/>
      </w:pPr>
      <w:r w:rsidRPr="0064739C">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37A31" w14:textId="77777777">
        <w:trPr>
          <w:cantSplit/>
        </w:trPr>
        <w:tc>
          <w:tcPr>
            <w:tcW w:w="8496" w:type="dxa"/>
            <w:vAlign w:val="center"/>
          </w:tcPr>
          <w:p w14:paraId="0AF11C46" w14:textId="77777777"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tc>
        <w:tc>
          <w:tcPr>
            <w:tcW w:w="864" w:type="dxa"/>
            <w:vAlign w:val="center"/>
          </w:tcPr>
          <w:p w14:paraId="5ED66166" w14:textId="77777777" w:rsidR="00D951E9" w:rsidRDefault="00000000">
            <w:pPr>
              <w:spacing w:after="0" w:line="240" w:lineRule="auto"/>
              <w:jc w:val="right"/>
            </w:pPr>
            <w:r>
              <w:t>(</w:t>
            </w:r>
            <w:bookmarkStart w:id="138" w:name="Eq_4_25"/>
            <w:r>
              <w:t>4.</w:t>
            </w:r>
            <w:fldSimple w:instr=" SEQ Equation \* ARABIC ">
              <w:r w:rsidR="00D951E9">
                <w:t>25</w:t>
              </w:r>
            </w:fldSimple>
            <w:bookmarkEnd w:id="138"/>
            <w:r>
              <w:t>)</w:t>
            </w:r>
          </w:p>
        </w:tc>
      </w:tr>
    </w:tbl>
    <w:p w14:paraId="40539878"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reflects that one person’s change is spread across the full roster.</w:t>
      </w:r>
    </w:p>
    <w:p w14:paraId="620D184C" w14:textId="77777777" w:rsidR="0064739C" w:rsidRPr="0064739C" w:rsidRDefault="0064739C" w:rsidP="0064739C">
      <w:pPr>
        <w:pStyle w:val="BodyText"/>
      </w:pPr>
      <w:r w:rsidRPr="0064739C">
        <w:t>Because</w:t>
      </w:r>
    </w:p>
    <w:p w14:paraId="2B69FA3F"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1BB2062D"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ACCE34" w14:textId="77777777">
        <w:trPr>
          <w:cantSplit/>
        </w:trPr>
        <w:tc>
          <w:tcPr>
            <w:tcW w:w="8496" w:type="dxa"/>
            <w:vAlign w:val="center"/>
          </w:tcPr>
          <w:p w14:paraId="17A3A42C"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tc>
        <w:tc>
          <w:tcPr>
            <w:tcW w:w="864" w:type="dxa"/>
            <w:vAlign w:val="center"/>
          </w:tcPr>
          <w:p w14:paraId="7BDDEBD2" w14:textId="77777777" w:rsidR="00D951E9" w:rsidRDefault="00000000">
            <w:pPr>
              <w:spacing w:after="0" w:line="240" w:lineRule="auto"/>
              <w:jc w:val="right"/>
            </w:pPr>
            <w:r>
              <w:t>(</w:t>
            </w:r>
            <w:bookmarkStart w:id="139" w:name="Eq_4_26"/>
            <w:r>
              <w:t>4.</w:t>
            </w:r>
            <w:fldSimple w:instr=" SEQ Equation \* ARABIC ">
              <w:r w:rsidR="00D951E9">
                <w:t>26</w:t>
              </w:r>
            </w:fldSimple>
            <w:bookmarkEnd w:id="139"/>
            <w:r>
              <w:t>)</w:t>
            </w:r>
          </w:p>
        </w:tc>
      </w:tr>
    </w:tbl>
    <w:p w14:paraId="7F6F5E8E"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47ED15" w14:textId="77777777">
        <w:trPr>
          <w:cantSplit/>
        </w:trPr>
        <w:tc>
          <w:tcPr>
            <w:tcW w:w="8496" w:type="dxa"/>
            <w:vAlign w:val="center"/>
          </w:tcPr>
          <w:p w14:paraId="6E8B5A3B" w14:textId="77777777"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tc>
        <w:tc>
          <w:tcPr>
            <w:tcW w:w="864" w:type="dxa"/>
            <w:vAlign w:val="center"/>
          </w:tcPr>
          <w:p w14:paraId="731171CE" w14:textId="77777777" w:rsidR="00D951E9" w:rsidRDefault="00000000">
            <w:pPr>
              <w:spacing w:after="0" w:line="240" w:lineRule="auto"/>
              <w:jc w:val="right"/>
            </w:pPr>
            <w:r>
              <w:t>(</w:t>
            </w:r>
            <w:bookmarkStart w:id="140" w:name="Eq_4_27"/>
            <w:r>
              <w:t>4.</w:t>
            </w:r>
            <w:fldSimple w:instr=" SEQ Equation \* ARABIC ">
              <w:r w:rsidR="00D951E9">
                <w:t>27</w:t>
              </w:r>
            </w:fldSimple>
            <w:bookmarkEnd w:id="140"/>
            <w:r>
              <w:t>)</w:t>
            </w:r>
          </w:p>
        </w:tc>
      </w:tr>
    </w:tbl>
    <w:p w14:paraId="055F4B93"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33E2ED2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sz w:val="22"/>
            <w:szCs w:val="22"/>
          </w:rPr>
          <m:t>h</m:t>
        </m:r>
      </m:oMath>
      <w:r w:rsidRPr="0064739C">
        <w:t>,</w:t>
      </w:r>
    </w:p>
    <w:p w14:paraId="23B05466"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3EA28A1F" w14:textId="77777777" w:rsidR="00CB3150" w:rsidRDefault="0064739C" w:rsidP="0064739C">
      <w:pPr>
        <w:pStyle w:val="BodyText"/>
      </w:pPr>
      <w:r w:rsidRPr="0064739C">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always improves </w:t>
      </w:r>
      <m:oMath>
        <m:r>
          <w:rPr>
            <w:rFonts w:ascii="Cambria Math" w:hAnsi="Cambria Math"/>
            <w:sz w:val="22"/>
            <w:szCs w:val="22"/>
          </w:rPr>
          <m:t>i</m:t>
        </m:r>
      </m:oMath>
      <w:r w:rsidRPr="0064739C">
        <w:t xml:space="preserve">’s standing relative to that teammate, even in a parameter regime where </w:t>
      </w:r>
      <m:oMath>
        <m:r>
          <w:rPr>
            <w:rFonts w:ascii="Cambria Math" w:hAnsi="Cambria Math"/>
            <w:sz w:val="22"/>
            <w:szCs w:val="22"/>
          </w:rPr>
          <m:t>i</m:t>
        </m:r>
      </m:oMath>
      <w:r w:rsidRPr="0064739C">
        <w:t>’s own adjusted score decreases.</w:t>
      </w:r>
    </w:p>
    <w:p w14:paraId="7C99A285" w14:textId="77777777" w:rsidR="00CB3150" w:rsidRDefault="00000000">
      <w:pPr>
        <w:pStyle w:val="Heading2"/>
      </w:pPr>
      <w:bookmarkStart w:id="141" w:name="scarcity-and-the-selection-margin"/>
      <w:bookmarkEnd w:id="133"/>
      <w:r>
        <w:lastRenderedPageBreak/>
        <w:t>4.5.3 Scarcity and the selection margin</w:t>
      </w:r>
    </w:p>
    <w:p w14:paraId="2CFCD1A9"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7A041848" w14:textId="77777777" w:rsidR="00471E0D" w:rsidRPr="00471E0D" w:rsidRDefault="00471E0D" w:rsidP="00471E0D">
      <w:r w:rsidRPr="00471E0D">
        <w:t xml:space="preserve">Let </w:t>
      </w:r>
      <m:oMath>
        <m:r>
          <w:rPr>
            <w:rFonts w:ascii="Cambria Math" w:hAnsi="Cambria Math"/>
            <w:sz w:val="22"/>
            <w:szCs w:val="22"/>
          </w:rPr>
          <m:t>N</m:t>
        </m:r>
      </m:oMath>
      <w:r w:rsidRPr="00471E0D">
        <w:t xml:space="preserve"> denote the number of individuals competing for </w:t>
      </w:r>
      <m:oMath>
        <m:r>
          <w:rPr>
            <w:rFonts w:ascii="Cambria Math" w:hAnsi="Cambria Math"/>
            <w:sz w:val="22"/>
            <w:szCs w:val="22"/>
          </w:rPr>
          <m:t>K</m:t>
        </m:r>
      </m:oMath>
      <w:r w:rsidRPr="00471E0D">
        <w:t xml:space="preserve"> available places. The selection fraction </w:t>
      </w:r>
      <m:oMath>
        <m:r>
          <w:rPr>
            <w:rFonts w:ascii="Cambria Math" w:hAnsi="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0A2484D6" w14:textId="77777777" w:rsidR="00432E89" w:rsidRPr="00471E0D" w:rsidRDefault="00432E89" w:rsidP="00471E0D">
      <w:r w:rsidRPr="00432E89">
        <w:t xml:space="preserve">The competitive-relevance threshold </w:t>
      </w:r>
      <m:oMath>
        <m:r>
          <w:rPr>
            <w:rFonts w:ascii="Cambria Math" w:hAnsi="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3608B0D4" w14:textId="77777777" w:rsidR="00471E0D" w:rsidRPr="00471E0D" w:rsidRDefault="00A5330A" w:rsidP="00471E0D">
      <w:r>
        <w:t xml:space="preserve">The competitive-relevance threshold </w:t>
      </w:r>
      <m:oMath>
        <m:r>
          <w:rPr>
            <w:rFonts w:ascii="Cambria Math" w:hAnsi="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w:t>
      </w:r>
      <w:r w:rsidR="00471E0D" w:rsidRPr="00471E0D">
        <w:lastRenderedPageBreak/>
        <w:t xml:space="preserve">each group’s roster pressure. Roster pressure then adjusts individual scores, after which the selection rule allocates the </w:t>
      </w:r>
      <m:oMath>
        <m:r>
          <w:rPr>
            <w:rFonts w:ascii="Cambria Math" w:hAnsi="Cambria Math"/>
            <w:sz w:val="22"/>
            <w:szCs w:val="22"/>
          </w:rPr>
          <m:t>K</m:t>
        </m:r>
      </m:oMath>
      <w:r w:rsidR="004E37D4">
        <w:t xml:space="preserve"> </w:t>
      </w:r>
      <w:r w:rsidR="00471E0D" w:rsidRPr="00471E0D">
        <w:t xml:space="preserve">available places. An individual above </w:t>
      </w:r>
      <m:oMath>
        <m:r>
          <w:rPr>
            <w:rFonts w:ascii="Cambria Math" w:hAnsi="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sz w:val="22"/>
            <w:szCs w:val="22"/>
          </w:rPr>
          <m:t>γ</m:t>
        </m:r>
      </m:oMath>
      <w:r w:rsidR="00143374">
        <w:t xml:space="preserve">, competitive relevance changes smoothly around the threshold, with larger values of </w:t>
      </w:r>
      <m:oMath>
        <m:r>
          <w:rPr>
            <w:rFonts w:ascii="Cambria Math" w:hAnsi="Cambria Math"/>
            <w:sz w:val="22"/>
            <w:szCs w:val="22"/>
          </w:rPr>
          <m:t>γ</m:t>
        </m:r>
      </m:oMath>
      <w:r w:rsidR="00143374">
        <w:t xml:space="preserve"> producing a sharper transition. Selection then depends on the adjusted scores and the selection rule.</w:t>
      </w:r>
    </w:p>
    <w:p w14:paraId="06747981" w14:textId="60664A30" w:rsidR="00432E89" w:rsidRPr="00471E0D" w:rsidRDefault="00432E89" w:rsidP="00471E0D">
      <w:r>
        <w:t xml:space="preserve">Scarcity and competitive relevance therefore enter through distinct parameters. The number of places </w:t>
      </w:r>
      <m:oMath>
        <m:r>
          <w:rPr>
            <w:rFonts w:ascii="Cambria Math" w:hAnsi="Cambria Math"/>
            <w:sz w:val="22"/>
            <w:szCs w:val="22"/>
          </w:rPr>
          <m:t>K</m:t>
        </m:r>
      </m:oMath>
      <w:r>
        <w:t xml:space="preserve"> directly limits how many individuals advance, while </w:t>
      </w:r>
      <m:oMath>
        <m:r>
          <w:rPr>
            <w:rFonts w:ascii="Cambria Math" w:hAnsi="Cambria Math"/>
            <w:sz w:val="22"/>
            <w:szCs w:val="22"/>
          </w:rPr>
          <m:t>θ</m:t>
        </m:r>
      </m:oMath>
      <w:r>
        <w:t xml:space="preserve"> determines which performances contribute strongly to roster pressure. Choosing </w:t>
      </w:r>
      <m:oMath>
        <m:r>
          <w:rPr>
            <w:rFonts w:ascii="Cambria Math" w:hAnsi="Cambria Math"/>
            <w:sz w:val="22"/>
            <w:szCs w:val="22"/>
          </w:rPr>
          <m:t>θ</m:t>
        </m:r>
      </m:oMath>
      <w:r>
        <w:t xml:space="preserve"> in relation to </w:t>
      </w:r>
      <m:oMath>
        <m:r>
          <w:rPr>
            <w:rFonts w:ascii="Cambria Math" w:hAnsi="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5E5BEF">
        <w:noBreakHyphen/>
      </w:r>
      <w:r w:rsidR="00A5330A">
        <w:fldChar w:fldCharType="end"/>
      </w:r>
      <w:ins w:id="142" w:author="Levine, Charles Roger CTR USARMY USMA (USA)" w:date="2026-10-15T15:31:00Z" w16du:dateUtc="2026-10-15T19:31:00Z">
        <w:r w:rsidR="009907A5">
          <w:t xml:space="preserve"> </w:t>
        </w:r>
        <w:r w:rsidR="009907A5">
          <w:fldChar w:fldCharType="begin"/>
        </w:r>
        <w:r w:rsidR="009907A5">
          <w:instrText xml:space="preserve"> REF _Ref242970725 \p </w:instrText>
        </w:r>
        <w:r w:rsidR="009907A5">
          <w:fldChar w:fldCharType="separate"/>
        </w:r>
        <w:r w:rsidR="009907A5">
          <w:t>below</w:t>
        </w:r>
        <w:r w:rsidR="009907A5">
          <w:fldChar w:fldCharType="end"/>
        </w:r>
      </w:ins>
      <w:r>
        <w:t xml:space="preserve"> illustrates one such rule without establishing it as the general specification.</w:t>
      </w:r>
    </w:p>
    <w:p w14:paraId="3D65FE17" w14:textId="77777777" w:rsidR="00A5330A" w:rsidRPr="00471E0D" w:rsidRDefault="00A5330A" w:rsidP="00471E0D">
      <w:r>
        <w:t xml:space="preserve">A lower roster-pressure value does not necessarily mean that advancement has become easier. With performances and </w:t>
      </w:r>
      <m:oMath>
        <m:r>
          <w:rPr>
            <w:rFonts w:ascii="Cambria Math" w:hAnsi="Cambria Math"/>
            <w:sz w:val="22"/>
            <w:szCs w:val="22"/>
          </w:rPr>
          <m:t>γ</m:t>
        </m:r>
      </m:oMath>
      <w:r>
        <w:t xml:space="preserve"> held fixed, a higher </w:t>
      </w:r>
      <m:oMath>
        <m:r>
          <w:rPr>
            <w:rFonts w:ascii="Cambria Math" w:hAnsi="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CD182FD"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sz w:val="22"/>
            <w:szCs w:val="22"/>
          </w:rPr>
          <m:t>θ</m:t>
        </m:r>
      </m:oMath>
      <w:r w:rsidR="00432E89">
        <w:t xml:space="preserve">, </w:t>
      </w:r>
      <m:oMath>
        <m:r>
          <w:rPr>
            <w:rFonts w:ascii="Cambria Math" w:hAnsi="Cambria Math"/>
            <w:sz w:val="22"/>
            <w:szCs w:val="22"/>
          </w:rPr>
          <m:t>γ</m:t>
        </m:r>
      </m:oMath>
      <w:r w:rsidR="00432E89">
        <w:t xml:space="preserve">, and </w:t>
      </w:r>
      <m:oMath>
        <m:r>
          <w:rPr>
            <w:rFonts w:ascii="Cambria Math" w:hAnsi="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5C9AD416" w14:textId="77777777" w:rsidR="00471E0D" w:rsidRPr="00471E0D" w:rsidRDefault="00471E0D" w:rsidP="00471E0D">
      <w:r w:rsidRPr="00471E0D">
        <w:lastRenderedPageBreak/>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t xml:space="preserve"> and </w:t>
      </w:r>
      <m:oMath>
        <m:r>
          <w:rPr>
            <w:rFonts w:ascii="Cambria Math" w:hAnsi="Cambria Math"/>
            <w:sz w:val="22"/>
            <w:szCs w:val="22"/>
          </w:rPr>
          <m:t>W'</m:t>
        </m:r>
      </m:oMath>
      <w:r w:rsidRPr="00471E0D">
        <w:t xml:space="preserve"> denote the sets selected under performance-only and congestion-adjusted scoring, respectively. Their intersection, </w:t>
      </w:r>
      <m:oMath>
        <m:r>
          <w:rPr>
            <w:rFonts w:ascii="Cambria Math" w:hAnsi="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6F3FF9D" w14:textId="77777777">
        <w:trPr>
          <w:cantSplit/>
        </w:trPr>
        <w:tc>
          <w:tcPr>
            <w:tcW w:w="8496" w:type="dxa"/>
            <w:vAlign w:val="center"/>
          </w:tcPr>
          <w:p w14:paraId="3AC74854" w14:textId="77777777"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tc>
        <w:tc>
          <w:tcPr>
            <w:tcW w:w="864" w:type="dxa"/>
            <w:vAlign w:val="center"/>
          </w:tcPr>
          <w:p w14:paraId="0A2E8D6B" w14:textId="77777777" w:rsidR="00D951E9" w:rsidRDefault="00000000">
            <w:pPr>
              <w:spacing w:after="0" w:line="240" w:lineRule="auto"/>
              <w:jc w:val="right"/>
            </w:pPr>
            <w:r>
              <w:t>(</w:t>
            </w:r>
            <w:bookmarkStart w:id="143" w:name="Eq_4_28"/>
            <w:r>
              <w:t>4.</w:t>
            </w:r>
            <w:fldSimple w:instr=" SEQ Equation \* ARABIC ">
              <w:r w:rsidR="00D951E9">
                <w:t>28</w:t>
              </w:r>
            </w:fldSimple>
            <w:bookmarkEnd w:id="143"/>
            <w:r>
              <w:t>)</w:t>
            </w:r>
          </w:p>
        </w:tc>
      </w:tr>
    </w:tbl>
    <w:p w14:paraId="49A1F749" w14:textId="77777777" w:rsidR="00471E0D" w:rsidRPr="00C5784C" w:rsidRDefault="00471E0D" w:rsidP="00C5784C">
      <w:pPr>
        <w:pStyle w:val="NormalWeb"/>
        <w:rPr>
          <w:color w:val="auto"/>
        </w:rPr>
      </w:pPr>
      <w:r w:rsidRPr="00471E0D">
        <w:t xml:space="preserve">For </w:t>
      </w:r>
      <m:oMath>
        <m:r>
          <w:rPr>
            <w:rFonts w:ascii="Cambria Math" w:hAnsi="Cambria Math"/>
            <w:sz w:val="22"/>
            <w:szCs w:val="22"/>
          </w:rPr>
          <m:t>K&gt;0</m:t>
        </m:r>
      </m:oMath>
      <w:r w:rsidRPr="00471E0D">
        <w:t xml:space="preserve">, the fraction of available places that change hands is </w:t>
      </w:r>
      <m:oMath>
        <m:r>
          <w:rPr>
            <w:rFonts w:ascii="Cambria Math" w:hAnsi="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65988FC6" w14:textId="45DE15BD" w:rsidR="00B21393" w:rsidRDefault="00B21393" w:rsidP="00471E0D">
      <w:r>
        <w:fldChar w:fldCharType="begin"/>
      </w:r>
      <w:r>
        <w:instrText xml:space="preserve"> REF _Ref242736721 \h </w:instrText>
      </w:r>
      <w:r>
        <w:fldChar w:fldCharType="separate"/>
      </w:r>
      <w:r w:rsidR="005E5BEF">
        <w:t>Figure 4-3</w:t>
      </w:r>
      <w:r w:rsidR="005E5BEF">
        <w:noBreakHyphen/>
      </w:r>
      <w:r>
        <w:fldChar w:fldCharType="end"/>
      </w:r>
      <w:ins w:id="144" w:author="Levine, Charles Roger CTR USARMY USMA (USA)" w:date="2026-10-15T15:32:00Z" w16du:dateUtc="2026-10-15T19:32:00Z">
        <w:r w:rsidR="009907A5">
          <w:t xml:space="preserve"> </w:t>
        </w:r>
        <w:r w:rsidR="009907A5">
          <w:fldChar w:fldCharType="begin"/>
        </w:r>
        <w:r w:rsidR="009907A5">
          <w:instrText xml:space="preserve"> REF _Ref242970725 \p </w:instrText>
        </w:r>
        <w:r w:rsidR="009907A5">
          <w:fldChar w:fldCharType="separate"/>
        </w:r>
        <w:r w:rsidR="009907A5">
          <w:t>below</w:t>
        </w:r>
        <w:r w:rsidR="009907A5">
          <w:fldChar w:fldCharType="end"/>
        </w:r>
      </w:ins>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sz w:val="22"/>
            <w:szCs w:val="22"/>
          </w:rPr>
          <m:t>θ</m:t>
        </m:r>
      </m:oMath>
      <w:r>
        <w:t xml:space="preserve"> at the empirical performance quantile corresponding to </w:t>
      </w:r>
      <m:oMath>
        <m:r>
          <w:rPr>
            <w:rFonts w:ascii="Cambria Math" w:hAnsi="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28D07A1F"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60E9ACE9" w14:textId="77777777" w:rsidR="00B21393" w:rsidRPr="00B21393" w:rsidRDefault="00B21393" w:rsidP="00D8262B">
      <w:pPr>
        <w:pStyle w:val="Caption"/>
      </w:pPr>
      <w:bookmarkStart w:id="145" w:name="Chapter4Figure3"/>
      <w:bookmarkStart w:id="146" w:name="_Ref242736721"/>
      <w:bookmarkStart w:id="147" w:name="_Ref242970725"/>
      <w:r>
        <w:t>Figure 4-</w:t>
      </w:r>
      <w:fldSimple w:instr=" SEQ Figure \* ARABIC ">
        <w:r w:rsidR="005E5BEF">
          <w:rPr>
            <w:noProof/>
          </w:rPr>
          <w:t>3</w:t>
        </w:r>
      </w:fldSimple>
      <w:bookmarkEnd w:id="145"/>
      <w:bookmarkEnd w:id="146"/>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sz w:val="20"/>
            <w:szCs w:val="20"/>
          </w:rPr>
          <m:t>θ</m:t>
        </m:r>
      </m:oMath>
      <w: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t xml:space="preserve">-quantile of performance, while </w:t>
      </w:r>
      <m:oMath>
        <m:r>
          <w:rPr>
            <w:rFonts w:ascii="Cambria Math" w:hAnsi="Cambria Math"/>
            <w:sz w:val="20"/>
            <w:szCs w:val="20"/>
          </w:rPr>
          <m:t>γ=2</m:t>
        </m:r>
      </m:oMath>
      <w:r>
        <w:t xml:space="preserve"> and </w:t>
      </w:r>
      <m:oMath>
        <m:r>
          <w:rPr>
            <w:rFonts w:ascii="Cambria Math" w:hAnsi="Cambria Math"/>
            <w:sz w:val="20"/>
            <w:szCs w:val="20"/>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t xml:space="preserve"> and </w:t>
      </w:r>
      <m:oMath>
        <m:r>
          <w:rPr>
            <w:rFonts w:ascii="Cambria Math" w:hAnsi="Cambria Math"/>
            <w:sz w:val="20"/>
            <w:szCs w:val="20"/>
          </w:rPr>
          <m:t>D/K=1/3</m:t>
        </m:r>
      </m:oMath>
      <w:r>
        <w:t xml:space="preserve">. With one place, P4 replaces P1, giving </w:t>
      </w:r>
      <m:oMath>
        <m:r>
          <w:rPr>
            <w:rFonts w:ascii="Cambria Math" w:hAnsi="Cambria Math"/>
            <w:sz w:val="20"/>
            <w:szCs w:val="20"/>
          </w:rPr>
          <m:t>D=1</m:t>
        </m:r>
      </m:oMath>
      <w:r>
        <w:t xml:space="preserve"> and </w:t>
      </w:r>
      <m:oMath>
        <m:r>
          <w:rPr>
            <w:rFonts w:ascii="Cambria Math" w:hAnsi="Cambria Math"/>
            <w:sz w:val="20"/>
            <w:szCs w:val="20"/>
          </w:rPr>
          <m:t>D/K=1</m:t>
        </m:r>
      </m:oMath>
      <w:r>
        <w:t>. This constructed example illustrates an aligned threshold rule; it does not establish that greater scarcity necessarily increases the congestion effect.</w:t>
      </w:r>
      <w:bookmarkEnd w:id="147"/>
    </w:p>
    <w:p w14:paraId="7F9B429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0256231A" w14:textId="77777777" w:rsidR="00CB3150" w:rsidRDefault="00000000">
      <w:pPr>
        <w:pStyle w:val="Heading2"/>
      </w:pPr>
      <w:bookmarkStart w:id="148" w:name="Xa069076e58659a3b4bc8e27a3dcbab40ab45238"/>
      <w:bookmarkEnd w:id="141"/>
      <w:r>
        <w:lastRenderedPageBreak/>
        <w:t xml:space="preserve">4.5.4 </w:t>
      </w:r>
      <w:r w:rsidR="00B21393">
        <w:t>Interpreting selection patterns across group environments</w:t>
      </w:r>
    </w:p>
    <w:p w14:paraId="3D8D4F2C"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712323B3"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6C1D7D44"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425B817B"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w:t>
      </w:r>
    </w:p>
    <w:p w14:paraId="4B831530"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7ED0B38B"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2784C4EC"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2B835B17" w14:textId="195ACFB8"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rsidR="005E5BEF">
        <w:noBreakHyphen/>
      </w:r>
      <w:r>
        <w:fldChar w:fldCharType="end"/>
      </w:r>
      <w:ins w:id="149" w:author="Levine, Charles Roger CTR USARMY USMA (USA)" w:date="2026-10-15T15:33:00Z" w16du:dateUtc="2026-10-15T19:33:00Z">
        <w:r w:rsidR="009907A5">
          <w:fldChar w:fldCharType="begin"/>
        </w:r>
        <w:r w:rsidR="009907A5">
          <w:instrText xml:space="preserve"> REF _Ref242970800 \p </w:instrText>
        </w:r>
        <w:r w:rsidR="009907A5">
          <w:fldChar w:fldCharType="separate"/>
        </w:r>
        <w:r w:rsidR="009907A5">
          <w:t>below</w:t>
        </w:r>
        <w:r w:rsidR="009907A5">
          <w:fldChar w:fldCharType="end"/>
        </w:r>
      </w:ins>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694A5486" w14:textId="77777777" w:rsidR="00AC0AA7" w:rsidRDefault="00AC0AA7" w:rsidP="000B421F"/>
    <w:p w14:paraId="63998A58"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45D40DE" w14:textId="77777777" w:rsidR="00AC0AA7" w:rsidRDefault="00AC0AA7" w:rsidP="00AC0AA7">
      <w:pPr>
        <w:pStyle w:val="Caption"/>
      </w:pPr>
      <w:bookmarkStart w:id="150" w:name="_Ref242801844"/>
      <w:bookmarkStart w:id="151" w:name="_Ref242970800"/>
      <w:r>
        <w:t>Figure 4-</w:t>
      </w:r>
      <w:fldSimple w:instr=" SEQ Figure \* ARABIC ">
        <w:r w:rsidR="005E5BEF">
          <w:rPr>
            <w:noProof/>
          </w:rPr>
          <w:t>4</w:t>
        </w:r>
      </w:fldSimple>
      <w:bookmarkEnd w:id="150"/>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151"/>
    </w:p>
    <w:p w14:paraId="588E3188" w14:textId="2972C599"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w:t>
      </w:r>
      <w:r w:rsidR="005E5BEF">
        <w:t>-</w:t>
      </w:r>
      <w:r w:rsidR="005E5BEF">
        <w:t>5</w:t>
      </w:r>
      <w:r w:rsidR="005E5BEF">
        <w:noBreakHyphen/>
      </w:r>
      <w:r>
        <w:fldChar w:fldCharType="end"/>
      </w:r>
      <w:ins w:id="152" w:author="Levine, Charles Roger CTR USARMY USMA (USA)" w:date="2026-10-15T15:33:00Z" w16du:dateUtc="2026-10-15T19:33:00Z">
        <w:r w:rsidR="009907A5">
          <w:fldChar w:fldCharType="begin"/>
        </w:r>
        <w:r w:rsidR="009907A5">
          <w:instrText xml:space="preserve"> REF _Ref242970825 \p </w:instrText>
        </w:r>
        <w:r w:rsidR="009907A5">
          <w:fldChar w:fldCharType="separate"/>
        </w:r>
        <w:r w:rsidR="009907A5">
          <w:t>below</w:t>
        </w:r>
        <w:r w:rsidR="009907A5">
          <w:fldChar w:fldCharType="end"/>
        </w:r>
      </w:ins>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620F00AD"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7499D79E" w14:textId="77777777" w:rsidR="00890411" w:rsidRDefault="00890411" w:rsidP="00890411">
      <w:pPr>
        <w:pStyle w:val="Caption"/>
      </w:pPr>
      <w:bookmarkStart w:id="153" w:name="_Ref242867911"/>
      <w:bookmarkStart w:id="154" w:name="_Ref242970825"/>
      <w:r>
        <w:t>Figure 4-</w:t>
      </w:r>
      <w:fldSimple w:instr=" SEQ Figure \* ARABIC ">
        <w:r w:rsidR="005E5BEF">
          <w:rPr>
            <w:noProof/>
          </w:rPr>
          <w:t>5</w:t>
        </w:r>
      </w:fldSimple>
      <w:bookmarkEnd w:id="153"/>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154"/>
    </w:p>
    <w:p w14:paraId="4CF1C262" w14:textId="77777777" w:rsidR="00CB3150" w:rsidRDefault="00000000">
      <w:pPr>
        <w:pStyle w:val="Heading1"/>
      </w:pPr>
      <w:bookmarkStart w:id="155" w:name="Xace9f33b90814f9bd53ece6c999c09ae207edc6"/>
      <w:bookmarkEnd w:id="116"/>
      <w:bookmarkEnd w:id="148"/>
      <w:r>
        <w:t>4.6 Generating artificial groups with controlled sorting</w:t>
      </w:r>
    </w:p>
    <w:p w14:paraId="71BAF859"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CD66ADD"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38CE75C7" w14:textId="77777777" w:rsidR="00CB3150" w:rsidRDefault="00000000">
      <w:pPr>
        <w:pStyle w:val="Heading2"/>
      </w:pPr>
      <w:bookmarkStart w:id="156" w:name="why-an-assignment-mechanism-is-needed"/>
      <w:r>
        <w:t xml:space="preserve">4.6.1 </w:t>
      </w:r>
      <w:r w:rsidR="00912BB1">
        <w:t>Representing individuals and groups</w:t>
      </w:r>
    </w:p>
    <w:p w14:paraId="638936CC"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22081258" w14:textId="77777777" w:rsidR="00912BB1" w:rsidRPr="00912BB1" w:rsidRDefault="00912BB1" w:rsidP="00912BB1">
      <w:r w:rsidRPr="00912BB1">
        <w:t xml:space="preserve">Let </w:t>
      </w:r>
      <m:oMath>
        <m:r>
          <w:rPr>
            <w:rFonts w:ascii="Cambria Math" w:hAnsi="Cambria Math"/>
            <w:sz w:val="22"/>
            <w:szCs w:val="22"/>
          </w:rPr>
          <m:t>J</m:t>
        </m:r>
      </m:oMath>
      <w:r w:rsidRPr="00912BB1">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t xml:space="preserve"> the specified capacity of group </w:t>
      </w:r>
      <m:oMath>
        <m:r>
          <w:rPr>
            <w:rFonts w:ascii="Cambria Math" w:hAnsi="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0C75C0E" w14:textId="77777777">
        <w:trPr>
          <w:cantSplit/>
        </w:trPr>
        <w:tc>
          <w:tcPr>
            <w:tcW w:w="8496" w:type="dxa"/>
            <w:vAlign w:val="center"/>
          </w:tcPr>
          <w:p w14:paraId="2AB47277" w14:textId="77777777"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tc>
        <w:tc>
          <w:tcPr>
            <w:tcW w:w="864" w:type="dxa"/>
            <w:vAlign w:val="center"/>
          </w:tcPr>
          <w:p w14:paraId="6798176B" w14:textId="77777777" w:rsidR="00D951E9" w:rsidRDefault="00000000">
            <w:pPr>
              <w:spacing w:after="0" w:line="240" w:lineRule="auto"/>
              <w:jc w:val="right"/>
            </w:pPr>
            <w:r>
              <w:t>(</w:t>
            </w:r>
            <w:bookmarkStart w:id="157" w:name="Eq_4_29"/>
            <w:r>
              <w:t>4.</w:t>
            </w:r>
            <w:fldSimple w:instr=" SEQ Equation \* ARABIC ">
              <w:r w:rsidR="00D951E9">
                <w:t>29</w:t>
              </w:r>
            </w:fldSimple>
            <w:bookmarkEnd w:id="157"/>
            <w:r>
              <w:t>)</w:t>
            </w:r>
          </w:p>
        </w:tc>
      </w:tr>
    </w:tbl>
    <w:p w14:paraId="0B236C6A" w14:textId="77777777" w:rsidR="00912BB1" w:rsidRPr="00912BB1" w:rsidRDefault="00912BB1" w:rsidP="00912BB1">
      <w:r w:rsidRPr="00912BB1">
        <w:t>The assignment procedure must therefore give every individual one membership and fill every group to its specified capacity.</w:t>
      </w:r>
    </w:p>
    <w:p w14:paraId="6902E47D"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2F048247" w14:textId="77777777" w:rsidR="00CB3150" w:rsidRDefault="00000000">
      <w:pPr>
        <w:pStyle w:val="Heading2"/>
      </w:pPr>
      <w:bookmarkStart w:id="158" w:name="X3819545970a9b5cccbdae8e4b8b7e3182042c91"/>
      <w:bookmarkEnd w:id="156"/>
      <w:r>
        <w:t>4.6.2 Sequential assignment with evolving centroids</w:t>
      </w:r>
    </w:p>
    <w:p w14:paraId="5B06A2BA"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289D979B" w14:textId="77777777" w:rsidR="00592BCF" w:rsidRDefault="00000000">
      <w:pPr>
        <w:pStyle w:val="BodyText"/>
        <w:keepNext/>
      </w:pPr>
      <w:r>
        <w:t>The assignment procedure proceeds as follows:</w:t>
      </w:r>
    </w:p>
    <w:p w14:paraId="40CDED93" w14:textId="77777777" w:rsidR="00592BCF" w:rsidRDefault="00000000">
      <w:pPr>
        <w:pStyle w:val="BodyText"/>
        <w:numPr>
          <w:ilvl w:val="0"/>
          <w:numId w:val="16"/>
        </w:numPr>
      </w:pPr>
      <w:r>
        <w:t>Start with every group empty, with all of its roster places available and the population mean as its initial reference centroid.</w:t>
      </w:r>
    </w:p>
    <w:p w14:paraId="371FF931" w14:textId="77777777" w:rsidR="00592BCF" w:rsidRDefault="00000000">
      <w:pPr>
        <w:pStyle w:val="BodyText"/>
        <w:numPr>
          <w:ilvl w:val="0"/>
          <w:numId w:val="16"/>
        </w:numPr>
      </w:pPr>
      <w:r>
        <w:t>Randomly order the individuals.</w:t>
      </w:r>
    </w:p>
    <w:p w14:paraId="60A7B001" w14:textId="77777777" w:rsidR="00592BCF" w:rsidRDefault="00000000">
      <w:pPr>
        <w:pStyle w:val="BodyText"/>
        <w:numPr>
          <w:ilvl w:val="0"/>
          <w:numId w:val="16"/>
        </w:numPr>
      </w:pPr>
      <w:r>
        <w:t>For the next individual, consider the groups with places still available. Give greater weight to groups whose current centroid is closer to that individual’s performance, while also accounting for how many places each group has left.</w:t>
      </w:r>
    </w:p>
    <w:p w14:paraId="1C180316" w14:textId="77777777" w:rsidR="00592BCF" w:rsidRDefault="00000000">
      <w:pPr>
        <w:pStyle w:val="BodyText"/>
        <w:numPr>
          <w:ilvl w:val="0"/>
          <w:numId w:val="16"/>
        </w:numPr>
      </w:pPr>
      <w:r>
        <w:t>Draw one group according to the resulting probabilities and assign the individual to it.</w:t>
      </w:r>
    </w:p>
    <w:p w14:paraId="603B2BF9" w14:textId="77777777" w:rsidR="00592BCF" w:rsidRDefault="00000000">
      <w:pPr>
        <w:pStyle w:val="BodyText"/>
        <w:numPr>
          <w:ilvl w:val="0"/>
          <w:numId w:val="16"/>
        </w:numPr>
      </w:pPr>
      <w:r>
        <w:t>Reduce the receiving group’s remaining capacity by one and update its centroid to the mean performance of its assigned members.</w:t>
      </w:r>
    </w:p>
    <w:p w14:paraId="5912C626" w14:textId="77777777" w:rsidR="00592BCF" w:rsidRDefault="00000000">
      <w:pPr>
        <w:pStyle w:val="BodyText"/>
        <w:numPr>
          <w:ilvl w:val="0"/>
          <w:numId w:val="16"/>
        </w:numPr>
      </w:pPr>
      <w:r>
        <w:t>Repeat for the next individual until everyone has been assigned.</w:t>
      </w:r>
    </w:p>
    <w:p w14:paraId="40487FB7" w14:textId="77777777" w:rsidR="00592BCF" w:rsidRDefault="00000000">
      <w:pPr>
        <w:pStyle w:val="BodyText"/>
      </w:pPr>
      <w:r>
        <w:t xml:space="preserve">We now construct the probabilities used in the third and fourth steps. Let </w:t>
      </w:r>
      <m:oMath>
        <m:r>
          <w:rPr>
            <w:rFonts w:ascii="Cambria Math" w:hAnsi="Cambria Math"/>
            <w:sz w:val="22"/>
            <w:szCs w:val="22"/>
          </w:rPr>
          <m:t>m</m:t>
        </m:r>
      </m:oMath>
      <w:r>
        <w:t xml:space="preserve"> index the assignment steps,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oMath>
      <w:r>
        <w:t xml:space="preserve"> denote the number of places remaining in group </w:t>
      </w:r>
      <m:oMath>
        <m:r>
          <w:rPr>
            <w:rFonts w:ascii="Cambria Math" w:hAnsi="Cambria Math"/>
            <w:sz w:val="22"/>
            <w:szCs w:val="22"/>
          </w:rPr>
          <m:t>j</m:t>
        </m:r>
      </m:oMath>
      <w:r>
        <w:t xml:space="preserve">, and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oMath>
      <w:r>
        <w:t xml:space="preserve"> denote its centroid immediately before step </w:t>
      </w:r>
      <m:oMath>
        <m:r>
          <w:rPr>
            <w:rFonts w:ascii="Cambria Math" w:hAnsi="Cambria Math"/>
            <w:sz w:val="22"/>
            <w:szCs w:val="22"/>
          </w:rPr>
          <m:t>m</m:t>
        </m:r>
      </m:oMath>
      <w:r>
        <w:t>.</w:t>
      </w:r>
    </w:p>
    <w:p w14:paraId="38585623"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75264B" w14:textId="77777777">
        <w:trPr>
          <w:cantSplit/>
        </w:trPr>
        <w:tc>
          <w:tcPr>
            <w:tcW w:w="8496" w:type="dxa"/>
            <w:vAlign w:val="center"/>
          </w:tcPr>
          <w:p w14:paraId="2FED6192"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oMath>
            </m:oMathPara>
          </w:p>
        </w:tc>
        <w:tc>
          <w:tcPr>
            <w:tcW w:w="864" w:type="dxa"/>
            <w:vAlign w:val="center"/>
          </w:tcPr>
          <w:p w14:paraId="40C4E43F" w14:textId="77777777" w:rsidR="00D951E9" w:rsidRDefault="00000000">
            <w:pPr>
              <w:spacing w:after="0" w:line="240" w:lineRule="auto"/>
              <w:jc w:val="right"/>
            </w:pPr>
            <w:r>
              <w:t>(</w:t>
            </w:r>
            <w:bookmarkStart w:id="159" w:name="Eq_4_30"/>
            <w:r>
              <w:t>4.</w:t>
            </w:r>
            <w:fldSimple w:instr=" SEQ Equation \* ARABIC ">
              <w:r w:rsidR="00D951E9">
                <w:t>30</w:t>
              </w:r>
            </w:fldSimple>
            <w:bookmarkEnd w:id="159"/>
            <w:r>
              <w:t>)</w:t>
            </w:r>
          </w:p>
        </w:tc>
      </w:tr>
    </w:tbl>
    <w:p w14:paraId="154AEA2F" w14:textId="77777777" w:rsidR="00592BCF" w:rsidRDefault="00000000">
      <w:pPr>
        <w:pStyle w:val="BodyText"/>
        <w:keepNext/>
      </w:pPr>
      <w:r>
        <w:lastRenderedPageBreak/>
        <w:t xml:space="preserve">Next, translate that distance into a similarity weight, denoted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oMath>
      <w:r>
        <w:t xml:space="preserve">. We choose an exponential function that decreases as distance increases. The nonnegative parameter </w:t>
      </w:r>
      <m:oMath>
        <m:r>
          <w:rPr>
            <w:rFonts w:ascii="Cambria Math" w:hAnsi="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0432E4" w14:textId="77777777">
        <w:trPr>
          <w:cantSplit/>
        </w:trPr>
        <w:tc>
          <w:tcPr>
            <w:tcW w:w="8496" w:type="dxa"/>
            <w:vAlign w:val="center"/>
          </w:tcPr>
          <w:p w14:paraId="7606C5DE"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sup>
                </m:sSup>
                <m:r>
                  <w:rPr>
                    <w:rFonts w:ascii="Cambria Math" w:hAnsi="Cambria Math"/>
                    <w:sz w:val="22"/>
                    <w:szCs w:val="22"/>
                  </w:rPr>
                  <m:t>.</m:t>
                </m:r>
              </m:oMath>
            </m:oMathPara>
          </w:p>
        </w:tc>
        <w:tc>
          <w:tcPr>
            <w:tcW w:w="864" w:type="dxa"/>
            <w:vAlign w:val="center"/>
          </w:tcPr>
          <w:p w14:paraId="7CE1C9B5" w14:textId="77777777" w:rsidR="00D951E9" w:rsidRDefault="00000000">
            <w:pPr>
              <w:spacing w:after="0" w:line="240" w:lineRule="auto"/>
              <w:jc w:val="right"/>
            </w:pPr>
            <w:r>
              <w:t>(</w:t>
            </w:r>
            <w:bookmarkStart w:id="160" w:name="Eq_4_31"/>
            <w:r>
              <w:t>4.</w:t>
            </w:r>
            <w:fldSimple w:instr=" SEQ Equation \* ARABIC ">
              <w:r w:rsidR="00D951E9">
                <w:t>31</w:t>
              </w:r>
            </w:fldSimple>
            <w:bookmarkEnd w:id="160"/>
            <w:r>
              <w:t>)</w:t>
            </w:r>
          </w:p>
        </w:tc>
      </w:tr>
    </w:tbl>
    <w:p w14:paraId="252144B3" w14:textId="77777777" w:rsidR="00592BCF" w:rsidRDefault="00000000">
      <w:pPr>
        <w:pStyle w:val="BodyText"/>
      </w:pPr>
      <w:r>
        <w:t xml:space="preserve">A larger </w:t>
      </w:r>
      <m:oMath>
        <m:r>
          <w:rPr>
            <w:rFonts w:ascii="Cambria Math" w:hAnsi="Cambria Math"/>
            <w:sz w:val="22"/>
            <w:szCs w:val="22"/>
          </w:rPr>
          <m:t>ρ</m:t>
        </m:r>
      </m:oMath>
      <w:r>
        <w:t xml:space="preserve"> gives a greater relative preference to groups whose current centroid is close to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When </w:t>
      </w:r>
      <m:oMath>
        <m:r>
          <w:rPr>
            <w:rFonts w:ascii="Cambria Math" w:hAnsi="Cambria Math"/>
            <w:sz w:val="22"/>
            <w:szCs w:val="22"/>
          </w:rPr>
          <m:t>ρ</m:t>
        </m:r>
      </m:oMath>
      <w:r>
        <w:t xml:space="preserve"> is zero, all similarity weights equal one. The exponential form is a modeling choice that specifies how similarity affects assignment.</w:t>
      </w:r>
    </w:p>
    <w:p w14:paraId="085541DA" w14:textId="77777777" w:rsidR="00592BCF" w:rsidRDefault="00000000">
      <w:pPr>
        <w:pStyle w:val="BodyText"/>
        <w:keepNext/>
      </w:pPr>
      <w:r>
        <w:t xml:space="preserve">We then account for remaining capacity. Giving each available place in group </w:t>
      </w:r>
      <m:oMath>
        <m:r>
          <w:rPr>
            <w:rFonts w:ascii="Cambria Math" w:hAnsi="Cambria Math"/>
            <w:sz w:val="22"/>
            <w:szCs w:val="22"/>
          </w:rPr>
          <m:t>j</m:t>
        </m:r>
      </m:oMath>
      <w:r>
        <w:t xml:space="preserve"> the same similarity weight makes the group’s total weight equal to</w:t>
      </w:r>
    </w:p>
    <w:p w14:paraId="49CBEBDC"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oMath>
      </m:oMathPara>
    </w:p>
    <w:p w14:paraId="2F244272"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1D15DBFE"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hAnsi="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AA51DFC" w14:textId="77777777">
        <w:trPr>
          <w:cantSplit/>
        </w:trPr>
        <w:tc>
          <w:tcPr>
            <w:tcW w:w="8496" w:type="dxa"/>
            <w:vAlign w:val="center"/>
          </w:tcPr>
          <w:p w14:paraId="6AA56B2C"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ih</m:t>
                                </m:r>
                              </m:sub>
                            </m:sSub>
                          </m:e>
                          <m:sup>
                            <m:r>
                              <w:rPr>
                                <w:rFonts w:ascii="Cambria Math" w:hAnsi="Cambria Math"/>
                                <w:sz w:val="22"/>
                                <w:szCs w:val="22"/>
                              </w:rPr>
                              <m:t>(m)</m:t>
                            </m:r>
                          </m:sup>
                        </m:sSup>
                      </m:e>
                    </m:nary>
                  </m:den>
                </m:f>
                <m:r>
                  <w:ins w:id="161" w:author="Levine, Charles Roger CTR USARMY USMA (USA)" w:date="2026-10-15T14:02:00Z" w16du:dateUtc="2026-10-15T18:02:00Z">
                    <w:rPr>
                      <w:rFonts w:ascii="Cambria Math" w:hAnsi="Cambria Math"/>
                      <w:sz w:val="22"/>
                      <w:szCs w:val="22"/>
                    </w:rPr>
                    <m:t xml:space="preserve">  </m:t>
                  </w:ins>
                </m:r>
                <m:r>
                  <w:rPr>
                    <w:rFonts w:ascii="Cambria Math" w:hAnsi="Cambria Math"/>
                    <w:sz w:val="22"/>
                    <w:szCs w:val="22"/>
                  </w:rPr>
                  <m:t>=</m:t>
                </m:r>
                <m:r>
                  <w:ins w:id="162" w:author="Levine, Charles Roger CTR USARMY USMA (USA)" w:date="2026-10-15T14:02:00Z" w16du:dateUtc="2026-10-15T18:02:00Z">
                    <w:rPr>
                      <w:rFonts w:ascii="Cambria Math" w:hAnsi="Cambria Math"/>
                      <w:sz w:val="22"/>
                      <w:szCs w:val="22"/>
                    </w:rPr>
                    <m:t xml:space="preserve">  </m:t>
                  </w:ins>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h</m:t>
                                    </m:r>
                                  </m:sub>
                                </m:sSub>
                              </m:e>
                              <m:sup>
                                <m:r>
                                  <w:rPr>
                                    <w:rFonts w:ascii="Cambria Math" w:hAnsi="Cambria Math"/>
                                    <w:sz w:val="22"/>
                                    <w:szCs w:val="22"/>
                                  </w:rPr>
                                  <m:t>(m)</m:t>
                                </m:r>
                              </m:sup>
                            </m:sSup>
                            <m:r>
                              <w:rPr>
                                <w:rFonts w:ascii="Cambria Math" w:hAnsi="Cambria Math"/>
                                <w:sz w:val="22"/>
                                <w:szCs w:val="22"/>
                              </w:rPr>
                              <m:t>|</m:t>
                            </m:r>
                          </m:sup>
                        </m:sSup>
                      </m:e>
                    </m:nary>
                  </m:den>
                </m:f>
                <m:r>
                  <w:rPr>
                    <w:rFonts w:ascii="Cambria Math" w:hAnsi="Cambria Math"/>
                    <w:sz w:val="22"/>
                    <w:szCs w:val="22"/>
                  </w:rPr>
                  <m:t>.</m:t>
                </m:r>
              </m:oMath>
            </m:oMathPara>
          </w:p>
        </w:tc>
        <w:tc>
          <w:tcPr>
            <w:tcW w:w="864" w:type="dxa"/>
            <w:vAlign w:val="center"/>
          </w:tcPr>
          <w:p w14:paraId="670D7742" w14:textId="77777777" w:rsidR="00D951E9" w:rsidRDefault="00000000">
            <w:pPr>
              <w:spacing w:after="0" w:line="240" w:lineRule="auto"/>
              <w:jc w:val="right"/>
            </w:pPr>
            <w:r>
              <w:t>(</w:t>
            </w:r>
            <w:bookmarkStart w:id="163" w:name="Eq_4_32"/>
            <w:r>
              <w:t>4.</w:t>
            </w:r>
            <w:fldSimple w:instr=" SEQ Equation \* ARABIC ">
              <w:r w:rsidR="00D951E9">
                <w:t>32</w:t>
              </w:r>
            </w:fldSimple>
            <w:bookmarkEnd w:id="163"/>
            <w:r>
              <w:t>)</w:t>
            </w:r>
          </w:p>
        </w:tc>
      </w:tr>
    </w:tbl>
    <w:p w14:paraId="7B7BFB73"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5E6A5FBD" w14:textId="77777777" w:rsidR="00592BCF" w:rsidRDefault="00000000">
      <w:pPr>
        <w:pStyle w:val="BodyText"/>
      </w:pPr>
      <w:r>
        <w:t xml:space="preserve">Each assignment changes the receiving group’s centroid. Let </w:t>
      </w:r>
      <m:oMath>
        <m:r>
          <w:rPr>
            <w:rFonts w:ascii="Cambria Math" w:hAnsi="Cambria Math"/>
            <w:sz w:val="22"/>
            <w:szCs w:val="22"/>
          </w:rPr>
          <m:t>q</m:t>
        </m:r>
      </m:oMath>
      <w:r>
        <w:t xml:space="preserve"> denote the number of members already assigned to that group. For </w:t>
      </w:r>
      <m:oMath>
        <m:r>
          <w:rPr>
            <w:rFonts w:ascii="Cambria Math" w:hAnsi="Cambria Math"/>
            <w:sz w:val="22"/>
            <w:szCs w:val="22"/>
          </w:rPr>
          <m:t>q&gt;0</m:t>
        </m:r>
      </m:oMath>
      <w:r>
        <w:t xml:space="preserve">, write its current centroid as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Its </w:t>
      </w:r>
      <w:r>
        <w:lastRenderedPageBreak/>
        <w:t xml:space="preserve">current total performance is therefore </w:t>
      </w:r>
      <m:oMath>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Adding individual </w:t>
      </w:r>
      <m:oMath>
        <m:r>
          <w:rPr>
            <w:rFonts w:ascii="Cambria Math" w:hAnsi="Cambria Math"/>
            <w:sz w:val="22"/>
            <w:szCs w:val="22"/>
          </w:rPr>
          <m:t>i</m:t>
        </m:r>
      </m:oMath>
      <w:r>
        <w:t xml:space="preserve"> increases the total by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245D5FA" w14:textId="77777777">
        <w:trPr>
          <w:cantSplit/>
        </w:trPr>
        <w:tc>
          <w:tcPr>
            <w:tcW w:w="8496" w:type="dxa"/>
            <w:vAlign w:val="center"/>
          </w:tcPr>
          <w:p w14:paraId="31E7C455"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tc>
        <w:tc>
          <w:tcPr>
            <w:tcW w:w="864" w:type="dxa"/>
            <w:vAlign w:val="center"/>
          </w:tcPr>
          <w:p w14:paraId="2363AF39" w14:textId="77777777" w:rsidR="00D951E9" w:rsidRDefault="00000000">
            <w:pPr>
              <w:spacing w:after="0" w:line="240" w:lineRule="auto"/>
              <w:jc w:val="right"/>
            </w:pPr>
            <w:r>
              <w:t>(</w:t>
            </w:r>
            <w:bookmarkStart w:id="164" w:name="Eq_4_33"/>
            <w:r>
              <w:t>4.</w:t>
            </w:r>
            <w:fldSimple w:instr=" SEQ Equation \* ARABIC ">
              <w:r w:rsidR="00D951E9">
                <w:t>33</w:t>
              </w:r>
            </w:fldSimple>
            <w:bookmarkEnd w:id="164"/>
            <w:r>
              <w:t>)</w:t>
            </w:r>
          </w:p>
        </w:tc>
      </w:tr>
    </w:tbl>
    <w:p w14:paraId="0C2EC179" w14:textId="77777777" w:rsidR="00592BCF" w:rsidRDefault="00000000">
      <w:pPr>
        <w:pStyle w:val="BodyText"/>
        <w:keepNext/>
      </w:pPr>
      <w:r>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13D6B0" w14:textId="77777777">
        <w:trPr>
          <w:cantSplit/>
        </w:trPr>
        <w:tc>
          <w:tcPr>
            <w:tcW w:w="8496" w:type="dxa"/>
            <w:vAlign w:val="center"/>
          </w:tcPr>
          <w:p w14:paraId="78C0F6C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tc>
        <w:tc>
          <w:tcPr>
            <w:tcW w:w="864" w:type="dxa"/>
            <w:vAlign w:val="center"/>
          </w:tcPr>
          <w:p w14:paraId="1DC8167F" w14:textId="77777777" w:rsidR="00D951E9" w:rsidRDefault="00000000">
            <w:pPr>
              <w:spacing w:after="0" w:line="240" w:lineRule="auto"/>
              <w:jc w:val="right"/>
            </w:pPr>
            <w:r>
              <w:t>(</w:t>
            </w:r>
            <w:bookmarkStart w:id="165" w:name="Eq_4_34"/>
            <w:r>
              <w:t>4.</w:t>
            </w:r>
            <w:fldSimple w:instr=" SEQ Equation \* ARABIC ">
              <w:r w:rsidR="00D951E9">
                <w:t>34</w:t>
              </w:r>
            </w:fldSimple>
            <w:bookmarkEnd w:id="165"/>
            <w:r>
              <w:t>)</w:t>
            </w:r>
          </w:p>
        </w:tc>
      </w:tr>
    </w:tbl>
    <w:p w14:paraId="341FDB88"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4535AFB8" w14:textId="77777777" w:rsidR="00592BCF" w:rsidRDefault="00000000">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CA17F0D" w14:textId="77777777">
        <w:trPr>
          <w:cantSplit/>
        </w:trPr>
        <w:tc>
          <w:tcPr>
            <w:tcW w:w="8496" w:type="dxa"/>
            <w:vAlign w:val="center"/>
          </w:tcPr>
          <w:p w14:paraId="37A3125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 when </m:t>
                </m:r>
                <m:r>
                  <w:rPr>
                    <w:rFonts w:ascii="Cambria Math" w:hAnsi="Cambria Math"/>
                    <w:sz w:val="22"/>
                    <w:szCs w:val="22"/>
                  </w:rPr>
                  <m:t>q=0.</m:t>
                </m:r>
              </m:oMath>
            </m:oMathPara>
          </w:p>
        </w:tc>
        <w:tc>
          <w:tcPr>
            <w:tcW w:w="864" w:type="dxa"/>
            <w:vAlign w:val="center"/>
          </w:tcPr>
          <w:p w14:paraId="06036E0C" w14:textId="77777777" w:rsidR="00D951E9" w:rsidRDefault="00000000">
            <w:pPr>
              <w:spacing w:after="0" w:line="240" w:lineRule="auto"/>
              <w:jc w:val="right"/>
            </w:pPr>
            <w:r>
              <w:t>(</w:t>
            </w:r>
            <w:bookmarkStart w:id="166" w:name="Eq_4_35"/>
            <w:r>
              <w:t>4.</w:t>
            </w:r>
            <w:fldSimple w:instr=" SEQ Equation \* ARABIC ">
              <w:r w:rsidR="00D951E9">
                <w:t>35</w:t>
              </w:r>
            </w:fldSimple>
            <w:bookmarkEnd w:id="166"/>
            <w:r>
              <w:t>)</w:t>
            </w:r>
          </w:p>
        </w:tc>
      </w:tr>
    </w:tbl>
    <w:p w14:paraId="6A93F481"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performance of the group’s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actual members. Because total capacity equals </w:t>
      </w:r>
      <m:oMath>
        <m:r>
          <w:rPr>
            <w:rFonts w:ascii="Cambria Math" w:hAnsi="Cambria Math"/>
            <w:sz w:val="22"/>
            <w:szCs w:val="22"/>
          </w:rPr>
          <m:t>N</m:t>
        </m:r>
      </m:oMath>
      <w:r>
        <w:t>, the procedure fills every group exactly.</w:t>
      </w:r>
    </w:p>
    <w:p w14:paraId="4917F073" w14:textId="625EBE4A" w:rsidR="007016DB" w:rsidRDefault="003369EC" w:rsidP="003369EC">
      <w:r>
        <w:fldChar w:fldCharType="begin"/>
      </w:r>
      <w:r>
        <w:instrText xml:space="preserve"> REF Chapter4Figure4 \h </w:instrText>
      </w:r>
      <w:r>
        <w:fldChar w:fldCharType="separate"/>
      </w:r>
      <w:r w:rsidR="005E5BEF">
        <w:t>Figure 4-6</w:t>
      </w:r>
      <w:r w:rsidR="005E5BEF">
        <w:noBreakHyphen/>
      </w:r>
      <w:r>
        <w:fldChar w:fldCharType="end"/>
      </w:r>
      <w:ins w:id="167" w:author="Levine, Charles Roger CTR USARMY USMA (USA)" w:date="2026-10-15T15:33:00Z" w16du:dateUtc="2026-10-15T19:33:00Z">
        <w:r w:rsidR="009907A5">
          <w:fldChar w:fldCharType="begin"/>
        </w:r>
        <w:r w:rsidR="009907A5">
          <w:instrText xml:space="preserve"> REF _Ref242970855 \p </w:instrText>
        </w:r>
        <w:r w:rsidR="009907A5">
          <w:fldChar w:fldCharType="separate"/>
        </w:r>
        <w:r w:rsidR="009907A5">
          <w:t>below</w:t>
        </w:r>
        <w:r w:rsidR="009907A5">
          <w:fldChar w:fldCharType="end"/>
        </w:r>
      </w:ins>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367041B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B9616CC" w14:textId="77777777" w:rsidR="003369EC" w:rsidRPr="00205937" w:rsidRDefault="003369EC" w:rsidP="00D8262B">
      <w:pPr>
        <w:pStyle w:val="Caption"/>
      </w:pPr>
      <w:bookmarkStart w:id="168" w:name="Chapter4Figure4"/>
      <w:bookmarkStart w:id="169" w:name="_Ref242970855"/>
      <w:r>
        <w:t>Figure 4-</w:t>
      </w:r>
      <w:fldSimple w:instr=" SEQ Figure \* ARABIC ">
        <w:r w:rsidR="005E5BEF">
          <w:rPr>
            <w:noProof/>
          </w:rPr>
          <w:t>6</w:t>
        </w:r>
      </w:fldSimple>
      <w:bookmarkEnd w:id="168"/>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t xml:space="preserve"> are assigned to two groups of capacity three using </w:t>
      </w:r>
      <m:oMath>
        <m:r>
          <w:rPr>
            <w:rFonts w:ascii="Cambria Math" w:hAnsi="Cambria Math"/>
            <w:sz w:val="20"/>
            <w:szCs w:val="20"/>
          </w:rPr>
          <m:t>ρ=2</m:t>
        </m:r>
      </m:oMath>
      <w: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169"/>
    </w:p>
    <w:p w14:paraId="17F5599E" w14:textId="77777777" w:rsidR="00CB3150" w:rsidRDefault="00205937" w:rsidP="00205937">
      <w:r w:rsidRPr="00205937">
        <w:t xml:space="preserve">At </w:t>
      </w:r>
      <m:oMath>
        <m:r>
          <w:rPr>
            <w:rFonts w:ascii="Cambria Math" w:hAnsi="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3A7BBD25" w14:textId="77777777" w:rsidR="00CB3150" w:rsidRDefault="00000000">
      <w:pPr>
        <w:pStyle w:val="Heading2"/>
      </w:pPr>
      <w:bookmarkStart w:id="170" w:name="preference-and-realized-sorting"/>
      <w:bookmarkEnd w:id="158"/>
      <w:r>
        <w:lastRenderedPageBreak/>
        <w:t xml:space="preserve">4.6.3 </w:t>
      </w:r>
      <w:r w:rsidR="0050416D">
        <w:t>Measuring the sorting that results</w:t>
      </w:r>
    </w:p>
    <w:p w14:paraId="3813F781" w14:textId="77777777" w:rsidR="0050416D" w:rsidRPr="0050416D" w:rsidRDefault="0050416D" w:rsidP="0050416D">
      <w:pPr>
        <w:pStyle w:val="BodyText"/>
      </w:pPr>
      <w:r w:rsidRPr="0050416D">
        <w:t xml:space="preserve">The parameter </w:t>
      </w:r>
      <m:oMath>
        <m:r>
          <m:rPr>
            <m:sty m:val="bi"/>
          </m:rPr>
          <w:rPr>
            <w:rFonts w:ascii="Cambria Math" w:hAnsi="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t xml:space="preserve"> lies between groups rather than within them.</w:t>
      </w:r>
    </w:p>
    <w:p w14:paraId="710AD924"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48392CA5" w14:textId="77777777" w:rsidR="00240C6A" w:rsidRDefault="00000000">
      <w:pPr>
        <w:pStyle w:val="BodyText"/>
      </w:pPr>
      <w:r>
        <w:t xml:space="preserve">We summarize the resulting sorting using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3103FE" w14:textId="77777777">
        <w:trPr>
          <w:cantSplit/>
        </w:trPr>
        <w:tc>
          <w:tcPr>
            <w:tcW w:w="8496" w:type="dxa"/>
            <w:vAlign w:val="center"/>
          </w:tcPr>
          <w:p w14:paraId="54728570" w14:textId="77777777"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tc>
        <w:tc>
          <w:tcPr>
            <w:tcW w:w="864" w:type="dxa"/>
            <w:vAlign w:val="center"/>
          </w:tcPr>
          <w:p w14:paraId="48760F2D" w14:textId="77777777" w:rsidR="00D951E9" w:rsidRDefault="00000000">
            <w:pPr>
              <w:spacing w:after="0" w:line="240" w:lineRule="auto"/>
              <w:jc w:val="right"/>
            </w:pPr>
            <w:r>
              <w:t>(</w:t>
            </w:r>
            <w:bookmarkStart w:id="171" w:name="Eq_4_36"/>
            <w:r>
              <w:t>4.</w:t>
            </w:r>
            <w:fldSimple w:instr=" SEQ Equation \* ARABIC ">
              <w:r w:rsidR="00D951E9">
                <w:t>36</w:t>
              </w:r>
            </w:fldSimple>
            <w:bookmarkEnd w:id="171"/>
            <w:r>
              <w:t>)</w:t>
            </w:r>
          </w:p>
        </w:tc>
      </w:tr>
    </w:tbl>
    <w:p w14:paraId="17730E87" w14:textId="77777777" w:rsidR="0050416D" w:rsidRPr="0050416D" w:rsidRDefault="0050416D" w:rsidP="0050416D">
      <w:pPr>
        <w:pStyle w:val="BodyText"/>
      </w:pPr>
      <w:r w:rsidRPr="0050416D">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t xml:space="preserve"> identifies the group containing individual </w:t>
      </w:r>
      <m:oMath>
        <m:r>
          <m:rPr>
            <m:sty m:val="bi"/>
          </m:rPr>
          <w:rPr>
            <w:rFonts w:ascii="Cambria Math" w:hAnsi="Cambria Math"/>
            <w:sz w:val="22"/>
            <w:szCs w:val="22"/>
          </w:rPr>
          <m:t>i</m:t>
        </m:r>
      </m:oMath>
      <w:r w:rsidRPr="0050416D">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t xml:space="preserve"> is that group’s final mean of </w:t>
      </w:r>
      <m:oMath>
        <m:r>
          <m:rPr>
            <m:sty m:val="bi"/>
          </m:rPr>
          <w:rPr>
            <w:rFonts w:ascii="Cambria Math" w:hAnsi="Cambria Math"/>
            <w:sz w:val="22"/>
            <w:szCs w:val="22"/>
          </w:rPr>
          <m:t>A</m:t>
        </m:r>
      </m:oMath>
      <w:r w:rsidRPr="0050416D">
        <w:t xml:space="preserve">, including individual </w:t>
      </w:r>
      <m:oMath>
        <m:r>
          <m:rPr>
            <m:sty m:val="bi"/>
          </m:rPr>
          <w:rPr>
            <w:rFonts w:ascii="Cambria Math" w:hAnsi="Cambria Math"/>
            <w:sz w:val="22"/>
            <w:szCs w:val="22"/>
          </w:rPr>
          <m:t>i</m:t>
        </m:r>
      </m:oMath>
      <w:r w:rsidRPr="0050416D">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t xml:space="preserve"> is the population mean of </w:t>
      </w:r>
      <m:oMath>
        <m:r>
          <m:rPr>
            <m:sty m:val="bi"/>
          </m:rPr>
          <w:rPr>
            <w:rFonts w:ascii="Cambria Math" w:hAnsi="Cambria Math"/>
            <w:sz w:val="22"/>
            <w:szCs w:val="22"/>
          </w:rPr>
          <m:t>A</m:t>
        </m:r>
      </m:oMath>
      <w:r w:rsidRPr="0050416D">
        <w:t>. Both sums run over all individuals in the population.</w:t>
      </w:r>
    </w:p>
    <w:p w14:paraId="3401100F"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7D1E013" w14:textId="77777777" w:rsidR="00240C6A" w:rsidRDefault="00000000">
      <w:pPr>
        <w:pStyle w:val="BodyText"/>
        <w:keepNext/>
      </w:pPr>
      <w:r>
        <w:t>To see why Equation (</w:t>
      </w:r>
      <w:r>
        <w:fldChar w:fldCharType="begin"/>
      </w:r>
      <w:r w:rsidR="00240C6A">
        <w:instrText xml:space="preserve"> REF Eq_4_36 \h </w:instrText>
      </w:r>
      <w:r>
        <w:fldChar w:fldCharType="separate"/>
      </w:r>
      <w:r w:rsidR="00240C6A">
        <w:t>4.36</w:t>
      </w:r>
      <w:r>
        <w:fldChar w:fldCharType="end"/>
      </w:r>
      <w:r>
        <w:t xml:space="preserve">) measures between-group variation, we decompose each individual’s departure from the population mean into a within-group component and a between-group component. For individual </w:t>
      </w:r>
      <m:oMath>
        <m:r>
          <w:rPr>
            <w:rFonts w:ascii="Cambria Math" w:hAnsi="Cambria Math"/>
            <w:sz w:val="22"/>
            <w:szCs w:val="22"/>
          </w:rPr>
          <m:t>i</m:t>
        </m:r>
      </m:oMath>
      <w:r>
        <w:t xml:space="preserve"> in group </w:t>
      </w:r>
      <m:oMath>
        <m:r>
          <w:rPr>
            <w:rFonts w:ascii="Cambria Math" w:hAnsi="Cambria Math"/>
            <w:sz w:val="22"/>
            <w:szCs w:val="22"/>
          </w:rPr>
          <m:t>j</m:t>
        </m:r>
      </m:oMath>
      <w:r>
        <w:t>,</w:t>
      </w:r>
    </w:p>
    <w:p w14:paraId="398DFD76"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1741796D" w14:textId="77777777" w:rsidR="00592BCF" w:rsidRDefault="00000000">
      <w:pPr>
        <w:pStyle w:val="BodyText"/>
        <w:keepNext/>
      </w:pPr>
      <w:r>
        <w:lastRenderedPageBreak/>
        <w:t>Squaring both sides gives</w:t>
      </w:r>
    </w:p>
    <w:p w14:paraId="45DC111B"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26890FBA" w14:textId="77777777" w:rsidR="00592BCF" w:rsidRDefault="00000000">
      <w:pPr>
        <w:pStyle w:val="BodyText"/>
      </w:pPr>
      <w:r>
        <w:t xml:space="preserve">Now sum over all members of group </w:t>
      </w:r>
      <m:oMath>
        <m:r>
          <w:rPr>
            <w:rFonts w:ascii="Cambria Math" w:hAnsi="Cambria Math"/>
            <w:sz w:val="22"/>
            <w:szCs w:val="22"/>
          </w:rPr>
          <m:t>j</m:t>
        </m:r>
      </m:oMath>
      <w:r>
        <w:t xml:space="preserve">. Because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oMath>
      <w:r>
        <w:t xml:space="preserve"> is the same for every member, we can take it outside the corresponding sums:</w:t>
      </w:r>
    </w:p>
    <w:p w14:paraId="732D210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25589D7A" w14:textId="77777777" w:rsidR="00592BCF" w:rsidRDefault="00000000">
      <w:pPr>
        <w:pStyle w:val="BodyText"/>
      </w:pPr>
      <w:r>
        <w:t xml:space="preserve">The middle term is zero. By definition,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of the group’s performance values, so their deviations from that mean sum to zero:</w:t>
      </w:r>
    </w:p>
    <w:p w14:paraId="539E10EF"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14:paraId="71FC82D4" w14:textId="77777777" w:rsidR="00592BCF" w:rsidRDefault="00000000">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98F76F8" w14:textId="77777777">
        <w:trPr>
          <w:cantSplit/>
        </w:trPr>
        <w:tc>
          <w:tcPr>
            <w:tcW w:w="8496" w:type="dxa"/>
            <w:vAlign w:val="center"/>
          </w:tcPr>
          <w:p w14:paraId="7F33EF54" w14:textId="77777777" w:rsidR="00592BCF" w:rsidRDefault="00000000">
            <w:pPr>
              <w:spacing w:before="120" w:line="240" w:lineRule="auto"/>
              <w:jc w:val="center"/>
            </w:pPr>
            <m:oMathPara>
              <m:oMathParaPr>
                <m:jc m:val="center"/>
              </m:oMathParaPr>
              <m:oMath>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tc>
        <w:tc>
          <w:tcPr>
            <w:tcW w:w="864" w:type="dxa"/>
            <w:vAlign w:val="center"/>
          </w:tcPr>
          <w:p w14:paraId="06717483" w14:textId="77777777" w:rsidR="00D951E9" w:rsidRDefault="00000000">
            <w:pPr>
              <w:spacing w:after="0" w:line="240" w:lineRule="auto"/>
              <w:jc w:val="right"/>
            </w:pPr>
            <w:r>
              <w:t>(</w:t>
            </w:r>
            <w:bookmarkStart w:id="172" w:name="Eq_4_37"/>
            <w:r>
              <w:t>4.</w:t>
            </w:r>
            <w:fldSimple w:instr=" SEQ Equation \* ARABIC ">
              <w:r w:rsidR="00D951E9">
                <w:t>37</w:t>
              </w:r>
            </w:fldSimple>
            <w:bookmarkEnd w:id="172"/>
            <w:r>
              <w:t>)</w:t>
            </w:r>
          </w:p>
        </w:tc>
      </w:tr>
    </w:tbl>
    <w:p w14:paraId="1FD3D679" w14:textId="77777777" w:rsidR="00592BCF" w:rsidRDefault="00000000">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4.37</w:t>
      </w:r>
      <w:r>
        <w:fldChar w:fldCharType="end"/>
      </w:r>
      <w:r>
        <w:t xml:space="preserve">) into our definition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1346E3E" w14:textId="77777777">
        <w:trPr>
          <w:cantSplit/>
        </w:trPr>
        <w:tc>
          <w:tcPr>
            <w:tcW w:w="8496" w:type="dxa"/>
            <w:vAlign w:val="center"/>
          </w:tcPr>
          <w:p w14:paraId="1CD79349"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tc>
        <w:tc>
          <w:tcPr>
            <w:tcW w:w="864" w:type="dxa"/>
            <w:vAlign w:val="center"/>
          </w:tcPr>
          <w:p w14:paraId="153A1B42" w14:textId="77777777" w:rsidR="00D951E9" w:rsidRDefault="00000000">
            <w:pPr>
              <w:spacing w:after="0" w:line="240" w:lineRule="auto"/>
              <w:jc w:val="right"/>
            </w:pPr>
            <w:r>
              <w:t>(</w:t>
            </w:r>
            <w:bookmarkStart w:id="173" w:name="Eq_4_38"/>
            <w:r>
              <w:t>4.</w:t>
            </w:r>
            <w:fldSimple w:instr=" SEQ Equation \* ARABIC ">
              <w:r w:rsidR="00D951E9">
                <w:t>38</w:t>
              </w:r>
            </w:fldSimple>
            <w:bookmarkEnd w:id="173"/>
            <w:r>
              <w:t>)</w:t>
            </w:r>
          </w:p>
        </w:tc>
      </w:tr>
    </w:tbl>
    <w:p w14:paraId="0376345E" w14:textId="77777777" w:rsidR="00592BCF" w:rsidRDefault="00000000">
      <w:pPr>
        <w:pStyle w:val="BodyText"/>
      </w:pPr>
      <w:r>
        <w:t xml:space="preserve">This establishes why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measures the fraction of performance variation lying between groups. The factor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accounts for how many individuals belong to each group.</w:t>
      </w:r>
    </w:p>
    <w:p w14:paraId="68C3A694" w14:textId="77777777"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t>, total variation is zero and the index is undefined.</w:t>
      </w:r>
    </w:p>
    <w:p w14:paraId="34DA70F4"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E159A2" w14:textId="77777777">
        <w:trPr>
          <w:cantSplit/>
        </w:trPr>
        <w:tc>
          <w:tcPr>
            <w:tcW w:w="8496" w:type="dxa"/>
            <w:vAlign w:val="center"/>
          </w:tcPr>
          <w:p w14:paraId="3B2C1DC7" w14:textId="77777777"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tc>
        <w:tc>
          <w:tcPr>
            <w:tcW w:w="864" w:type="dxa"/>
            <w:vAlign w:val="center"/>
          </w:tcPr>
          <w:p w14:paraId="267F2CAB" w14:textId="77777777" w:rsidR="00D951E9" w:rsidRDefault="00000000">
            <w:pPr>
              <w:spacing w:after="0" w:line="240" w:lineRule="auto"/>
              <w:jc w:val="right"/>
            </w:pPr>
            <w:r>
              <w:t>(</w:t>
            </w:r>
            <w:bookmarkStart w:id="174" w:name="Eq_4_39"/>
            <w:r>
              <w:t>4.</w:t>
            </w:r>
            <w:fldSimple w:instr=" SEQ Equation \* ARABIC ">
              <w:r w:rsidR="00D951E9">
                <w:t>39</w:t>
              </w:r>
            </w:fldSimple>
            <w:bookmarkEnd w:id="174"/>
            <w:r>
              <w:t>)</w:t>
            </w:r>
          </w:p>
        </w:tc>
      </w:tr>
    </w:tbl>
    <w:p w14:paraId="1B38A0ED" w14:textId="77777777" w:rsidR="0050416D" w:rsidRPr="0050416D" w:rsidRDefault="0050416D" w:rsidP="0050416D">
      <w:pPr>
        <w:pStyle w:val="BodyText"/>
      </w:pPr>
      <w:r w:rsidRPr="0050416D">
        <w:t xml:space="preserve">where </w:t>
      </w:r>
      <m:oMath>
        <m:r>
          <m:rPr>
            <m:scr m:val="double-struck"/>
            <m:sty m:val="b"/>
          </m:rPr>
          <w:rPr>
            <w:rFonts w:ascii="Cambria Math" w:hAnsi="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4.39</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66826E59" w14:textId="77777777" w:rsidR="0050416D" w:rsidRDefault="0050416D">
      <w:pPr>
        <w:pStyle w:val="BodyText"/>
      </w:pPr>
      <w:r w:rsidRPr="0050416D">
        <w:t xml:space="preserve">We therefore report both the assignment preference </w:t>
      </w:r>
      <m:oMath>
        <m:r>
          <w:rPr>
            <w:rFonts w:ascii="Cambria Math" w:hAnsi="Cambria Math"/>
            <w:sz w:val="22"/>
            <w:szCs w:val="22"/>
          </w:rPr>
          <m:t>ρ</m:t>
        </m:r>
      </m:oMath>
      <w:r w:rsidRPr="0050416D">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t xml:space="preserve"> should not be equated with an observed sorting index of zero</w:t>
      </w:r>
      <w:r>
        <w:t>.</w:t>
      </w:r>
    </w:p>
    <w:p w14:paraId="34D04CC3" w14:textId="77777777" w:rsidR="00CB3150" w:rsidRDefault="00000000">
      <w:pPr>
        <w:pStyle w:val="Heading2"/>
      </w:pPr>
      <w:bookmarkStart w:id="175" w:name="X1ad203f4aedc8fcded9afae827919e65ec1bf18"/>
      <w:bookmarkEnd w:id="170"/>
      <w:r>
        <w:t xml:space="preserve">4.6.4 </w:t>
      </w:r>
      <w:r w:rsidR="0050416D">
        <w:t>Using artificial groups to investigate congestion</w:t>
      </w:r>
    </w:p>
    <w:p w14:paraId="361D950E"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27EC071D"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4D9B2E3" w14:textId="77777777" w:rsidR="0050416D" w:rsidRPr="0050416D" w:rsidRDefault="0050416D" w:rsidP="0050416D">
      <w:r w:rsidRPr="0050416D">
        <w:lastRenderedPageBreak/>
        <w:t xml:space="preserve">To examine the consequences of sorting, we instead vary </w:t>
      </w:r>
      <m:oMath>
        <m:r>
          <w:rPr>
            <w:rFonts w:ascii="Cambria Math" w:hAnsi="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4EB06FA7"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61B8348E" w14:textId="77777777" w:rsidR="00CB3150" w:rsidRDefault="00000000">
      <w:pPr>
        <w:pStyle w:val="Heading1"/>
      </w:pPr>
      <w:bookmarkStart w:id="176" w:name="X3c3c4c0997d1df4bc4320797fc414201263c54a"/>
      <w:bookmarkEnd w:id="155"/>
      <w:bookmarkEnd w:id="175"/>
      <w:r>
        <w:t>4.7 What the completed mechanism experiments establish</w:t>
      </w:r>
    </w:p>
    <w:p w14:paraId="72C51216"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0D53C26B" w14:textId="77777777" w:rsidR="00CB3150" w:rsidRDefault="00000000">
      <w:pPr>
        <w:pStyle w:val="Heading2"/>
      </w:pPr>
      <w:bookmarkStart w:id="177" w:name="experimental-setting-and-interpretation"/>
      <w:r>
        <w:t>4.7.1 Experimental setting and interpretation</w:t>
      </w:r>
    </w:p>
    <w:p w14:paraId="6156300D"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t xml:space="preserve">, and a </w:t>
      </w:r>
      <m:oMath>
        <m:r>
          <w:rPr>
            <w:rFonts w:ascii="Cambria Math" w:hAnsi="Cambria Math"/>
            <w:sz w:val="22"/>
            <w:szCs w:val="22"/>
          </w:rPr>
          <m:t>θ</m:t>
        </m:r>
      </m:oMath>
      <w:r>
        <w:t xml:space="preserve"> fixed at the season’s 99th performance percentile. The selection rule was deterministic top-</w:t>
      </w:r>
      <m:oMath>
        <m:r>
          <w:rPr>
            <w:rFonts w:ascii="Cambria Math" w:hAnsi="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427E50DE"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02F12EF1" w14:textId="77777777" w:rsidR="00CB3150" w:rsidRDefault="00000000">
      <w:pPr>
        <w:pStyle w:val="Heading2"/>
      </w:pPr>
      <w:bookmarkStart w:id="178" w:name="X2bdcce90be781303280a4b078df70adb92028df"/>
      <w:bookmarkEnd w:id="177"/>
      <w:r>
        <w:t>4.7.2 Congestion can change winners without similarity preference</w:t>
      </w:r>
    </w:p>
    <w:p w14:paraId="79A2824E" w14:textId="77777777" w:rsidR="00CB3150" w:rsidRDefault="00000000">
      <w: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A6DD15D"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205C444" w14:textId="77777777" w:rsidR="00CB3150" w:rsidRDefault="00000000">
      <w:pPr>
        <w:pStyle w:val="BodyText"/>
      </w:pPr>
      <w: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02471243" w14:textId="77777777" w:rsidR="00CB3150" w:rsidRDefault="00000000">
      <w:pPr>
        <w:pStyle w:val="Heading2"/>
      </w:pPr>
      <w:bookmarkStart w:id="179" w:name="X97d9df95a828479ab0f1857fc0478829051bfc4"/>
      <w:bookmarkEnd w:id="178"/>
      <w:r>
        <w:lastRenderedPageBreak/>
        <w:t>4.7.3 Penalty strength and the visibility of the tail</w:t>
      </w:r>
    </w:p>
    <w:p w14:paraId="7B945899" w14:textId="77777777" w:rsidR="00CB3150" w:rsidRDefault="00000000">
      <w: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and selection near 10% fixed, the next comparison varied </w:t>
      </w:r>
      <m:oMath>
        <m:r>
          <w:rPr>
            <w:rFonts w:ascii="Cambria Math" w:hAnsi="Cambria Math"/>
            <w:sz w:val="22"/>
            <w:szCs w:val="22"/>
          </w:rPr>
          <m:t>λ</m:t>
        </m:r>
      </m:oMath>
      <w: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517D1A3" w14:textId="42FD9F36" w:rsidR="00CB3150" w:rsidRDefault="00000000">
      <w:pPr>
        <w:pStyle w:val="BodyText"/>
      </w:pPr>
      <w: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del w:id="180" w:author="Levine, Charles Roger CTR USARMY USMA (USA)" w:date="2026-10-15T15:34:00Z" w16du:dateUtc="2026-10-15T19:34:00Z">
        <w:r w:rsidDel="00923495">
          <w:delText>observations.</w:delText>
        </w:r>
        <w:r w:rsidDel="00923495">
          <w:fldChar w:fldCharType="begin"/>
        </w:r>
        <w:r w:rsidDel="00923495">
          <w:delInstrText xml:space="preserve"> REF Chapter4Figure5 \h </w:delInstrText>
        </w:r>
        <w:r w:rsidDel="00923495">
          <w:fldChar w:fldCharType="separate"/>
        </w:r>
        <w:r w:rsidR="005E5BEF" w:rsidDel="00923495">
          <w:delText>Figure 4-7</w:delText>
        </w:r>
        <w:r w:rsidR="005E5BEF" w:rsidDel="00923495">
          <w:noBreakHyphen/>
        </w:r>
        <w:r w:rsidDel="00923495">
          <w:fldChar w:fldCharType="end"/>
        </w:r>
      </w:del>
      <w:ins w:id="181" w:author="Levine, Charles Roger CTR USARMY USMA (USA)" w:date="2026-10-15T15:34:00Z" w16du:dateUtc="2026-10-15T19:34:00Z">
        <w:r w:rsidR="00923495">
          <w:t xml:space="preserve">observations.  </w:t>
        </w:r>
      </w:ins>
      <w:ins w:id="182" w:author="Levine, Charles Roger CTR USARMY USMA (USA)" w:date="2026-10-15T15:35:00Z" w16du:dateUtc="2026-10-15T19:35:00Z">
        <w:r w:rsidR="00923495">
          <w:fldChar w:fldCharType="begin"/>
        </w:r>
        <w:r w:rsidR="00923495">
          <w:instrText xml:space="preserve"> REF Chapter4Figure5 </w:instrText>
        </w:r>
        <w:r w:rsidR="00923495">
          <w:fldChar w:fldCharType="separate"/>
        </w:r>
        <w:r w:rsidR="00923495">
          <w:t>Figure 4-</w:t>
        </w:r>
        <w:r w:rsidR="00923495">
          <w:rPr>
            <w:noProof/>
          </w:rPr>
          <w:t>7</w:t>
        </w:r>
        <w:r w:rsidR="00923495">
          <w:fldChar w:fldCharType="end"/>
        </w:r>
        <w:r w:rsidR="00923495">
          <w:t xml:space="preserve"> </w:t>
        </w:r>
        <w:r w:rsidR="00923495">
          <w:fldChar w:fldCharType="begin"/>
        </w:r>
        <w:r w:rsidR="00923495">
          <w:instrText xml:space="preserve"> REF _Ref242970951 \p </w:instrText>
        </w:r>
        <w:r w:rsidR="00923495">
          <w:fldChar w:fldCharType="separate"/>
        </w:r>
        <w:r w:rsidR="00923495">
          <w:t>below</w:t>
        </w:r>
        <w:r w:rsidR="00923495">
          <w:fldChar w:fldCharType="end"/>
        </w:r>
      </w:ins>
      <w:ins w:id="183" w:author="Levine, Charles Roger CTR USARMY USMA (USA)" w:date="2026-10-15T15:34:00Z" w16du:dateUtc="2026-10-15T19:34:00Z">
        <w:r w:rsidR="00923495">
          <w:t xml:space="preserve"> </w:t>
        </w:r>
      </w:ins>
      <w:r>
        <w:t>retains the population-count row so that the visual pattern can be judged alongside its support.</w:t>
      </w:r>
    </w:p>
    <w:p w14:paraId="7DD1FB6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7BA6B086"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44CF0C86" w14:textId="77777777" w:rsidR="00CB3150" w:rsidRDefault="00000000">
      <w:pPr>
        <w:pStyle w:val="Caption"/>
      </w:pPr>
      <w:bookmarkStart w:id="184" w:name="Chapter4Figure5"/>
      <w:bookmarkStart w:id="185" w:name="_Ref242970951"/>
      <w:r>
        <w:t>Figure 4-</w:t>
      </w:r>
      <w:fldSimple w:instr=" SEQ Figure \* ARABIC ">
        <w:r w:rsidR="005E5BEF">
          <w:rPr>
            <w:noProof/>
          </w:rPr>
          <w:t>7</w:t>
        </w:r>
      </w:fldSimple>
      <w:bookmarkEnd w:id="184"/>
      <w:r>
        <w:t xml:space="preserve">.  </w:t>
      </w:r>
      <w:r>
        <w:rPr>
          <w:rStyle w:val="CaptionTitle"/>
        </w:rPr>
        <w:t>Penalty strength and binning in the 2015 simulation.</w:t>
      </w:r>
      <w:r>
        <w:t xml:space="preserve"> Rows compare </w:t>
      </w:r>
      <m:oMath>
        <m:r>
          <w:rPr>
            <w:rFonts w:ascii="Cambria Math" w:hAnsi="Cambria Math"/>
            <w:sz w:val="20"/>
            <w:szCs w:val="20"/>
          </w:rPr>
          <m:t>λ</m:t>
        </m:r>
      </m:oMath>
      <w: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185"/>
    </w:p>
    <w:p w14:paraId="562056A8" w14:textId="77777777" w:rsidR="00CB3150" w:rsidRDefault="00000000">
      <w:pPr>
        <w:pStyle w:val="Heading2"/>
      </w:pPr>
      <w:bookmarkStart w:id="186" w:name="assignment-preference-and-scarcity"/>
      <w:bookmarkEnd w:id="179"/>
      <w:r>
        <w:t>4.7.4 Assignment preference and scarcity</w:t>
      </w:r>
    </w:p>
    <w:p w14:paraId="31A94D0A" w14:textId="7F80D8EE" w:rsidR="00CB3150" w:rsidRDefault="00000000">
      <w: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rsidR="005E5BEF">
        <w:noBreakHyphen/>
      </w:r>
      <w:r>
        <w:fldChar w:fldCharType="end"/>
      </w:r>
      <w:ins w:id="187" w:author="Levine, Charles Roger CTR USARMY USMA (USA)" w:date="2026-10-15T15:35:00Z" w16du:dateUtc="2026-10-15T19:35:00Z">
        <w:r w:rsidR="00923495">
          <w:fldChar w:fldCharType="begin"/>
        </w:r>
        <w:r w:rsidR="00923495">
          <w:instrText xml:space="preserve"> REF _Ref242970967 \p </w:instrText>
        </w:r>
        <w:r w:rsidR="00923495">
          <w:fldChar w:fldCharType="separate"/>
        </w:r>
        <w:r w:rsidR="00923495">
          <w:t>below</w:t>
        </w:r>
        <w:r w:rsidR="00923495">
          <w:fldChar w:fldCharType="end"/>
        </w:r>
      </w:ins>
      <w:r>
        <w:t xml:space="preserve"> expresses each bin’s rate relative to the achieved overall selection rate, making small absolute probabilities visible on a comparable relative scale. [17]</w:t>
      </w:r>
    </w:p>
    <w:p w14:paraId="46FD4296"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7CF0590B"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2B94F20F"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0C16F50E" w14:textId="77777777" w:rsidR="00CB3150" w:rsidRDefault="00000000">
      <w:pPr>
        <w:pStyle w:val="Caption"/>
      </w:pPr>
      <w:bookmarkStart w:id="188" w:name="Chapter4Figure6"/>
      <w:bookmarkStart w:id="189" w:name="_Ref242970967"/>
      <w:r>
        <w:t>Figure 4-</w:t>
      </w:r>
      <w:fldSimple w:instr=" SEQ Figure \* ARABIC ">
        <w:r w:rsidR="005E5BEF">
          <w:rPr>
            <w:noProof/>
          </w:rPr>
          <w:t>8</w:t>
        </w:r>
      </w:fldSimple>
      <w:bookmarkEnd w:id="188"/>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189"/>
    </w:p>
    <w:p w14:paraId="67C3D820" w14:textId="77777777" w:rsidR="00CB3150" w:rsidRDefault="00000000">
      <w:pPr>
        <w:pStyle w:val="Heading2"/>
      </w:pPr>
      <w:bookmarkStart w:id="190" w:name="what-remains-to-be-established"/>
      <w:bookmarkEnd w:id="186"/>
      <w:r>
        <w:t>4.7.5 What remains to be established</w:t>
      </w:r>
    </w:p>
    <w:p w14:paraId="5F472CBF"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488C9585" w14:textId="77777777" w:rsidR="00CB3150" w:rsidRDefault="00000000">
      <w:pPr>
        <w:pStyle w:val="BodyText"/>
      </w:pPr>
      <w:r>
        <w:t xml:space="preserve">The analytic discussion in Section 4.5 explains the roles of </w:t>
      </w:r>
      <m:oMath>
        <m:r>
          <w:rPr>
            <w:rFonts w:ascii="Cambria Math" w:hAnsi="Cambria Math"/>
            <w:sz w:val="22"/>
            <w:szCs w:val="22"/>
          </w:rPr>
          <m:t>γ</m:t>
        </m:r>
      </m:oMath>
      <w:r>
        <w:t xml:space="preserve">, </w:t>
      </w:r>
      <m:oMath>
        <m:r>
          <w:rPr>
            <w:rFonts w:ascii="Cambria Math" w:hAnsi="Cambria Math"/>
            <w:sz w:val="22"/>
            <w:szCs w:val="22"/>
          </w:rPr>
          <m:t>θ</m:t>
        </m:r>
      </m:oMath>
      <w:r>
        <w:t xml:space="preserve">, </w:t>
      </w:r>
      <m:oMath>
        <m:r>
          <w:rPr>
            <w:rFonts w:ascii="Cambria Math" w:hAnsi="Cambria Math"/>
            <w:sz w:val="22"/>
            <w:szCs w:val="22"/>
          </w:rPr>
          <m:t>λ</m:t>
        </m:r>
      </m:oMath>
      <w: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450EC00" w14:textId="77777777" w:rsidR="00CB3150" w:rsidRDefault="00000000">
      <w:pPr>
        <w:pStyle w:val="Heading1"/>
      </w:pPr>
      <w:bookmarkStart w:id="191" w:name="the-bridge-to-empirical-fitting"/>
      <w:bookmarkEnd w:id="176"/>
      <w:bookmarkEnd w:id="190"/>
      <w:r>
        <w:t>4.8 The bridge to empirical fitting</w:t>
      </w:r>
    </w:p>
    <w:p w14:paraId="3F7AB04A"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60C9DD20"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3B34F116" w14:textId="77777777" w:rsidR="00CB3150" w:rsidRDefault="00000000">
      <w:pPr>
        <w:pStyle w:val="BodyText"/>
      </w:pPr>
      <w:r>
        <w:t xml:space="preserve">Each observation describes a player in a particular season. Let </w:t>
      </w:r>
      <m:oMath>
        <m:r>
          <w:rPr>
            <w:rFonts w:ascii="Cambria Math" w:hAnsi="Cambria Math"/>
            <w:sz w:val="22"/>
            <w:szCs w:val="22"/>
          </w:rPr>
          <m:t>s</m:t>
        </m:r>
      </m:oMath>
      <w: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set of players included in season </w:t>
      </w:r>
      <m:oMath>
        <m:r>
          <w:rPr>
            <w:rFonts w:ascii="Cambria Math" w:hAnsi="Cambria Math"/>
            <w:sz w:val="22"/>
            <w:szCs w:val="22"/>
          </w:rPr>
          <m:t>s</m:t>
        </m:r>
      </m:oMath>
      <w:r>
        <w:t xml:space="preserve">. For player </w:t>
      </w:r>
      <m:oMath>
        <m:r>
          <w:rPr>
            <w:rFonts w:ascii="Cambria Math" w:hAnsi="Cambria Math"/>
            <w:sz w:val="22"/>
            <w:szCs w:val="22"/>
          </w:rPr>
          <m:t>i</m:t>
        </m:r>
      </m:oMath>
      <w: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does not indicate that the player was drafted during season </w:t>
      </w:r>
      <m:oMath>
        <m:r>
          <w:rPr>
            <w:rFonts w:ascii="Cambria Math" w:hAnsi="Cambria Math"/>
            <w:sz w:val="22"/>
            <w:szCs w:val="22"/>
          </w:rPr>
          <m:t>s</m:t>
        </m:r>
      </m:oMath>
      <w:r>
        <w:t>.</w:t>
      </w:r>
    </w:p>
    <w:p w14:paraId="7911B85F"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t xml:space="preserve"> for the congestion assigned to player </w:t>
      </w:r>
      <m:oMath>
        <m:r>
          <w:rPr>
            <w:rFonts w:ascii="Cambria Math" w:hAnsi="Cambria Math"/>
            <w:sz w:val="22"/>
            <w:szCs w:val="22"/>
          </w:rPr>
          <m:t>i</m:t>
        </m:r>
      </m:oMath>
      <w:r>
        <w:t xml:space="preserve"> in season </w:t>
      </w:r>
      <m:oMath>
        <m:r>
          <w:rPr>
            <w:rFonts w:ascii="Cambria Math" w:hAnsi="Cambria Math"/>
            <w:sz w:val="22"/>
            <w:szCs w:val="22"/>
          </w:rPr>
          <m:t>s</m:t>
        </m:r>
      </m:oMath>
      <w:r>
        <w:t xml:space="preserve">. The parameter </w:t>
      </w:r>
      <m:oMath>
        <m:r>
          <w:rPr>
            <w:rFonts w:ascii="Cambria Math" w:hAnsi="Cambria Math"/>
            <w:sz w:val="22"/>
            <w:szCs w:val="22"/>
          </w:rPr>
          <m:t>γ</m:t>
        </m:r>
      </m:oMath>
      <w:r>
        <w:t xml:space="preserve"> controls how sharply competitive relevance 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t xml:space="preserve"> changed.</w:t>
      </w:r>
    </w:p>
    <w:p w14:paraId="37DB1D7B"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E5942E6" w14:textId="77777777">
        <w:trPr>
          <w:cantSplit/>
        </w:trPr>
        <w:tc>
          <w:tcPr>
            <w:tcW w:w="8496" w:type="dxa"/>
            <w:vAlign w:val="center"/>
          </w:tcPr>
          <w:p w14:paraId="6C06D30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tc>
        <w:tc>
          <w:tcPr>
            <w:tcW w:w="864" w:type="dxa"/>
            <w:vAlign w:val="center"/>
          </w:tcPr>
          <w:p w14:paraId="5CDA50C3" w14:textId="77777777" w:rsidR="00D951E9" w:rsidRDefault="00000000">
            <w:pPr>
              <w:spacing w:after="0" w:line="240" w:lineRule="auto"/>
              <w:jc w:val="right"/>
            </w:pPr>
            <w:r>
              <w:t>(</w:t>
            </w:r>
            <w:bookmarkStart w:id="192" w:name="Eq_4_40"/>
            <w:r>
              <w:t>4.</w:t>
            </w:r>
            <w:fldSimple w:instr=" SEQ Equation \* ARABIC ">
              <w:r w:rsidR="00D951E9">
                <w:t>40</w:t>
              </w:r>
            </w:fldSimple>
            <w:bookmarkEnd w:id="192"/>
            <w:r>
              <w:t>)</w:t>
            </w:r>
          </w:p>
        </w:tc>
      </w:tr>
    </w:tbl>
    <w:p w14:paraId="01684747"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2F76CED" w14:textId="77777777">
        <w:trPr>
          <w:cantSplit/>
        </w:trPr>
        <w:tc>
          <w:tcPr>
            <w:tcW w:w="8496" w:type="dxa"/>
            <w:vAlign w:val="center"/>
          </w:tcPr>
          <w:p w14:paraId="18831A7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tc>
        <w:tc>
          <w:tcPr>
            <w:tcW w:w="864" w:type="dxa"/>
            <w:vAlign w:val="center"/>
          </w:tcPr>
          <w:p w14:paraId="789B9030" w14:textId="77777777" w:rsidR="00D951E9" w:rsidRDefault="00000000">
            <w:pPr>
              <w:spacing w:after="0" w:line="240" w:lineRule="auto"/>
              <w:jc w:val="right"/>
            </w:pPr>
            <w:r>
              <w:t>(</w:t>
            </w:r>
            <w:bookmarkStart w:id="193" w:name="Eq_4_41"/>
            <w:r>
              <w:t>4.</w:t>
            </w:r>
            <w:fldSimple w:instr=" SEQ Equation \* ARABIC ">
              <w:r w:rsidR="00D951E9">
                <w:t>41</w:t>
              </w:r>
            </w:fldSimple>
            <w:bookmarkEnd w:id="193"/>
            <w:r>
              <w:t>)</w:t>
            </w:r>
          </w:p>
        </w:tc>
      </w:tr>
    </w:tbl>
    <w:p w14:paraId="691A75F8"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while a negative </w:t>
      </w:r>
      <w:r>
        <w:lastRenderedPageBreak/>
        <w:t xml:space="preserve">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121D442" w14:textId="77777777">
        <w:trPr>
          <w:cantSplit/>
        </w:trPr>
        <w:tc>
          <w:tcPr>
            <w:tcW w:w="8496" w:type="dxa"/>
            <w:vAlign w:val="center"/>
          </w:tcPr>
          <w:p w14:paraId="372C9BF0"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tc>
        <w:tc>
          <w:tcPr>
            <w:tcW w:w="864" w:type="dxa"/>
            <w:vAlign w:val="center"/>
          </w:tcPr>
          <w:p w14:paraId="456725CC" w14:textId="77777777" w:rsidR="00D951E9" w:rsidRDefault="00000000">
            <w:pPr>
              <w:spacing w:after="0" w:line="240" w:lineRule="auto"/>
              <w:jc w:val="right"/>
            </w:pPr>
            <w:r>
              <w:t>(</w:t>
            </w:r>
            <w:bookmarkStart w:id="194" w:name="Eq_4_42"/>
            <w:r>
              <w:t>4.</w:t>
            </w:r>
            <w:fldSimple w:instr=" SEQ Equation \* ARABIC ">
              <w:r w:rsidR="00D951E9">
                <w:t>42</w:t>
              </w:r>
            </w:fldSimple>
            <w:bookmarkEnd w:id="194"/>
            <w:r>
              <w:t>)</w:t>
            </w:r>
          </w:p>
        </w:tc>
      </w:tr>
    </w:tbl>
    <w:p w14:paraId="29D8B6F4" w14:textId="77777777" w:rsidR="00CB3150" w:rsidRDefault="00000000">
      <w:r>
        <w:t xml:space="preserve">The joint optimization estimated </w:t>
      </w:r>
      <m:oMath>
        <m:r>
          <w:rPr>
            <w:rFonts w:ascii="Cambria Math" w:hAnsi="Cambria Math"/>
            <w:sz w:val="22"/>
            <w:szCs w:val="22"/>
          </w:rPr>
          <m:t>γ</m:t>
        </m:r>
      </m:oMath>
      <w: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by maximizing this objective. Assignment preference </w:t>
      </w:r>
      <m:oMath>
        <m:r>
          <w:rPr>
            <w:rFonts w:ascii="Cambria Math" w:hAnsi="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t>. These estimates belong to the Bernoulli fitting specification described here. They were not obtained by fitting the exact-</w:t>
      </w:r>
      <m:oMath>
        <m:r>
          <w:rPr>
            <w:rFonts w:ascii="Cambria Math" w:hAnsi="Cambria Math"/>
            <w:sz w:val="22"/>
            <w:szCs w:val="22"/>
          </w:rPr>
          <m:t>K</m:t>
        </m:r>
      </m:oMath>
      <w:r>
        <w:t xml:space="preserve"> selection model. Appendix 4A provides the sample description, numerical implementation details, and supporting source record. [4–9]</w:t>
      </w:r>
    </w:p>
    <w:p w14:paraId="79EF7359"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72290CD3" w14:textId="77777777" w:rsidR="00CB3150" w:rsidRDefault="00000000">
      <w:pPr>
        <w:pStyle w:val="BodyText"/>
      </w:pPr>
      <w:r>
        <w:t xml:space="preserve">There is also a coefficient-scale distinction: dividing </w:t>
      </w:r>
      <m:oMath>
        <m:r>
          <w:rPr>
            <w:rFonts w:ascii="Cambria Math" w:hAnsi="Cambria Math"/>
            <w:sz w:val="22"/>
            <w:szCs w:val="22"/>
          </w:rPr>
          <m:t>A</m:t>
        </m:r>
      </m:oMath>
      <w: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t xml:space="preserve"> by temperature while retaining the same numerical </w:t>
      </w:r>
      <m:oMath>
        <m:r>
          <w:rPr>
            <w:rFonts w:ascii="Cambria Math" w:hAnsi="Cambria Math"/>
            <w:sz w:val="22"/>
            <w:szCs w:val="22"/>
          </w:rPr>
          <m:t>λ</m:t>
        </m:r>
      </m:oMath>
      <w:r>
        <w:t>. An algebraic reparameterization can match logits for fixed congestion, but it does not turn the Bernoulli likelihood into the likelihood of exact-</w:t>
      </w:r>
      <m:oMath>
        <m:r>
          <w:rPr>
            <w:rFonts w:ascii="Cambria Math" w:hAnsi="Cambria Math"/>
            <w:sz w:val="22"/>
            <w:szCs w:val="22"/>
          </w:rPr>
          <m:t>K</m:t>
        </m:r>
      </m:oMath>
      <w:r>
        <w:t xml:space="preserve"> selection. No completed exact-</w:t>
      </w:r>
      <m:oMath>
        <m:r>
          <w:rPr>
            <w:rFonts w:ascii="Cambria Math" w:hAnsi="Cambria Math"/>
            <w:sz w:val="22"/>
            <w:szCs w:val="22"/>
          </w:rPr>
          <m:t>K</m:t>
        </m:r>
      </m:oMath>
      <w:r>
        <w:t xml:space="preserve"> refit has been established in the verified record. [11, 12]</w:t>
      </w:r>
    </w:p>
    <w:p w14:paraId="2BDDDF48"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9CBA4E5" w14:textId="77777777" w:rsidR="00CB3150" w:rsidRDefault="00000000">
      <w:pPr>
        <w:pStyle w:val="Heading1"/>
      </w:pPr>
      <w:bookmarkStart w:id="195" w:name="X34faad1c749316954420b934931aff7c96ea3d6"/>
      <w:bookmarkEnd w:id="191"/>
      <w:r>
        <w:t>Appendix 4A Technical qualifications and the historical fitting record</w:t>
      </w:r>
    </w:p>
    <w:p w14:paraId="1481D9EF" w14:textId="77777777" w:rsidR="00CB3150" w:rsidRDefault="00000000">
      <w:pPr>
        <w:pStyle w:val="Heading2"/>
      </w:pPr>
      <w:bookmarkStart w:id="196" w:name="Xc4cff8260d0316924cc51552c5cb860d3737775"/>
      <w:r>
        <w:t>4A.1 The intended stochastic rule and legacy software</w:t>
      </w:r>
    </w:p>
    <w:p w14:paraId="54925926" w14:textId="77777777" w:rsidR="00CB3150" w:rsidRDefault="00000000">
      <w:r>
        <w:t xml:space="preserve">The stochastic selection rule in Section 4.3 accepts any finite score, including negative scores, and selects exactly </w:t>
      </w:r>
      <m:oMath>
        <m:r>
          <w:rPr>
            <w:rFonts w:ascii="Cambria Math" w:hAnsi="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D72F0E8"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t xml:space="preserve"> individuals. Replacing negative scores with zero can also change relative selection probabilities by erasing differences among those scores. [3]</w:t>
      </w:r>
    </w:p>
    <w:p w14:paraId="0D90AF8E"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02AB81B4"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089B82D4" w14:textId="77777777" w:rsidR="00CB3150" w:rsidRDefault="00000000">
      <w:pPr>
        <w:pStyle w:val="Heading2"/>
      </w:pPr>
      <w:bookmarkStart w:id="197" w:name="X30020ca2e28c3ddcf47702a707f4f0d8976e712"/>
      <w:bookmarkEnd w:id="196"/>
      <w:r>
        <w:t>4A.2 Differences between the stated selection rule and earlier implementations</w:t>
      </w:r>
    </w:p>
    <w:p w14:paraId="50F6A77B" w14:textId="77777777" w:rsidR="00CB3150" w:rsidRDefault="00000000">
      <w:r>
        <w:t xml:space="preserve">For season </w:t>
      </w:r>
      <m:oMath>
        <m:r>
          <w:rPr>
            <w:rFonts w:ascii="Cambria Math" w:hAnsi="Cambria Math"/>
            <w:sz w:val="22"/>
            <w:szCs w:val="22"/>
          </w:rPr>
          <m:t>s</m:t>
        </m:r>
      </m:oMath>
      <w: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183E774"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individual </w:t>
      </w:r>
      <m:oMath>
        <m:r>
          <w:rPr>
            <w:rFonts w:ascii="Cambria Math" w:hAnsi="Cambria Math"/>
            <w:sz w:val="22"/>
            <w:szCs w:val="22"/>
          </w:rPr>
          <m:t>i</m:t>
        </m:r>
      </m:oMath>
      <w:r>
        <w:t xml:space="preserve">’s group in season </w:t>
      </w:r>
      <m:oMath>
        <m:r>
          <w:rPr>
            <w:rFonts w:ascii="Cambria Math" w:hAnsi="Cambria Math"/>
            <w:sz w:val="22"/>
            <w:szCs w:val="22"/>
          </w:rPr>
          <m:t>s</m:t>
        </m:r>
      </m:oMath>
      <w: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t xml:space="preserve"> be the number of individuals included in group </w:t>
      </w:r>
      <m:oMath>
        <m:r>
          <w:rPr>
            <w:rFonts w:ascii="Cambria Math" w:hAnsi="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6B14AD7" w14:textId="77777777">
        <w:trPr>
          <w:cantSplit/>
        </w:trPr>
        <w:tc>
          <w:tcPr>
            <w:tcW w:w="8496" w:type="dxa"/>
            <w:vAlign w:val="center"/>
          </w:tcPr>
          <w:p w14:paraId="5C530629"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tc>
        <w:tc>
          <w:tcPr>
            <w:tcW w:w="864" w:type="dxa"/>
            <w:vAlign w:val="center"/>
          </w:tcPr>
          <w:p w14:paraId="7820357F" w14:textId="77777777" w:rsidR="00D951E9" w:rsidRDefault="00000000">
            <w:pPr>
              <w:spacing w:after="0" w:line="240" w:lineRule="auto"/>
              <w:jc w:val="right"/>
            </w:pPr>
            <w:r>
              <w:t>(</w:t>
            </w:r>
            <w:bookmarkStart w:id="198" w:name="Eq_4A_1"/>
            <w:r>
              <w:t>4A.</w:t>
            </w:r>
            <w:fldSimple w:instr=" SEQ Equation \r 1 \* ARABIC ">
              <w:r w:rsidR="00D951E9">
                <w:t>1</w:t>
              </w:r>
            </w:fldSimple>
            <w:bookmarkEnd w:id="198"/>
            <w:r>
              <w:t>)</w:t>
            </w:r>
          </w:p>
        </w:tc>
      </w:tr>
    </w:tbl>
    <w:p w14:paraId="5A90DDC4"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t xml:space="preserve"> denotes the shared congestion of group </w:t>
      </w:r>
      <m:oMath>
        <m:r>
          <w:rPr>
            <w:rFonts w:ascii="Cambria Math" w:hAnsi="Cambria Math"/>
            <w:sz w:val="22"/>
            <w:szCs w:val="22"/>
          </w:rPr>
          <m:t>j</m:t>
        </m:r>
      </m:oMath>
      <w:r>
        <w:t xml:space="preserve"> in season </w:t>
      </w:r>
      <m:oMath>
        <m:r>
          <w:rPr>
            <w:rFonts w:ascii="Cambria Math" w:hAnsi="Cambria Math"/>
            <w:sz w:val="22"/>
            <w:szCs w:val="22"/>
          </w:rPr>
          <m:t>s</m:t>
        </m:r>
      </m:oMath>
      <w:r>
        <w:t xml:space="preserve">; the </w:t>
      </w:r>
      <w:r>
        <w:lastRenderedPageBreak/>
        <w:t xml:space="preserve">effective congestion applied to individual </w:t>
      </w:r>
      <m:oMath>
        <m:r>
          <w:rPr>
            <w:rFonts w:ascii="Cambria Math" w:hAnsi="Cambria Math"/>
            <w:sz w:val="22"/>
            <w:szCs w:val="22"/>
          </w:rPr>
          <m:t>i</m:t>
        </m:r>
      </m:oMath>
      <w: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29882DF" w14:textId="77777777" w:rsidR="00CB3150" w:rsidRDefault="00000000">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18E70C" w14:textId="77777777">
        <w:trPr>
          <w:cantSplit/>
        </w:trPr>
        <w:tc>
          <w:tcPr>
            <w:tcW w:w="8496" w:type="dxa"/>
            <w:vAlign w:val="center"/>
          </w:tcPr>
          <w:p w14:paraId="2FE1503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tc>
        <w:tc>
          <w:tcPr>
            <w:tcW w:w="864" w:type="dxa"/>
            <w:vAlign w:val="center"/>
          </w:tcPr>
          <w:p w14:paraId="71D0534F" w14:textId="77777777" w:rsidR="00D951E9" w:rsidRDefault="00000000">
            <w:pPr>
              <w:spacing w:after="0" w:line="240" w:lineRule="auto"/>
              <w:jc w:val="right"/>
            </w:pPr>
            <w:r>
              <w:t>(</w:t>
            </w:r>
            <w:bookmarkStart w:id="199" w:name="Eq_4A_2"/>
            <w:r>
              <w:t>4A.</w:t>
            </w:r>
            <w:fldSimple w:instr=" SEQ Equation \* ARABIC ">
              <w:r w:rsidR="00D951E9">
                <w:t>2</w:t>
              </w:r>
            </w:fldSimple>
            <w:bookmarkEnd w:id="199"/>
            <w:r>
              <w:t>)</w:t>
            </w:r>
          </w:p>
        </w:tc>
      </w:tr>
    </w:tbl>
    <w:p w14:paraId="3664A009" w14:textId="77777777" w:rsidR="00CB3150" w:rsidRDefault="00000000">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A2F1BF" w14:textId="77777777">
        <w:trPr>
          <w:cantSplit/>
        </w:trPr>
        <w:tc>
          <w:tcPr>
            <w:tcW w:w="8496" w:type="dxa"/>
            <w:vAlign w:val="center"/>
          </w:tcPr>
          <w:p w14:paraId="4D5C499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tc>
        <w:tc>
          <w:tcPr>
            <w:tcW w:w="864" w:type="dxa"/>
            <w:vAlign w:val="center"/>
          </w:tcPr>
          <w:p w14:paraId="68801B44" w14:textId="77777777" w:rsidR="00D951E9" w:rsidRDefault="00000000">
            <w:pPr>
              <w:spacing w:after="0" w:line="240" w:lineRule="auto"/>
              <w:jc w:val="right"/>
            </w:pPr>
            <w:r>
              <w:t>(</w:t>
            </w:r>
            <w:bookmarkStart w:id="200" w:name="Eq_4A_3"/>
            <w:r>
              <w:t>4A.</w:t>
            </w:r>
            <w:fldSimple w:instr=" SEQ Equation \* ARABIC ">
              <w:r w:rsidR="00D951E9">
                <w:t>3</w:t>
              </w:r>
            </w:fldSimple>
            <w:bookmarkEnd w:id="200"/>
            <w:r>
              <w:t>)</w:t>
            </w:r>
          </w:p>
        </w:tc>
      </w:tr>
    </w:tbl>
    <w:p w14:paraId="2720F166" w14:textId="77777777" w:rsidR="00CB3150" w:rsidRDefault="00000000">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61D977" w14:textId="77777777">
        <w:trPr>
          <w:cantSplit/>
        </w:trPr>
        <w:tc>
          <w:tcPr>
            <w:tcW w:w="8496" w:type="dxa"/>
            <w:vAlign w:val="center"/>
          </w:tcPr>
          <w:p w14:paraId="35D994B2"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772A44CE"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tc>
        <w:tc>
          <w:tcPr>
            <w:tcW w:w="864" w:type="dxa"/>
            <w:vAlign w:val="center"/>
          </w:tcPr>
          <w:p w14:paraId="2B9E925E" w14:textId="77777777" w:rsidR="00D951E9" w:rsidRDefault="00000000">
            <w:pPr>
              <w:spacing w:after="0" w:line="240" w:lineRule="auto"/>
              <w:jc w:val="right"/>
            </w:pPr>
            <w:r>
              <w:t>(</w:t>
            </w:r>
            <w:bookmarkStart w:id="201" w:name="Eq_4A_4"/>
            <w:r>
              <w:t>4A.</w:t>
            </w:r>
            <w:fldSimple w:instr=" SEQ Equation \* ARABIC ">
              <w:r w:rsidR="00D951E9">
                <w:t>4</w:t>
              </w:r>
            </w:fldSimple>
            <w:bookmarkEnd w:id="201"/>
            <w:r>
              <w:t>)</w:t>
            </w:r>
          </w:p>
        </w:tc>
      </w:tr>
    </w:tbl>
    <w:p w14:paraId="2DE0A8B6" w14:textId="77777777" w:rsidR="00CB3150" w:rsidRDefault="00000000">
      <w:r>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w:t>
      </w:r>
      <m:oMath>
        <m:r>
          <w:rPr>
            <w:rFonts w:ascii="Cambria Math" w:hAnsi="Cambria Math"/>
            <w:sz w:val="22"/>
            <w:szCs w:val="22"/>
          </w:rPr>
          <m:t>γ</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Congestion was recomputed as </w:t>
      </w:r>
      <m:oMath>
        <m:r>
          <w:rPr>
            <w:rFonts w:ascii="Cambria Math" w:hAnsi="Cambria Math"/>
            <w:sz w:val="22"/>
            <w:szCs w:val="22"/>
          </w:rPr>
          <m:t>γ</m:t>
        </m:r>
      </m:oMath>
      <w:r>
        <w:t xml:space="preserve"> changed during joint optimization. A separate option held </w:t>
      </w:r>
      <m:oMath>
        <m:r>
          <w:rPr>
            <w:rFonts w:ascii="Cambria Math" w:hAnsi="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1EB518F9" w14:textId="77777777" w:rsidR="00CB3150" w:rsidRDefault="00000000">
      <w:pPr>
        <w:pStyle w:val="Heading2"/>
      </w:pPr>
      <w:bookmarkStart w:id="202" w:name="X61c80e37b1d723545285bb680c26300a41eba3a"/>
      <w:bookmarkEnd w:id="197"/>
      <w:r>
        <w:lastRenderedPageBreak/>
        <w:t>4A.3 Normalization and threshold construction</w:t>
      </w:r>
    </w:p>
    <w:p w14:paraId="248BCD8B" w14:textId="77777777" w:rsidR="00CB3150" w:rsidRDefault="00000000">
      <w: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t xml:space="preserve"> for an expected value under the model, and let </w:t>
      </w:r>
      <m:oMath>
        <m:r>
          <m:rPr>
            <m:sty m:val="bi"/>
          </m:rPr>
          <w:rPr>
            <w:rFonts w:ascii="Cambria Math" w:hAnsi="Cambria Math"/>
            <w:sz w:val="22"/>
            <w:szCs w:val="22"/>
          </w:rPr>
          <m:t>A</m:t>
        </m:r>
      </m:oMath>
      <w:r>
        <w:t xml:space="preserve"> and </w:t>
      </w:r>
      <m:oMath>
        <m:r>
          <m:rPr>
            <m:sty m:val="bi"/>
          </m:rPr>
          <w:rPr>
            <w:rFonts w:ascii="Cambria Math" w:hAnsi="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C53EEB" w14:textId="77777777">
        <w:trPr>
          <w:cantSplit/>
        </w:trPr>
        <w:tc>
          <w:tcPr>
            <w:tcW w:w="8496" w:type="dxa"/>
            <w:vAlign w:val="center"/>
          </w:tcPr>
          <w:p w14:paraId="2259131B"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tc>
        <w:tc>
          <w:tcPr>
            <w:tcW w:w="864" w:type="dxa"/>
            <w:vAlign w:val="center"/>
          </w:tcPr>
          <w:p w14:paraId="4E3EC2D5" w14:textId="77777777" w:rsidR="00D951E9" w:rsidRDefault="00000000">
            <w:pPr>
              <w:spacing w:after="0" w:line="240" w:lineRule="auto"/>
              <w:jc w:val="right"/>
            </w:pPr>
            <w:r>
              <w:t>(</w:t>
            </w:r>
            <w:bookmarkStart w:id="203" w:name="Eq_4A_5"/>
            <w:r>
              <w:t>4A.</w:t>
            </w:r>
            <w:fldSimple w:instr=" SEQ Equation \* ARABIC ">
              <w:r w:rsidR="00D951E9">
                <w:t>5</w:t>
              </w:r>
            </w:fldSimple>
            <w:bookmarkEnd w:id="203"/>
            <w:r>
              <w:t>)</w:t>
            </w:r>
          </w:p>
        </w:tc>
      </w:tr>
    </w:tbl>
    <w:p w14:paraId="220B9989"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320DE048" w14:textId="77777777" w:rsidR="00CB3150" w:rsidRDefault="00000000">
      <w:pPr>
        <w:pStyle w:val="BodyText"/>
      </w:pPr>
      <w: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t xml:space="preserve"> denote its empirical </w:t>
      </w:r>
      <m:oMath>
        <m:r>
          <w:rPr>
            <w:rFonts w:ascii="Cambria Math" w:hAnsi="Cambria Math"/>
            <w:sz w:val="22"/>
            <w:szCs w:val="22"/>
          </w:rPr>
          <m:t>q</m:t>
        </m:r>
      </m:oMath>
      <w:r>
        <w:t xml:space="preserve">-quantile—the performance value marking approximately the fraction </w:t>
      </w:r>
      <m:oMath>
        <m:r>
          <w:rPr>
            <w:rFonts w:ascii="Cambria Math" w:hAnsi="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DB9038" w14:textId="77777777">
        <w:trPr>
          <w:cantSplit/>
        </w:trPr>
        <w:tc>
          <w:tcPr>
            <w:tcW w:w="8496" w:type="dxa"/>
            <w:vAlign w:val="center"/>
          </w:tcPr>
          <w:p w14:paraId="5961F6E2"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tc>
        <w:tc>
          <w:tcPr>
            <w:tcW w:w="864" w:type="dxa"/>
            <w:vAlign w:val="center"/>
          </w:tcPr>
          <w:p w14:paraId="1E4915F1" w14:textId="77777777" w:rsidR="00D951E9" w:rsidRDefault="00000000">
            <w:pPr>
              <w:spacing w:after="0" w:line="240" w:lineRule="auto"/>
              <w:jc w:val="right"/>
            </w:pPr>
            <w:r>
              <w:t>(</w:t>
            </w:r>
            <w:bookmarkStart w:id="204" w:name="Eq_4A_6"/>
            <w:r>
              <w:t>4A.</w:t>
            </w:r>
            <w:fldSimple w:instr=" SEQ Equation \* ARABIC ">
              <w:r w:rsidR="00D951E9">
                <w:t>6</w:t>
              </w:r>
            </w:fldSimple>
            <w:bookmarkEnd w:id="204"/>
            <w:r>
              <w:t>)</w:t>
            </w:r>
          </w:p>
        </w:tc>
      </w:tr>
    </w:tbl>
    <w:p w14:paraId="2638B419" w14:textId="77777777" w:rsidR="00CB3150" w:rsidRDefault="00000000">
      <w:r>
        <w:lastRenderedPageBreak/>
        <w:t xml:space="preserve">The superscript </w:t>
      </w:r>
      <m:oMath>
        <m:r>
          <w:rPr>
            <w:rFonts w:ascii="Cambria Math" w:hAnsi="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861F161" w14:textId="77777777" w:rsidR="00CB3150" w:rsidRDefault="00000000">
      <w:pPr>
        <w:pStyle w:val="BodyText"/>
      </w:pPr>
      <w:r>
        <w:t xml:space="preserve">Assignment preference </w:t>
      </w:r>
      <m:oMath>
        <m:r>
          <w:rPr>
            <w:rFonts w:ascii="Cambria Math" w:hAnsi="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t xml:space="preserve"> likelihood. [1, 8]</w:t>
      </w:r>
    </w:p>
    <w:p w14:paraId="10760F53" w14:textId="77777777" w:rsidR="00CB3150" w:rsidRDefault="00000000">
      <w:pPr>
        <w:pStyle w:val="Heading2"/>
      </w:pPr>
      <w:bookmarkStart w:id="205" w:name="X37bb242055bc516b188ab4496a584a40b1a9c72"/>
      <w:bookmarkEnd w:id="202"/>
      <w:r>
        <w:t>4A.4 Saved estimates and parameter transfer</w:t>
      </w:r>
    </w:p>
    <w:p w14:paraId="1C36AB03" w14:textId="77777777" w:rsidR="00CB3150" w:rsidRDefault="00000000">
      <w: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t xml:space="preserve"> is the estimate of </w:t>
      </w:r>
      <m:oMath>
        <m:r>
          <w:rPr>
            <w:rFonts w:ascii="Cambria Math" w:hAnsi="Cambria Math"/>
            <w:sz w:val="22"/>
            <w:szCs w:val="22"/>
          </w:rPr>
          <m:t>γ</m:t>
        </m:r>
      </m:oMath>
      <w:r>
        <w:t xml:space="preserve"> obtained by fitting the model. The joint fitting artifact saved on 28 August 2026 reports</w:t>
      </w:r>
    </w:p>
    <w:p w14:paraId="784B4CFB" w14:textId="77777777" w:rsidR="00CB3150" w:rsidRDefault="00000000">
      <w:pPr>
        <w:pStyle w:val="BodyText"/>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t>,</w:t>
      </w:r>
    </w:p>
    <w:p w14:paraId="7BD5308B" w14:textId="77777777" w:rsidR="00CB3150" w:rsidRDefault="00000000">
      <w:pPr>
        <w:pStyle w:val="BodyText"/>
      </w:pPr>
      <w: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3CB42BF9"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t>. Those estimates belong to a different fitting specification and should not be merged with the later joint estimates. [5, 9, 10]</w:t>
      </w:r>
    </w:p>
    <w:p w14:paraId="6707C373"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FB1A44" w14:textId="77777777">
        <w:trPr>
          <w:cantSplit/>
        </w:trPr>
        <w:tc>
          <w:tcPr>
            <w:tcW w:w="8496" w:type="dxa"/>
            <w:vAlign w:val="center"/>
          </w:tcPr>
          <w:p w14:paraId="2FE2045F"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tc>
        <w:tc>
          <w:tcPr>
            <w:tcW w:w="864" w:type="dxa"/>
            <w:vAlign w:val="center"/>
          </w:tcPr>
          <w:p w14:paraId="0CCE7214" w14:textId="77777777" w:rsidR="00D951E9" w:rsidRDefault="00000000">
            <w:pPr>
              <w:spacing w:after="0" w:line="240" w:lineRule="auto"/>
              <w:jc w:val="right"/>
            </w:pPr>
            <w:r>
              <w:t>(</w:t>
            </w:r>
            <w:bookmarkStart w:id="206" w:name="Eq_4A_7"/>
            <w:r>
              <w:t>4A.</w:t>
            </w:r>
            <w:fldSimple w:instr=" SEQ Equation \* ARABIC ">
              <w:r w:rsidR="00D951E9">
                <w:t>7</w:t>
              </w:r>
            </w:fldSimple>
            <w:bookmarkEnd w:id="206"/>
            <w:r>
              <w:t>)</w:t>
            </w:r>
          </w:p>
        </w:tc>
      </w:tr>
    </w:tbl>
    <w:p w14:paraId="4A2B9AF6" w14:textId="77777777" w:rsidR="00CB3150" w:rsidRDefault="00000000">
      <w: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when the numerical penalty coefficient is transferred unchanged. [4, 11]</w:t>
      </w:r>
    </w:p>
    <w:p w14:paraId="05E4BDAA" w14:textId="77777777" w:rsidR="00CB3150" w:rsidRDefault="00000000">
      <w:pPr>
        <w:pStyle w:val="BodyText"/>
      </w:pPr>
      <w:r>
        <w:t>An exact-</w:t>
      </w:r>
      <m:oMath>
        <m:r>
          <w:rPr>
            <w:rFonts w:ascii="Cambria Math" w:hAnsi="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t xml:space="preserve"> refit has been established in the verified record. [2, 12]</w:t>
      </w:r>
    </w:p>
    <w:p w14:paraId="334CE49F"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hAnsi="Cambria Math"/>
            <w:sz w:val="22"/>
            <w:szCs w:val="22"/>
          </w:rPr>
          <m:t>K</m:t>
        </m:r>
      </m:oMath>
      <w:r>
        <w:t xml:space="preserve"> or stochastic exact-</w:t>
      </w:r>
      <m:oMath>
        <m:r>
          <w:rPr>
            <w:rFonts w:ascii="Cambria Math" w:hAnsi="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27EB74A4" w14:textId="77777777" w:rsidR="00CB3150" w:rsidRDefault="00000000">
      <w:pPr>
        <w:pStyle w:val="Heading2"/>
      </w:pPr>
      <w:bookmarkStart w:id="207" w:name="Xc89fd0d0a0538ad258b22b5118afea5b3189c30"/>
      <w:bookmarkEnd w:id="205"/>
      <w:r>
        <w:t>4A.5 Alternative congestion specifications</w:t>
      </w:r>
    </w:p>
    <w:p w14:paraId="0EE678FE" w14:textId="77777777" w:rsidR="00CB3150" w:rsidRDefault="00000000">
      <w: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t xml:space="preserve">. Moving the threshold with </w:t>
      </w:r>
      <m:oMath>
        <m:r>
          <w:rPr>
            <w:rFonts w:ascii="Cambria Math" w:hAnsi="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ABC71B4" w14:textId="77777777" w:rsidR="00CA538B" w:rsidRDefault="00000000">
      <w:r>
        <w:t xml:space="preserve">The full-group measure in Section 4.4.3 deliberately includes the focal individual. To make the alternative explicit, suppose individual </w:t>
      </w:r>
      <m:oMath>
        <m:r>
          <w:rPr>
            <w:rFonts w:ascii="Cambria Math" w:hAnsi="Cambria Math"/>
            <w:sz w:val="22"/>
            <w:szCs w:val="22"/>
          </w:rPr>
          <m:t>i</m:t>
        </m:r>
      </m:oMath>
      <w:r>
        <w:t xml:space="preserve"> belongs to group </w:t>
      </w:r>
      <m:oMath>
        <m:r>
          <w:rPr>
            <w:rFonts w:ascii="Cambria Math" w:hAnsi="Cambria Math"/>
            <w:sz w:val="22"/>
            <w:szCs w:val="22"/>
          </w:rPr>
          <m:t>j</m:t>
        </m:r>
      </m:oMath>
      <w: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920D1C4" w14:textId="77777777">
        <w:trPr>
          <w:cantSplit/>
        </w:trPr>
        <w:tc>
          <w:tcPr>
            <w:tcW w:w="8496" w:type="dxa"/>
            <w:vAlign w:val="center"/>
          </w:tcPr>
          <w:p w14:paraId="6A62E087"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tc>
        <w:tc>
          <w:tcPr>
            <w:tcW w:w="864" w:type="dxa"/>
            <w:vAlign w:val="center"/>
          </w:tcPr>
          <w:p w14:paraId="6E4C8896" w14:textId="77777777" w:rsidR="00D951E9" w:rsidRDefault="00000000">
            <w:pPr>
              <w:spacing w:after="0" w:line="240" w:lineRule="auto"/>
              <w:jc w:val="right"/>
            </w:pPr>
            <w:r>
              <w:t>(</w:t>
            </w:r>
            <w:bookmarkStart w:id="208" w:name="Eq_4A_8"/>
            <w:r>
              <w:t>4A.</w:t>
            </w:r>
            <w:fldSimple w:instr=" SEQ Equation \* ARABIC ">
              <w:r w:rsidR="00D951E9">
                <w:t>8</w:t>
              </w:r>
            </w:fldSimple>
            <w:bookmarkEnd w:id="208"/>
            <w:r>
              <w:t>)</w:t>
            </w:r>
          </w:p>
        </w:tc>
      </w:tr>
    </w:tbl>
    <w:p w14:paraId="4B1BF5A3" w14:textId="77777777" w:rsidR="00CA538B" w:rsidRDefault="00000000">
      <w: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t xml:space="preserve"> in Section 4.4.1, which averages other members’ </w:t>
      </w:r>
      <w:r>
        <w:lastRenderedPageBreak/>
        <w:t xml:space="preserve">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The refined model retains the full-group mean as a measure of shared roster pressure; this leave-one-out alternative is recorded here to clarify that modeling choice.</w:t>
      </w:r>
    </w:p>
    <w:p w14:paraId="0AAB5937"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6A8A5524" w14:textId="77777777" w:rsidR="00CB3150" w:rsidRDefault="00000000">
      <w:pPr>
        <w:pStyle w:val="Heading2"/>
      </w:pPr>
      <w:r>
        <w:t>4A.6 Expected sorting under random assignment</w:t>
      </w:r>
    </w:p>
    <w:p w14:paraId="57F12ED4"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under this reference case.</w:t>
      </w:r>
    </w:p>
    <w:p w14:paraId="5A9E524E" w14:textId="77777777" w:rsidR="00240C6A" w:rsidRDefault="00000000">
      <w:pPr>
        <w:pStyle w:val="BodyText"/>
        <w:keepNext/>
      </w:pPr>
      <w:r>
        <w:t xml:space="preserve">Consider a fixed population of </w:t>
      </w:r>
      <m:oMath>
        <m:r>
          <w:rPr>
            <w:rFonts w:ascii="Cambria Math" w:hAnsi="Cambria Math"/>
            <w:sz w:val="22"/>
            <w:szCs w:val="22"/>
          </w:rPr>
          <m:t>N&gt;1</m:t>
        </m:r>
      </m:oMath>
      <w:r>
        <w:t xml:space="preserve"> individuals with performance values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divided into </w:t>
      </w:r>
      <m:oMath>
        <m:r>
          <w:rPr>
            <w:rFonts w:ascii="Cambria Math" w:hAnsi="Cambria Math"/>
            <w:sz w:val="22"/>
            <w:szCs w:val="22"/>
          </w:rPr>
          <m:t>J</m:t>
        </m:r>
      </m:oMath>
      <w:r>
        <w:t xml:space="preserve"> nonempty groups with fixed sizes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where</w:t>
      </w:r>
    </w:p>
    <w:p w14:paraId="06C86BA2"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51D5CB8A" w14:textId="77777777" w:rsidR="00240C6A" w:rsidRDefault="00000000">
      <w:pPr>
        <w:pStyle w:val="BodyText"/>
      </w:pPr>
      <w:r>
        <w:t>Every allocation consistent with these group sizes is equally likely. The group sizes need not be equal.</w:t>
      </w:r>
    </w:p>
    <w:p w14:paraId="11EE54FD" w14:textId="77777777" w:rsidR="00240C6A" w:rsidRDefault="00000000">
      <w:pPr>
        <w:pStyle w:val="BodyText"/>
        <w:keepNext/>
      </w:pPr>
      <w:r>
        <w:t xml:space="preserve">Let </w:t>
      </w:r>
      <m:oMath>
        <m:acc>
          <m:accPr>
            <m:chr m:val="̅"/>
            <m:ctrlPr>
              <w:rPr>
                <w:rFonts w:ascii="Cambria Math" w:hAnsi="Cambria Math"/>
              </w:rPr>
            </m:ctrlPr>
          </m:accPr>
          <m:e>
            <m:r>
              <w:rPr>
                <w:rFonts w:ascii="Cambria Math" w:hAnsi="Cambria Math"/>
                <w:sz w:val="22"/>
                <w:szCs w:val="22"/>
              </w:rPr>
              <m:t>A</m:t>
            </m:r>
          </m:e>
        </m:acc>
      </m:oMath>
      <w:r>
        <w:t xml:space="preserve"> denote the population mean, and define the population variance using denominator </w:t>
      </w:r>
      <m:oMath>
        <m:r>
          <w:rPr>
            <w:rFonts w:ascii="Cambria Math" w:hAnsi="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B40BC61" w14:textId="77777777">
        <w:trPr>
          <w:cantSplit/>
        </w:trPr>
        <w:tc>
          <w:tcPr>
            <w:tcW w:w="8496" w:type="dxa"/>
            <w:vAlign w:val="center"/>
          </w:tcPr>
          <w:p w14:paraId="7F3F17F1" w14:textId="77777777" w:rsidR="00240C6A"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oMath>
            </m:oMathPara>
          </w:p>
        </w:tc>
        <w:tc>
          <w:tcPr>
            <w:tcW w:w="864" w:type="dxa"/>
            <w:vAlign w:val="center"/>
          </w:tcPr>
          <w:p w14:paraId="328674EF" w14:textId="77777777" w:rsidR="00D951E9" w:rsidRDefault="00000000">
            <w:pPr>
              <w:spacing w:after="0" w:line="240" w:lineRule="auto"/>
              <w:jc w:val="right"/>
            </w:pPr>
            <w:r>
              <w:t>(</w:t>
            </w:r>
            <w:bookmarkStart w:id="209" w:name="Eq_4A_9"/>
            <w:r>
              <w:t>4A.</w:t>
            </w:r>
            <w:fldSimple w:instr=" SEQ Equation \* ARABIC ">
              <w:r w:rsidR="00D951E9">
                <w:t>9</w:t>
              </w:r>
            </w:fldSimple>
            <w:bookmarkEnd w:id="209"/>
            <w:r>
              <w:t>)</w:t>
            </w:r>
          </w:p>
        </w:tc>
      </w:tr>
    </w:tbl>
    <w:p w14:paraId="2D87C0FD" w14:textId="77777777" w:rsidR="00240C6A" w:rsidRDefault="00000000">
      <w:pPr>
        <w:pStyle w:val="BodyText"/>
      </w:pPr>
      <w:r>
        <w:t xml:space="preserve">We assume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&gt;0</m:t>
        </m:r>
      </m:oMath>
      <w:r>
        <w:t>. Performance values remain fixed throughout the calculation; the randomness comes entirely from group membership.</w:t>
      </w:r>
    </w:p>
    <w:p w14:paraId="4C036507" w14:textId="77777777" w:rsidR="00240C6A" w:rsidRDefault="00000000">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345B37" w14:textId="77777777">
        <w:trPr>
          <w:cantSplit/>
        </w:trPr>
        <w:tc>
          <w:tcPr>
            <w:tcW w:w="8496" w:type="dxa"/>
            <w:vAlign w:val="center"/>
          </w:tcPr>
          <w:p w14:paraId="3947A372"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tc>
        <w:tc>
          <w:tcPr>
            <w:tcW w:w="864" w:type="dxa"/>
            <w:vAlign w:val="center"/>
          </w:tcPr>
          <w:p w14:paraId="0C562775" w14:textId="77777777" w:rsidR="00D951E9" w:rsidRDefault="00000000">
            <w:pPr>
              <w:spacing w:after="0" w:line="240" w:lineRule="auto"/>
              <w:jc w:val="right"/>
            </w:pPr>
            <w:r>
              <w:t>(</w:t>
            </w:r>
            <w:bookmarkStart w:id="210" w:name="Eq_4A_10"/>
            <w:r>
              <w:t>4A.</w:t>
            </w:r>
            <w:fldSimple w:instr=" SEQ Equation \* ARABIC ">
              <w:r w:rsidR="00D951E9">
                <w:t>10</w:t>
              </w:r>
            </w:fldSimple>
            <w:bookmarkEnd w:id="210"/>
            <w:r>
              <w:t>)</w:t>
            </w:r>
          </w:p>
        </w:tc>
      </w:tr>
    </w:tbl>
    <w:p w14:paraId="539C3129" w14:textId="77777777" w:rsidR="00240C6A" w:rsidRDefault="00000000">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C749B0" w14:textId="77777777">
        <w:trPr>
          <w:cantSplit/>
        </w:trPr>
        <w:tc>
          <w:tcPr>
            <w:tcW w:w="8496" w:type="dxa"/>
            <w:vAlign w:val="center"/>
          </w:tcPr>
          <w:p w14:paraId="2A16C61E"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=0,</m:t>
                </m:r>
                <m:r>
                  <m:rPr>
                    <m:nor/>
                  </m:rPr>
                  <w:rPr>
                    <w:rFonts w:ascii="Cambria Math" w:hAnsi="Cambria Math"/>
                    <w:sz w:val="22"/>
                    <w:szCs w:val="22"/>
                  </w:rPr>
                  <m:t xml:space="preserve">   </m:t>
                </m:r>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46BB26AB" w14:textId="77777777" w:rsidR="00D951E9" w:rsidRDefault="00000000">
            <w:pPr>
              <w:spacing w:after="0" w:line="240" w:lineRule="auto"/>
              <w:jc w:val="right"/>
            </w:pPr>
            <w:r>
              <w:t>(</w:t>
            </w:r>
            <w:bookmarkStart w:id="211" w:name="Eq_4A_11"/>
            <w:r>
              <w:t>4A.</w:t>
            </w:r>
            <w:fldSimple w:instr=" SEQ Equation \* ARABIC ">
              <w:r w:rsidR="00D951E9">
                <w:t>11</w:t>
              </w:r>
            </w:fldSimple>
            <w:bookmarkEnd w:id="211"/>
            <w:r>
              <w:t>)</w:t>
            </w:r>
          </w:p>
        </w:tc>
      </w:tr>
    </w:tbl>
    <w:p w14:paraId="3C629711" w14:textId="77777777" w:rsidR="00240C6A" w:rsidRDefault="00000000">
      <w:pPr>
        <w:pStyle w:val="BodyText"/>
        <w:keepNext/>
      </w:pPr>
      <w:r>
        <w:t xml:space="preserve">For a particular group </w:t>
      </w:r>
      <m:oMath>
        <m:r>
          <w:rPr>
            <w:rFonts w:ascii="Cambria Math" w:hAnsi="Cambria Math"/>
            <w:sz w:val="22"/>
            <w:szCs w:val="22"/>
          </w:rPr>
          <m:t>j</m:t>
        </m:r>
      </m:oMath>
      <w:r>
        <w:t xml:space="preserve">, let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oMath>
      <w:r>
        <w:t xml:space="preserve"> equal one if individual </w:t>
      </w:r>
      <m:oMath>
        <m:r>
          <w:rPr>
            <w:rFonts w:ascii="Cambria Math" w:hAnsi="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72D6205" w14:textId="77777777">
        <w:trPr>
          <w:cantSplit/>
        </w:trPr>
        <w:tc>
          <w:tcPr>
            <w:tcW w:w="8496" w:type="dxa"/>
            <w:vAlign w:val="center"/>
          </w:tcPr>
          <w:p w14:paraId="2D4A2E82"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oMath>
            </m:oMathPara>
          </w:p>
        </w:tc>
        <w:tc>
          <w:tcPr>
            <w:tcW w:w="864" w:type="dxa"/>
            <w:vAlign w:val="center"/>
          </w:tcPr>
          <w:p w14:paraId="11E70812" w14:textId="77777777" w:rsidR="00D951E9" w:rsidRDefault="00000000">
            <w:pPr>
              <w:spacing w:after="0" w:line="240" w:lineRule="auto"/>
              <w:jc w:val="right"/>
            </w:pPr>
            <w:r>
              <w:t>(</w:t>
            </w:r>
            <w:bookmarkStart w:id="212" w:name="Eq_4A_12"/>
            <w:r>
              <w:t>4A.</w:t>
            </w:r>
            <w:fldSimple w:instr=" SEQ Equation \* ARABIC ">
              <w:r w:rsidR="00D951E9">
                <w:t>12</w:t>
              </w:r>
            </w:fldSimple>
            <w:bookmarkEnd w:id="212"/>
            <w:r>
              <w:t>)</w:t>
            </w:r>
          </w:p>
        </w:tc>
      </w:tr>
    </w:tbl>
    <w:p w14:paraId="53163E98" w14:textId="77777777" w:rsidR="00240C6A" w:rsidRDefault="00000000">
      <w:pPr>
        <w:pStyle w:val="BodyText"/>
        <w:keepNext/>
      </w:pPr>
      <w:r>
        <w:t xml:space="preserve">Under uniform random assignment, each individual has probability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divided by </w:t>
      </w:r>
      <m:oMath>
        <m:r>
          <w:rPr>
            <w:rFonts w:ascii="Cambria Math" w:hAnsi="Cambria Math"/>
            <w:sz w:val="22"/>
            <w:szCs w:val="22"/>
          </w:rPr>
          <m:t>N</m:t>
        </m:r>
      </m:oMath>
      <w:r>
        <w:t xml:space="preserve"> of belonging to group </w:t>
      </w:r>
      <m:oMath>
        <m:r>
          <w:rPr>
            <w:rFonts w:ascii="Cambria Math" w:hAnsi="Cambria Math"/>
            <w:sz w:val="22"/>
            <w:szCs w:val="22"/>
          </w:rPr>
          <m:t>j</m:t>
        </m:r>
      </m:oMath>
      <w:r>
        <w:t xml:space="preserve">. For two distinct individuals </w:t>
      </w:r>
      <m:oMath>
        <m:r>
          <w:rPr>
            <w:rFonts w:ascii="Cambria Math" w:hAnsi="Cambria Math"/>
            <w:sz w:val="22"/>
            <w:szCs w:val="22"/>
          </w:rPr>
          <m:t>i</m:t>
        </m:r>
      </m:oMath>
      <w:r>
        <w:t xml:space="preserve"> and </w:t>
      </w:r>
      <m:oMath>
        <m:r>
          <w:rPr>
            <w:rFonts w:ascii="Cambria Math" w:hAnsi="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2F53B7D" w14:textId="77777777">
        <w:trPr>
          <w:cantSplit/>
        </w:trPr>
        <w:tc>
          <w:tcPr>
            <w:tcW w:w="8496" w:type="dxa"/>
            <w:vAlign w:val="center"/>
          </w:tcPr>
          <w:p w14:paraId="176C32D3"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r>
                  <w:rPr>
                    <w:rFonts w:ascii="Cambria Math" w:hAnsi="Cambria Math"/>
                    <w:sz w:val="22"/>
                    <w:szCs w:val="22"/>
                  </w:rPr>
                  <m:t>,</m:t>
                </m:r>
                <m:r>
                  <m:rPr>
                    <m:nor/>
                  </m:rPr>
                  <w:rPr>
                    <w:rFonts w:ascii="Cambria Math" w:hAnsi="Cambria Math"/>
                    <w:sz w:val="22"/>
                    <w:szCs w:val="22"/>
                  </w:rPr>
                  <m:t xml:space="preserve">   </m:t>
                </m:r>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hj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r>
                  <w:rPr>
                    <w:rFonts w:ascii="Cambria Math" w:hAnsi="Cambria Math"/>
                    <w:sz w:val="22"/>
                    <w:szCs w:val="22"/>
                  </w:rPr>
                  <m:t>.</m:t>
                </m:r>
              </m:oMath>
            </m:oMathPara>
          </w:p>
        </w:tc>
        <w:tc>
          <w:tcPr>
            <w:tcW w:w="864" w:type="dxa"/>
            <w:vAlign w:val="center"/>
          </w:tcPr>
          <w:p w14:paraId="2CE687D2" w14:textId="77777777" w:rsidR="00D951E9" w:rsidRDefault="00000000">
            <w:pPr>
              <w:spacing w:after="0" w:line="240" w:lineRule="auto"/>
              <w:jc w:val="right"/>
            </w:pPr>
            <w:r>
              <w:t>(</w:t>
            </w:r>
            <w:bookmarkStart w:id="213" w:name="Eq_4A_13"/>
            <w:r>
              <w:t>4A.</w:t>
            </w:r>
            <w:fldSimple w:instr=" SEQ Equation \* ARABIC ">
              <w:r w:rsidR="00D951E9">
                <w:t>13</w:t>
              </w:r>
            </w:fldSimple>
            <w:bookmarkEnd w:id="213"/>
            <w:r>
              <w:t>)</w:t>
            </w:r>
          </w:p>
        </w:tc>
      </w:tr>
    </w:tbl>
    <w:p w14:paraId="34F7E6BA" w14:textId="77777777" w:rsidR="00240C6A" w:rsidRDefault="00000000">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FA3E0F7" w14:textId="77777777">
        <w:trPr>
          <w:cantSplit/>
        </w:trPr>
        <w:tc>
          <w:tcPr>
            <w:tcW w:w="8496" w:type="dxa"/>
            <w:vAlign w:val="center"/>
          </w:tcPr>
          <w:p w14:paraId="255B4FE1"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N(N-1)</m:t>
                    </m:r>
                  </m:den>
                </m:f>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3B142A34" w14:textId="77777777" w:rsidR="00D951E9" w:rsidRDefault="00000000">
            <w:pPr>
              <w:spacing w:after="0" w:line="240" w:lineRule="auto"/>
              <w:jc w:val="right"/>
            </w:pPr>
            <w:r>
              <w:t>(</w:t>
            </w:r>
            <w:bookmarkStart w:id="214" w:name="Eq_4A_14"/>
            <w:r>
              <w:t>4A.</w:t>
            </w:r>
            <w:fldSimple w:instr=" SEQ Equation \* ARABIC ">
              <w:r w:rsidR="00D951E9">
                <w:t>14</w:t>
              </w:r>
            </w:fldSimple>
            <w:bookmarkEnd w:id="214"/>
            <w:r>
              <w:t>)</w:t>
            </w:r>
          </w:p>
        </w:tc>
      </w:tr>
    </w:tbl>
    <w:p w14:paraId="1CFA0F91" w14:textId="77777777" w:rsidR="00240C6A" w:rsidRDefault="00000000">
      <w:pPr>
        <w:pStyle w:val="BodyText"/>
      </w:pPr>
      <w:r>
        <w:t>The second sum includes all ordered pairs of distinct individuals.</w:t>
      </w:r>
    </w:p>
    <w:p w14:paraId="4033EB1E" w14:textId="77777777" w:rsidR="00240C6A" w:rsidRDefault="00000000">
      <w:pPr>
        <w:pStyle w:val="BodyText"/>
        <w:keepNext/>
      </w:pPr>
      <w:r>
        <w:t>The cross-products simplify because the centered performance values sum to zero. Specifically,</w:t>
      </w:r>
    </w:p>
    <w:p w14:paraId="22CFB5A4" w14:textId="77777777" w:rsidR="00240C6A" w:rsidRDefault="00000000">
      <w:pPr>
        <w:spacing w:before="120" w:line="240" w:lineRule="auto"/>
        <w:jc w:val="center"/>
      </w:pPr>
      <m:oMathPara>
        <m:oMathParaPr>
          <m:jc m:val="center"/>
        </m:oMathParaPr>
        <m:oMath>
          <m:r>
            <w:rPr>
              <w:rFonts w:ascii="Cambria Math" w:hAnsi="Cambria Math"/>
              <w:sz w:val="22"/>
              <w:szCs w:val="22"/>
            </w:rPr>
            <m:t>0=</m:t>
          </m:r>
          <m:sSup>
            <m:sSupPr>
              <m:ctrlPr>
                <w:rPr>
                  <w:rFonts w:ascii="Cambria Math" w:hAnsi="Cambria Math"/>
                </w:rPr>
              </m:ctrlPr>
            </m:sSupPr>
            <m:e>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14:paraId="157822F5" w14:textId="77777777" w:rsidR="00240C6A" w:rsidRDefault="00000000">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35ECCAA" w14:textId="77777777">
        <w:trPr>
          <w:cantSplit/>
        </w:trPr>
        <w:tc>
          <w:tcPr>
            <w:tcW w:w="8496" w:type="dxa"/>
            <w:vAlign w:val="center"/>
          </w:tcPr>
          <w:p w14:paraId="3CE1C455"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oMath>
            </m:oMathPara>
          </w:p>
        </w:tc>
        <w:tc>
          <w:tcPr>
            <w:tcW w:w="864" w:type="dxa"/>
            <w:vAlign w:val="center"/>
          </w:tcPr>
          <w:p w14:paraId="3C35B49D" w14:textId="77777777" w:rsidR="00D951E9" w:rsidRDefault="00000000">
            <w:pPr>
              <w:spacing w:after="0" w:line="240" w:lineRule="auto"/>
              <w:jc w:val="right"/>
            </w:pPr>
            <w:r>
              <w:t>(</w:t>
            </w:r>
            <w:bookmarkStart w:id="215" w:name="Eq_4A_15"/>
            <w:r>
              <w:t>4A.</w:t>
            </w:r>
            <w:fldSimple w:instr=" SEQ Equation \* ARABIC ">
              <w:r w:rsidR="00D951E9">
                <w:t>15</w:t>
              </w:r>
            </w:fldSimple>
            <w:bookmarkEnd w:id="215"/>
            <w:r>
              <w:t>)</w:t>
            </w:r>
          </w:p>
        </w:tc>
      </w:tr>
    </w:tbl>
    <w:p w14:paraId="16DE899A" w14:textId="77777777" w:rsidR="00240C6A" w:rsidRDefault="00000000">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E77E6A6" w14:textId="77777777">
        <w:trPr>
          <w:cantSplit/>
        </w:trPr>
        <w:tc>
          <w:tcPr>
            <w:tcW w:w="8496" w:type="dxa"/>
            <w:vAlign w:val="center"/>
          </w:tcPr>
          <w:p w14:paraId="72518560"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14:paraId="3C76A910"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2F40A7F3" w14:textId="77777777" w:rsidR="00D951E9" w:rsidRDefault="00000000">
            <w:pPr>
              <w:spacing w:after="0" w:line="240" w:lineRule="auto"/>
              <w:jc w:val="right"/>
            </w:pPr>
            <w:r>
              <w:t>(</w:t>
            </w:r>
            <w:bookmarkStart w:id="216" w:name="Eq_4A_16"/>
            <w:r>
              <w:t>4A.</w:t>
            </w:r>
            <w:fldSimple w:instr=" SEQ Equation \* ARABIC ">
              <w:r w:rsidR="00D951E9">
                <w:t>16</w:t>
              </w:r>
            </w:fldSimple>
            <w:bookmarkEnd w:id="216"/>
            <w:r>
              <w:t>)</w:t>
            </w:r>
          </w:p>
        </w:tc>
      </w:tr>
    </w:tbl>
    <w:p w14:paraId="38D8522F" w14:textId="77777777" w:rsidR="00240C6A" w:rsidRDefault="00000000">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3ED35A" w14:textId="77777777">
        <w:trPr>
          <w:cantSplit/>
        </w:trPr>
        <w:tc>
          <w:tcPr>
            <w:tcW w:w="8496" w:type="dxa"/>
            <w:vAlign w:val="center"/>
          </w:tcPr>
          <w:p w14:paraId="5DD5B3C8" w14:textId="77777777" w:rsidR="00240C6A" w:rsidRDefault="00000000">
            <w:pPr>
              <w:spacing w:before="120" w:line="240" w:lineRule="auto"/>
              <w:jc w:val="center"/>
            </w:pPr>
            <m:oMathPara>
              <m:oMathParaPr>
                <m:jc m:val="center"/>
              </m:oMathParaPr>
              <m:oMath>
                <m:r>
                  <w:rPr>
                    <w:rFonts w:ascii="Cambria Math" w:hAnsi="Cambria Math"/>
                    <w:sz w:val="22"/>
                    <w:szCs w:val="22"/>
                  </w:rPr>
                  <m:t>E[</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e>
                </m:nary>
              </m:oMath>
            </m:oMathPara>
          </w:p>
          <w:p w14:paraId="6A5EF045"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JN-</m:t>
                    </m:r>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5734877E" w14:textId="77777777" w:rsidR="00D951E9" w:rsidRDefault="00000000">
            <w:pPr>
              <w:spacing w:after="0" w:line="240" w:lineRule="auto"/>
              <w:jc w:val="right"/>
            </w:pPr>
            <w:r>
              <w:t>(</w:t>
            </w:r>
            <w:bookmarkStart w:id="217" w:name="Eq_4A_17"/>
            <w:r>
              <w:t>4A.</w:t>
            </w:r>
            <w:fldSimple w:instr=" SEQ Equation \* ARABIC ">
              <w:r w:rsidR="00D951E9">
                <w:t>17</w:t>
              </w:r>
            </w:fldSimple>
            <w:bookmarkEnd w:id="217"/>
            <w:r>
              <w:t>)</w:t>
            </w:r>
          </w:p>
        </w:tc>
      </w:tr>
    </w:tbl>
    <w:p w14:paraId="263EF0B9" w14:textId="77777777" w:rsidR="00240C6A" w:rsidRDefault="00000000">
      <w:pPr>
        <w:pStyle w:val="BodyText"/>
      </w:pPr>
      <w:r>
        <w:t>This step uses linearity of expectation. It does not require the group means to be independent.</w:t>
      </w:r>
    </w:p>
    <w:p w14:paraId="57A5B88E" w14:textId="77777777" w:rsidR="00240C6A" w:rsidRDefault="00000000">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1F38E73" w14:textId="77777777">
        <w:trPr>
          <w:cantSplit/>
        </w:trPr>
        <w:tc>
          <w:tcPr>
            <w:tcW w:w="8496" w:type="dxa"/>
            <w:vAlign w:val="center"/>
          </w:tcPr>
          <w:p w14:paraId="0BA60724"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tc>
        <w:tc>
          <w:tcPr>
            <w:tcW w:w="864" w:type="dxa"/>
            <w:vAlign w:val="center"/>
          </w:tcPr>
          <w:p w14:paraId="7B6CA499" w14:textId="77777777" w:rsidR="00D951E9" w:rsidRDefault="00000000">
            <w:pPr>
              <w:spacing w:after="0" w:line="240" w:lineRule="auto"/>
              <w:jc w:val="right"/>
            </w:pPr>
            <w:r>
              <w:t>(</w:t>
            </w:r>
            <w:bookmarkStart w:id="218" w:name="Eq_4A_18"/>
            <w:r>
              <w:t>4A.</w:t>
            </w:r>
            <w:fldSimple w:instr=" SEQ Equation \* ARABIC ">
              <w:r w:rsidR="00D951E9">
                <w:t>18</w:t>
              </w:r>
            </w:fldSimple>
            <w:bookmarkEnd w:id="218"/>
            <w:r>
              <w:t>)</w:t>
            </w:r>
          </w:p>
        </w:tc>
      </w:tr>
    </w:tbl>
    <w:p w14:paraId="47AC97D6" w14:textId="77777777" w:rsidR="00240C6A" w:rsidRDefault="00000000">
      <w:pPr>
        <w:pStyle w:val="BodyText"/>
        <w:keepNext/>
      </w:pPr>
      <w:r>
        <w:t xml:space="preserve">Its denominator is the fixed quantity </w:t>
      </w:r>
      <m:oMath>
        <m:r>
          <w:rPr>
            <w:rFonts w:ascii="Cambria Math" w:hAnsi="Cambria Math"/>
            <w:sz w:val="22"/>
            <w:szCs w:val="22"/>
          </w:rPr>
          <m:t>N</m:t>
        </m:r>
      </m:oMath>
      <w:r>
        <w:t xml:space="preserve"> times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275029" w14:textId="77777777">
        <w:trPr>
          <w:cantSplit/>
        </w:trPr>
        <w:tc>
          <w:tcPr>
            <w:tcW w:w="8496" w:type="dxa"/>
            <w:vAlign w:val="center"/>
          </w:tcPr>
          <w:p w14:paraId="4349C036"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num>
                  <m:den>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r>
                      <w:rPr>
                        <w:rFonts w:ascii="Cambria Math" w:hAnsi="Cambria Math"/>
                        <w:sz w:val="22"/>
                        <w:szCs w:val="22"/>
                      </w:rPr>
                      <m:t>J-1</m:t>
                    </m:r>
                  </m:num>
                  <m:den>
                    <m:r>
                      <w:rPr>
                        <w:rFonts w:ascii="Cambria Math" w:hAnsi="Cambria Math"/>
                        <w:sz w:val="22"/>
                        <w:szCs w:val="22"/>
                      </w:rPr>
                      <m:t>N-1</m:t>
                    </m:r>
                  </m:den>
                </m:f>
                <m:r>
                  <w:rPr>
                    <w:rFonts w:ascii="Cambria Math" w:hAnsi="Cambria Math"/>
                    <w:sz w:val="22"/>
                    <w:szCs w:val="22"/>
                  </w:rPr>
                  <m:t>.</m:t>
                </m:r>
              </m:oMath>
            </m:oMathPara>
          </w:p>
        </w:tc>
        <w:tc>
          <w:tcPr>
            <w:tcW w:w="864" w:type="dxa"/>
            <w:vAlign w:val="center"/>
          </w:tcPr>
          <w:p w14:paraId="7F5FBECA" w14:textId="77777777" w:rsidR="00D951E9" w:rsidRDefault="00000000">
            <w:pPr>
              <w:spacing w:after="0" w:line="240" w:lineRule="auto"/>
              <w:jc w:val="right"/>
            </w:pPr>
            <w:r>
              <w:t>(</w:t>
            </w:r>
            <w:bookmarkStart w:id="219" w:name="Eq_4A_19"/>
            <w:r>
              <w:t>4A.</w:t>
            </w:r>
            <w:fldSimple w:instr=" SEQ Equation \* ARABIC ">
              <w:r w:rsidR="00D951E9">
                <w:t>19</w:t>
              </w:r>
            </w:fldSimple>
            <w:bookmarkEnd w:id="219"/>
            <w:r>
              <w:t>)</w:t>
            </w:r>
          </w:p>
        </w:tc>
      </w:tr>
    </w:tbl>
    <w:p w14:paraId="5A3AE346" w14:textId="77777777" w:rsidR="00240C6A" w:rsidRDefault="00000000">
      <w:pPr>
        <w:pStyle w:val="BodyText"/>
      </w:pPr>
      <w:r>
        <w:t xml:space="preserve">This result gives the sorting expected from random allocation alone. For fixed </w:t>
      </w:r>
      <m:oMath>
        <m:r>
          <w:rPr>
            <w:rFonts w:ascii="Cambria Math" w:hAnsi="Cambria Math"/>
            <w:sz w:val="22"/>
            <w:szCs w:val="22"/>
          </w:rPr>
          <m:t>N</m:t>
        </m:r>
      </m:oMath>
      <w:r>
        <w:t xml:space="preserve"> and </w:t>
      </w:r>
      <m:oMath>
        <m:r>
          <w:rPr>
            <w:rFonts w:ascii="Cambria Math" w:hAnsi="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202DDEFB" w14:textId="77777777" w:rsidR="00CB3150" w:rsidRDefault="00000000">
      <w:pPr>
        <w:pStyle w:val="Heading1"/>
      </w:pPr>
      <w:bookmarkStart w:id="220" w:name="X8a33aa523801c967d2fea04397cc8e7252f71fa"/>
      <w:bookmarkEnd w:id="195"/>
      <w:bookmarkEnd w:id="207"/>
      <w:r>
        <w:lastRenderedPageBreak/>
        <w:t>Appendix 4B Sources for the equations and completed results</w:t>
      </w:r>
    </w:p>
    <w:p w14:paraId="1AD001E7"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38E5AFAB"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5E91082A"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CF31350" w14:textId="77777777" w:rsidR="00CB3150" w:rsidRDefault="00000000">
      <w:pPr>
        <w:pStyle w:val="BodyText"/>
      </w:pPr>
      <w:r>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438DF06"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64D09F80" w14:textId="77777777" w:rsidR="00CB3150" w:rsidRDefault="00000000">
      <w:pPr>
        <w:pStyle w:val="BodyText"/>
      </w:pPr>
      <w:r>
        <w:lastRenderedPageBreak/>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3283E5CA"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09134CA1"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6F7296" w14:textId="77777777" w:rsidR="00CB3150" w:rsidRDefault="00000000">
      <w:pPr>
        <w:pStyle w:val="BodyText"/>
      </w:pPr>
      <w:r>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028BC3E1"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46E64AFB"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0BD75A87"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t xml:space="preserve"> likelihoods is asserted.</w:t>
      </w:r>
    </w:p>
    <w:p w14:paraId="5FB8A144"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sz w:val="22"/>
            <w:szCs w:val="22"/>
          </w:rPr>
          <m:t>K</m:t>
        </m:r>
      </m:oMath>
      <w:r>
        <w:t xml:space="preserve"> estimation as an alternative. The later replay lock in note [1] kept that fitting procedure unchanged.</w:t>
      </w:r>
    </w:p>
    <w:p w14:paraId="490F9EB2" w14:textId="77777777" w:rsidR="00CB3150" w:rsidRDefault="00000000">
      <w:pPr>
        <w:pStyle w:val="BodyText"/>
      </w:pPr>
      <w:r>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747E934"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1CCA683A" w14:textId="77777777" w:rsidR="00CB3150" w:rsidRDefault="00000000">
      <w:pPr>
        <w:pStyle w:val="BodyText"/>
      </w:pPr>
      <w:r>
        <w:lastRenderedPageBreak/>
        <w:t>[15] ASSORT_20260927_penalty_magnitude_v1_report.md documents the raw penalty scale relative to standardized individual performance. Numerical values quoted in Section 4.7 are taken from the completed report.</w:t>
      </w:r>
    </w:p>
    <w:p w14:paraId="1C0D47F9" w14:textId="1A138C99" w:rsidR="00CB3150" w:rsidRDefault="00000000">
      <w:pPr>
        <w:pStyle w:val="BodyText"/>
      </w:pPr>
      <w:r>
        <w:t xml:space="preserve">[16] ASSORT_20260927_penalty_bars_v1_report.md records the </w:t>
      </w:r>
      <m:oMath>
        <m:r>
          <w:rPr>
            <w:rFonts w:ascii="Cambria Math" w:hAnsi="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rsidR="005E5BEF">
        <w:noBreakHyphen/>
      </w:r>
      <w:r>
        <w:fldChar w:fldCharType="end"/>
      </w:r>
      <w:ins w:id="221" w:author="Levine, Charles Roger CTR USARMY USMA (USA)" w:date="2026-10-15T15:36:00Z" w16du:dateUtc="2026-10-15T19:36:00Z">
        <w:r w:rsidR="00923495">
          <w:fldChar w:fldCharType="begin"/>
        </w:r>
        <w:r w:rsidR="00923495">
          <w:instrText xml:space="preserve"> REF _Ref242970951 \p </w:instrText>
        </w:r>
        <w:r w:rsidR="00923495">
          <w:fldChar w:fldCharType="separate"/>
        </w:r>
        <w:r w:rsidR="00923495">
          <w:t>above</w:t>
        </w:r>
        <w:r w:rsidR="00923495">
          <w:fldChar w:fldCharType="end"/>
        </w:r>
      </w:ins>
      <w:r>
        <w:t xml:space="preserve"> is the saved 2015_penalty_bars.png under </w:t>
      </w:r>
      <w:proofErr w:type="spellStart"/>
      <w:r>
        <w:t>assort_analysis</w:t>
      </w:r>
      <w:proofErr w:type="spellEnd"/>
      <w:r>
        <w:t>/outputs/penalty_bars_v1. The report identifies its specification, code, bin summaries, and execution record.</w:t>
      </w:r>
    </w:p>
    <w:p w14:paraId="448ED933" w14:textId="6F0E4950" w:rsidR="00CB3150" w:rsidRDefault="00000000">
      <w:pPr>
        <w:pStyle w:val="BodyText"/>
      </w:pPr>
      <w: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rsidR="005E5BEF">
        <w:noBreakHyphen/>
      </w:r>
      <w:r>
        <w:fldChar w:fldCharType="end"/>
      </w:r>
      <w:ins w:id="222" w:author="Levine, Charles Roger CTR USARMY USMA (USA)" w:date="2026-10-15T15:36:00Z" w16du:dateUtc="2026-10-15T19:36:00Z">
        <w:r w:rsidR="00923495">
          <w:fldChar w:fldCharType="begin"/>
        </w:r>
        <w:r w:rsidR="00923495">
          <w:instrText xml:space="preserve"> REF _Ref242970951 \p </w:instrText>
        </w:r>
        <w:r w:rsidR="00923495">
          <w:fldChar w:fldCharType="separate"/>
        </w:r>
        <w:r w:rsidR="00923495">
          <w:t>above</w:t>
        </w:r>
        <w:r w:rsidR="00923495">
          <w:fldChar w:fldCharType="end"/>
        </w:r>
      </w:ins>
      <w:r>
        <w:t xml:space="preserve"> is the saved 2015_relative.png under </w:t>
      </w:r>
      <w:proofErr w:type="spellStart"/>
      <w:r>
        <w:t>assort_analysis</w:t>
      </w:r>
      <w:proofErr w:type="spellEnd"/>
      <w:r>
        <w:t>/outputs/rho_scarcity_v1. The report links the saved rates, population support, identity summaries, and run record.</w:t>
      </w:r>
      <w:bookmarkEnd w:id="220"/>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EE7EF6" w14:textId="77777777" w:rsidR="00946D98" w:rsidRDefault="00946D98">
      <w:pPr>
        <w:spacing w:after="0" w:line="240" w:lineRule="auto"/>
      </w:pPr>
      <w:r>
        <w:separator/>
      </w:r>
    </w:p>
  </w:endnote>
  <w:endnote w:type="continuationSeparator" w:id="0">
    <w:p w14:paraId="7D2AA533" w14:textId="77777777" w:rsidR="00946D98" w:rsidRDefault="00946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E9C06"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978E8" w14:textId="77777777" w:rsidR="00946D98" w:rsidRDefault="00946D98">
      <w:pPr>
        <w:spacing w:after="0" w:line="240" w:lineRule="auto"/>
      </w:pPr>
      <w:r>
        <w:separator/>
      </w:r>
    </w:p>
  </w:footnote>
  <w:footnote w:type="continuationSeparator" w:id="0">
    <w:p w14:paraId="522B1701" w14:textId="77777777" w:rsidR="00946D98" w:rsidRDefault="00946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0B130"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76F8C"/>
    <w:rsid w:val="00182A54"/>
    <w:rsid w:val="0018609E"/>
    <w:rsid w:val="0019481C"/>
    <w:rsid w:val="001B5580"/>
    <w:rsid w:val="001C123B"/>
    <w:rsid w:val="001C5821"/>
    <w:rsid w:val="001D3E6A"/>
    <w:rsid w:val="001F6217"/>
    <w:rsid w:val="00203D06"/>
    <w:rsid w:val="00205937"/>
    <w:rsid w:val="002271F4"/>
    <w:rsid w:val="0022737A"/>
    <w:rsid w:val="0023452C"/>
    <w:rsid w:val="00240C6A"/>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935C2"/>
    <w:rsid w:val="008A30D3"/>
    <w:rsid w:val="008C5B2D"/>
    <w:rsid w:val="008D4320"/>
    <w:rsid w:val="00912BB1"/>
    <w:rsid w:val="00921496"/>
    <w:rsid w:val="00923495"/>
    <w:rsid w:val="00927B5E"/>
    <w:rsid w:val="00933B73"/>
    <w:rsid w:val="00935CD0"/>
    <w:rsid w:val="00944396"/>
    <w:rsid w:val="00946D98"/>
    <w:rsid w:val="00950606"/>
    <w:rsid w:val="009701B6"/>
    <w:rsid w:val="00981AD6"/>
    <w:rsid w:val="0098579C"/>
    <w:rsid w:val="00990069"/>
    <w:rsid w:val="009907A5"/>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76800"/>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0B08"/>
    <w:rsid w:val="00C17F9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951E9"/>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3380"/>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C1BDC"/>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microsoft.com/office/2011/relationships/people" Target="people.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64</Pages>
  <Words>17207</Words>
  <Characters>98084</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115061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73</cp:revision>
  <cp:lastPrinted>2026-10-13T22:22:00Z</cp:lastPrinted>
  <dcterms:created xsi:type="dcterms:W3CDTF">2026-10-12T00:06:00Z</dcterms:created>
  <dcterms:modified xsi:type="dcterms:W3CDTF">2026-10-15T19:36:00Z</dcterms:modified>
</cp:coreProperties>
</file>