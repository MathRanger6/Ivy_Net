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pStyle w:val="Heading1"/>
      </w:pPr>
      <w:bookmarkStart w:id="0" w:name="X166b1176d9c834602c4793dd44ed9435b820f4f"/>
      <w:r>
        <w:t>4.1 Individual performance and success in groups</w:t>
      </w:r>
    </w:p>
    <w:p w14:paraId="044CF15D"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pStyle w:val="Heading1"/>
      </w:pPr>
      <w:bookmarkStart w:id="1" w:name="Xfada5e96b17685afb9851f145398c9afa85bcfe"/>
      <w:bookmarkEnd w:id="0"/>
      <w:r>
        <w:t>4.2 Selecting the highest performing individuals</w:t>
      </w:r>
    </w:p>
    <w:p w14:paraId="456FF18A" w14:textId="77777777" w:rsidR="00CB3150" w:rsidRDefault="00000000">
      <w:r>
        <w:t xml:space="preserve">Consider </w:t>
      </w:r>
      <w:r w:rsidR="00C73E7B">
        <w:t xml:space="preserve">a population of </w:t>
      </w:r>
      <w: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lastRenderedPageBreak/>
        <w:t>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rPr>
          <m:t>K</m:t>
        </m:r>
      </m:oMath>
      <w:r w:rsidR="00362992">
        <w:t xml:space="preserve"> model the naïve benchmark.</w:t>
      </w:r>
    </w:p>
    <w:p w14:paraId="72921AAA"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pStyle w:val="Heading2"/>
      </w:pPr>
      <w:bookmarkStart w:id="2" w:name="performance-and-the-selection-population"/>
      <w:r>
        <w:t>4.2.1 Performance and the selection population</w:t>
      </w:r>
    </w:p>
    <w:p w14:paraId="63B14911" w14:textId="77777777" w:rsidR="00CB3150" w:rsidRDefault="00000000">
      <w: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performance characteristic of individual </w:t>
      </w:r>
      <m:oMath>
        <m:r>
          <w:rPr>
            <w:rFonts w:ascii="Cambria Math" w:hAnsi="Cambria Math"/>
          </w:rPr>
          <m:t>i</m:t>
        </m:r>
      </m:oMath>
      <w:r>
        <w:t xml:space="preserve">. </w:t>
      </w:r>
      <m:oMath>
        <m:r>
          <w:rPr>
            <w:rFonts w:ascii="Cambria Math" w:hAnsi="Cambria Math"/>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rather than a claim that empirical performance reveals underlying talent without error.</w:t>
      </w:r>
    </w:p>
    <w:p w14:paraId="234CFBE0" w14:textId="49AEF7B2" w:rsidR="00CB3150" w:rsidRDefault="00000000">
      <w:pPr>
        <w:pStyle w:val="BodyText"/>
      </w:pPr>
      <w:r>
        <w:t xml:space="preserve">Let </w:t>
      </w:r>
      <m:oMath>
        <m:r>
          <m:rPr>
            <m:scr m:val="script"/>
            <m:sty m:val="p"/>
          </m:rPr>
          <w:rPr>
            <w:rFonts w:ascii="Cambria Math" w:hAnsi="Cambria Math"/>
          </w:rPr>
          <m:t>I</m:t>
        </m:r>
      </m:oMath>
      <w:r>
        <w:t xml:space="preserve"> be the set of eligible individuals, with </w:t>
      </w:r>
      <m:oMath>
        <m:r>
          <w:rPr>
            <w:rFonts w:ascii="Cambria Math" w:hAnsi="Cambria Math"/>
          </w:rPr>
          <m:t>N</m:t>
        </m:r>
      </m:oMath>
      <w:r>
        <w:t xml:space="preserve"> members. Index groups by </w:t>
      </w:r>
      <m:oMath>
        <m:r>
          <w:rPr>
            <w:rFonts w:ascii="Cambria Math" w:hAnsi="Cambria Math"/>
          </w:rPr>
          <m:t>j</m:t>
        </m:r>
      </m:oMath>
      <w: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the group containing individual </w:t>
      </w:r>
      <m:oMath>
        <m:r>
          <w:rPr>
            <w:rFonts w:ascii="Cambria Math" w:hAnsi="Cambria Math"/>
          </w:rPr>
          <m:t>i</m:t>
        </m:r>
      </m:oMath>
      <w:r>
        <w:t xml:space="preserve">. Group </w:t>
      </w:r>
      <m:oMath>
        <m:r>
          <w:rPr>
            <w:rFonts w:ascii="Cambria Math" w:hAnsi="Cambria Math"/>
          </w:rPr>
          <m:t>j</m:t>
        </m:r>
      </m:oMath>
      <w: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individuals, all groups are nonempty, and their sizes sum to </w:t>
      </w:r>
      <m:oMath>
        <m:r>
          <w:rPr>
            <w:rFonts w:ascii="Cambria Math" w:hAnsi="Cambria Math"/>
          </w:rPr>
          <m:t>N</m:t>
        </m:r>
      </m:oMath>
      <w:r>
        <w:t>. Memberships can come directly from observed rosters. We do not yet need a model of how those groups formed.</w:t>
      </w:r>
    </w:p>
    <w:p w14:paraId="5B678D06" w14:textId="77777777" w:rsidR="00CB3150" w:rsidRDefault="00000000">
      <w:pPr>
        <w:pStyle w:val="BodyText"/>
      </w:pPr>
      <w:r>
        <w:t xml:space="preserve">Let </w:t>
      </w:r>
      <m:oMath>
        <m:r>
          <w:rPr>
            <w:rFonts w:ascii="Cambria Math" w:hAnsi="Cambria Math"/>
          </w:rPr>
          <m:t>K</m:t>
        </m:r>
      </m:oMath>
      <w: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t xml:space="preserve">, because selecting nobody or everybody leaves no variation in the binary outcome. Fixing </w:t>
      </w:r>
      <m:oMath>
        <m:r>
          <w:rPr>
            <w:rFonts w:ascii="Cambria Math" w:hAnsi="Cambria Math"/>
          </w:rPr>
          <m:t>K</m:t>
        </m:r>
      </m:oMath>
      <w:r>
        <w:t xml:space="preserve"> is a modeling assumption; it does not require that every application have an explicitly announced institutional quota.</w:t>
      </w:r>
    </w:p>
    <w:p w14:paraId="2E9A186A" w14:textId="77777777" w:rsidR="00CB3150" w:rsidRDefault="00000000">
      <w:pPr>
        <w:pStyle w:val="Heading2"/>
      </w:pPr>
      <w:bookmarkStart w:id="3" w:name="the-score-and-the-selection-rule"/>
      <w:bookmarkEnd w:id="2"/>
      <w:r>
        <w:lastRenderedPageBreak/>
        <w:t>4.2.2 The score and the selection rule</w:t>
      </w:r>
    </w:p>
    <w:p w14:paraId="68A7704C" w14:textId="77777777" w:rsidR="00CB3150" w:rsidRDefault="00203D06">
      <w:r>
        <w:t xml:space="preserve">Here we formalize two parts of the model process: SCORE and SELECT.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r>
        <w:t xml:space="preserve">The selection rule chooses the </w:t>
      </w:r>
      <m:oMath>
        <m:r>
          <w:rPr>
            <w:rFonts w:ascii="Cambria Math" w:hAnsi="Cambria Math"/>
          </w:rPr>
          <m:t>K</m:t>
        </m:r>
      </m:oMath>
      <w:r>
        <w:t xml:space="preserve"> highest scores. Write </w:t>
      </w:r>
      <m:oMath>
        <m:r>
          <m:rPr>
            <m:sty m:val="bi"/>
          </m:rPr>
          <w:rPr>
            <w:rFonts w:ascii="Cambria Math" w:hAnsi="Cambria Math"/>
          </w:rPr>
          <m:t>S</m:t>
        </m:r>
      </m:oMath>
      <w: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equal one if individual </w:t>
      </w:r>
      <m:oMath>
        <m:r>
          <w:rPr>
            <w:rFonts w:ascii="Cambria Math" w:hAnsi="Cambria Math"/>
          </w:rPr>
          <m:t>i</m:t>
        </m:r>
      </m:oMath>
      <w: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pStyle w:val="Heading2"/>
      </w:pPr>
      <w:bookmarkStart w:id="4" w:name="Xa5823cb72cde8cbb5180a30bdc574971e9835d8"/>
      <w:bookmarkEnd w:id="3"/>
      <w:r>
        <w:t xml:space="preserve">4.2.3 What group membership does in the </w:t>
      </w:r>
      <w:r w:rsidR="00A16FA4">
        <w:t xml:space="preserve">naïve </w:t>
      </w:r>
      <w:r>
        <w:t>benchmark</w:t>
      </w:r>
    </w:p>
    <w:p w14:paraId="5DDE7CCC" w14:textId="77777777" w:rsidR="00CB3150" w:rsidRDefault="00000000">
      <w:r>
        <w:t xml:space="preserve">Groups exist in this first model, but they do not affect who is selected. Reassigning the same individuals among groups leaves their scores and the selected set unchanged. Increasing </w:t>
      </w:r>
      <m:oMath>
        <m:r>
          <w:rPr>
            <w:rFonts w:ascii="Cambria Math" w:hAnsi="Cambria Math"/>
          </w:rPr>
          <m:t>K</m:t>
        </m:r>
      </m:oMath>
      <w:r>
        <w:t xml:space="preserve"> instead expands the selected set by moving down the performance ranking, provided the tie convention remains fixed.</w:t>
      </w:r>
    </w:p>
    <w:p w14:paraId="3B668D3B" w14:textId="2AC8AA46" w:rsidR="00CB3150" w:rsidRDefault="00000000">
      <w:pPr>
        <w:pStyle w:val="BodyText"/>
      </w:pPr>
      <w:r>
        <w:t xml:space="preserve">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experiments on the same individuals and memberships will ask whether an</w:t>
      </w:r>
      <w:r w:rsidR="003E7FF3">
        <w:t xml:space="preserve"> explicit adjustment based on group composition </w:t>
      </w:r>
      <w:r>
        <w:t>changes that conclusion.</w:t>
      </w:r>
    </w:p>
    <w:p w14:paraId="6844D238" w14:textId="77777777" w:rsidR="00CB3150" w:rsidRDefault="00000000">
      <w:pPr>
        <w:pStyle w:val="Heading1"/>
      </w:pPr>
      <w:bookmarkStart w:id="5" w:name="allowing-uncertainty-in-selection"/>
      <w:bookmarkEnd w:id="1"/>
      <w:bookmarkEnd w:id="4"/>
      <w:r>
        <w:lastRenderedPageBreak/>
        <w:t>4.3 Allowing uncertainty in selection</w:t>
      </w:r>
    </w:p>
    <w:p w14:paraId="33419A9E" w14:textId="77777777" w:rsidR="00CB3150" w:rsidRDefault="00000000">
      <w:r>
        <w:t>Perfect 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p>
    <w:p w14:paraId="76D564EE" w14:textId="77777777" w:rsidR="00CB3150" w:rsidRDefault="00000000">
      <w:pPr>
        <w:pStyle w:val="BodyText"/>
      </w:pPr>
      <w:r>
        <w:t xml:space="preserve">We represent this uncertainty while retaining a fixed number of opportunities. The scores remain those supplied to selection; the identities receiving the </w:t>
      </w:r>
      <m:oMath>
        <m:r>
          <w:rPr>
            <w:rFonts w:ascii="Cambria Math" w:hAnsi="Cambria Math"/>
          </w:rPr>
          <m:t>K</m:t>
        </m:r>
      </m:oMath>
      <w: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t>. We will adjust the selection method, not the scoring to introduce this uncertainty.</w:t>
      </w:r>
    </w:p>
    <w:p w14:paraId="738DEDE0" w14:textId="77777777" w:rsidR="00CB3150" w:rsidRDefault="00000000">
      <w:pPr>
        <w:pStyle w:val="Heading2"/>
      </w:pPr>
      <w:bookmarkStart w:id="6" w:name="Xa81b982df13d1d13892043cb673ae528535138a"/>
      <w:r>
        <w:t>4.3.1 From a fixed ranking to uncertain winners</w:t>
      </w:r>
    </w:p>
    <w:p w14:paraId="26EBAE7A"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t xml:space="preserve"> people have been selected.</w:t>
      </w:r>
    </w:p>
    <w:p w14:paraId="3A913ACA" w14:textId="77777777" w:rsidR="00CB3150" w:rsidRDefault="00000000">
      <w:pPr>
        <w:pStyle w:val="BodyText"/>
      </w:pPr>
      <w: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was measured.</w:t>
      </w:r>
    </w:p>
    <w:p w14:paraId="70892142" w14:textId="4C1004E2" w:rsidR="00CB3150" w:rsidRDefault="00000000">
      <w:pPr>
        <w:pStyle w:val="Heading2"/>
      </w:pPr>
      <w:bookmarkStart w:id="7" w:name="X3403a481b954ec6ac05b20913aa990d79a7f6ac"/>
      <w:bookmarkEnd w:id="6"/>
      <w:r>
        <w:t xml:space="preserve">4.3.2 </w:t>
      </w:r>
      <w:r w:rsidR="003E7FF3">
        <w:t>Stochastic selection using Gibbs weights</w:t>
      </w:r>
    </w:p>
    <w:p w14:paraId="57CDE4ED" w14:textId="1D98298C" w:rsidR="003E7FF3" w:rsidRDefault="003E7FF3" w:rsidP="003E7FF3">
      <w:r>
        <w:t>We now replace the naïve benchmark’s deterministic top-</w:t>
      </w:r>
      <m:oMath>
        <m:r>
          <w:rPr>
            <w:rFonts w:ascii="Cambria Math" w:hAnsi="Cambria Math"/>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rPr>
          <m:t>i</m:t>
        </m:r>
      </m:oMath>
      <w: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t xml:space="preserve"> individuals have been selected.</w:t>
      </w:r>
    </w:p>
    <w:p w14:paraId="10D42CFF" w14:textId="73CDAC00" w:rsidR="00CB3150" w:rsidRDefault="003E7FF3" w:rsidP="003E7FF3">
      <w: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t xml:space="preserve"> denote the individual selected on draw </w:t>
      </w:r>
      <m:oMath>
        <m:r>
          <w:rPr>
            <w:rFonts w:ascii="Cambria Math" w:hAnsi="Cambria Math"/>
          </w:rPr>
          <m:t>r</m:t>
        </m:r>
      </m:oMath>
      <w: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t xml:space="preserve"> winners. The sequential drawing rule lets us calculate the chance that any particular group of </w:t>
      </w:r>
      <m:oMath>
        <m:r>
          <w:rPr>
            <w:rFonts w:ascii="Cambria Math" w:hAnsi="Cambria Math"/>
          </w:rPr>
          <m:t>K</m:t>
        </m:r>
      </m:oMath>
      <w: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t xml:space="preserve"> outcomes cannot be treated as independent Bernoulli decisions with the same likelihood.</w:t>
      </w:r>
    </w:p>
    <w:p w14:paraId="40765B53" w14:textId="77777777" w:rsidR="00CB3150" w:rsidRDefault="00000000">
      <w:pPr>
        <w:pStyle w:val="Heading2"/>
      </w:pPr>
      <w:bookmarkStart w:id="8" w:name="limits-and-score-units"/>
      <w:bookmarkEnd w:id="7"/>
      <w:r>
        <w:t>4.3.3 Limits and score units</w:t>
      </w:r>
    </w:p>
    <w:p w14:paraId="179A60C9" w14:textId="77777777" w:rsidR="00CB3150" w:rsidRDefault="00000000">
      <w:r>
        <w:t>The rule makes the comparison between two remaining candidates explicit. Their next-draw probability ratio is</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r>
        <w:lastRenderedPageBreak/>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t>.</w:t>
      </w:r>
    </w:p>
    <w:p w14:paraId="7A11FDA5"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pStyle w:val="Heading1"/>
      </w:pPr>
      <w:bookmarkStart w:id="9" w:name="introducing-local-competitive-congestion"/>
      <w:bookmarkEnd w:id="5"/>
      <w:bookmarkEnd w:id="8"/>
      <w:r>
        <w:t>4.4 Introducing local competitive congestion</w:t>
      </w:r>
    </w:p>
    <w:p w14:paraId="04B48624" w14:textId="0E9FB4DA"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remains fixed. We now ask whether this is a sufficient account of advancement when individuals work and become visible alongside others.</w:t>
      </w:r>
    </w:p>
    <w:p w14:paraId="1C8AB759" w14:textId="16044D78"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2B7D5090" w14:textId="38B1F4E1" w:rsidR="00F90200" w:rsidRDefault="00F90200">
      <w:pPr>
        <w:pStyle w:val="BodyText"/>
      </w:pPr>
      <w:r>
        <w:lastRenderedPageBreak/>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 the congestion experienced by individual </w:t>
      </w:r>
      <m:oMath>
        <m:r>
          <w:rPr>
            <w:rFonts w:ascii="Cambria Math" w:hAnsi="Cambria Math"/>
          </w:rPr>
          <m:t>i</m:t>
        </m:r>
      </m:oMath>
      <w:r>
        <w:t xml:space="preserve">. We distinguish this measure of congestion from the strength of its effect: a nonnegative coefficient </w:t>
      </w:r>
      <m:oMath>
        <m:r>
          <w:rPr>
            <w:rFonts w:ascii="Cambria Math" w:hAnsi="Cambria Math"/>
          </w:rPr>
          <m:t>λ</m:t>
        </m:r>
      </m:oMath>
      <w: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pPr>
      <w:r w:rsidRPr="00F90200">
        <w:t xml:space="preserve">At </w:t>
      </w:r>
      <m:oMath>
        <m:r>
          <w:rPr>
            <w:rFonts w:ascii="Cambria Math" w:hAnsi="Cambria Math"/>
          </w:rPr>
          <m:t>λ=0</m:t>
        </m:r>
      </m:oMath>
      <w:r w:rsidRPr="00F90200">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t xml:space="preserve">. At positive </w:t>
      </w:r>
      <m:oMath>
        <m:r>
          <w:rPr>
            <w:rFonts w:ascii="Cambria Math" w:hAnsi="Cambria Math"/>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t xml:space="preserve"> selection.</w:t>
      </w:r>
    </w:p>
    <w:p w14:paraId="4D130075" w14:textId="2DB91FAA" w:rsidR="00CB3150" w:rsidRDefault="00F90200" w:rsidP="00E21165">
      <w:pPr>
        <w:pStyle w:val="BodyText"/>
      </w:pPr>
      <w:r w:rsidRPr="00F90200">
        <w:t xml:space="preserve">The index </w:t>
      </w:r>
      <m:oMath>
        <m:r>
          <w:rPr>
            <w:rFonts w:ascii="Cambria Math" w:hAnsi="Cambria Math"/>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6D057838" w14:textId="77777777" w:rsidR="00CB3150" w:rsidRDefault="00000000">
      <w:pPr>
        <w:pStyle w:val="Heading2"/>
      </w:pPr>
      <w:bookmarkStart w:id="10" w:name="Xfcdd4f2c4319546fc0ffa163bb157420eb9d8c3"/>
      <w:r>
        <w:t>4.4.1 A first approximation using average peer performance</w:t>
      </w:r>
    </w:p>
    <w:p w14:paraId="05E1F5E2" w14:textId="28B4AE2D"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48A2840A" w14:textId="055161E8" w:rsidR="00CB3150" w:rsidRDefault="00F90200">
      <w:pPr>
        <w:pStyle w:val="BodyText"/>
      </w:pPr>
      <w: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t xml:space="preserve"> denote this </w:t>
      </w:r>
      <w:r>
        <w:rPr>
          <w:b/>
          <w:bCs/>
        </w:rPr>
        <w:t xml:space="preserve">leave-one-out </w:t>
      </w:r>
      <w: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t xml:space="preserve"> identifies the group containing individual </w:t>
      </w:r>
      <m:oMath>
        <m:r>
          <w:rPr>
            <w:rFonts w:ascii="Cambria Math" w:hAnsi="Cambria Math"/>
          </w:rPr>
          <m:t>i</m:t>
        </m:r>
      </m:oMath>
      <w: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is that group’s size.  </w:t>
      </w:r>
      <w:r w:rsidRPr="00F90200">
        <w:t>For</w:t>
      </w:r>
      <w: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r>
        <w:t xml:space="preserve">The sum includes every member of </w:t>
      </w:r>
      <m:oMath>
        <m:r>
          <w:rPr>
            <w:rFonts w:ascii="Cambria Math" w:hAnsi="Cambria Math"/>
          </w:rPr>
          <m:t>i</m:t>
        </m:r>
      </m:oMath>
      <w:r>
        <w:t xml:space="preserve">’s group except </w:t>
      </w:r>
      <m:oMath>
        <m:r>
          <w:rPr>
            <w:rFonts w:ascii="Cambria Math" w:hAnsi="Cambria Math"/>
          </w:rPr>
          <m:t>i</m:t>
        </m:r>
      </m:oMath>
      <w: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r>
        <w:lastRenderedPageBreak/>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pPr>
      <w: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t xml:space="preserve">, where </w:t>
      </w:r>
      <m:oMath>
        <m:r>
          <w:rPr>
            <w:rFonts w:ascii="Cambria Math" w:hAnsi="Cambria Math"/>
          </w:rPr>
          <m:t>Q</m:t>
        </m:r>
      </m:oMath>
      <w:r>
        <w:t xml:space="preserve"> labels the group-quality specification. Individual </w:t>
      </w:r>
      <m:oMath>
        <m:r>
          <w:rPr>
            <w:rFonts w:ascii="Cambria Math" w:hAnsi="Cambria Math"/>
          </w:rPr>
          <m:t>i</m:t>
        </m:r>
      </m:oMath>
      <w: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pPr>
      <w: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r>
        <w:t xml:space="preserve">Thus, every member of group </w:t>
      </w:r>
      <m:oMath>
        <m:r>
          <w:rPr>
            <w:rFonts w:ascii="Cambria Math" w:hAnsi="Cambria Math"/>
          </w:rPr>
          <m:t>j</m:t>
        </m:r>
      </m:oMath>
      <w: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pPr>
      <w:r>
        <w:t xml:space="preserve">The </w:t>
      </w:r>
      <w:r w:rsidR="006E112A">
        <w:t xml:space="preserve">relationship </w:t>
      </w:r>
      <w:r>
        <w:t xml:space="preserve">between the two averages is explicit. For </w:t>
      </w:r>
      <m:oMath>
        <m:r>
          <w:rPr>
            <w:rFonts w:ascii="Cambria Math" w:hAnsi="Cambria Math"/>
          </w:rPr>
          <m:t>i</m:t>
        </m:r>
      </m:oMath>
      <w:r>
        <w:t xml:space="preserve"> in group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r w:rsidRPr="006E112A">
        <w:t xml:space="preserve">Both specifications use average performance to approximate congestion. At positive </w:t>
      </w:r>
      <m:oMath>
        <m:r>
          <w:rPr>
            <w:rFonts w:ascii="Cambria Math" w:hAnsi="Cambria Math"/>
          </w:rPr>
          <m:t>λ</m:t>
        </m:r>
      </m:oMath>
      <w:r w:rsidRPr="006E112A">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t xml:space="preserve"> can receive different selection scores because they belong to different peer environments. These are relative adjustments: if </w:t>
      </w:r>
      <m:oMath>
        <m:r>
          <w:rPr>
            <w:rFonts w:ascii="Cambria Math" w:hAnsi="Cambria Math"/>
          </w:rPr>
          <m:t>A</m:t>
        </m:r>
      </m:oMath>
      <w:r w:rsidRPr="006E112A">
        <w:t xml:space="preserve"> is standardized, a negative average raises </w:t>
      </w:r>
      <w:r w:rsidRPr="006E112A">
        <w:lastRenderedPageBreak/>
        <w:t xml:space="preserve">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rPr>
          <m:t>λ</m:t>
        </m:r>
      </m:oMath>
      <w:r w:rsidRPr="006E112A">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32FD9E13" w14:textId="01A4CBB6"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while differing in the concentration of members who are plausible candidates for advancement.</w:t>
      </w:r>
    </w:p>
    <w:p w14:paraId="46A61598"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denote member </w:t>
      </w:r>
      <m:oMath>
        <m:r>
          <w:rPr>
            <w:rFonts w:ascii="Cambria Math" w:hAnsi="Cambria Math"/>
          </w:rPr>
          <m:t>h</m:t>
        </m:r>
      </m:oMath>
      <w:r>
        <w:t xml:space="preserve">’s degree of competitive relevance. We use the logistic function, denoted by </w:t>
      </w:r>
      <m:oMath>
        <m:r>
          <w:rPr>
            <w:rFonts w:ascii="Cambria Math" w:hAnsi="Cambria Math"/>
          </w:rPr>
          <m:t>σ</m:t>
        </m:r>
      </m:oMath>
      <w:r>
        <w:t xml:space="preserve">, to map performance relative to </w:t>
      </w:r>
      <m:oMath>
        <m:r>
          <w:rPr>
            <w:rFonts w:ascii="Cambria Math" w:hAnsi="Cambria Math"/>
          </w:rPr>
          <m:t>θ</m:t>
        </m:r>
      </m:oMath>
      <w:r>
        <w:t xml:space="preserve"> into a value between zero and one. A positive parameter </w:t>
      </w:r>
      <m:oMath>
        <m:r>
          <w:rPr>
            <w:rFonts w:ascii="Cambria Math" w:hAnsi="Cambria Math"/>
          </w:rPr>
          <m:t>γ</m:t>
        </m:r>
      </m:oMath>
      <w: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r>
        <w:t xml:space="preserve">A member whose performance equals </w:t>
      </w:r>
      <m:oMath>
        <m:r>
          <w:rPr>
            <w:rFonts w:ascii="Cambria Math" w:hAnsi="Cambria Math"/>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rPr>
          <m:t>γ</m:t>
        </m:r>
      </m:oMath>
      <w:r>
        <w:t xml:space="preserve"> produces a sharper transition around the threshold; smaller </w:t>
      </w:r>
      <m:oMath>
        <m:r>
          <w:rPr>
            <w:rFonts w:ascii="Cambria Math" w:hAnsi="Cambria Math"/>
          </w:rPr>
          <m:t>γ</m:t>
        </m:r>
      </m:oMath>
      <w: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pPr>
      <w:r>
        <w:lastRenderedPageBreak/>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a contribution to the congestion measure, not the probability that member </w:t>
      </w:r>
      <m:oMath>
        <m:r>
          <w:rPr>
            <w:rFonts w:ascii="Cambria Math" w:hAnsi="Cambria Math"/>
          </w:rPr>
          <m:t>h</m:t>
        </m:r>
      </m:oMath>
      <w:r>
        <w:t xml:space="preserve"> will be selected. The threshold </w:t>
      </w:r>
      <m:oMath>
        <m:r>
          <w:rPr>
            <w:rFonts w:ascii="Cambria Math" w:hAnsi="Cambria Math"/>
          </w:rPr>
          <m:t>θ</m:t>
        </m:r>
      </m:oMath>
      <w:r>
        <w:t xml:space="preserve"> identifies a common region of competitive relevance; it does not depend on whether a particular peer outperforms the focal individual. Nor is </w:t>
      </w:r>
      <m:oMath>
        <m:r>
          <w:rPr>
            <w:rFonts w:ascii="Cambria Math" w:hAnsi="Cambria Math"/>
          </w:rPr>
          <m:t>θ</m:t>
        </m:r>
      </m:oMath>
      <w:r>
        <w:t xml:space="preserve"> automatically the top-</w:t>
      </w:r>
      <m:oMath>
        <m:r>
          <w:rPr>
            <w:rFonts w:ascii="Cambria Math" w:hAnsi="Cambria Math"/>
          </w:rPr>
          <m:t>K</m:t>
        </m:r>
      </m:oMath>
      <w:r>
        <w:t xml:space="preserve"> selection cutoff. The threshold governs which members contribute substantially to local congestion, whereas </w:t>
      </w:r>
      <m:oMath>
        <m:r>
          <w:rPr>
            <w:rFonts w:ascii="Cambria Math" w:hAnsi="Cambria Math"/>
          </w:rPr>
          <m:t>K</m:t>
        </m:r>
      </m:oMath>
      <w:r>
        <w:t xml:space="preserve"> determines how many opportunities are awarded across the selection population. Section 4.5 examines their distinct roles.</w:t>
      </w:r>
      <w:r w:rsidDel="00AF7AC1">
        <w:t xml:space="preserve"> </w:t>
      </w:r>
    </w:p>
    <w:p w14:paraId="447AB3EB" w14:textId="16774F0C" w:rsidR="00CB3150" w:rsidRDefault="00B329C0">
      <w:pPr>
        <w:pStyle w:val="BodyText"/>
      </w:pPr>
      <w:r>
        <w:t xml:space="preserve">The smooth transition can represent imprecision in where competitive relevance begins, but </w:t>
      </w:r>
      <m:oMath>
        <m:r>
          <w:rPr>
            <w:rFonts w:ascii="Cambria Math" w:hAnsi="Cambria Math"/>
          </w:rPr>
          <m:t>γ</m:t>
        </m:r>
      </m:oMath>
      <w:r>
        <w:t xml:space="preserve"> is not itself an estimated measurement-error variance. The sigmoid determines how each member’s performance contributes to congestion during the SCORE stage, with </w:t>
      </w:r>
      <m:oMath>
        <m:r>
          <w:rPr>
            <w:rFonts w:ascii="Cambria Math" w:hAnsi="Cambria Math"/>
          </w:rPr>
          <m:t>γ</m:t>
        </m:r>
      </m:oMath>
      <w: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325519B6" w14:textId="77777777" w:rsidR="00CB3150" w:rsidRDefault="00000000">
      <w:pPr>
        <w:pStyle w:val="Heading2"/>
      </w:pPr>
      <w:bookmarkStart w:id="12" w:name="Xc082d50cc048025a16853c6d31ad799bd4fde31"/>
      <w:bookmarkEnd w:id="11"/>
      <w:r>
        <w:t>4.4.3 Aggregating competitive relevance into a group adjustment</w:t>
      </w:r>
    </w:p>
    <w:p w14:paraId="05C81EB5" w14:textId="7A202CB0"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r w:rsidRPr="006D78CC">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denote this shared </w:t>
      </w:r>
      <w:r w:rsidR="0081266A">
        <w:t>roster pressure</w:t>
      </w:r>
      <w:r w:rsidRPr="006D78CC">
        <w:t xml:space="preserve"> for group </w:t>
      </w:r>
      <m:oMath>
        <m:r>
          <w:rPr>
            <w:rFonts w:ascii="Cambria Math" w:hAnsi="Cambria Math"/>
          </w:rPr>
          <m:t>j</m:t>
        </m:r>
      </m:oMath>
      <w:r w:rsidRPr="006D78CC">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t xml:space="preserve"> members and each member </w:t>
      </w:r>
      <m:oMath>
        <m:r>
          <w:rPr>
            <w:rFonts w:ascii="Cambria Math" w:hAnsi="Cambria Math"/>
          </w:rPr>
          <m:t>h</m:t>
        </m:r>
      </m:oMath>
      <w:r w:rsidRPr="006D78CC">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r w:rsidRPr="006D78CC">
        <w:t xml:space="preserve">The sum includes every member of the group. Members whose performance is sufficiently far below </w:t>
      </w:r>
      <m:oMath>
        <m:r>
          <w:rPr>
            <w:rFonts w:ascii="Cambria Math" w:hAnsi="Cambria Math"/>
          </w:rPr>
          <m:t>θ</m:t>
        </m:r>
      </m:oMath>
      <w:r w:rsidRPr="006D78CC">
        <w:t xml:space="preserve"> contribute little, while those sufficiently far above it contribute nearly one. Dividing by </w:t>
      </w:r>
      <w:r w:rsidRPr="006D78CC">
        <w:lastRenderedPageBreak/>
        <w:t xml:space="preserve">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rPr>
          <m:t>j</m:t>
        </m:r>
      </m:oMath>
      <w:r w:rsidRPr="006D78CC">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t xml:space="preserve"> denotes the congestion applied to individual </w:t>
      </w:r>
      <m:oMath>
        <m:r>
          <w:rPr>
            <w:rFonts w:ascii="Cambria Math" w:hAnsi="Cambria Math"/>
          </w:rPr>
          <m:t>i</m:t>
        </m:r>
      </m:oMath>
      <w:r w:rsidRPr="006D78CC">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r w:rsidRPr="006D78CC">
        <w:t xml:space="preserve">Thus, for any individual belonging to group </w:t>
      </w:r>
      <m:oMath>
        <m:r>
          <w:rPr>
            <w:rFonts w:ascii="Cambria Math" w:hAnsi="Cambria Math"/>
          </w:rPr>
          <m:t>j</m:t>
        </m:r>
      </m:oMath>
      <w:r w:rsidRPr="006D78CC">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r w:rsidRPr="006D78CC">
        <w:t xml:space="preserve">The coefficient </w:t>
      </w:r>
      <m:oMath>
        <m:r>
          <w:rPr>
            <w:rFonts w:ascii="Cambria Math" w:hAnsi="Cambria Math"/>
          </w:rPr>
          <m:t>λ</m:t>
        </m:r>
      </m:oMath>
      <w:r w:rsidRPr="006D78CC">
        <w:t xml:space="preserve"> controls the strength of the congestion adjustment. Setting </w:t>
      </w:r>
      <m:oMath>
        <m:r>
          <w:rPr>
            <w:rFonts w:ascii="Cambria Math" w:hAnsi="Cambria Math"/>
          </w:rPr>
          <m:t>λ=0</m:t>
        </m:r>
      </m:oMath>
      <w:r w:rsidRPr="006D78CC">
        <w:t xml:space="preserve"> recovers performance-only scoring; combining that score with deterministic top-</w:t>
      </w:r>
      <m:oMath>
        <m:r>
          <w:rPr>
            <w:rFonts w:ascii="Cambria Math" w:hAnsi="Cambria Math"/>
          </w:rPr>
          <m:t>K</m:t>
        </m:r>
      </m:oMath>
      <w:r w:rsidRPr="006D78CC">
        <w:t xml:space="preserve"> selection recovers the naïve benchmark. At positive </w:t>
      </w:r>
      <m:oMath>
        <m:r>
          <w:rPr>
            <w:rFonts w:ascii="Cambria Math" w:hAnsi="Cambria Math"/>
          </w:rPr>
          <m:t>λ</m:t>
        </m:r>
      </m:oMath>
      <w:r w:rsidRPr="006D78CC">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r w:rsidRPr="006D78CC">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Likewise, the numerical meaning of </w:t>
      </w:r>
      <m:oMath>
        <m:r>
          <w:rPr>
            <w:rFonts w:ascii="Cambria Math" w:hAnsi="Cambria Math"/>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t xml:space="preserve"> is standardized, </w:t>
      </w:r>
      <m:oMath>
        <m:r>
          <w:rPr>
            <w:rFonts w:ascii="Cambria Math" w:hAnsi="Cambria Math"/>
          </w:rPr>
          <m:t>λ</m:t>
        </m:r>
      </m:oMath>
      <w:r w:rsidRPr="006D78CC">
        <w:t xml:space="preserve"> in the refined specification has units of standard deviations of performance per unit of mean competitive relevance.</w:t>
      </w:r>
    </w:p>
    <w:p w14:paraId="5FEB4F80" w14:textId="77777777" w:rsidR="006D78CC" w:rsidRPr="006D78CC" w:rsidRDefault="006D78CC" w:rsidP="006D78CC">
      <w:r w:rsidRPr="006D78CC">
        <w:t xml:space="preserve">For finite performance values and finite positive </w:t>
      </w:r>
      <m:oMath>
        <m:r>
          <w:rPr>
            <w:rFonts w:ascii="Cambria Math" w:hAnsi="Cambria Math"/>
          </w:rPr>
          <m:t>γ</m:t>
        </m:r>
      </m:oMath>
      <w:r w:rsidRPr="006D78CC">
        <w:t xml:space="preserve">, each contribution lies strictly between zero and one, and so does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Because it is a mean, replicating the same distribution of contributions in a larger group leaves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t xml:space="preserve"> unchanged. The model therefore represents the </w:t>
      </w:r>
      <w:r w:rsidRPr="006D78CC">
        <w:rPr>
          <w:b/>
          <w:bCs/>
        </w:rPr>
        <w:t>concentration</w:t>
      </w:r>
      <w:r w:rsidRPr="006D78CC">
        <w:t xml:space="preserve">, rather than the total number, of credible competitors. With equal group sizes, the sum and mean of </w:t>
      </w:r>
      <w:r w:rsidRPr="006D78CC">
        <w:lastRenderedPageBreak/>
        <w:t>contributions are proportional. With unequal sizes, using a sum instead would introduce a different assumption about how group size affects congestion.</w:t>
      </w:r>
    </w:p>
    <w:p w14:paraId="6155C288" w14:textId="77777777" w:rsidR="001F6217" w:rsidRDefault="001F6217" w:rsidP="006D78CC">
      <w:r>
        <w:rPr>
          <w:rStyle w:val="Strong"/>
        </w:rPr>
        <w:t>Including the focal individual is a deliberate modeling choice.</w:t>
      </w:r>
      <w:r>
        <w:t xml:space="preserve"> We treat roster pressure as a shared feature of the group: every member helps constitute that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This differs from the initial leave-one-out specification, which measures the average performance of an individual’s other group members. The refined measure therefore describes shared roster pressure rather than pressure exerted exclusively by others.</w:t>
      </w:r>
    </w:p>
    <w:p w14:paraId="3214BDDD" w14:textId="2372A702" w:rsidR="006D78CC" w:rsidRPr="006D78CC" w:rsidRDefault="006D78CC" w:rsidP="006D78CC">
      <w:r w:rsidRPr="006D78CC">
        <w:t xml:space="preserve">Finally, the congestion adjustment acts on standing in selection. A lower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6D78CC">
        <w:t xml:space="preserve"> does not mean that the individual’s measured performance or learning has declined. Competition for attention, visibility, and sponsorship provides possible substantive channels for this adjustment, but the present model does not separately simulate those processes. It specifies how group composition changes the scores entering selection.</w:t>
      </w:r>
    </w:p>
    <w:p w14:paraId="132D4D5A" w14:textId="4D1C4E47" w:rsidR="00CB3150" w:rsidRDefault="00000000" w:rsidP="006D78CC">
      <w:r>
        <w:t>A lower score represents an adverse adjustment to standing in selection; it does not assert that the person’s recorded performance or learning declined.</w:t>
      </w:r>
      <w:r w:rsidR="00F33BF1">
        <w:t xml:space="preserve">  V</w:t>
      </w:r>
      <w:r>
        <w:t xml:space="preserve">isibility, </w:t>
      </w:r>
      <w:r w:rsidR="00F33BF1">
        <w:t xml:space="preserve">distinction, </w:t>
      </w:r>
      <w:r>
        <w:t>and sponsorship provide possible substantive channels. Group composition is the structure represented by the model, without separately specifying interpersonal ties or a dynamic influence process for those channels.</w:t>
      </w:r>
    </w:p>
    <w:p w14:paraId="4BFD3BC1" w14:textId="77777777" w:rsidR="00CB3150" w:rsidRDefault="00000000">
      <w:pPr>
        <w:pStyle w:val="Heading2"/>
      </w:pPr>
      <w:bookmarkStart w:id="13" w:name="X6be0b98e308fb3b1e3a269c0b46a979e83043a9"/>
      <w:bookmarkEnd w:id="12"/>
      <w:r>
        <w:t>4.4.4 How local composition changes global comparisons</w:t>
      </w:r>
    </w:p>
    <w:p w14:paraId="4CEA2E95"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7777777" w:rsidR="00CB3150" w:rsidRDefault="00000000">
      <w:r>
        <w:t>Their ordering by A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t>, the scores coincide at</w:t>
      </w:r>
    </w:p>
    <w:p w14:paraId="78F5F3D8" w14:textId="77777777" w:rsidR="00CB3150" w:rsidRDefault="00000000">
      <w:pPr>
        <w:pStyle w:val="BodyText"/>
      </w:pPr>
      <m:oMathPara>
        <m:oMathParaPr>
          <m:jc m:val="center"/>
        </m:oMathParaPr>
        <m:oMath>
          <m:r>
            <w:rPr>
              <w:rFonts w:ascii="Cambria Math" w:hAnsi="Cambria Math"/>
            </w:rPr>
            <w:lastRenderedPageBreak/>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77777777" w:rsidR="00CB3150" w:rsidRDefault="00000000">
      <w:r>
        <w:t>Above that value, their order reverses when the underlying performance and congestion quantities are held fixed. Under deterministic selection, such a reversal changes outcomes only if it changes membership at the top-K boundary. Under stochastic selection, altered score differences can change probabilities even before a reversal occurs. Environmental consequences for advancement therefore depend on both the score adjustment and the subsequent selection rule.</w:t>
      </w:r>
    </w:p>
    <w:p w14:paraId="114C46E8" w14:textId="3F1E84C5" w:rsidR="00CB3150" w:rsidRDefault="00FD7767">
      <w:pPr>
        <w:pStyle w:val="BodyText"/>
      </w:pPr>
      <w:r>
        <w: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w:t>
      </w:r>
      <w:r w:rsidR="00F549A8">
        <w:t xml:space="preserve">Competition for opportunities within a group is distinct from allocating advancement places within that group. Our congestion term represents the former, while the present selection rule compares candidates across groups.  </w:t>
      </w:r>
      <w:r>
        <w:t>If each</w:t>
      </w:r>
      <w:r w:rsidR="00F549A8">
        <w:t xml:space="preserve"> </w:t>
      </w:r>
      <w:r>
        <w:t xml:space="preserve">group instead </w:t>
      </w:r>
      <w:r w:rsidR="00F549A8">
        <w:t>selected a fixed number of its</w:t>
      </w:r>
      <w:r>
        <w:t xml:space="preserve"> own members, the </w:t>
      </w:r>
      <w:r w:rsidR="00F549A8">
        <w:t>shared congestion penalty</w:t>
      </w:r>
      <w:r>
        <w:t xml:space="preserve"> would </w:t>
      </w:r>
      <w:r w:rsidR="00F549A8">
        <w:t>leave their internal rankings and selection probabilities unchanged</w:t>
      </w:r>
      <w:r>
        <w:t>. This particular full-group penalty would not alter those winners. Its consequential comparisons occur across groups competing for common opportunities. Institutions without explicit local quotas can exhibit such comparisons; a model of selection entirely within groups would require a different or additional mechanism.</w:t>
      </w:r>
    </w:p>
    <w:p w14:paraId="3648EED3" w14:textId="77777777" w:rsidR="00CB3150" w:rsidRDefault="00000000">
      <w:pPr>
        <w:pStyle w:val="Heading1"/>
      </w:pPr>
      <w:bookmarkStart w:id="14" w:name="X7a04dd235f4b61b299248b9776f1ec12743c145"/>
      <w:bookmarkEnd w:id="9"/>
      <w:bookmarkEnd w:id="13"/>
      <w:r>
        <w:t>4.5 Mathematical behavior and parameter regimes</w:t>
      </w:r>
    </w:p>
    <w:p w14:paraId="26FEE580" w14:textId="551067B1"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pStyle w:val="Heading2"/>
      </w:pPr>
      <w:bookmarkStart w:id="15" w:name="X6d651838145b13eafa5e51df11b757b7c1070b2"/>
      <w:r>
        <w:lastRenderedPageBreak/>
        <w:t>4.5.1 Threshold location and transition sharpness</w:t>
      </w:r>
    </w:p>
    <w:p w14:paraId="5F1130EC" w14:textId="12A5520F" w:rsidR="00CB3150" w:rsidRDefault="0039309B">
      <w:r>
        <w:t xml:space="preserve">The threshold </w:t>
      </w:r>
      <m:oMath>
        <m:r>
          <w:rPr>
            <w:rFonts w:ascii="Cambria Math" w:hAnsi="Cambria Math"/>
          </w:rPr>
          <m:t>θ</m:t>
        </m:r>
      </m:oMath>
      <w:r>
        <w:t xml:space="preserve"> determines where performance becomes competitively relevant, while </w:t>
      </w:r>
      <m:oMath>
        <m:r>
          <w:rPr>
            <w:rFonts w:ascii="Cambria Math" w:hAnsi="Cambria Math"/>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holding </w:t>
      </w:r>
      <m:oMath>
        <m:r>
          <w:rPr>
            <w:rFonts w:ascii="Cambria Math" w:hAnsi="Cambria Math"/>
          </w:rPr>
          <m:t>θ</m:t>
        </m:r>
      </m:oMath>
      <w:r>
        <w:t xml:space="preserve"> and </w:t>
      </w:r>
      <m:oMath>
        <m:r>
          <w:rPr>
            <w:rFonts w:ascii="Cambria Math" w:hAnsi="Cambria Math"/>
          </w:rPr>
          <m:t>γ</m:t>
        </m:r>
      </m:oMath>
      <w:r>
        <w:t xml:space="preserve"> fixed:</w:t>
      </w:r>
    </w:p>
    <w:p w14:paraId="318EBBBB" w14:textId="77777777" w:rsidR="00CB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num>
            <m:den>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h</m:t>
                  </m:r>
                </m:sub>
              </m:sSub>
            </m:den>
          </m:f>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m:oMathPara>
    </w:p>
    <w:p w14:paraId="4BC4C149" w14:textId="028133D9" w:rsidR="00CB3150" w:rsidRDefault="00521087">
      <w: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and its value there is </w:t>
      </w:r>
      <m:oMath>
        <m:r>
          <w:rPr>
            <w:rFonts w:ascii="Cambria Math" w:hAnsi="Cambria Math"/>
          </w:rPr>
          <m:t>γ/4</m:t>
        </m:r>
      </m:oMath>
      <w:r>
        <w:t xml:space="preserve">. Thus, the same small performance increase matters most for someone near the threshold. Far below or above it, relevance changes relatively little because it is already close to zero or one.  </w:t>
      </w:r>
    </w:p>
    <w:p w14:paraId="62B29751" w14:textId="6C09172A" w:rsidR="00521087" w:rsidRDefault="00521087" w:rsidP="00521087">
      <w:r w:rsidRPr="00521087">
        <w:t xml:space="preserve">We can also hold everyone’s performance fixed and change </w:t>
      </w:r>
      <m:oMath>
        <m:r>
          <w:rPr>
            <w:rFonts w:ascii="Cambria Math" w:hAnsi="Cambria Math"/>
          </w:rPr>
          <m:t>γ</m:t>
        </m:r>
      </m:oMath>
      <w:r w:rsidRPr="00521087">
        <w:t xml:space="preserve">. Increasing </w:t>
      </w:r>
      <m:oMath>
        <m:r>
          <w:rPr>
            <w:rFonts w:ascii="Cambria Math" w:hAnsi="Cambria Math"/>
          </w:rPr>
          <m:t>γ</m:t>
        </m:r>
      </m:oMath>
      <w:r w:rsidRPr="00521087">
        <w:t xml:space="preserve"> makes the distinction around </w:t>
      </w:r>
      <m:oMath>
        <m:r>
          <w:rPr>
            <w:rFonts w:ascii="Cambria Math" w:hAnsi="Cambria Math"/>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ins w:id="16" w:author="Levine, Charles Roger CTR USARMY USMA (USA)" w:date="2026-10-13T08:53:00Z" w16du:dateUtc="2026-10-13T12:53:00Z">
        <w:r w:rsidR="003369EC" w:rsidRPr="00E21165">
          <w:rPr>
            <w:b/>
          </w:rPr>
          <w:t xml:space="preserve">Figure </w:t>
        </w:r>
        <w:r w:rsidR="003369EC">
          <w:rPr>
            <w:b/>
          </w:rPr>
          <w:t>4</w:t>
        </w:r>
        <w:r w:rsidR="003369EC">
          <w:rPr>
            <w:b/>
          </w:rPr>
          <w:noBreakHyphen/>
        </w:r>
        <w:r w:rsidR="003369EC">
          <w:rPr>
            <w:b/>
            <w:bCs/>
            <w:noProof/>
          </w:rPr>
          <w:t>1</w:t>
        </w:r>
      </w:ins>
      <w:del w:id="17" w:author="Levine, Charles Roger CTR USARMY USMA (USA)" w:date="2026-10-13T08:51:00Z" w16du:dateUtc="2026-10-13T12:51:00Z">
        <w:r w:rsidR="007E58FD" w:rsidRPr="00E21165" w:rsidDel="003369EC">
          <w:rPr>
            <w:b/>
          </w:rPr>
          <w:delText xml:space="preserve">Figure </w:delText>
        </w:r>
        <w:r w:rsidR="007E58FD" w:rsidDel="003369EC">
          <w:rPr>
            <w:b/>
            <w:bCs/>
            <w:noProof/>
          </w:rPr>
          <w:delText>0</w:delText>
        </w:r>
        <w:r w:rsidR="007E58FD" w:rsidRPr="00E21165" w:rsidDel="003369EC">
          <w:rPr>
            <w:b/>
          </w:rPr>
          <w:noBreakHyphen/>
        </w:r>
        <w:r w:rsidR="007E58FD" w:rsidDel="003369EC">
          <w:rPr>
            <w:b/>
            <w:bCs/>
            <w:noProof/>
          </w:rPr>
          <w:delText>1</w:delText>
        </w:r>
      </w:del>
      <w:r w:rsidR="00927B5E">
        <w:fldChar w:fldCharType="end"/>
      </w:r>
      <w:r w:rsidR="00927B5E">
        <w:t xml:space="preserve"> illustrates these two roles separately. In Panel A, increasing </w:t>
      </w:r>
      <m:oMath>
        <m:r>
          <w:rPr>
            <w:rFonts w:ascii="Cambria Math" w:hAnsi="Cambria Math"/>
          </w:rPr>
          <m:t>γ</m:t>
        </m:r>
      </m:oMath>
      <w:r w:rsidR="00927B5E">
        <w:t xml:space="preserve">sharpens the transition around a fixed threshold. In Panel B, changing </w:t>
      </w:r>
      <m:oMath>
        <m:r>
          <w:rPr>
            <w:rFonts w:ascii="Cambria Math" w:hAnsi="Cambria Math"/>
          </w:rPr>
          <m:t>θ</m:t>
        </m:r>
      </m:oMath>
      <w:r w:rsidR="00927B5E">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42D986C5" w:rsidR="00927B5E" w:rsidRPr="00521087" w:rsidRDefault="00927B5E" w:rsidP="00E21165">
      <w:pPr>
        <w:pStyle w:val="Caption"/>
      </w:pPr>
      <w:bookmarkStart w:id="18" w:name="_Ref242772765"/>
      <w:bookmarkStart w:id="19" w:name="_Ref242720681"/>
      <w:r w:rsidRPr="00E21165">
        <w:rPr>
          <w:b/>
          <w:bCs w:val="0"/>
        </w:rPr>
        <w:t xml:space="preserve">Figure </w:t>
      </w:r>
      <w:ins w:id="20" w:author="Levine, Charles Roger CTR USARMY USMA (USA)" w:date="2026-10-13T08:34:00Z" w16du:dateUtc="2026-10-13T12:34:00Z">
        <w:r w:rsidR="007016DB">
          <w:rPr>
            <w:b/>
            <w:bCs w:val="0"/>
          </w:rPr>
          <w:t>4</w:t>
        </w:r>
      </w:ins>
      <w:ins w:id="21" w:author="Levine, Charles Roger CTR USARMY USMA (USA)" w:date="2026-10-13T08:30:00Z" w16du:dateUtc="2026-10-13T12:30:00Z">
        <w:r w:rsidR="007016DB">
          <w:rPr>
            <w:b/>
            <w:bCs w:val="0"/>
          </w:rPr>
          <w:noBreakHyphen/>
        </w:r>
      </w:ins>
      <w:ins w:id="22" w:author="Levine, Charles Roger CTR USARMY USMA (USA)" w:date="2026-10-13T08:56:00Z" w16du:dateUtc="2026-10-13T12:56:00Z">
        <w:r w:rsidR="003369EC">
          <w:rPr>
            <w:b/>
            <w:bCs w:val="0"/>
          </w:rPr>
          <w:fldChar w:fldCharType="begin"/>
        </w:r>
        <w:r w:rsidR="003369EC">
          <w:rPr>
            <w:b/>
            <w:bCs w:val="0"/>
          </w:rPr>
          <w:instrText xml:space="preserve"> STYLEREF 1 \s </w:instrText>
        </w:r>
      </w:ins>
      <w:r w:rsidR="003369EC">
        <w:rPr>
          <w:b/>
          <w:bCs w:val="0"/>
        </w:rPr>
        <w:fldChar w:fldCharType="separate"/>
      </w:r>
      <w:r w:rsidR="003369EC">
        <w:rPr>
          <w:b/>
          <w:bCs w:val="0"/>
          <w:noProof/>
        </w:rPr>
        <w:t>0</w:t>
      </w:r>
      <w:ins w:id="23" w:author="Levine, Charles Roger CTR USARMY USMA (USA)" w:date="2026-10-13T08:56:00Z" w16du:dateUtc="2026-10-13T12:56:00Z">
        <w:r w:rsidR="003369EC">
          <w:rPr>
            <w:b/>
            <w:bCs w:val="0"/>
          </w:rPr>
          <w:fldChar w:fldCharType="end"/>
        </w:r>
        <w:r w:rsidR="003369EC">
          <w:rPr>
            <w:b/>
            <w:bCs w:val="0"/>
          </w:rPr>
          <w:noBreakHyphen/>
        </w:r>
        <w:r w:rsidR="003369EC">
          <w:rPr>
            <w:b/>
            <w:bCs w:val="0"/>
          </w:rPr>
          <w:fldChar w:fldCharType="begin"/>
        </w:r>
        <w:r w:rsidR="003369EC">
          <w:rPr>
            <w:b/>
            <w:bCs w:val="0"/>
          </w:rPr>
          <w:instrText xml:space="preserve"> SEQ Figure \* ARABIC \s 1 </w:instrText>
        </w:r>
      </w:ins>
      <w:r w:rsidR="003369EC">
        <w:rPr>
          <w:b/>
          <w:bCs w:val="0"/>
        </w:rPr>
        <w:fldChar w:fldCharType="separate"/>
      </w:r>
      <w:ins w:id="24" w:author="Levine, Charles Roger CTR USARMY USMA (USA)" w:date="2026-10-13T08:56:00Z" w16du:dateUtc="2026-10-13T12:56:00Z">
        <w:r w:rsidR="003369EC">
          <w:rPr>
            <w:b/>
            <w:bCs w:val="0"/>
            <w:noProof/>
          </w:rPr>
          <w:t>1</w:t>
        </w:r>
        <w:r w:rsidR="003369EC">
          <w:rPr>
            <w:b/>
            <w:bCs w:val="0"/>
          </w:rPr>
          <w:fldChar w:fldCharType="end"/>
        </w:r>
      </w:ins>
      <w:bookmarkEnd w:id="18"/>
      <w:del w:id="25" w:author="Levine, Charles Roger CTR USARMY USMA (USA)" w:date="2026-10-12T22:29:00Z" w16du:dateUtc="2026-10-13T02:29:00Z">
        <w:r w:rsidR="00BD0C74" w:rsidRPr="00E21165" w:rsidDel="00B21393">
          <w:rPr>
            <w:b/>
            <w:bCs w:val="0"/>
          </w:rPr>
          <w:fldChar w:fldCharType="begin"/>
        </w:r>
        <w:r w:rsidR="00BD0C74" w:rsidRPr="00E21165" w:rsidDel="00B21393">
          <w:rPr>
            <w:b/>
            <w:bCs w:val="0"/>
          </w:rPr>
          <w:delInstrText xml:space="preserve"> STYLEREF 1 \s </w:delInstrText>
        </w:r>
        <w:r w:rsidR="00BD0C74" w:rsidRPr="00E21165" w:rsidDel="00B21393">
          <w:rPr>
            <w:b/>
            <w:bCs w:val="0"/>
          </w:rPr>
          <w:fldChar w:fldCharType="separate"/>
        </w:r>
        <w:r w:rsidR="007E58FD" w:rsidDel="00B21393">
          <w:rPr>
            <w:b/>
            <w:bCs w:val="0"/>
            <w:noProof/>
          </w:rPr>
          <w:delText>0</w:delText>
        </w:r>
        <w:r w:rsidR="00BD0C74" w:rsidRPr="00E21165" w:rsidDel="00B21393">
          <w:rPr>
            <w:b/>
            <w:bCs w:val="0"/>
          </w:rPr>
          <w:fldChar w:fldCharType="end"/>
        </w:r>
        <w:r w:rsidR="00BD0C74" w:rsidRPr="00E21165" w:rsidDel="00B21393">
          <w:rPr>
            <w:b/>
            <w:bCs w:val="0"/>
          </w:rPr>
          <w:noBreakHyphen/>
        </w:r>
        <w:r w:rsidR="00BD0C74" w:rsidRPr="00E21165" w:rsidDel="00B21393">
          <w:rPr>
            <w:b/>
            <w:bCs w:val="0"/>
          </w:rPr>
          <w:fldChar w:fldCharType="begin"/>
        </w:r>
        <w:r w:rsidR="00BD0C74" w:rsidRPr="00E21165" w:rsidDel="00B21393">
          <w:rPr>
            <w:b/>
            <w:bCs w:val="0"/>
          </w:rPr>
          <w:delInstrText xml:space="preserve"> SEQ Figure \* ARABIC \s 1 </w:delInstrText>
        </w:r>
        <w:r w:rsidR="00BD0C74" w:rsidRPr="00E21165" w:rsidDel="00B21393">
          <w:rPr>
            <w:b/>
            <w:bCs w:val="0"/>
          </w:rPr>
          <w:fldChar w:fldCharType="separate"/>
        </w:r>
        <w:r w:rsidR="007E58FD" w:rsidDel="00B21393">
          <w:rPr>
            <w:b/>
            <w:bCs w:val="0"/>
            <w:noProof/>
          </w:rPr>
          <w:delText>1</w:delText>
        </w:r>
        <w:r w:rsidR="00BD0C74" w:rsidRPr="00E21165" w:rsidDel="00B21393">
          <w:rPr>
            <w:b/>
            <w:bCs w:val="0"/>
          </w:rPr>
          <w:fldChar w:fldCharType="end"/>
        </w:r>
      </w:del>
      <w:bookmarkEnd w:id="19"/>
      <w:r w:rsidRPr="00E21165">
        <w:rPr>
          <w:b/>
          <w:bCs w:val="0"/>
        </w:rPr>
        <w:t>. Threshold location and transition sharpness</w:t>
      </w:r>
      <w: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Panel A holds </w:t>
      </w:r>
      <m:oMath>
        <m:r>
          <w:rPr>
            <w:rFonts w:ascii="Cambria Math" w:hAnsi="Cambria Math"/>
          </w:rPr>
          <m:t>θ=0</m:t>
        </m:r>
      </m:oMath>
      <w:r>
        <w:t xml:space="preserve"> and compares </w:t>
      </w:r>
      <m:oMath>
        <m:r>
          <w:rPr>
            <w:rFonts w:ascii="Cambria Math" w:hAnsi="Cambria Math"/>
          </w:rPr>
          <m:t>γ=0.5,2,</m:t>
        </m:r>
      </m:oMath>
      <w:r>
        <w:t xml:space="preserve"> and </w:t>
      </w:r>
      <m:oMath>
        <m:r>
          <w:rPr>
            <w:rFonts w:ascii="Cambria Math" w:hAnsi="Cambria Math"/>
          </w:rPr>
          <m:t>8</m:t>
        </m:r>
      </m:oMath>
      <w:r>
        <w:t xml:space="preserve">. Panel B holds </w:t>
      </w:r>
      <m:oMath>
        <m:r>
          <w:rPr>
            <w:rFonts w:ascii="Cambria Math" w:hAnsi="Cambria Math"/>
          </w:rPr>
          <m:t>γ=2</m:t>
        </m:r>
      </m:oMath>
      <w:r>
        <w:t xml:space="preserve"> and compares </w:t>
      </w:r>
      <m:oMath>
        <m:r>
          <w:rPr>
            <w:rFonts w:ascii="Cambria Math" w:hAnsi="Cambria Math"/>
          </w:rPr>
          <m:t>θ=-1,0,</m:t>
        </m:r>
      </m:oMath>
      <w:r>
        <w:t xml:space="preserve"> and </w:t>
      </w:r>
      <m:oMath>
        <m:r>
          <w:rPr>
            <w:rFonts w:ascii="Cambria Math" w:hAnsi="Cambria Math"/>
          </w:rPr>
          <m:t>1</m:t>
        </m:r>
      </m:oMath>
      <w: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These illustrative curves describe competitive relevance, not selection probabilities.</w:t>
      </w:r>
    </w:p>
    <w:p w14:paraId="7863F974" w14:textId="1676B400" w:rsidR="00521087" w:rsidRPr="00521087" w:rsidRDefault="00521087" w:rsidP="00521087">
      <w:r w:rsidRPr="00521087">
        <w:t xml:space="preserve">The limiting cases clarify what this parameter does. As </w:t>
      </w:r>
      <m:oMath>
        <m:r>
          <w:rPr>
            <w:rFonts w:ascii="Cambria Math" w:hAnsi="Cambria Math"/>
          </w:rPr>
          <m:t>γ</m:t>
        </m:r>
      </m:oMath>
      <w:r w:rsidRPr="00521087">
        <w:t xml:space="preserve"> approaches zero, with performance values and </w:t>
      </w:r>
      <m:oMath>
        <m:r>
          <w:rPr>
            <w:rFonts w:ascii="Cambria Math" w:hAnsi="Cambria Math"/>
          </w:rPr>
          <m:t>θ</m:t>
        </m:r>
      </m:oMath>
      <w:r w:rsidRPr="00521087">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t xml:space="preserve"> approaches one half, and every individual receives the same score penalty, </w:t>
      </w:r>
      <m:oMath>
        <m:r>
          <w:rPr>
            <w:rFonts w:ascii="Cambria Math" w:hAnsi="Cambria Math"/>
          </w:rPr>
          <m:t>λ/2</m:t>
        </m:r>
      </m:oMath>
      <w:r w:rsidRPr="00521087">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r w:rsidRPr="00521087">
        <w:t xml:space="preserve">As </w:t>
      </w:r>
      <m:oMath>
        <m:r>
          <w:rPr>
            <w:rFonts w:ascii="Cambria Math" w:hAnsi="Cambria Math"/>
          </w:rPr>
          <m:t>γ</m:t>
        </m:r>
      </m:oMath>
      <w:r w:rsidRPr="00521087">
        <w:t xml:space="preserve"> becomes very large, the sigmoid approaches a sharp threshold rule. Individuals above </w:t>
      </w:r>
      <m:oMath>
        <m:r>
          <w:rPr>
            <w:rFonts w:ascii="Cambria Math" w:hAnsi="Cambria Math"/>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r w:rsidRPr="00521087">
        <w:t xml:space="preserve">Changing </w:t>
      </w:r>
      <m:oMath>
        <m:r>
          <w:rPr>
            <w:rFonts w:ascii="Cambria Math" w:hAnsi="Cambria Math"/>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rPr>
          <m:t>λ</m:t>
        </m:r>
      </m:oMath>
      <w:r w:rsidRPr="00521087">
        <w:t>, the resulting penalties become nearly identical across groups.</w:t>
      </w:r>
    </w:p>
    <w:p w14:paraId="56333EA0" w14:textId="77777777" w:rsidR="00521087" w:rsidRPr="00521087" w:rsidRDefault="00521087" w:rsidP="00521087">
      <w:r w:rsidRPr="00521087">
        <w:t xml:space="preserve">These results follow directly from the equations. They show that a positive penalty coefficient alone is insufficient to change competitive standing: congestion must also differ across groups. </w:t>
      </w:r>
      <w:r w:rsidRPr="00521087">
        <w:lastRenderedPageBreak/>
        <w:t>Even then, changing score differences need not change the deterministic winners; the adjustment must affect who falls above or below the selection cutoff.</w:t>
      </w:r>
    </w:p>
    <w:p w14:paraId="3A3AA004" w14:textId="5E0C717A" w:rsidR="00CB3150" w:rsidRDefault="00CB3150">
      <w:pPr>
        <w:pStyle w:val="BodyText"/>
      </w:pPr>
    </w:p>
    <w:p w14:paraId="761990F7" w14:textId="77777777" w:rsidR="00CB3150" w:rsidRDefault="00000000">
      <w:pPr>
        <w:pStyle w:val="Heading2"/>
      </w:pPr>
      <w:bookmarkStart w:id="26" w:name="penalty-strength-and-score-scale"/>
      <w:bookmarkEnd w:id="15"/>
      <w:r>
        <w:t>4.5.2 Penalty strength and score scale</w:t>
      </w:r>
    </w:p>
    <w:p w14:paraId="4DDB59ED" w14:textId="77777777" w:rsidR="00CB3150" w:rsidRDefault="00000000">
      <w:r>
        <w:t xml:space="preserve">For </w:t>
      </w:r>
      <m:oMath>
        <m:r>
          <w:rPr>
            <w:rFonts w:ascii="Cambria Math" w:hAnsi="Cambria Math"/>
          </w:rPr>
          <m:t>λ</m:t>
        </m:r>
        <m:r>
          <m:rPr>
            <m:sty m:val="p"/>
          </m:rPr>
          <w:rPr>
            <w:rFonts w:ascii="Cambria Math" w:hAnsi="Cambria Math"/>
          </w:rPr>
          <m:t>&gt;</m:t>
        </m:r>
        <m:r>
          <w:rPr>
            <w:rFonts w:ascii="Cambria Math" w:hAnsi="Cambria Math"/>
          </w:rPr>
          <m:t>0</m:t>
        </m:r>
      </m:oMath>
      <w:r>
        <w:t xml:space="preserve">, the raw penalty on any candidate lies strictly between zero and </w:t>
      </w:r>
      <m:oMath>
        <m:r>
          <w:rPr>
            <w:rFonts w:ascii="Cambria Math" w:hAnsi="Cambria Math"/>
          </w:rPr>
          <m:t>λ</m:t>
        </m:r>
      </m:oMath>
      <w:r>
        <w:t xml:space="preserve">, and a cross-group penalty difference has magnitude less than </w:t>
      </w:r>
      <m:oMath>
        <m:r>
          <w:rPr>
            <w:rFonts w:ascii="Cambria Math" w:hAnsi="Cambria Math"/>
          </w:rPr>
          <m:t>λ</m:t>
        </m:r>
      </m:oMath>
      <w:r>
        <w:t xml:space="preserve">. At </w:t>
      </w:r>
      <m:oMath>
        <m:r>
          <w:rPr>
            <w:rFonts w:ascii="Cambria Math" w:hAnsi="Cambria Math"/>
          </w:rPr>
          <m:t>λ</m:t>
        </m:r>
      </m:oMath>
      <w:r>
        <w:t xml:space="preserve"> = 0, both quantities are zero. Thus a performance advantage greater than </w:t>
      </w:r>
      <m:oMath>
        <m:r>
          <w:rPr>
            <w:rFonts w:ascii="Cambria Math" w:hAnsi="Cambria Math"/>
          </w:rPr>
          <m:t>λ</m:t>
        </m:r>
      </m:oMath>
      <w:r>
        <w:t xml:space="preserve"> cannot be reversed by this raw congestion term alone. The practical influence of </w:t>
      </w:r>
      <m:oMath>
        <m:r>
          <w:rPr>
            <w:rFonts w:ascii="Cambria Math" w:hAnsi="Cambria Math"/>
          </w:rPr>
          <m:t>λ</m:t>
        </m:r>
      </m:oMath>
      <w: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t>. If all groups have nearly equal congestion, the differential penalty may be small even when its common level is large.</w:t>
      </w:r>
    </w:p>
    <w:p w14:paraId="05B0F030" w14:textId="4854B60C" w:rsidR="00927B5E" w:rsidRDefault="00000000">
      <w:pPr>
        <w:pStyle w:val="BodyText"/>
      </w:pPr>
      <w:r>
        <w:t xml:space="preserve">For a fixed population, fixed groups, and a fixed threshold, each score is linear in </w:t>
      </w:r>
      <m:oMath>
        <m:r>
          <w:rPr>
            <w:rFonts w:ascii="Cambria Math" w:hAnsi="Cambria Math"/>
          </w:rPr>
          <m:t>λ</m:t>
        </m:r>
      </m:oMath>
      <w:r>
        <w:t>. Pairwise rankings can change only at crossing values of the form derived in Section 4.4.4. Between crossing values, deterministic top-K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ins w:id="27" w:author="Levine, Charles Roger CTR USARMY USMA (USA)" w:date="2026-10-13T08:53:00Z" w16du:dateUtc="2026-10-13T12:53:00Z">
        <w:r w:rsidR="003369EC" w:rsidRPr="00E21165">
          <w:rPr>
            <w:b/>
          </w:rPr>
          <w:t xml:space="preserve">Figure </w:t>
        </w:r>
        <w:r w:rsidR="003369EC">
          <w:rPr>
            <w:b/>
            <w:bCs/>
          </w:rPr>
          <w:t>4</w:t>
        </w:r>
        <w:r w:rsidR="003369EC">
          <w:rPr>
            <w:b/>
          </w:rPr>
          <w:noBreakHyphen/>
        </w:r>
        <w:r w:rsidR="003369EC">
          <w:rPr>
            <w:b/>
            <w:bCs/>
            <w:noProof/>
          </w:rPr>
          <w:t>2</w:t>
        </w:r>
      </w:ins>
      <w:del w:id="28" w:author="Levine, Charles Roger CTR USARMY USMA (USA)" w:date="2026-10-13T08:51:00Z" w16du:dateUtc="2026-10-13T12:51:00Z">
        <w:r w:rsidR="007E58FD" w:rsidRPr="00E21165" w:rsidDel="003369EC">
          <w:rPr>
            <w:b/>
          </w:rPr>
          <w:delText xml:space="preserve">Figure </w:delText>
        </w:r>
        <w:r w:rsidR="007E58FD" w:rsidDel="003369EC">
          <w:rPr>
            <w:b/>
            <w:bCs/>
            <w:noProof/>
          </w:rPr>
          <w:delText>0</w:delText>
        </w:r>
        <w:r w:rsidR="007E58FD" w:rsidRPr="00E21165" w:rsidDel="003369EC">
          <w:rPr>
            <w:b/>
          </w:rPr>
          <w:noBreakHyphen/>
        </w:r>
        <w:r w:rsidR="007E58FD" w:rsidDel="003369EC">
          <w:rPr>
            <w:b/>
            <w:bCs/>
            <w:noProof/>
          </w:rPr>
          <w:delText>2</w:delText>
        </w:r>
      </w:del>
      <w:r w:rsidR="007E58FD">
        <w:fldChar w:fldCharType="end"/>
      </w:r>
      <w:r w:rsidR="00BD0C74">
        <w:t xml:space="preserve"> follows nine individuals in three fixed groups as \(\lambda\)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5CC6BAA8" w:rsidR="00927B5E" w:rsidRPr="00BD0C74" w:rsidRDefault="00BD0C74" w:rsidP="00E21165">
      <w:pPr>
        <w:pStyle w:val="Caption"/>
      </w:pPr>
      <w:bookmarkStart w:id="29" w:name="_Ref242721199"/>
      <w:r w:rsidRPr="00E21165">
        <w:rPr>
          <w:b/>
          <w:bCs w:val="0"/>
        </w:rPr>
        <w:t xml:space="preserve">Figure </w:t>
      </w:r>
      <w:ins w:id="30" w:author="Levine, Charles Roger CTR USARMY USMA (USA)" w:date="2026-10-13T08:50:00Z" w16du:dateUtc="2026-10-13T12:50:00Z">
        <w:r w:rsidR="003369EC">
          <w:rPr>
            <w:b/>
            <w:bCs w:val="0"/>
          </w:rPr>
          <w:t>4</w:t>
        </w:r>
      </w:ins>
      <w:ins w:id="31" w:author="Levine, Charles Roger CTR USARMY USMA (USA)" w:date="2026-10-13T08:30:00Z" w16du:dateUtc="2026-10-13T12:30:00Z">
        <w:r w:rsidR="007016DB">
          <w:rPr>
            <w:b/>
            <w:bCs w:val="0"/>
          </w:rPr>
          <w:noBreakHyphen/>
        </w:r>
      </w:ins>
      <w:ins w:id="32" w:author="Levine, Charles Roger CTR USARMY USMA (USA)" w:date="2026-10-13T08:56:00Z" w16du:dateUtc="2026-10-13T12:56:00Z">
        <w:r w:rsidR="003369EC">
          <w:rPr>
            <w:b/>
            <w:bCs w:val="0"/>
          </w:rPr>
          <w:fldChar w:fldCharType="begin"/>
        </w:r>
        <w:r w:rsidR="003369EC">
          <w:rPr>
            <w:b/>
            <w:bCs w:val="0"/>
          </w:rPr>
          <w:instrText xml:space="preserve"> STYLEREF 1 \s </w:instrText>
        </w:r>
      </w:ins>
      <w:r w:rsidR="003369EC">
        <w:rPr>
          <w:b/>
          <w:bCs w:val="0"/>
        </w:rPr>
        <w:fldChar w:fldCharType="separate"/>
      </w:r>
      <w:r w:rsidR="003369EC">
        <w:rPr>
          <w:b/>
          <w:bCs w:val="0"/>
          <w:noProof/>
        </w:rPr>
        <w:t>0</w:t>
      </w:r>
      <w:ins w:id="33" w:author="Levine, Charles Roger CTR USARMY USMA (USA)" w:date="2026-10-13T08:56:00Z" w16du:dateUtc="2026-10-13T12:56:00Z">
        <w:r w:rsidR="003369EC">
          <w:rPr>
            <w:b/>
            <w:bCs w:val="0"/>
          </w:rPr>
          <w:fldChar w:fldCharType="end"/>
        </w:r>
        <w:r w:rsidR="003369EC">
          <w:rPr>
            <w:b/>
            <w:bCs w:val="0"/>
          </w:rPr>
          <w:noBreakHyphen/>
        </w:r>
        <w:r w:rsidR="003369EC">
          <w:rPr>
            <w:b/>
            <w:bCs w:val="0"/>
          </w:rPr>
          <w:fldChar w:fldCharType="begin"/>
        </w:r>
        <w:r w:rsidR="003369EC">
          <w:rPr>
            <w:b/>
            <w:bCs w:val="0"/>
          </w:rPr>
          <w:instrText xml:space="preserve"> SEQ Figure \* ARABIC \s 1 </w:instrText>
        </w:r>
      </w:ins>
      <w:r w:rsidR="003369EC">
        <w:rPr>
          <w:b/>
          <w:bCs w:val="0"/>
        </w:rPr>
        <w:fldChar w:fldCharType="separate"/>
      </w:r>
      <w:ins w:id="34" w:author="Levine, Charles Roger CTR USARMY USMA (USA)" w:date="2026-10-13T08:56:00Z" w16du:dateUtc="2026-10-13T12:56:00Z">
        <w:r w:rsidR="003369EC">
          <w:rPr>
            <w:b/>
            <w:bCs w:val="0"/>
            <w:noProof/>
          </w:rPr>
          <w:t>2</w:t>
        </w:r>
        <w:r w:rsidR="003369EC">
          <w:rPr>
            <w:b/>
            <w:bCs w:val="0"/>
          </w:rPr>
          <w:fldChar w:fldCharType="end"/>
        </w:r>
      </w:ins>
      <w:del w:id="35" w:author="Levine, Charles Roger CTR USARMY USMA (USA)" w:date="2026-10-12T22:29:00Z" w16du:dateUtc="2026-10-13T02:29:00Z">
        <w:r w:rsidRPr="00E21165" w:rsidDel="00B21393">
          <w:rPr>
            <w:b/>
            <w:bCs w:val="0"/>
          </w:rPr>
          <w:fldChar w:fldCharType="begin"/>
        </w:r>
        <w:r w:rsidRPr="00E21165" w:rsidDel="00B21393">
          <w:rPr>
            <w:b/>
            <w:bCs w:val="0"/>
          </w:rPr>
          <w:delInstrText xml:space="preserve"> STYLEREF 1 \s </w:delInstrText>
        </w:r>
        <w:r w:rsidRPr="00E21165" w:rsidDel="00B21393">
          <w:rPr>
            <w:b/>
            <w:bCs w:val="0"/>
          </w:rPr>
          <w:fldChar w:fldCharType="separate"/>
        </w:r>
        <w:r w:rsidR="007E58FD" w:rsidDel="00B21393">
          <w:rPr>
            <w:b/>
            <w:bCs w:val="0"/>
            <w:noProof/>
          </w:rPr>
          <w:delText>0</w:delText>
        </w:r>
        <w:r w:rsidRPr="00E21165" w:rsidDel="00B21393">
          <w:rPr>
            <w:b/>
            <w:bCs w:val="0"/>
          </w:rPr>
          <w:fldChar w:fldCharType="end"/>
        </w:r>
        <w:r w:rsidRPr="00E21165" w:rsidDel="00B21393">
          <w:rPr>
            <w:b/>
            <w:bCs w:val="0"/>
          </w:rPr>
          <w:noBreakHyphen/>
        </w:r>
        <w:r w:rsidRPr="00E21165" w:rsidDel="00B21393">
          <w:rPr>
            <w:b/>
            <w:bCs w:val="0"/>
          </w:rPr>
          <w:fldChar w:fldCharType="begin"/>
        </w:r>
        <w:r w:rsidRPr="00E21165" w:rsidDel="00B21393">
          <w:rPr>
            <w:b/>
            <w:bCs w:val="0"/>
          </w:rPr>
          <w:delInstrText xml:space="preserve"> SEQ Figure \* ARABIC \s 1 </w:delInstrText>
        </w:r>
        <w:r w:rsidRPr="00E21165" w:rsidDel="00B21393">
          <w:rPr>
            <w:b/>
            <w:bCs w:val="0"/>
          </w:rPr>
          <w:fldChar w:fldCharType="separate"/>
        </w:r>
        <w:r w:rsidR="007E58FD" w:rsidDel="00B21393">
          <w:rPr>
            <w:b/>
            <w:bCs w:val="0"/>
            <w:noProof/>
          </w:rPr>
          <w:delText>2</w:delText>
        </w:r>
        <w:r w:rsidRPr="00E21165" w:rsidDel="00B21393">
          <w:rPr>
            <w:b/>
            <w:bCs w:val="0"/>
          </w:rPr>
          <w:fldChar w:fldCharType="end"/>
        </w:r>
      </w:del>
      <w:bookmarkEnd w:id="29"/>
      <w:r w:rsidRPr="00E21165">
        <w:rPr>
          <w:b/>
          <w:bCs w:val="0"/>
        </w:rPr>
        <w:t>.</w:t>
      </w:r>
      <w:r w:rsidRPr="007D56E8">
        <w:t xml:space="preserve"> </w:t>
      </w:r>
      <w:r w:rsidRPr="00E21165">
        <w:rPr>
          <w:b/>
          <w:bCs w:val="0"/>
        </w:rPr>
        <w:t>Continuous score changes and discrete changes in selection.</w:t>
      </w:r>
      <w:r>
        <w:rPr>
          <w:b/>
          <w:bCs w:val="0"/>
        </w:rPr>
        <w:t xml:space="preserve"> </w:t>
      </w:r>
      <w:r>
        <w:t xml:space="preserve">Nine illustrative individuals belong to three groups of three. Competitive relevance is calculated using </w:t>
      </w:r>
      <m:oMath>
        <m:r>
          <w:rPr>
            <w:rFonts w:ascii="Cambria Math" w:hAnsi="Cambria Math"/>
          </w:rPr>
          <m:t>θ=1</m:t>
        </m:r>
      </m:oMath>
      <w:r>
        <w:t xml:space="preserve"> and </w:t>
      </w:r>
      <m:oMath>
        <m:r>
          <w:rPr>
            <w:rFonts w:ascii="Cambria Math" w:hAnsi="Cambria Math"/>
          </w:rPr>
          <m:t>γ=2</m:t>
        </m:r>
      </m:oMath>
      <w: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mean relevance of all its members. Performance, membership, and roster pressure remain fixed while </w:t>
      </w:r>
      <m:oMath>
        <m:r>
          <w:rPr>
            <w:rFonts w:ascii="Cambria Math" w:hAnsi="Cambria Math"/>
          </w:rPr>
          <m:t>λ</m:t>
        </m:r>
      </m:oMath>
      <w: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colors identify groups, and bold segments identify the global top three. Panel B records selection membership. At </w:t>
      </w:r>
      <m:oMath>
        <m:r>
          <w:rPr>
            <w:rFonts w:ascii="Cambria Math" w:hAnsi="Cambria Math"/>
          </w:rPr>
          <m:t>λ≈0.336</m:t>
        </m:r>
      </m:oMath>
      <w:r>
        <w:t xml:space="preserve">, P7 replaces P2. At </w:t>
      </w:r>
      <m:oMath>
        <m:r>
          <w:rPr>
            <w:rFonts w:ascii="Cambria Math" w:hAnsi="Cambria Math"/>
          </w:rPr>
          <m:t>λ≈0.617</m:t>
        </m:r>
      </m:oMath>
      <w:r>
        <w:t>, P4 overtakes P1, but both remain selected. Exact ties favor the lower person number. Inputs are illustrative, not fitted estimates.</w:t>
      </w:r>
    </w:p>
    <w:p w14:paraId="2455DDA7" w14:textId="77777777" w:rsidR="00CB3150" w:rsidRDefault="00000000">
      <w:pPr>
        <w:pStyle w:val="BodyText"/>
      </w:pPr>
      <w:r>
        <w:t xml:space="preserve">Full-group congestion also means that changing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while keeping the other members and </w:t>
      </w:r>
      <m:oMath>
        <m:r>
          <w:rPr>
            <w:rFonts w:ascii="Cambria Math" w:hAnsi="Cambria Math"/>
          </w:rPr>
          <m:t>θ</m:t>
        </m:r>
      </m:oMath>
      <w:r>
        <w:t xml:space="preserve"> fixed, changes both the direct score term and the shared group adjustment. In particular,</w:t>
      </w:r>
    </w:p>
    <w:p w14:paraId="0D251162" w14:textId="77777777" w:rsidR="00CB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num>
            <m:den>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den>
          </m:f>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62189B8A" w14:textId="77777777" w:rsidR="00CB3150" w:rsidRDefault="00000000">
      <w:r>
        <w:lastRenderedPageBreak/>
        <w:t xml:space="preserve">A sufficient condition for this derivative to remain positive is </w:t>
      </w:r>
      <m:oMath>
        <m:r>
          <w:rPr>
            <w:rFonts w:ascii="Cambria Math" w:hAnsi="Cambria Math"/>
          </w:rPr>
          <m:t>λγ</m:t>
        </m:r>
        <m:r>
          <m:rPr>
            <m:sty m:val="p"/>
          </m:rPr>
          <w:rPr>
            <w:rFonts w:ascii="Cambria Math" w:hAnsi="Cambria Math"/>
          </w:rPr>
          <m:t>&lt;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This is a local score calculation under the stated fixed-input conditions, not an empirical restriction we have estimated. It also does not contradict preserved within-group rankings: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changes, the same altered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applied to every member of that group. The derivative makes clear why the phrase “holding own performance constant” is useful when interpreting an environmental comparison.</w:t>
      </w:r>
    </w:p>
    <w:p w14:paraId="6513ED26" w14:textId="77777777" w:rsidR="00CB3150" w:rsidRDefault="00000000">
      <w:pPr>
        <w:pStyle w:val="Heading2"/>
      </w:pPr>
      <w:bookmarkStart w:id="36" w:name="scarcity-and-the-selection-margin"/>
      <w:bookmarkEnd w:id="26"/>
      <w:r>
        <w:t>4.5.3 Scarcity and the selection margin</w:t>
      </w:r>
    </w:p>
    <w:p w14:paraId="3DD64941" w14:textId="6CB0F1C5" w:rsidR="00471E0D" w:rsidRPr="00471E0D" w:rsidRDefault="00471E0D" w:rsidP="00471E0D">
      <w:r w:rsidRPr="00471E0D">
        <w:t>The opportunities considered here are limited: not everyone who demonstrates competence can receive one. 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r w:rsidRPr="00471E0D">
        <w:t xml:space="preserve">Let </w:t>
      </w:r>
      <m:oMath>
        <m:r>
          <w:rPr>
            <w:rFonts w:ascii="Cambria Math" w:hAnsi="Cambria Math"/>
          </w:rPr>
          <m:t>N</m:t>
        </m:r>
      </m:oMath>
      <w:r w:rsidRPr="00471E0D">
        <w:t xml:space="preserve"> denote the number of individuals competing for </w:t>
      </w:r>
      <m:oMath>
        <m:r>
          <w:rPr>
            <w:rFonts w:ascii="Cambria Math" w:hAnsi="Cambria Math"/>
          </w:rPr>
          <m:t>K</m:t>
        </m:r>
      </m:oMath>
      <w:r w:rsidRPr="00471E0D">
        <w:t xml:space="preserve"> available places. The selection fraction </w:t>
      </w:r>
      <m:oMath>
        <m:r>
          <w:rPr>
            <w:rFonts w:ascii="Cambria Math" w:hAnsi="Cambria Math"/>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496A32E" w14:textId="14408987" w:rsidR="00471E0D" w:rsidRPr="00471E0D" w:rsidRDefault="00471E0D" w:rsidP="00471E0D">
      <w:r w:rsidRPr="00471E0D">
        <w:t xml:space="preserve">In our model, the competitive-relevance threshold </w:t>
      </w:r>
      <m:oMath>
        <m:r>
          <w:rPr>
            <w:rFonts w:ascii="Cambria Math" w:hAnsi="Cambria Math"/>
          </w:rPr>
          <m:t>θ</m:t>
        </m:r>
      </m:oMath>
      <w:r w:rsidRPr="00471E0D">
        <w:t xml:space="preserve"> provides that connection. It identifies the performance level around which individuals become substantially relevant to the competitive field. We therefore interpret </w:t>
      </w:r>
      <m:oMath>
        <m:r>
          <w:rPr>
            <w:rFonts w:ascii="Cambria Math" w:hAnsi="Cambria Math"/>
          </w:rPr>
          <m:t>θ</m:t>
        </m:r>
      </m:oMath>
      <w:r w:rsidRPr="00471E0D">
        <w:t xml:space="preserve"> in relation to the scarcity of the opportunities being studied: holding the performance distribution fixed, a smaller selection fraction calls for a higher reference threshold. The equations permit these quantities to vary independently, but configurations that substantially misalign them do not represent the competitive setting motivating the model.</w:t>
      </w:r>
    </w:p>
    <w:p w14:paraId="21FEC6CC" w14:textId="15404450" w:rsidR="00471E0D" w:rsidRPr="00471E0D" w:rsidRDefault="00471E0D" w:rsidP="00471E0D">
      <w:r w:rsidRPr="00471E0D">
        <w:t xml:space="preserve">This alignment does not make </w:t>
      </w:r>
      <m:oMath>
        <m:r>
          <w:rPr>
            <w:rFonts w:ascii="Cambria Math" w:hAnsi="Cambria Math"/>
          </w:rPr>
          <m:t>θ</m:t>
        </m:r>
      </m:oMath>
      <w:r w:rsidRPr="00471E0D">
        <w:t xml:space="preserve"> the final selection cutoff. 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t xml:space="preserve"> </w:t>
      </w:r>
      <w:r w:rsidRPr="00471E0D">
        <w:t xml:space="preserve">available places. An individual above </w:t>
      </w:r>
      <m:oMath>
        <m:r>
          <w:rPr>
            <w:rFonts w:ascii="Cambria Math" w:hAnsi="Cambria Math"/>
          </w:rPr>
          <m:t>θ</m:t>
        </m:r>
      </m:oMath>
      <w:r w:rsidRPr="00471E0D">
        <w:t xml:space="preserve"> is therefore not guaranteed selection, and an individual below it is not automatically </w:t>
      </w:r>
      <w:r w:rsidRPr="00471E0D">
        <w:lastRenderedPageBreak/>
        <w:t xml:space="preserve">excluded. For finite positive </w:t>
      </w:r>
      <m:oMath>
        <m:r>
          <w:rPr>
            <w:rFonts w:ascii="Cambria Math" w:hAnsi="Cambria Math"/>
          </w:rPr>
          <m:t>γ</m:t>
        </m:r>
      </m:oMath>
      <w:r w:rsidRPr="00471E0D">
        <w:t>, competitive relevance changes gradually around the threshold; selection subsequently depends on the adjusted scores and the selection rule.</w:t>
      </w:r>
    </w:p>
    <w:p w14:paraId="461D4498" w14:textId="77777777" w:rsidR="00471E0D" w:rsidRPr="00471E0D" w:rsidRDefault="00471E0D" w:rsidP="00471E0D">
      <w:r w:rsidRPr="00471E0D">
        <w:t>Scarcity consequently enters the model through two connected steps. It informs which performances should count strongly toward roster pressure, and it determines how many individuals ultimately advance. These steps remain conceptually distinct even when their parameters are related. The first describes the competitive environment used in scoring; the second allocates the available opportunities.</w:t>
      </w:r>
    </w:p>
    <w:p w14:paraId="6BDD55CE" w14:textId="76C28762" w:rsidR="00471E0D" w:rsidRPr="00471E0D" w:rsidRDefault="00471E0D" w:rsidP="00471E0D">
      <w:r w:rsidRPr="00471E0D">
        <w:t xml:space="preserve">Raising the threshold also changes how we interpret the magnitude of congestion. With performances and </w:t>
      </w:r>
      <m:oMath>
        <m:r>
          <w:rPr>
            <w:rFonts w:ascii="Cambria Math" w:hAnsi="Cambria Math"/>
          </w:rPr>
          <m:t>γ</m:t>
        </m:r>
      </m:oMath>
      <w:r w:rsidR="004E37D4">
        <w:t xml:space="preserve"> </w:t>
      </w:r>
      <w:r w:rsidRPr="00471E0D">
        <w:t xml:space="preserve">held fixed, a higher </w:t>
      </w:r>
      <m:oMath>
        <m:r>
          <w:rPr>
            <w:rFonts w:ascii="Cambria Math" w:hAnsi="Cambria Math"/>
          </w:rPr>
          <m:t>θ</m:t>
        </m:r>
      </m:oMath>
      <w:r w:rsidRPr="00471E0D">
        <w:t xml:space="preserve"> lowers each individual’s competitive relevance and thus lowers every group’s mean roster pressure. This does not mean that opportunities have become easier to obtain. It means that fewer individuals are being counted strongly as credible contenders for those more selective opportunities. The consequences for selection depend on how roster pressure differs across groups and how the resulting score adjustments affect individuals near the selection boundary.</w:t>
      </w:r>
    </w:p>
    <w:p w14:paraId="2531B0D4" w14:textId="4013687A" w:rsidR="00471E0D" w:rsidRPr="00471E0D" w:rsidRDefault="00471E0D" w:rsidP="00471E0D">
      <w:r w:rsidRPr="00471E0D">
        <w:t>To measure those consequences, we compare performance-only scoring with congestion-adjusted scoring at the same selection fraction. Within each comparison, the population, group memberships, and number of places remain fixed. Under deterministic top-</w:t>
      </w:r>
      <m:oMath>
        <m:r>
          <w:rPr>
            <w:rFonts w:ascii="Cambria Math" w:hAnsi="Cambria Math"/>
          </w:rPr>
          <m:t>K</m:t>
        </m:r>
      </m:oMath>
      <w:r w:rsidRPr="00471E0D">
        <w:t xml:space="preserve"> selection, differences between the selected sets then show which places change hands because of the score adjustment. Across different levels of scarcity, the congestion calculation should use a threshold appropriate to each setting.</w:t>
      </w:r>
    </w:p>
    <w:p w14:paraId="7E598B8E" w14:textId="4CF9A20F"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t xml:space="preserve"> and </w:t>
      </w:r>
      <m:oMath>
        <m:r>
          <w:rPr>
            <w:rFonts w:ascii="Cambria Math" w:hAnsi="Cambria Math"/>
          </w:rPr>
          <m:t>W'</m:t>
        </m:r>
      </m:oMath>
      <w:r w:rsidRPr="00471E0D">
        <w:t xml:space="preserve"> denote the sets selected under performance-only and congestion-adjusted scoring, respectively. Their intersection, </w:t>
      </w:r>
      <m:oMath>
        <m:r>
          <w:rPr>
            <w:rFonts w:ascii="Cambria Math" w:hAnsi="Cambria Math"/>
          </w:rPr>
          <m:t>W∩W'</m:t>
        </m:r>
      </m:oMath>
      <w:r w:rsidRPr="00471E0D">
        <w:t>, contains those selected under both rules. Using vertical bars to denote the number of members in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3179C815" w:rsidR="00471E0D" w:rsidRDefault="00471E0D" w:rsidP="00471E0D">
      <w:pPr>
        <w:rPr>
          <w:ins w:id="37" w:author="Levine, Charles Roger CTR USARMY USMA (USA)" w:date="2026-10-12T22:27:00Z" w16du:dateUtc="2026-10-13T02:27:00Z"/>
        </w:rPr>
      </w:pPr>
      <w:r w:rsidRPr="00471E0D">
        <w:t xml:space="preserve">For </w:t>
      </w:r>
      <m:oMath>
        <m:r>
          <w:rPr>
            <w:rFonts w:ascii="Cambria Math" w:hAnsi="Cambria Math"/>
          </w:rPr>
          <m:t>K&gt;0</m:t>
        </m:r>
      </m:oMath>
      <w:r w:rsidRPr="00471E0D">
        <w:t xml:space="preserve">, the fraction of available places that change hands is </w:t>
      </w:r>
      <m:oMath>
        <m:r>
          <w:rPr>
            <w:rFonts w:ascii="Cambria Math" w:hAnsi="Cambria Math"/>
          </w:rPr>
          <m:t>D/K</m:t>
        </m:r>
      </m:oMath>
      <w:r w:rsidRPr="00471E0D">
        <w:t xml:space="preserve">. Reporting both quantities distinguishes the number of replacements from their importance relative to the available </w:t>
      </w:r>
      <w:r w:rsidRPr="00471E0D">
        <w:lastRenderedPageBreak/>
        <w:t>opportunities. Replacing two of ten places changes 20 percent of the selected set; replacing three of thirty changes 10 percent. These examples explain the measures, rather than imply that greater scarcity must produce a larger congestion effect. That relationship must be examined under the specified alignment between the threshold and the selection fraction.</w:t>
      </w:r>
    </w:p>
    <w:p w14:paraId="549F70B7" w14:textId="1C557257" w:rsidR="00B21393" w:rsidRDefault="00B21393" w:rsidP="00471E0D">
      <w:pPr>
        <w:rPr>
          <w:ins w:id="38" w:author="Levine, Charles Roger CTR USARMY USMA (USA)" w:date="2026-10-12T22:27:00Z" w16du:dateUtc="2026-10-13T02:27:00Z"/>
        </w:rPr>
      </w:pPr>
      <w:ins w:id="39" w:author="Levine, Charles Roger CTR USARMY USMA (USA)" w:date="2026-10-12T22:31:00Z" w16du:dateUtc="2026-10-13T02:31:00Z">
        <w:r>
          <w:fldChar w:fldCharType="begin"/>
        </w:r>
        <w:r>
          <w:instrText xml:space="preserve"> REF _Ref242736721 \h </w:instrText>
        </w:r>
      </w:ins>
      <w:ins w:id="40" w:author="Levine, Charles Roger CTR USARMY USMA (USA)" w:date="2026-10-12T22:31:00Z" w16du:dateUtc="2026-10-13T02:31:00Z">
        <w:r>
          <w:fldChar w:fldCharType="separate"/>
        </w:r>
      </w:ins>
      <w:ins w:id="41" w:author="Levine, Charles Roger CTR USARMY USMA (USA)" w:date="2026-10-13T08:53:00Z" w16du:dateUtc="2026-10-13T12:53:00Z">
        <w:r w:rsidR="003369EC" w:rsidRPr="00B21393">
          <w:rPr>
            <w:b/>
            <w:sz w:val="20"/>
            <w:szCs w:val="18"/>
            <w:rPrChange w:id="42" w:author="Levine, Charles Roger CTR USARMY USMA (USA)" w:date="2026-10-12T22:31:00Z" w16du:dateUtc="2026-10-13T02:31:00Z">
              <w:rPr/>
            </w:rPrChange>
          </w:rPr>
          <w:t xml:space="preserve">Figure </w:t>
        </w:r>
        <w:r w:rsidR="003369EC">
          <w:rPr>
            <w:b/>
            <w:bCs/>
          </w:rPr>
          <w:t>4</w:t>
        </w:r>
        <w:r w:rsidR="003369EC">
          <w:rPr>
            <w:b/>
          </w:rPr>
          <w:noBreakHyphen/>
        </w:r>
        <w:r w:rsidR="003369EC">
          <w:rPr>
            <w:b/>
            <w:bCs/>
            <w:noProof/>
          </w:rPr>
          <w:t>3</w:t>
        </w:r>
      </w:ins>
      <w:ins w:id="43" w:author="Levine, Charles Roger CTR USARMY USMA (USA)" w:date="2026-10-12T22:31:00Z" w16du:dateUtc="2026-10-13T02:31:00Z">
        <w:r>
          <w:fldChar w:fldCharType="end"/>
        </w:r>
      </w:ins>
      <w:ins w:id="44" w:author="Levine, Charles Roger CTR USARMY USMA (USA)" w:date="2026-10-12T22:27:00Z" w16du:dateUtc="2026-10-13T02:27:00Z">
        <w:r>
          <w:t xml:space="preserve"> illustrates this comparison using the same nine individuals under two levels of scarcity. For this example, we set </w:t>
        </w:r>
      </w:ins>
      <m:oMath>
        <m:r>
          <w:rPr>
            <w:rFonts w:ascii="Cambria Math" w:hAnsi="Cambria Math"/>
          </w:rPr>
          <m:t>θ</m:t>
        </m:r>
      </m:oMath>
      <w:ins w:id="45" w:author="Levine, Charles Roger CTR USARMY USMA (USA)" w:date="2026-10-12T22:27:00Z" w16du:dateUtc="2026-10-13T02:27:00Z">
        <w:r>
          <w:t xml:space="preserve"> at the empirical performance quantile corresponding to </w:t>
        </w:r>
      </w:ins>
      <m:oMath>
        <m:r>
          <w:rPr>
            <w:rFonts w:ascii="Cambria Math" w:hAnsi="Cambria Math"/>
          </w:rPr>
          <m:t>1-K/N</m:t>
        </m:r>
      </m:oMath>
      <w:ins w:id="46" w:author="Levine, Charles Roger CTR USARMY USMA (USA)" w:date="2026-10-12T22:27:00Z" w16du:dateUtc="2026-10-13T02:27:00Z">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ins>
    </w:p>
    <w:p w14:paraId="4360129D" w14:textId="77777777" w:rsidR="00B21393" w:rsidRDefault="00B21393">
      <w:pPr>
        <w:keepNext/>
        <w:rPr>
          <w:ins w:id="47" w:author="Levine, Charles Roger CTR USARMY USMA (USA)" w:date="2026-10-12T22:29:00Z" w16du:dateUtc="2026-10-13T02:29:00Z"/>
        </w:rPr>
        <w:pPrChange w:id="48" w:author="Levine, Charles Roger CTR USARMY USMA (USA)" w:date="2026-10-12T22:29:00Z" w16du:dateUtc="2026-10-13T02:29:00Z">
          <w:pPr/>
        </w:pPrChange>
      </w:pPr>
      <w:ins w:id="49" w:author="Levine, Charles Roger CTR USARMY USMA (USA)" w:date="2026-10-12T22:28:00Z" w16du:dateUtc="2026-10-13T02:28:00Z">
        <w:r>
          <w:rPr>
            <w:noProof/>
          </w:rPr>
          <w:lastRenderedPageBreak/>
          <w:drawing>
            <wp:inline distT="0" distB="0" distL="0" distR="0" wp14:anchorId="68999C59" wp14:editId="79BFD392">
              <wp:extent cx="5943600" cy="5196840"/>
              <wp:effectExtent l="0" t="0" r="0"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40"/>
                      </a:xfrm>
                      <a:prstGeom prst="rect">
                        <a:avLst/>
                      </a:prstGeom>
                    </pic:spPr>
                  </pic:pic>
                </a:graphicData>
              </a:graphic>
            </wp:inline>
          </w:drawing>
        </w:r>
      </w:ins>
    </w:p>
    <w:p w14:paraId="193820DF" w14:textId="3818686F" w:rsidR="00B21393" w:rsidRPr="00B21393" w:rsidRDefault="00B21393">
      <w:pPr>
        <w:pStyle w:val="Caption"/>
        <w:pPrChange w:id="50" w:author="Levine, Charles Roger CTR USARMY USMA (USA)" w:date="2026-10-12T22:29:00Z" w16du:dateUtc="2026-10-13T02:29:00Z">
          <w:pPr/>
        </w:pPrChange>
      </w:pPr>
      <w:bookmarkStart w:id="51" w:name="_Ref242736721"/>
      <w:ins w:id="52" w:author="Levine, Charles Roger CTR USARMY USMA (USA)" w:date="2026-10-12T22:29:00Z" w16du:dateUtc="2026-10-13T02:29:00Z">
        <w:r w:rsidRPr="00B21393">
          <w:rPr>
            <w:b/>
            <w:bCs w:val="0"/>
            <w:rPrChange w:id="53" w:author="Levine, Charles Roger CTR USARMY USMA (USA)" w:date="2026-10-12T22:31:00Z" w16du:dateUtc="2026-10-13T02:31:00Z">
              <w:rPr/>
            </w:rPrChange>
          </w:rPr>
          <w:t xml:space="preserve">Figure </w:t>
        </w:r>
      </w:ins>
      <w:ins w:id="54" w:author="Levine, Charles Roger CTR USARMY USMA (USA)" w:date="2026-10-13T08:52:00Z" w16du:dateUtc="2026-10-13T12:52:00Z">
        <w:r w:rsidR="003369EC">
          <w:rPr>
            <w:b/>
            <w:bCs w:val="0"/>
          </w:rPr>
          <w:t>4</w:t>
        </w:r>
      </w:ins>
      <w:ins w:id="55" w:author="Levine, Charles Roger CTR USARMY USMA (USA)" w:date="2026-10-13T08:30:00Z" w16du:dateUtc="2026-10-13T12:30:00Z">
        <w:r w:rsidR="007016DB">
          <w:rPr>
            <w:b/>
            <w:bCs w:val="0"/>
          </w:rPr>
          <w:noBreakHyphen/>
        </w:r>
      </w:ins>
      <w:ins w:id="56" w:author="Levine, Charles Roger CTR USARMY USMA (USA)" w:date="2026-10-13T08:56:00Z" w16du:dateUtc="2026-10-13T12:56:00Z">
        <w:r w:rsidR="003369EC">
          <w:rPr>
            <w:b/>
            <w:bCs w:val="0"/>
          </w:rPr>
          <w:fldChar w:fldCharType="begin"/>
        </w:r>
        <w:r w:rsidR="003369EC">
          <w:rPr>
            <w:b/>
            <w:bCs w:val="0"/>
          </w:rPr>
          <w:instrText xml:space="preserve"> STYLEREF 1 \s </w:instrText>
        </w:r>
      </w:ins>
      <w:r w:rsidR="003369EC">
        <w:rPr>
          <w:b/>
          <w:bCs w:val="0"/>
        </w:rPr>
        <w:fldChar w:fldCharType="separate"/>
      </w:r>
      <w:r w:rsidR="003369EC">
        <w:rPr>
          <w:b/>
          <w:bCs w:val="0"/>
          <w:noProof/>
        </w:rPr>
        <w:t>0</w:t>
      </w:r>
      <w:ins w:id="57" w:author="Levine, Charles Roger CTR USARMY USMA (USA)" w:date="2026-10-13T08:56:00Z" w16du:dateUtc="2026-10-13T12:56:00Z">
        <w:r w:rsidR="003369EC">
          <w:rPr>
            <w:b/>
            <w:bCs w:val="0"/>
          </w:rPr>
          <w:fldChar w:fldCharType="end"/>
        </w:r>
        <w:r w:rsidR="003369EC">
          <w:rPr>
            <w:b/>
            <w:bCs w:val="0"/>
          </w:rPr>
          <w:noBreakHyphen/>
        </w:r>
        <w:r w:rsidR="003369EC">
          <w:rPr>
            <w:b/>
            <w:bCs w:val="0"/>
          </w:rPr>
          <w:fldChar w:fldCharType="begin"/>
        </w:r>
        <w:r w:rsidR="003369EC">
          <w:rPr>
            <w:b/>
            <w:bCs w:val="0"/>
          </w:rPr>
          <w:instrText xml:space="preserve"> SEQ Figure \* ARABIC \s 1 </w:instrText>
        </w:r>
      </w:ins>
      <w:r w:rsidR="003369EC">
        <w:rPr>
          <w:b/>
          <w:bCs w:val="0"/>
        </w:rPr>
        <w:fldChar w:fldCharType="separate"/>
      </w:r>
      <w:ins w:id="58" w:author="Levine, Charles Roger CTR USARMY USMA (USA)" w:date="2026-10-13T08:56:00Z" w16du:dateUtc="2026-10-13T12:56:00Z">
        <w:r w:rsidR="003369EC">
          <w:rPr>
            <w:b/>
            <w:bCs w:val="0"/>
            <w:noProof/>
          </w:rPr>
          <w:t>3</w:t>
        </w:r>
        <w:r w:rsidR="003369EC">
          <w:rPr>
            <w:b/>
            <w:bCs w:val="0"/>
          </w:rPr>
          <w:fldChar w:fldCharType="end"/>
        </w:r>
      </w:ins>
      <w:bookmarkEnd w:id="51"/>
      <w:ins w:id="59" w:author="Levine, Charles Roger CTR USARMY USMA (USA)" w:date="2026-10-12T22:29:00Z" w16du:dateUtc="2026-10-13T02:29:00Z">
        <w:r w:rsidRPr="00B21393">
          <w:rPr>
            <w:b/>
            <w:bCs w:val="0"/>
            <w:rPrChange w:id="60" w:author="Levine, Charles Roger CTR USARMY USMA (USA)" w:date="2026-10-12T22:31:00Z" w16du:dateUtc="2026-10-13T02:31:00Z">
              <w:rPr/>
            </w:rPrChange>
          </w:rPr>
          <w:t>. Scarcity</w:t>
        </w:r>
        <w:r w:rsidRPr="006F6DCE">
          <w:rPr>
            <w:b/>
            <w:bCs w:val="0"/>
            <w:rPrChange w:id="61" w:author="Levine, Charles Roger CTR USARMY USMA (USA)" w:date="2026-10-12T22:29:00Z" w16du:dateUtc="2026-10-13T02:29:00Z">
              <w:rPr/>
            </w:rPrChange>
          </w:rPr>
          <w:t xml:space="preserve"> and competitive relevance change together.</w:t>
        </w:r>
        <w:r>
          <w:rPr>
            <w:b/>
            <w:bCs w:val="0"/>
          </w:rPr>
          <w:t xml:space="preserve">  </w:t>
        </w:r>
      </w:ins>
      <w:ins w:id="62" w:author="Levine, Charles Roger CTR USARMY USMA (USA)" w:date="2026-10-12T22:30:00Z" w16du:dateUtc="2026-10-13T02:30:00Z">
        <w:r>
          <w:t xml:space="preserve">The same nine individuals compete for three places in the left column and one place in the right column. For this illustration, </w:t>
        </w:r>
      </w:ins>
      <m:oMath>
        <m:r>
          <w:rPr>
            <w:rFonts w:ascii="Cambria Math" w:hAnsi="Cambria Math"/>
          </w:rPr>
          <m:t>θ</m:t>
        </m:r>
      </m:oMath>
      <w:ins w:id="63" w:author="Levine, Charles Roger CTR USARMY USMA (USA)" w:date="2026-10-12T22:30:00Z" w16du:dateUtc="2026-10-13T02:30:00Z">
        <w:r>
          <w:t xml:space="preserve"> is the linearly interpolated empirical </w:t>
        </w:r>
      </w:ins>
      <m:oMath>
        <m:d>
          <m:dPr>
            <m:ctrlPr>
              <w:rPr>
                <w:rFonts w:ascii="Cambria Math" w:hAnsi="Cambria Math"/>
              </w:rPr>
            </m:ctrlPr>
          </m:dPr>
          <m:e>
            <m:r>
              <w:rPr>
                <w:rFonts w:ascii="Cambria Math" w:hAnsi="Cambria Math"/>
              </w:rPr>
              <m:t>1-K/N</m:t>
            </m:r>
          </m:e>
        </m:d>
      </m:oMath>
      <w:ins w:id="64" w:author="Levine, Charles Roger CTR USARMY USMA (USA)" w:date="2026-10-12T22:30:00Z" w16du:dateUtc="2026-10-13T02:30:00Z">
        <w:r>
          <w:t xml:space="preserve">-quantile of performance, while </w:t>
        </w:r>
      </w:ins>
      <m:oMath>
        <m:r>
          <w:rPr>
            <w:rFonts w:ascii="Cambria Math" w:hAnsi="Cambria Math"/>
          </w:rPr>
          <m:t>γ=2</m:t>
        </m:r>
      </m:oMath>
      <w:ins w:id="65" w:author="Levine, Charles Roger CTR USARMY USMA (USA)" w:date="2026-10-12T22:30:00Z" w16du:dateUtc="2026-10-13T02:30:00Z">
        <w:r>
          <w:t xml:space="preserve"> and </w:t>
        </w:r>
      </w:ins>
      <m:oMath>
        <m:r>
          <w:rPr>
            <w:rFonts w:ascii="Cambria Math" w:hAnsi="Cambria Math"/>
          </w:rPr>
          <m:t>λ=2</m:t>
        </m:r>
      </m:oMath>
      <w:ins w:id="66" w:author="Levine, Charles Roger CTR USARMY USMA (USA)" w:date="2026-10-12T22:30:00Z" w16du:dateUtc="2026-10-13T02:30:00Z">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w:ins>
      <m:oMath>
        <m:r>
          <w:rPr>
            <w:rFonts w:ascii="Cambria Math" w:hAnsi="Cambria Math"/>
          </w:rPr>
          <m:t>D=1</m:t>
        </m:r>
      </m:oMath>
      <w:ins w:id="67" w:author="Levine, Charles Roger CTR USARMY USMA (USA)" w:date="2026-10-12T22:30:00Z" w16du:dateUtc="2026-10-13T02:30:00Z">
        <w:r>
          <w:t xml:space="preserve"> and </w:t>
        </w:r>
      </w:ins>
      <m:oMath>
        <m:r>
          <w:rPr>
            <w:rFonts w:ascii="Cambria Math" w:hAnsi="Cambria Math"/>
          </w:rPr>
          <m:t>D/K=1/3</m:t>
        </m:r>
      </m:oMath>
      <w:ins w:id="68" w:author="Levine, Charles Roger CTR USARMY USMA (USA)" w:date="2026-10-12T22:30:00Z" w16du:dateUtc="2026-10-13T02:30:00Z">
        <w:r>
          <w:t xml:space="preserve">. With one place, P4 replaces P1, giving </w:t>
        </w:r>
      </w:ins>
      <m:oMath>
        <m:r>
          <w:rPr>
            <w:rFonts w:ascii="Cambria Math" w:hAnsi="Cambria Math"/>
          </w:rPr>
          <m:t>D=1</m:t>
        </m:r>
      </m:oMath>
      <w:ins w:id="69" w:author="Levine, Charles Roger CTR USARMY USMA (USA)" w:date="2026-10-12T22:30:00Z" w16du:dateUtc="2026-10-13T02:30:00Z">
        <w:r>
          <w:t xml:space="preserve"> and </w:t>
        </w:r>
      </w:ins>
      <m:oMath>
        <m:r>
          <w:rPr>
            <w:rFonts w:ascii="Cambria Math" w:hAnsi="Cambria Math"/>
          </w:rPr>
          <m:t>D/K=1</m:t>
        </m:r>
      </m:oMath>
      <w:ins w:id="70" w:author="Levine, Charles Roger CTR USARMY USMA (USA)" w:date="2026-10-12T22:30:00Z" w16du:dateUtc="2026-10-13T02:30:00Z">
        <w:r>
          <w:t>. This constructed example illustrates an aligned threshold rule; it does not establish that greater scarcity necessarily increases the congestion effect.</w:t>
        </w:r>
      </w:ins>
    </w:p>
    <w:p w14:paraId="40CB7868" w14:textId="2FFAA213" w:rsidR="00AB7FFC" w:rsidRPr="00AB7FFC" w:rsidRDefault="00471E0D" w:rsidP="00471E0D">
      <w:r w:rsidRPr="00471E0D">
        <w:t xml:space="preserve">Under stochastic selection, exactly </w:t>
      </w:r>
      <m:oMath>
        <m:r>
          <w:rPr>
            <w:rFonts w:ascii="Cambria Math" w:hAnsi="Cambria Math"/>
          </w:rPr>
          <m:t>K</m:t>
        </m:r>
      </m:oMath>
      <w:r w:rsidRPr="00471E0D">
        <w:t xml:space="preserve"> individuals still receive places, but their identities can vary even when scores remain fixed. A difference between two realized selected sets can therefore reflect both congestion and selection randomness. Assessing congestion in that setting requires comparing selection probabilities or outcomes over repeated draws, rather than attributing every observed replacement to the score adjustment.</w:t>
      </w:r>
    </w:p>
    <w:p w14:paraId="0F1431E9" w14:textId="59B96A2F" w:rsidR="00CB3150" w:rsidRDefault="00CB3150" w:rsidP="00AB7FFC"/>
    <w:p w14:paraId="14CB643B" w14:textId="46458C46" w:rsidR="00CB3150" w:rsidRDefault="00000000">
      <w:pPr>
        <w:pStyle w:val="Heading2"/>
      </w:pPr>
      <w:bookmarkStart w:id="71" w:name="Xa069076e58659a3b4bc8e27a3dcbab40ab45238"/>
      <w:bookmarkEnd w:id="36"/>
      <w:r>
        <w:t xml:space="preserve">4.5.4 </w:t>
      </w:r>
      <w:ins w:id="72" w:author="Levine, Charles Roger CTR USARMY USMA (USA)" w:date="2026-10-12T22:33:00Z" w16du:dateUtc="2026-10-13T02:33:00Z">
        <w:r w:rsidR="00B21393">
          <w:t>Interpreting selection patterns across group environments</w:t>
        </w:r>
      </w:ins>
      <w:del w:id="73" w:author="Levine, Charles Roger CTR USARMY USMA (USA)" w:date="2026-10-12T22:33:00Z" w16du:dateUtc="2026-10-13T02:33:00Z">
        <w:r w:rsidDel="00B21393">
          <w:delText>Why an outcome curve need not have a universal shape</w:delText>
        </w:r>
      </w:del>
    </w:p>
    <w:p w14:paraId="1E91924F" w14:textId="77777777" w:rsidR="00B21393" w:rsidRPr="00B21393" w:rsidRDefault="00000000" w:rsidP="00B21393">
      <w:pPr>
        <w:rPr>
          <w:ins w:id="74" w:author="Levine, Charles Roger CTR USARMY USMA (USA)" w:date="2026-10-12T22:33:00Z"/>
        </w:rPr>
      </w:pPr>
      <w:del w:id="75" w:author="Levine, Charles Roger CTR USARMY USMA (USA)" w:date="2026-10-12T22:33:00Z" w16du:dateUtc="2026-10-13T02:33:00Z">
        <w:r w:rsidDel="00B21393">
          <w:delText xml:space="preserve">A </w:delText>
        </w:r>
      </w:del>
      <w:ins w:id="76" w:author="Levine, Charles Roger CTR USARMY USMA (USA)" w:date="2026-10-12T22:33:00Z">
        <w:r w:rsidR="00B21393" w:rsidRPr="00B21393">
          <w:t>We can summarize selection outcomes by plotting the proportion of individuals selected against the average performance of their groups. Such a curve shows where selected individuals are concentrated, but its shape does not, by itself, reveal the effect of roster pressure. Individuals in stronger groups may also have higher individual performance. Their selection rate can therefore be higher even when congestion reduces their scores relative to what those scores would have been without the penalty.</w:t>
        </w:r>
      </w:ins>
    </w:p>
    <w:p w14:paraId="51A6AB8D" w14:textId="77777777" w:rsidR="00B21393" w:rsidRPr="00B21393" w:rsidRDefault="00B21393" w:rsidP="00B21393">
      <w:pPr>
        <w:rPr>
          <w:ins w:id="77" w:author="Levine, Charles Roger CTR USARMY USMA (USA)" w:date="2026-10-12T22:33:00Z"/>
        </w:rPr>
      </w:pPr>
      <w:ins w:id="78" w:author="Levine, Charles Roger CTR USARMY USMA (USA)" w:date="2026-10-12T22:33:00Z">
        <w:r w:rsidRPr="00B21393">
          <w:t>This distinction matters when interpreting both rising and falling portions of a curve. A rising selection rate can reflect the concentration of high-performing individuals in stronger groups. A downturn can occur where differences in roster pressure outweigh the performance advantages associated with those groups. Whether either pattern appears depends on the population, group composition, penalty strength, and available opportunities. As discussed in Section 4.5.3, comparisons across levels of scarcity must also account for how the competitive-relevance threshold changes. The model does not require an inverted-U curve, even in settings where congestion changes who is selected.</w:t>
        </w:r>
      </w:ins>
    </w:p>
    <w:p w14:paraId="02102BAD" w14:textId="77777777" w:rsidR="00B21393" w:rsidRPr="00B21393" w:rsidRDefault="00B21393" w:rsidP="00B21393">
      <w:pPr>
        <w:rPr>
          <w:ins w:id="79" w:author="Levine, Charles Roger CTR USARMY USMA (USA)" w:date="2026-10-12T22:33:00Z"/>
        </w:rPr>
      </w:pPr>
      <w:ins w:id="80" w:author="Levine, Charles Roger CTR USARMY USMA (USA)" w:date="2026-10-12T22:33:00Z">
        <w:r w:rsidRPr="00B21393">
          <w:t>A more focused comparison asks: among individuals with similar performance, how does selection vary across group environments? We can examine this question by dividing individuals into performance bands and plotting a separate selection curve for each band. This reduces the extent to which differences in individual performance account for the pattern. It does not eliminate those differences: individuals near the upper end of a broad band can still have a substantial advantage over those near its lower end. We must therefore consider the distribution of individual performance within each band when interpreting its curve.</w:t>
        </w:r>
      </w:ins>
    </w:p>
    <w:p w14:paraId="41682B18" w14:textId="5AD1298E" w:rsidR="00B21393" w:rsidRPr="00B21393" w:rsidRDefault="00B21393" w:rsidP="00B21393">
      <w:pPr>
        <w:rPr>
          <w:ins w:id="81" w:author="Levine, Charles Roger CTR USARMY USMA (USA)" w:date="2026-10-12T22:33:00Z"/>
        </w:rPr>
      </w:pPr>
      <w:ins w:id="82" w:author="Levine, Charles Roger CTR USARMY USMA (USA)" w:date="2026-10-12T22:33:00Z">
        <w:r w:rsidRPr="00B21393">
          <w:t xml:space="preserve">Group-average performance and roster pressure must also be distinguished. The group mean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83" w:author="Levine, Charles Roger CTR USARMY USMA (USA)" w:date="2026-10-12T22:33:00Z">
        <w:r w:rsidRPr="00B21393">
          <w:t xml:space="preserve"> averages performance itself, whereas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84" w:author="Levine, Charles Roger CTR USARMY USMA (USA)" w:date="2026-10-12T22:33:00Z">
        <w:r w:rsidRPr="00B21393">
          <w:t xml:space="preserve"> averages competitive relevance after applying the threshold and sigmoid transformation. Two groups with the same mean performance can have different roster pressure because their members’ performances are distributed differently. A curve plotted against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85" w:author="Levine, Charles Roger CTR USARMY USMA (USA)" w:date="2026-10-12T22:33:00Z">
        <w:r w:rsidRPr="00B21393">
          <w:t xml:space="preserve"> therefore describes selection across group-quality environments; it does not directly plot the congestion measure used to adjust scores.</w:t>
        </w:r>
      </w:ins>
    </w:p>
    <w:p w14:paraId="544A07BE" w14:textId="77777777" w:rsidR="00B21393" w:rsidRPr="00B21393" w:rsidRDefault="00B21393" w:rsidP="00B21393">
      <w:pPr>
        <w:rPr>
          <w:ins w:id="86" w:author="Levine, Charles Roger CTR USARMY USMA (USA)" w:date="2026-10-12T22:33:00Z"/>
        </w:rPr>
      </w:pPr>
      <w:ins w:id="87" w:author="Levine, Charles Roger CTR USARMY USMA (USA)" w:date="2026-10-12T22:33:00Z">
        <w:r w:rsidRPr="00B21393">
          <w:lastRenderedPageBreak/>
          <w:t>Individuals close to the selection boundary are especially informative because a score adjustment can change whether they receive a place. Those far above the boundary may remain selected despite a substantial penalty, while those far below it may remain unselected even when their penalty is small. This motivates examining strong performers who are plausible contenders but whose selection is not assured. The relevant performance range depends on scarcity and the resulting score distribution; it should not be assumed that a particular percentile band serves this role in every setting.</w:t>
        </w:r>
      </w:ins>
    </w:p>
    <w:p w14:paraId="3717F491" w14:textId="77777777" w:rsidR="00B21393" w:rsidRPr="00B21393" w:rsidRDefault="00B21393" w:rsidP="00B21393">
      <w:pPr>
        <w:rPr>
          <w:ins w:id="88" w:author="Levine, Charles Roger CTR USARMY USMA (USA)" w:date="2026-10-12T22:33:00Z"/>
        </w:rPr>
      </w:pPr>
      <w:ins w:id="89" w:author="Levine, Charles Roger CTR USARMY USMA (USA)" w:date="2026-10-12T22:33:00Z">
        <w:r w:rsidRPr="00B21393">
          <w:t>These comparisons also require enough individuals and groups to make the plotted rates interpretable. If only a few individuals occupy a particular performance band and group environment, one selection outcome can produce a large change in the observed rate. Reporting the numbers of individuals and groups represented helps distinguish a broadly supported pattern from one driven by a small number of cases. The bands and their coverage should be reported whether or not a downturn appears.</w:t>
        </w:r>
      </w:ins>
    </w:p>
    <w:p w14:paraId="59D0E1D5" w14:textId="5C5EB4BB" w:rsidR="00CB3150" w:rsidDel="00B21393" w:rsidRDefault="00B21393" w:rsidP="00B21393">
      <w:pPr>
        <w:rPr>
          <w:del w:id="90" w:author="Levine, Charles Roger CTR USARMY USMA (USA)" w:date="2026-10-12T22:33:00Z" w16du:dateUtc="2026-10-13T02:33:00Z"/>
        </w:rPr>
      </w:pPr>
      <w:ins w:id="91" w:author="Levine, Charles Roger CTR USARMY USMA (USA)" w:date="2026-10-12T22:33:00Z">
        <w:r w:rsidRPr="00B21393">
          <w:t>The different summaries consequently answer different questions. A curve combining all individuals shows how selection is distributed across group environments. Curves within performance bands compare individuals with more similar measured performance. Comparing selected sets under performance-only and congestion-adjusted scoring identifies which places the penalty changes in the model. Used together, these views allow us to examine the mechanism without treating any single curve shape as either necessary evidence of congestion or sufficient evidence that congestion caused an observed pattern.</w:t>
        </w:r>
      </w:ins>
      <w:del w:id="92" w:author="Levine, Charles Roger CTR USARMY USMA (USA)" w:date="2026-10-12T22:33:00Z" w16du:dateUtc="2026-10-13T02:33:00Z">
        <w:r w:rsidDel="00B21393">
          <w:delText>success curve plotted against peer quality combines individual performance, group composition, the score adjustment, and selection. An increasing segment can arise from the sorting of strong individuals into strong groups. A declining segment can arise when the congestion penalty offsets that association in a particular region. The equations do not guarantee an inverted U for every population or every parameter setting.</w:delText>
        </w:r>
      </w:del>
    </w:p>
    <w:p w14:paraId="3D747D46" w14:textId="50DD7917" w:rsidR="00CB3150" w:rsidDel="00B21393" w:rsidRDefault="00000000" w:rsidP="00B21393">
      <w:pPr>
        <w:rPr>
          <w:del w:id="93" w:author="Levine, Charles Roger CTR USARMY USMA (USA)" w:date="2026-10-12T22:33:00Z" w16du:dateUtc="2026-10-13T02:33:00Z"/>
        </w:rPr>
      </w:pPr>
      <w:del w:id="94" w:author="Levine, Charles Roger CTR USARMY USMA (USA)" w:date="2026-10-12T22:33:00Z" w16du:dateUtc="2026-10-13T02:33:00Z">
        <w:r w:rsidDel="00B21393">
          <w:delText xml:space="preserve">Conditioning on a fixed band of </w:delText>
        </w:r>
      </w:del>
      <m:oMath>
        <m:sSub>
          <m:sSubPr>
            <m:ctrlPr>
              <w:del w:id="95" w:author="Levine, Charles Roger CTR USARMY USMA (USA)" w:date="2026-10-12T22:33:00Z" w16du:dateUtc="2026-10-13T02:33:00Z">
                <w:rPr>
                  <w:rFonts w:ascii="Cambria Math" w:hAnsi="Cambria Math"/>
                </w:rPr>
              </w:del>
            </m:ctrlPr>
          </m:sSubPr>
          <m:e>
            <m:r>
              <w:del w:id="96" w:author="Levine, Charles Roger CTR USARMY USMA (USA)" w:date="2026-10-12T22:33:00Z" w16du:dateUtc="2026-10-13T02:33:00Z">
                <w:rPr>
                  <w:rFonts w:ascii="Cambria Math" w:hAnsi="Cambria Math"/>
                </w:rPr>
                <m:t>A</m:t>
              </w:del>
            </m:r>
          </m:e>
          <m:sub>
            <m:r>
              <w:del w:id="97" w:author="Levine, Charles Roger CTR USARMY USMA (USA)" w:date="2026-10-12T22:33:00Z" w16du:dateUtc="2026-10-13T02:33:00Z">
                <w:rPr>
                  <w:rFonts w:ascii="Cambria Math" w:hAnsi="Cambria Math"/>
                </w:rPr>
                <m:t>i</m:t>
              </w:del>
            </m:r>
          </m:sub>
        </m:sSub>
      </m:oMath>
      <w:del w:id="98" w:author="Levine, Charles Roger CTR USARMY USMA (USA)" w:date="2026-10-12T22:33:00Z" w16du:dateUtc="2026-10-13T02:33:00Z">
        <w:r w:rsidDel="00B21393">
          <w:delText xml:space="preserve"> helps distinguish individual composition from variation in environments, but a broad band still contains differences in </w:delText>
        </w:r>
      </w:del>
      <m:oMath>
        <m:sSub>
          <m:sSubPr>
            <m:ctrlPr>
              <w:del w:id="99" w:author="Levine, Charles Roger CTR USARMY USMA (USA)" w:date="2026-10-12T22:33:00Z" w16du:dateUtc="2026-10-13T02:33:00Z">
                <w:rPr>
                  <w:rFonts w:ascii="Cambria Math" w:hAnsi="Cambria Math"/>
                </w:rPr>
              </w:del>
            </m:ctrlPr>
          </m:sSubPr>
          <m:e>
            <m:r>
              <w:del w:id="100" w:author="Levine, Charles Roger CTR USARMY USMA (USA)" w:date="2026-10-12T22:33:00Z" w16du:dateUtc="2026-10-13T02:33:00Z">
                <w:rPr>
                  <w:rFonts w:ascii="Cambria Math" w:hAnsi="Cambria Math"/>
                </w:rPr>
                <m:t>A</m:t>
              </w:del>
            </m:r>
          </m:e>
          <m:sub>
            <m:r>
              <w:del w:id="101" w:author="Levine, Charles Roger CTR USARMY USMA (USA)" w:date="2026-10-12T22:33:00Z" w16du:dateUtc="2026-10-13T02:33:00Z">
                <w:rPr>
                  <w:rFonts w:ascii="Cambria Math" w:hAnsi="Cambria Math"/>
                </w:rPr>
                <m:t>i</m:t>
              </w:del>
            </m:r>
          </m:sub>
        </m:sSub>
      </m:oMath>
      <w:del w:id="102" w:author="Levine, Charles Roger CTR USARMY USMA (USA)" w:date="2026-10-12T22:33:00Z" w16du:dateUtc="2026-10-13T02:33:00Z">
        <w:r w:rsidDel="00B21393">
          <w:delText>. The most selective tail can also have sparse support in some environments. A comparison among very strong but not extreme performers can be scientifically informative without being presumed to display a downturn. Its definition and support must be reported whether the anticipated pattern appears or not.</w:delText>
        </w:r>
      </w:del>
    </w:p>
    <w:p w14:paraId="38F6B88D" w14:textId="149E3A5D" w:rsidR="00CB3150" w:rsidRDefault="00000000" w:rsidP="00B21393">
      <w:del w:id="103" w:author="Levine, Charles Roger CTR USARMY USMA (USA)" w:date="2026-10-12T22:33:00Z" w16du:dateUtc="2026-10-13T02:33:00Z">
        <w:r w:rsidDel="00B21393">
          <w:delText xml:space="preserve">An unconditional curve, a comparison within </w:delText>
        </w:r>
      </w:del>
      <m:oMath>
        <m:sSub>
          <m:sSubPr>
            <m:ctrlPr>
              <w:del w:id="104" w:author="Levine, Charles Roger CTR USARMY USMA (USA)" w:date="2026-10-12T22:33:00Z" w16du:dateUtc="2026-10-13T02:33:00Z">
                <w:rPr>
                  <w:rFonts w:ascii="Cambria Math" w:hAnsi="Cambria Math"/>
                </w:rPr>
              </w:del>
            </m:ctrlPr>
          </m:sSubPr>
          <m:e>
            <m:r>
              <w:del w:id="105" w:author="Levine, Charles Roger CTR USARMY USMA (USA)" w:date="2026-10-12T22:33:00Z" w16du:dateUtc="2026-10-13T02:33:00Z">
                <w:rPr>
                  <w:rFonts w:ascii="Cambria Math" w:hAnsi="Cambria Math"/>
                </w:rPr>
                <m:t>A</m:t>
              </w:del>
            </m:r>
          </m:e>
          <m:sub>
            <m:r>
              <w:del w:id="106" w:author="Levine, Charles Roger CTR USARMY USMA (USA)" w:date="2026-10-12T22:33:00Z" w16du:dateUtc="2026-10-13T02:33:00Z">
                <w:rPr>
                  <w:rFonts w:ascii="Cambria Math" w:hAnsi="Cambria Math"/>
                </w:rPr>
                <m:t>i</m:t>
              </w:del>
            </m:r>
          </m:sub>
        </m:sSub>
      </m:oMath>
      <w:del w:id="107" w:author="Levine, Charles Roger CTR USARMY USMA (USA)" w:date="2026-10-12T22:33:00Z" w16du:dateUtc="2026-10-13T02:33:00Z">
        <w:r w:rsidDel="00B21393">
          <w:delText xml:space="preserve"> bands, and a count of changed winner identities answer different questions. The chapter uses mathematical properties to establish what the mechanism can do and completed simulations to show what it did in specified configurations. It does not infer a universal causal law from a visually appealing </w:delText>
        </w:r>
      </w:del>
      <w:del w:id="108" w:author="Levine, Charles Roger CTR USARMY USMA (USA)" w:date="2026-10-12T22:34:00Z" w16du:dateUtc="2026-10-13T02:34:00Z">
        <w:r w:rsidDel="00B21393">
          <w:delText>curve.</w:delText>
        </w:r>
      </w:del>
    </w:p>
    <w:p w14:paraId="6C12D60E" w14:textId="77777777" w:rsidR="00CB3150" w:rsidRDefault="00000000">
      <w:pPr>
        <w:pStyle w:val="Heading1"/>
      </w:pPr>
      <w:bookmarkStart w:id="109" w:name="Xace9f33b90814f9bd53ece6c999c09ae207edc6"/>
      <w:bookmarkEnd w:id="14"/>
      <w:bookmarkEnd w:id="71"/>
      <w:r>
        <w:t>4.6 Generating artificial groups with controlled sorting</w:t>
      </w:r>
    </w:p>
    <w:p w14:paraId="3F77ABFA" w14:textId="77777777" w:rsidR="00912BB1" w:rsidRPr="00912BB1" w:rsidRDefault="00000000" w:rsidP="00912BB1">
      <w:pPr>
        <w:rPr>
          <w:ins w:id="110" w:author="Levine, Charles Roger CTR USARMY USMA (USA)" w:date="2026-10-12T22:39:00Z"/>
        </w:rPr>
      </w:pPr>
      <w:del w:id="111" w:author="Levine, Charles Roger CTR USARMY USMA (USA)" w:date="2026-10-12T22:39:00Z" w16du:dateUtc="2026-10-13T02:39:00Z">
        <w:r w:rsidDel="00912BB1">
          <w:delText>Un</w:delText>
        </w:r>
      </w:del>
      <w:ins w:id="112" w:author="Levine, Charles Roger CTR USARMY USMA (USA)" w:date="2026-10-12T22:39:00Z">
        <w:r w:rsidR="00912BB1"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ins>
    </w:p>
    <w:p w14:paraId="29AAD950" w14:textId="52B3B397" w:rsidR="00CB3150" w:rsidRDefault="00912BB1">
      <w:ins w:id="113" w:author="Levine, Charles Roger CTR USARMY USMA (USA)" w:date="2026-10-12T22:39:00Z">
        <w:r w:rsidRPr="00912BB1">
          <w:t xml:space="preserve">The assignment procedure supplies these artificial environments for simulation. It allows us to vary the tendency of similar individuals to join the same group while preserving the number of </w:t>
        </w:r>
        <w:r w:rsidRPr="00912BB1">
          <w:lastRenderedPageBreak/>
          <w:t>individuals and each group’s roster capacity. Assignment is therefore a device for studying the consequences of group composition. The scoring and selection model can also operate on observed groups without generating new memberships</w:t>
        </w:r>
      </w:ins>
      <w:del w:id="114" w:author="Levine, Charles Roger CTR USARMY USMA (USA)" w:date="2026-10-12T22:39:00Z" w16du:dateUtc="2026-10-13T02:39:00Z">
        <w:r w:rsidDel="00912BB1">
          <w:delText>til now, group memberships have been taken as given. To investigate the mechanism systematically, we also need populations in which we can vary who belongs with whom while retaining the same individuals and group capacities. Do similar performers cluster together, or are they distributed across heterogeneous groups? Constructing those alternatives makes sorting an experimental condition and lets us examine how it changes the local environments entering selection</w:delText>
        </w:r>
      </w:del>
      <w:r>
        <w:t>.</w:t>
      </w:r>
    </w:p>
    <w:p w14:paraId="1A5FA011" w14:textId="5D9195F6" w:rsidR="00CB3150" w:rsidRDefault="00000000">
      <w:pPr>
        <w:pStyle w:val="Heading2"/>
      </w:pPr>
      <w:bookmarkStart w:id="115" w:name="why-an-assignment-mechanism-is-needed"/>
      <w:r>
        <w:t xml:space="preserve">4.6.1 </w:t>
      </w:r>
      <w:ins w:id="116" w:author="Levine, Charles Roger CTR USARMY USMA (USA)" w:date="2026-10-12T22:37:00Z" w16du:dateUtc="2026-10-13T02:37:00Z">
        <w:r w:rsidR="00912BB1">
          <w:t>Representing individuals and groups</w:t>
        </w:r>
      </w:ins>
      <w:del w:id="117" w:author="Levine, Charles Roger CTR USARMY USMA (USA)" w:date="2026-10-12T22:37:00Z" w16du:dateUtc="2026-10-13T02:37:00Z">
        <w:r w:rsidDel="00912BB1">
          <w:delText>Why an assignment mechanism is needed</w:delText>
        </w:r>
      </w:del>
    </w:p>
    <w:p w14:paraId="3777C203" w14:textId="77777777" w:rsidR="00912BB1" w:rsidRPr="00912BB1" w:rsidRDefault="00000000" w:rsidP="00912BB1">
      <w:pPr>
        <w:rPr>
          <w:ins w:id="118" w:author="Levine, Charles Roger CTR USARMY USMA (USA)" w:date="2026-10-12T22:42:00Z"/>
        </w:rPr>
      </w:pPr>
      <w:r>
        <w:t xml:space="preserve">The assignment mechanism supplies controlled group memberships for simulation. Observed rosters already </w:t>
      </w:r>
      <w:ins w:id="119" w:author="Levine, Charles Roger CTR USARMY USMA (USA)" w:date="2026-10-12T22:42:00Z">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ins>
    </w:p>
    <w:p w14:paraId="085ABEC4" w14:textId="0973647F" w:rsidR="00912BB1" w:rsidRPr="00912BB1" w:rsidRDefault="00912BB1" w:rsidP="00912BB1">
      <w:pPr>
        <w:rPr>
          <w:ins w:id="120" w:author="Levine, Charles Roger CTR USARMY USMA (USA)" w:date="2026-10-12T22:42:00Z"/>
        </w:rPr>
      </w:pPr>
      <w:ins w:id="121" w:author="Levine, Charles Roger CTR USARMY USMA (USA)" w:date="2026-10-12T22:42:00Z">
        <w:r w:rsidRPr="00912BB1">
          <w:t xml:space="preserve">Let </w:t>
        </w:r>
      </w:ins>
      <m:oMath>
        <m:r>
          <w:rPr>
            <w:rFonts w:ascii="Cambria Math" w:hAnsi="Cambria Math"/>
          </w:rPr>
          <m:t>J</m:t>
        </m:r>
      </m:oMath>
      <w:ins w:id="122" w:author="Levine, Charles Roger CTR USARMY USMA (USA)" w:date="2026-10-12T22:42:00Z">
        <w:r w:rsidRPr="00912BB1">
          <w:t xml:space="preserve"> denote the number of groups and </w:t>
        </w:r>
      </w:ins>
      <m:oMath>
        <m:sSub>
          <m:sSubPr>
            <m:ctrlPr>
              <w:rPr>
                <w:rFonts w:ascii="Cambria Math" w:hAnsi="Cambria Math"/>
              </w:rPr>
            </m:ctrlPr>
          </m:sSubPr>
          <m:e>
            <m:r>
              <w:rPr>
                <w:rFonts w:ascii="Cambria Math" w:hAnsi="Cambria Math"/>
              </w:rPr>
              <m:t>n</m:t>
            </m:r>
          </m:e>
          <m:sub>
            <m:r>
              <w:rPr>
                <w:rFonts w:ascii="Cambria Math" w:hAnsi="Cambria Math"/>
              </w:rPr>
              <m:t>j</m:t>
            </m:r>
          </m:sub>
        </m:sSub>
      </m:oMath>
      <w:ins w:id="123" w:author="Levine, Charles Roger CTR USARMY USMA (USA)" w:date="2026-10-12T22:42:00Z">
        <w:r w:rsidRPr="00912BB1">
          <w:t xml:space="preserve"> the specified capacity of group </w:t>
        </w:r>
      </w:ins>
      <m:oMath>
        <m:r>
          <w:rPr>
            <w:rFonts w:ascii="Cambria Math" w:hAnsi="Cambria Math"/>
          </w:rPr>
          <m:t>j</m:t>
        </m:r>
      </m:oMath>
      <w:ins w:id="124" w:author="Levine, Charles Roger CTR USARMY USMA (USA)" w:date="2026-10-12T22:42:00Z">
        <w:r w:rsidRPr="00912BB1">
          <w:t>. These capacities are positive integers satisfying</w:t>
        </w:r>
      </w:ins>
    </w:p>
    <w:p w14:paraId="1C55183B" w14:textId="415874A1" w:rsidR="00912BB1" w:rsidRPr="00912BB1" w:rsidRDefault="00000000" w:rsidP="00912BB1">
      <w:pPr>
        <w:rPr>
          <w:ins w:id="125" w:author="Levine, Charles Roger CTR USARMY USMA (USA)" w:date="2026-10-12T22:42:00Z"/>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ins w:id="126" w:author="Levine, Charles Roger CTR USARMY USMA (USA)" w:date="2026-10-12T22:42:00Z"/>
        </w:rPr>
      </w:pPr>
      <w:ins w:id="127" w:author="Levine, Charles Roger CTR USARMY USMA (USA)" w:date="2026-10-12T22:42:00Z">
        <w:r w:rsidRPr="00912BB1">
          <w:t>The assignment procedure must therefore give every individual one membership and fill every group to its specified capacity.</w:t>
        </w:r>
      </w:ins>
    </w:p>
    <w:p w14:paraId="618C6306" w14:textId="2AABC62B" w:rsidR="00CB3150" w:rsidDel="00912BB1" w:rsidRDefault="00912BB1" w:rsidP="00912BB1">
      <w:pPr>
        <w:rPr>
          <w:del w:id="128" w:author="Levine, Charles Roger CTR USARMY USMA (USA)" w:date="2026-10-12T22:42:00Z" w16du:dateUtc="2026-10-13T02:42:00Z"/>
        </w:rPr>
      </w:pPr>
      <w:ins w:id="129" w:author="Levine, Charles Roger CTR USARMY USMA (USA)" w:date="2026-10-12T22:42:00Z">
        <w:r w:rsidRPr="00912BB1">
          <w:t xml:space="preserve">The mechanism used here, referred to as the LG mechanism, combines fixed roster capacities with a preference based on the individual characteristic </w:t>
        </w:r>
      </w:ins>
      <m:oMath>
        <m:sSub>
          <m:sSubPr>
            <m:ctrlPr>
              <w:rPr>
                <w:rFonts w:ascii="Cambria Math" w:hAnsi="Cambria Math"/>
              </w:rPr>
            </m:ctrlPr>
          </m:sSubPr>
          <m:e>
            <m:r>
              <w:rPr>
                <w:rFonts w:ascii="Cambria Math" w:hAnsi="Cambria Math"/>
              </w:rPr>
              <m:t>A</m:t>
            </m:r>
          </m:e>
          <m:sub>
            <m:r>
              <w:rPr>
                <w:rFonts w:ascii="Cambria Math" w:hAnsi="Cambria Math"/>
              </w:rPr>
              <m:t>i</m:t>
            </m:r>
          </m:sub>
        </m:sSub>
      </m:oMath>
      <w:ins w:id="130" w:author="Levine, Charles Roger CTR USARMY USMA (USA)" w:date="2026-10-12T22:42:00Z">
        <w:r w:rsidRPr="00912BB1">
          <w:t>. Individuals are more likely to join groups whose current members have similar performance. This is attachment based on a characteristic</w:t>
        </w:r>
      </w:ins>
      <w:ins w:id="131" w:author="Levine, Charles Roger CTR USARMY USMA (USA)" w:date="2026-10-12T22:44:00Z" w16du:dateUtc="2026-10-13T02:44:00Z">
        <w:r>
          <w:t xml:space="preserve">, importantly here metadata, </w:t>
        </w:r>
      </w:ins>
      <w:ins w:id="132" w:author="Levine, Charles Roger CTR USARMY USMA (USA)" w:date="2026-10-12T22:42:00Z">
        <w:r w:rsidRPr="00912BB1">
          <w:t>rather than attachment that rewards a group simply because it already has many members. The remaining capacity of a group nevertheless matters because individuals must be allocated among a fixed number of available places.</w:t>
        </w:r>
      </w:ins>
      <w:del w:id="133" w:author="Levine, Charles Roger CTR USARMY USMA (USA)" w:date="2026-10-12T22:42:00Z" w16du:dateUtc="2026-10-13T02:42:00Z">
        <w:r w:rsidDel="00912BB1">
          <w:delText>provide memberships and do not require this step. We use artificial groups to investigate the consequences of composition, without claiming to predict every institutional process through which real groups form.</w:delText>
        </w:r>
      </w:del>
    </w:p>
    <w:p w14:paraId="61BFB585" w14:textId="517D6A38" w:rsidR="00CB3150" w:rsidDel="00912BB1" w:rsidRDefault="00000000" w:rsidP="00912BB1">
      <w:pPr>
        <w:rPr>
          <w:del w:id="134" w:author="Levine, Charles Roger CTR USARMY USMA (USA)" w:date="2026-10-12T22:42:00Z" w16du:dateUtc="2026-10-13T02:42:00Z"/>
        </w:rPr>
      </w:pPr>
      <w:del w:id="135" w:author="Levine, Charles Roger CTR USARMY USMA (USA)" w:date="2026-10-12T22:42:00Z" w16du:dateUtc="2026-10-13T02:42:00Z">
        <w:r w:rsidDel="00912BB1">
          <w:delText xml:space="preserve">We represent membership as a bipartite network, with individuals on one side and groups on the other. Each individual has one membership edge during the modeled period. Group j must ultimately have </w:delText>
        </w:r>
      </w:del>
      <m:oMath>
        <m:sSub>
          <m:sSubPr>
            <m:ctrlPr>
              <w:del w:id="136" w:author="Levine, Charles Roger CTR USARMY USMA (USA)" w:date="2026-10-12T22:42:00Z" w16du:dateUtc="2026-10-13T02:42:00Z">
                <w:rPr>
                  <w:rFonts w:ascii="Cambria Math" w:hAnsi="Cambria Math"/>
                </w:rPr>
              </w:del>
            </m:ctrlPr>
          </m:sSubPr>
          <m:e>
            <m:r>
              <w:del w:id="137" w:author="Levine, Charles Roger CTR USARMY USMA (USA)" w:date="2026-10-12T22:42:00Z" w16du:dateUtc="2026-10-13T02:42:00Z">
                <w:rPr>
                  <w:rFonts w:ascii="Cambria Math" w:hAnsi="Cambria Math"/>
                </w:rPr>
                <m:t>n</m:t>
              </w:del>
            </m:r>
          </m:e>
          <m:sub>
            <m:r>
              <w:del w:id="138" w:author="Levine, Charles Roger CTR USARMY USMA (USA)" w:date="2026-10-12T22:42:00Z" w16du:dateUtc="2026-10-13T02:42:00Z">
                <w:rPr>
                  <w:rFonts w:ascii="Cambria Math" w:hAnsi="Cambria Math"/>
                </w:rPr>
                <m:t>j</m:t>
              </w:del>
            </m:r>
          </m:sub>
        </m:sSub>
      </m:oMath>
      <w:del w:id="139" w:author="Levine, Charles Roger CTR USARMY USMA (USA)" w:date="2026-10-12T22:42:00Z" w16du:dateUtc="2026-10-13T02:42:00Z">
        <w:r w:rsidDel="00912BB1">
          <w:delText xml:space="preserve"> edges, preserving its specified roster capacity. Shared membership induces peer relationships in the individual projection, but the scoring mechanism can be evaluated directly from group membership without constructing that projection explicitly.</w:delText>
        </w:r>
      </w:del>
    </w:p>
    <w:p w14:paraId="12A38F14" w14:textId="02D20E18" w:rsidR="00CB3150" w:rsidRDefault="00000000" w:rsidP="00912BB1">
      <w:del w:id="140" w:author="Levine, Charles Roger CTR USARMY USMA (USA)" w:date="2026-10-12T22:42:00Z" w16du:dateUtc="2026-10-13T02:42:00Z">
        <w:r w:rsidDel="00912BB1">
          <w:delText xml:space="preserve">This representation preserves the structural constraints of a bipartite configuration-style reference while allowing characteristic-based attachment to affect which memberships form. The LG mechanism combines fixed roster capacities with a preference based on the metadata </w:delText>
        </w:r>
      </w:del>
      <m:oMath>
        <m:sSub>
          <m:sSubPr>
            <m:ctrlPr>
              <w:del w:id="141" w:author="Levine, Charles Roger CTR USARMY USMA (USA)" w:date="2026-10-12T22:42:00Z" w16du:dateUtc="2026-10-13T02:42:00Z">
                <w:rPr>
                  <w:rFonts w:ascii="Cambria Math" w:hAnsi="Cambria Math"/>
                </w:rPr>
              </w:del>
            </m:ctrlPr>
          </m:sSubPr>
          <m:e>
            <m:r>
              <w:del w:id="142" w:author="Levine, Charles Roger CTR USARMY USMA (USA)" w:date="2026-10-12T22:42:00Z" w16du:dateUtc="2026-10-13T02:42:00Z">
                <w:rPr>
                  <w:rFonts w:ascii="Cambria Math" w:hAnsi="Cambria Math"/>
                </w:rPr>
                <m:t>A</m:t>
              </w:del>
            </m:r>
          </m:e>
          <m:sub>
            <m:r>
              <w:del w:id="143" w:author="Levine, Charles Roger CTR USARMY USMA (USA)" w:date="2026-10-12T22:42:00Z" w16du:dateUtc="2026-10-13T02:42:00Z">
                <w:rPr>
                  <w:rFonts w:ascii="Cambria Math" w:hAnsi="Cambria Math"/>
                </w:rPr>
                <m:t>i</m:t>
              </w:del>
            </m:r>
          </m:sub>
        </m:sSub>
      </m:oMath>
      <w:del w:id="144" w:author="Levine, Charles Roger CTR USARMY USMA (USA)" w:date="2026-10-12T22:42:00Z" w16du:dateUtc="2026-10-13T02:42:00Z">
        <w:r w:rsidDel="00912BB1">
          <w:delText xml:space="preserve">. The similarity term does not reward a group merely for having already acquired many members. A separate experiment that relaxes fixed roster sizes is a different model and is not silently substituted for the mechanism described </w:delText>
        </w:r>
      </w:del>
      <w:del w:id="145" w:author="Levine, Charles Roger CTR USARMY USMA (USA)" w:date="2026-10-12T22:43:00Z" w16du:dateUtc="2026-10-13T02:43:00Z">
        <w:r w:rsidDel="00912BB1">
          <w:delText>here.</w:delText>
        </w:r>
      </w:del>
    </w:p>
    <w:p w14:paraId="27B4AAFD" w14:textId="77777777" w:rsidR="00CB3150" w:rsidRDefault="00000000">
      <w:pPr>
        <w:pStyle w:val="Heading2"/>
      </w:pPr>
      <w:bookmarkStart w:id="146" w:name="X3819545970a9b5cccbdae8e4b8b7e3182042c91"/>
      <w:bookmarkEnd w:id="115"/>
      <w:r>
        <w:lastRenderedPageBreak/>
        <w:t>4.6.2 Sequential assignment with evolving centroids</w:t>
      </w:r>
    </w:p>
    <w:p w14:paraId="38F01846" w14:textId="42E73FCC" w:rsidR="00912BB1" w:rsidRPr="00912BB1" w:rsidRDefault="00912BB1" w:rsidP="00912BB1">
      <w:pPr>
        <w:pStyle w:val="Heading2"/>
        <w:rPr>
          <w:ins w:id="147" w:author="Levine, Charles Roger CTR USARMY USMA (USA)" w:date="2026-10-12T22:45:00Z" w16du:dateUtc="2026-10-13T02:45:00Z"/>
          <w:rFonts w:ascii="Times New Roman" w:eastAsiaTheme="minorEastAsia" w:hAnsi="Times New Roman" w:cstheme="minorBidi"/>
          <w:b w:val="0"/>
          <w:bCs w:val="0"/>
          <w:sz w:val="24"/>
          <w:szCs w:val="22"/>
        </w:rPr>
      </w:pPr>
      <w:ins w:id="148"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Assignment proceeds one individual at a time. Before anyone is assigned, each group is an empty node with its full roster capacity available. We give every empty group the same initial reference value, the population mean </w:t>
        </w:r>
      </w:ins>
      <m:oMath>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oMath>
      <w:ins w:id="149"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Once a group receives its first member, that individual’s </w:t>
        </w:r>
      </w:ins>
      <m:oMath>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oMath>
      <w:ins w:id="150"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replaces the initial reference value. Thereafter, the group’s reference value is the mean performance of its current members. We call this evolving mean its centroid.</w:t>
        </w:r>
      </w:ins>
    </w:p>
    <w:p w14:paraId="6DE00F44" w14:textId="77777777" w:rsidR="00912BB1" w:rsidRPr="00912BB1" w:rsidRDefault="00912BB1" w:rsidP="00912BB1">
      <w:pPr>
        <w:pStyle w:val="Heading2"/>
        <w:rPr>
          <w:ins w:id="151" w:author="Levine, Charles Roger CTR USARMY USMA (USA)" w:date="2026-10-12T22:45:00Z" w16du:dateUtc="2026-10-13T02:45:00Z"/>
          <w:rFonts w:ascii="Times New Roman" w:eastAsiaTheme="minorEastAsia" w:hAnsi="Times New Roman" w:cstheme="minorBidi"/>
          <w:b w:val="0"/>
          <w:bCs w:val="0"/>
          <w:sz w:val="24"/>
          <w:szCs w:val="22"/>
        </w:rPr>
      </w:pPr>
      <w:ins w:id="152" w:author="Levine, Charles Roger CTR USARMY USMA (USA)" w:date="2026-10-12T22:45:00Z" w16du:dateUtc="2026-10-13T02:45:00Z">
        <w:r w:rsidRPr="00912BB1">
          <w:rPr>
            <w:rFonts w:ascii="Times New Roman" w:eastAsiaTheme="minorEastAsia" w:hAnsi="Times New Roman" w:cstheme="minorBidi"/>
            <w:b w:val="0"/>
            <w:bCs w:val="0"/>
            <w:sz w:val="24"/>
            <w:szCs w:val="22"/>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ins>
    </w:p>
    <w:p w14:paraId="47B69BBD" w14:textId="6D8E9DB9" w:rsidR="00912BB1" w:rsidRPr="00912BB1" w:rsidRDefault="00912BB1" w:rsidP="00912BB1">
      <w:pPr>
        <w:pStyle w:val="Heading2"/>
        <w:rPr>
          <w:ins w:id="153" w:author="Levine, Charles Roger CTR USARMY USMA (USA)" w:date="2026-10-12T22:45:00Z" w16du:dateUtc="2026-10-13T02:45:00Z"/>
          <w:rFonts w:ascii="Times New Roman" w:eastAsiaTheme="minorEastAsia" w:hAnsi="Times New Roman" w:cstheme="minorBidi"/>
          <w:b w:val="0"/>
          <w:bCs w:val="0"/>
          <w:sz w:val="24"/>
          <w:szCs w:val="22"/>
        </w:rPr>
      </w:pPr>
      <w:ins w:id="154"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Let </w:t>
        </w:r>
      </w:ins>
      <m:oMath>
        <m:r>
          <m:rPr>
            <m:sty m:val="bi"/>
          </m:rPr>
          <w:rPr>
            <w:rFonts w:ascii="Cambria Math" w:eastAsiaTheme="minorEastAsia" w:hAnsi="Cambria Math" w:cstheme="minorBidi"/>
            <w:sz w:val="24"/>
            <w:szCs w:val="22"/>
          </w:rPr>
          <m:t>m</m:t>
        </m:r>
      </m:oMath>
      <w:ins w:id="155"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index the assignment steps, </w:t>
        </w:r>
      </w:ins>
      <m:oMath>
        <m:sSubSup>
          <m:sSubSupPr>
            <m:ctrlPr>
              <w:rPr>
                <w:rFonts w:ascii="Cambria Math" w:eastAsiaTheme="minorEastAsia" w:hAnsi="Cambria Math" w:cstheme="minorBidi"/>
                <w:sz w:val="24"/>
                <w:szCs w:val="22"/>
              </w:rPr>
            </m:ctrlPr>
          </m:sSubSupPr>
          <m:e>
            <m:r>
              <m:rPr>
                <m:sty m:val="bi"/>
              </m:rPr>
              <w:rPr>
                <w:rFonts w:ascii="Cambria Math" w:eastAsiaTheme="minorEastAsia" w:hAnsi="Cambria Math" w:cstheme="minorBidi"/>
                <w:sz w:val="24"/>
                <w:szCs w:val="22"/>
              </w:rPr>
              <m:t>R</m:t>
            </m:r>
          </m:e>
          <m:sub>
            <m:r>
              <m:rPr>
                <m:sty m:val="bi"/>
              </m:rPr>
              <w:rPr>
                <w:rFonts w:ascii="Cambria Math" w:eastAsiaTheme="minorEastAsia" w:hAnsi="Cambria Math" w:cstheme="minorBidi"/>
                <w:sz w:val="24"/>
                <w:szCs w:val="22"/>
              </w:rPr>
              <m:t>j</m:t>
            </m:r>
          </m:sub>
          <m:sup>
            <m:d>
              <m:dPr>
                <m:ctrlPr>
                  <w:rPr>
                    <w:rFonts w:ascii="Cambria Math" w:eastAsiaTheme="minorEastAsia" w:hAnsi="Cambria Math" w:cstheme="minorBidi"/>
                    <w:sz w:val="24"/>
                    <w:szCs w:val="22"/>
                  </w:rPr>
                </m:ctrlPr>
              </m:dPr>
              <m:e>
                <m:r>
                  <m:rPr>
                    <m:sty m:val="bi"/>
                  </m:rPr>
                  <w:rPr>
                    <w:rFonts w:ascii="Cambria Math" w:eastAsiaTheme="minorEastAsia" w:hAnsi="Cambria Math" w:cstheme="minorBidi"/>
                    <w:sz w:val="24"/>
                    <w:szCs w:val="22"/>
                  </w:rPr>
                  <m:t>m</m:t>
                </m:r>
              </m:e>
            </m:d>
          </m:sup>
        </m:sSubSup>
      </m:oMath>
      <w:ins w:id="156"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denote the number of places remaining in group </w:t>
        </w:r>
      </w:ins>
      <m:oMath>
        <m:r>
          <m:rPr>
            <m:sty m:val="bi"/>
          </m:rPr>
          <w:rPr>
            <w:rFonts w:ascii="Cambria Math" w:eastAsiaTheme="minorEastAsia" w:hAnsi="Cambria Math" w:cstheme="minorBidi"/>
            <w:sz w:val="24"/>
            <w:szCs w:val="22"/>
          </w:rPr>
          <m:t>j</m:t>
        </m:r>
      </m:oMath>
      <w:ins w:id="157"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and </w:t>
        </w:r>
      </w:ins>
      <m:oMath>
        <m:sSubSup>
          <m:sSubSupPr>
            <m:ctrlPr>
              <w:rPr>
                <w:rFonts w:ascii="Cambria Math" w:eastAsiaTheme="minorEastAsia" w:hAnsi="Cambria Math" w:cstheme="minorBidi"/>
                <w:sz w:val="24"/>
                <w:szCs w:val="22"/>
              </w:rPr>
            </m:ctrlPr>
          </m:sSubSupPr>
          <m:e>
            <m:r>
              <m:rPr>
                <m:sty m:val="bi"/>
              </m:rPr>
              <w:rPr>
                <w:rFonts w:ascii="Cambria Math" w:eastAsiaTheme="minorEastAsia" w:hAnsi="Cambria Math" w:cstheme="minorBidi"/>
                <w:sz w:val="24"/>
                <w:szCs w:val="22"/>
              </w:rPr>
              <m:t>T</m:t>
            </m:r>
          </m:e>
          <m:sub>
            <m:r>
              <m:rPr>
                <m:sty m:val="bi"/>
              </m:rPr>
              <w:rPr>
                <w:rFonts w:ascii="Cambria Math" w:eastAsiaTheme="minorEastAsia" w:hAnsi="Cambria Math" w:cstheme="minorBidi"/>
                <w:sz w:val="24"/>
                <w:szCs w:val="22"/>
              </w:rPr>
              <m:t>j</m:t>
            </m:r>
          </m:sub>
          <m:sup>
            <m:d>
              <m:dPr>
                <m:ctrlPr>
                  <w:rPr>
                    <w:rFonts w:ascii="Cambria Math" w:eastAsiaTheme="minorEastAsia" w:hAnsi="Cambria Math" w:cstheme="minorBidi"/>
                    <w:sz w:val="24"/>
                    <w:szCs w:val="22"/>
                  </w:rPr>
                </m:ctrlPr>
              </m:dPr>
              <m:e>
                <m:r>
                  <m:rPr>
                    <m:sty m:val="bi"/>
                  </m:rPr>
                  <w:rPr>
                    <w:rFonts w:ascii="Cambria Math" w:eastAsiaTheme="minorEastAsia" w:hAnsi="Cambria Math" w:cstheme="minorBidi"/>
                    <w:sz w:val="24"/>
                    <w:szCs w:val="22"/>
                  </w:rPr>
                  <m:t>m</m:t>
                </m:r>
              </m:e>
            </m:d>
          </m:sup>
        </m:sSubSup>
      </m:oMath>
      <w:ins w:id="158"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denote its centroid immediately before step </w:t>
        </w:r>
      </w:ins>
      <m:oMath>
        <m:r>
          <m:rPr>
            <m:sty m:val="bi"/>
          </m:rPr>
          <w:rPr>
            <w:rFonts w:ascii="Cambria Math" w:eastAsiaTheme="minorEastAsia" w:hAnsi="Cambria Math" w:cstheme="minorBidi"/>
            <w:sz w:val="24"/>
            <w:szCs w:val="22"/>
          </w:rPr>
          <m:t>m</m:t>
        </m:r>
      </m:oMath>
      <w:ins w:id="159"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The nonnegative parameter </w:t>
        </w:r>
      </w:ins>
      <m:oMath>
        <m:r>
          <m:rPr>
            <m:sty m:val="bi"/>
          </m:rPr>
          <w:rPr>
            <w:rFonts w:ascii="Cambria Math" w:eastAsiaTheme="minorEastAsia" w:hAnsi="Cambria Math" w:cstheme="minorBidi"/>
            <w:sz w:val="24"/>
            <w:szCs w:val="22"/>
          </w:rPr>
          <m:t>ρ</m:t>
        </m:r>
      </m:oMath>
      <w:ins w:id="160"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controls the preference for similarity. A larger </w:t>
        </w:r>
      </w:ins>
      <m:oMath>
        <m:r>
          <m:rPr>
            <m:sty m:val="bi"/>
          </m:rPr>
          <w:rPr>
            <w:rFonts w:ascii="Cambria Math" w:eastAsiaTheme="minorEastAsia" w:hAnsi="Cambria Math" w:cstheme="minorBidi"/>
            <w:sz w:val="24"/>
            <w:szCs w:val="22"/>
          </w:rPr>
          <m:t>ρ</m:t>
        </m:r>
      </m:oMath>
      <w:ins w:id="161" w:author="Levine, Charles Roger CTR USARMY USMA (USA)" w:date="2026-10-12T22:45:00Z" w16du:dateUtc="2026-10-13T02:45:00Z">
        <w:r w:rsidRPr="00912BB1">
          <w:rPr>
            <w:rFonts w:ascii="Times New Roman" w:eastAsiaTheme="minorEastAsia" w:hAnsi="Times New Roman" w:cstheme="minorBidi"/>
            <w:b w:val="0"/>
            <w:bCs w:val="0"/>
            <w:sz w:val="24"/>
            <w:szCs w:val="22"/>
          </w:rPr>
          <w:t xml:space="preserve"> gives a greater relative preference to groups whose current centroid is close to </w:t>
        </w:r>
      </w:ins>
      <m:oMath>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oMath>
      <w:ins w:id="162" w:author="Levine, Charles Roger CTR USARMY USMA (USA)" w:date="2026-10-12T22:45:00Z" w16du:dateUtc="2026-10-13T02:45:00Z">
        <w:r w:rsidRPr="00912BB1">
          <w:rPr>
            <w:rFonts w:ascii="Times New Roman" w:eastAsiaTheme="minorEastAsia" w:hAnsi="Times New Roman" w:cstheme="minorBidi"/>
            <w:b w:val="0"/>
            <w:bCs w:val="0"/>
            <w:sz w:val="24"/>
            <w:szCs w:val="22"/>
          </w:rPr>
          <w:t>.</w:t>
        </w:r>
      </w:ins>
    </w:p>
    <w:p w14:paraId="591072A4" w14:textId="65D43C97" w:rsidR="00CB3150" w:rsidDel="00912BB1" w:rsidRDefault="00912BB1">
      <w:pPr>
        <w:pStyle w:val="BodyText"/>
        <w:rPr>
          <w:del w:id="163" w:author="Levine, Charles Roger CTR USARMY USMA (USA)" w:date="2026-10-12T22:45:00Z" w16du:dateUtc="2026-10-13T02:45:00Z"/>
        </w:rPr>
      </w:pPr>
      <w:ins w:id="164" w:author="Levine, Charles Roger CTR USARMY USMA (USA)" w:date="2026-10-12T22:45:00Z" w16du:dateUtc="2026-10-13T02:45:00Z">
        <w:r w:rsidRPr="00912BB1">
          <w:t xml:space="preserve">For the individual </w:t>
        </w:r>
      </w:ins>
      <m:oMath>
        <m:r>
          <w:rPr>
            <w:rFonts w:ascii="Cambria Math" w:hAnsi="Cambria Math"/>
          </w:rPr>
          <m:t>i</m:t>
        </m:r>
      </m:oMath>
      <w:ins w:id="165" w:author="Levine, Charles Roger CTR USARMY USMA (USA)" w:date="2026-10-12T22:45:00Z" w16du:dateUtc="2026-10-13T02:45:00Z">
        <w:r w:rsidRPr="00912BB1">
          <w:t xml:space="preserve"> considered at step </w:t>
        </w:r>
      </w:ins>
      <m:oMath>
        <m:r>
          <w:rPr>
            <w:rFonts w:ascii="Cambria Math" w:hAnsi="Cambria Math"/>
          </w:rPr>
          <m:t>m</m:t>
        </m:r>
      </m:oMath>
      <w:ins w:id="166" w:author="Levine, Charles Roger CTR USARMY USMA (USA)" w:date="2026-10-12T22:45:00Z" w16du:dateUtc="2026-10-13T02:45:00Z">
        <w:r w:rsidRPr="00912BB1">
          <w:t xml:space="preserve">, the probability of assignment to group </w:t>
        </w:r>
      </w:ins>
      <m:oMath>
        <m:r>
          <w:rPr>
            <w:rFonts w:ascii="Cambria Math" w:hAnsi="Cambria Math"/>
          </w:rPr>
          <m:t>j</m:t>
        </m:r>
      </m:oMath>
      <w:ins w:id="167" w:author="Levine, Charles Roger CTR USARMY USMA (USA)" w:date="2026-10-12T22:45:00Z" w16du:dateUtc="2026-10-13T02:45:00Z">
        <w:r w:rsidRPr="00912BB1">
          <w:t xml:space="preserve"> is</w:t>
        </w:r>
      </w:ins>
      <w:del w:id="168" w:author="Levine, Charles Roger CTR USARMY USMA (USA)" w:date="2026-10-12T22:45:00Z" w16du:dateUtc="2026-10-13T02:45:00Z">
        <w:r w:rsidDel="00912BB1">
          <w:delText xml:space="preserve">Before assignment, every group has zero members. Its centroid is initialized to the common population mean </w:delText>
        </w:r>
      </w:del>
      <m:oMath>
        <m:bar>
          <m:barPr>
            <m:pos m:val="top"/>
            <m:ctrlPr>
              <w:del w:id="169" w:author="Levine, Charles Roger CTR USARMY USMA (USA)" w:date="2026-10-12T22:45:00Z" w16du:dateUtc="2026-10-13T02:45:00Z">
                <w:rPr>
                  <w:rFonts w:ascii="Cambria Math" w:hAnsi="Cambria Math"/>
                </w:rPr>
              </w:del>
            </m:ctrlPr>
          </m:barPr>
          <m:e>
            <m:r>
              <w:del w:id="170" w:author="Levine, Charles Roger CTR USARMY USMA (USA)" w:date="2026-10-12T22:45:00Z" w16du:dateUtc="2026-10-13T02:45:00Z">
                <w:rPr>
                  <w:rFonts w:ascii="Cambria Math" w:hAnsi="Cambria Math"/>
                </w:rPr>
                <m:t>A</m:t>
              </w:del>
            </m:r>
          </m:e>
        </m:bar>
      </m:oMath>
      <w:del w:id="171" w:author="Levine, Charles Roger CTR USARMY USMA (USA)" w:date="2026-10-12T22:45:00Z" w16du:dateUtc="2026-10-13T02:45:00Z">
        <w:r w:rsidDel="00912BB1">
          <w:delText xml:space="preserve">. Individuals are considered in randomized order. Let </w:delText>
        </w:r>
      </w:del>
      <m:oMath>
        <m:sSubSup>
          <m:sSubSupPr>
            <m:ctrlPr>
              <w:del w:id="172" w:author="Levine, Charles Roger CTR USARMY USMA (USA)" w:date="2026-10-12T22:45:00Z" w16du:dateUtc="2026-10-13T02:45:00Z">
                <w:rPr>
                  <w:rFonts w:ascii="Cambria Math" w:hAnsi="Cambria Math"/>
                </w:rPr>
              </w:del>
            </m:ctrlPr>
          </m:sSubSupPr>
          <m:e>
            <m:r>
              <w:del w:id="173" w:author="Levine, Charles Roger CTR USARMY USMA (USA)" w:date="2026-10-12T22:45:00Z" w16du:dateUtc="2026-10-13T02:45:00Z">
                <w:rPr>
                  <w:rFonts w:ascii="Cambria Math" w:hAnsi="Cambria Math"/>
                </w:rPr>
                <m:t>R</m:t>
              </w:del>
            </m:r>
          </m:e>
          <m:sub>
            <m:r>
              <w:del w:id="174" w:author="Levine, Charles Roger CTR USARMY USMA (USA)" w:date="2026-10-12T22:45:00Z" w16du:dateUtc="2026-10-13T02:45:00Z">
                <w:rPr>
                  <w:rFonts w:ascii="Cambria Math" w:hAnsi="Cambria Math"/>
                </w:rPr>
                <m:t>j</m:t>
              </w:del>
            </m:r>
          </m:sub>
          <m:sup>
            <m:r>
              <w:del w:id="175" w:author="Levine, Charles Roger CTR USARMY USMA (USA)" w:date="2026-10-12T22:45:00Z" w16du:dateUtc="2026-10-13T02:45:00Z">
                <m:rPr>
                  <m:sty m:val="p"/>
                </m:rPr>
                <w:rPr>
                  <w:rFonts w:ascii="Cambria Math" w:hAnsi="Cambria Math"/>
                </w:rPr>
                <m:t>(</m:t>
              </w:del>
            </m:r>
            <m:r>
              <w:del w:id="176" w:author="Levine, Charles Roger CTR USARMY USMA (USA)" w:date="2026-10-12T22:45:00Z" w16du:dateUtc="2026-10-13T02:45:00Z">
                <w:rPr>
                  <w:rFonts w:ascii="Cambria Math" w:hAnsi="Cambria Math"/>
                </w:rPr>
                <m:t>m</m:t>
              </w:del>
            </m:r>
            <m:r>
              <w:del w:id="177" w:author="Levine, Charles Roger CTR USARMY USMA (USA)" w:date="2026-10-12T22:45:00Z" w16du:dateUtc="2026-10-13T02:45:00Z">
                <m:rPr>
                  <m:sty m:val="p"/>
                </m:rPr>
                <w:rPr>
                  <w:rFonts w:ascii="Cambria Math" w:hAnsi="Cambria Math"/>
                </w:rPr>
                <m:t>)</m:t>
              </w:del>
            </m:r>
          </m:sup>
        </m:sSubSup>
      </m:oMath>
      <w:del w:id="178" w:author="Levine, Charles Roger CTR USARMY USMA (USA)" w:date="2026-10-12T22:45:00Z" w16du:dateUtc="2026-10-13T02:45:00Z">
        <w:r w:rsidDel="00912BB1">
          <w:delText xml:space="preserve"> be the number of remaining places in group j at step m, and let </w:delText>
        </w:r>
      </w:del>
      <m:oMath>
        <m:sSubSup>
          <m:sSubSupPr>
            <m:ctrlPr>
              <w:del w:id="179" w:author="Levine, Charles Roger CTR USARMY USMA (USA)" w:date="2026-10-12T22:45:00Z" w16du:dateUtc="2026-10-13T02:45:00Z">
                <w:rPr>
                  <w:rFonts w:ascii="Cambria Math" w:hAnsi="Cambria Math"/>
                </w:rPr>
              </w:del>
            </m:ctrlPr>
          </m:sSubSupPr>
          <m:e>
            <m:r>
              <w:del w:id="180" w:author="Levine, Charles Roger CTR USARMY USMA (USA)" w:date="2026-10-12T22:45:00Z" w16du:dateUtc="2026-10-13T02:45:00Z">
                <w:rPr>
                  <w:rFonts w:ascii="Cambria Math" w:hAnsi="Cambria Math"/>
                </w:rPr>
                <m:t>T</m:t>
              </w:del>
            </m:r>
          </m:e>
          <m:sub>
            <m:r>
              <w:del w:id="181" w:author="Levine, Charles Roger CTR USARMY USMA (USA)" w:date="2026-10-12T22:45:00Z" w16du:dateUtc="2026-10-13T02:45:00Z">
                <w:rPr>
                  <w:rFonts w:ascii="Cambria Math" w:hAnsi="Cambria Math"/>
                </w:rPr>
                <m:t>j</m:t>
              </w:del>
            </m:r>
          </m:sub>
          <m:sup>
            <m:r>
              <w:del w:id="182" w:author="Levine, Charles Roger CTR USARMY USMA (USA)" w:date="2026-10-12T22:45:00Z" w16du:dateUtc="2026-10-13T02:45:00Z">
                <m:rPr>
                  <m:sty m:val="p"/>
                </m:rPr>
                <w:rPr>
                  <w:rFonts w:ascii="Cambria Math" w:hAnsi="Cambria Math"/>
                </w:rPr>
                <m:t>(</m:t>
              </w:del>
            </m:r>
            <m:r>
              <w:del w:id="183" w:author="Levine, Charles Roger CTR USARMY USMA (USA)" w:date="2026-10-12T22:45:00Z" w16du:dateUtc="2026-10-13T02:45:00Z">
                <w:rPr>
                  <w:rFonts w:ascii="Cambria Math" w:hAnsi="Cambria Math"/>
                </w:rPr>
                <m:t>m</m:t>
              </w:del>
            </m:r>
            <m:r>
              <w:del w:id="184" w:author="Levine, Charles Roger CTR USARMY USMA (USA)" w:date="2026-10-12T22:45:00Z" w16du:dateUtc="2026-10-13T02:45:00Z">
                <m:rPr>
                  <m:sty m:val="p"/>
                </m:rPr>
                <w:rPr>
                  <w:rFonts w:ascii="Cambria Math" w:hAnsi="Cambria Math"/>
                </w:rPr>
                <m:t>)</m:t>
              </w:del>
            </m:r>
          </m:sup>
        </m:sSubSup>
      </m:oMath>
      <w:del w:id="185" w:author="Levine, Charles Roger CTR USARMY USMA (USA)" w:date="2026-10-12T22:45:00Z" w16du:dateUtc="2026-10-13T02:45:00Z">
        <w:r w:rsidDel="00912BB1">
          <w:delText xml:space="preserve"> be its centroid just before the next assignment. For the individual </w:delText>
        </w:r>
      </w:del>
      <m:oMath>
        <m:r>
          <w:del w:id="186" w:author="Levine, Charles Roger CTR USARMY USMA (USA)" w:date="2026-10-12T22:45:00Z" w16du:dateUtc="2026-10-13T02:45:00Z">
            <w:rPr>
              <w:rFonts w:ascii="Cambria Math" w:hAnsi="Cambria Math"/>
            </w:rPr>
            <m:t>i</m:t>
          </w:del>
        </m:r>
      </m:oMath>
      <w:del w:id="187" w:author="Levine, Charles Roger CTR USARMY USMA (USA)" w:date="2026-10-12T22:45:00Z" w16du:dateUtc="2026-10-13T02:45:00Z">
        <w:r w:rsidDel="00912BB1">
          <w:delText xml:space="preserve"> arriving at that step, the assignment probability </w:delText>
        </w:r>
        <w:r w:rsidR="004E37D4" w:rsidDel="00912BB1">
          <w:delText xml:space="preserve">of assignment to  team </w:delText>
        </w:r>
      </w:del>
      <m:oMath>
        <m:r>
          <w:del w:id="188" w:author="Levine, Charles Roger CTR USARMY USMA (USA)" w:date="2026-10-12T22:45:00Z" w16du:dateUtc="2026-10-13T02:45:00Z">
            <w:rPr>
              <w:rFonts w:ascii="Cambria Math" w:hAnsi="Cambria Math"/>
            </w:rPr>
            <m:t>j</m:t>
          </w:del>
        </m:r>
      </m:oMath>
      <w:del w:id="189" w:author="Levine, Charles Roger CTR USARMY USMA (USA)" w:date="2026-10-12T22:45:00Z" w16du:dateUtc="2026-10-13T02:45:00Z">
        <w:r w:rsidR="004E37D4" w:rsidDel="00912BB1">
          <w:delText xml:space="preserve"> </w:delText>
        </w:r>
        <w:r w:rsidDel="00912BB1">
          <w:delText>is</w:delText>
        </w:r>
      </w:del>
    </w:p>
    <w:p w14:paraId="186AE803" w14:textId="77777777" w:rsidR="00912BB1" w:rsidRDefault="00912BB1" w:rsidP="00912BB1">
      <w:pPr>
        <w:rPr>
          <w:ins w:id="190" w:author="Levine, Charles Roger CTR USARMY USMA (USA)" w:date="2026-10-12T22:47:00Z" w16du:dateUtc="2026-10-13T02:47:00Z"/>
        </w:rPr>
      </w:pPr>
    </w:p>
    <w:p w14:paraId="670AE966" w14:textId="0EDA951D" w:rsidR="00CB315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120A931B" w:rsidR="00205937" w:rsidRPr="00205937" w:rsidRDefault="00000000" w:rsidP="00205937">
      <w:pPr>
        <w:rPr>
          <w:ins w:id="191" w:author="Levine, Charles Roger CTR USARMY USMA (USA)" w:date="2026-10-12T22:48:00Z"/>
        </w:rPr>
      </w:pPr>
      <w:del w:id="192" w:author="Levine, Charles Roger CTR USARMY USMA (USA)" w:date="2026-10-12T22:48:00Z" w16du:dateUtc="2026-10-13T02:48:00Z">
        <w:r w:rsidDel="00205937">
          <w:delText xml:space="preserve">A full group has zero remaining capacity and receives zero probability. The factor </w:delText>
        </w:r>
      </w:del>
      <m:oMath>
        <m:sSubSup>
          <m:sSubSupPr>
            <m:ctrlPr>
              <w:del w:id="193" w:author="Levine, Charles Roger CTR USARMY USMA (USA)" w:date="2026-10-12T22:48:00Z" w16du:dateUtc="2026-10-13T02:48:00Z">
                <w:rPr>
                  <w:rFonts w:ascii="Cambria Math" w:hAnsi="Cambria Math"/>
                </w:rPr>
              </w:del>
            </m:ctrlPr>
          </m:sSubSupPr>
          <m:e>
            <m:r>
              <w:del w:id="194" w:author="Levine, Charles Roger CTR USARMY USMA (USA)" w:date="2026-10-12T22:48:00Z" w16du:dateUtc="2026-10-13T02:48:00Z">
                <w:rPr>
                  <w:rFonts w:ascii="Cambria Math" w:hAnsi="Cambria Math"/>
                </w:rPr>
                <m:t>R</m:t>
              </w:del>
            </m:r>
          </m:e>
          <m:sub>
            <m:r>
              <w:del w:id="195" w:author="Levine, Charles Roger CTR USARMY USMA (USA)" w:date="2026-10-12T22:48:00Z" w16du:dateUtc="2026-10-13T02:48:00Z">
                <w:rPr>
                  <w:rFonts w:ascii="Cambria Math" w:hAnsi="Cambria Math"/>
                </w:rPr>
                <m:t>j</m:t>
              </w:del>
            </m:r>
          </m:sub>
          <m:sup>
            <m:r>
              <w:del w:id="196" w:author="Levine, Charles Roger CTR USARMY USMA (USA)" w:date="2026-10-12T22:48:00Z" w16du:dateUtc="2026-10-13T02:48:00Z">
                <m:rPr>
                  <m:sty m:val="p"/>
                </m:rPr>
                <w:rPr>
                  <w:rFonts w:ascii="Cambria Math" w:hAnsi="Cambria Math"/>
                </w:rPr>
                <m:t>(</m:t>
              </w:del>
            </m:r>
            <m:r>
              <w:del w:id="197" w:author="Levine, Charles Roger CTR USARMY USMA (USA)" w:date="2026-10-12T22:48:00Z" w16du:dateUtc="2026-10-13T02:48:00Z">
                <w:rPr>
                  <w:rFonts w:ascii="Cambria Math" w:hAnsi="Cambria Math"/>
                </w:rPr>
                <m:t>m</m:t>
              </w:del>
            </m:r>
            <m:r>
              <w:del w:id="198" w:author="Levine, Charles Roger CTR USARMY USMA (USA)" w:date="2026-10-12T22:48:00Z" w16du:dateUtc="2026-10-13T02:48:00Z">
                <m:rPr>
                  <m:sty m:val="p"/>
                </m:rPr>
                <w:rPr>
                  <w:rFonts w:ascii="Cambria Math" w:hAnsi="Cambria Math"/>
                </w:rPr>
                <m:t>)</m:t>
              </w:del>
            </m:r>
          </m:sup>
        </m:sSubSup>
      </m:oMath>
      <w:del w:id="199" w:author="Levine, Charles Roger CTR USARMY USMA (USA)" w:date="2026-10-12T22:48:00Z" w16du:dateUtc="2026-10-13T02:48:00Z">
        <w:r w:rsidDel="00205937">
          <w:delText xml:space="preserve"> accounts for available </w:delText>
        </w:r>
      </w:del>
      <w:ins w:id="200" w:author="Levine, Charles Roger CTR USARMY USMA (USA)" w:date="2026-10-12T22:48:00Z" w16du:dateUtc="2026-10-13T02:48:00Z">
        <w:r w:rsidR="00205937">
          <w:t xml:space="preserve">The </w:t>
        </w:r>
      </w:ins>
      <w:ins w:id="201" w:author="Levine, Charles Roger CTR USARMY USMA (USA)" w:date="2026-10-12T22:48:00Z">
        <w:r w:rsidR="00205937" w:rsidRPr="00205937">
          <w:t xml:space="preserve">absolute difference </w:t>
        </w:r>
      </w:ins>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ins w:id="202" w:author="Levine, Charles Roger CTR USARMY USMA (USA)" w:date="2026-10-12T22:48:00Z">
        <w:r w:rsidR="00205937" w:rsidRPr="00205937">
          <w:t xml:space="preserve"> measures the distance between the individual’s performance and the group’s current centroid. The exponential term decreases as that distance increases. Multiplying by </w:t>
        </w:r>
      </w:ins>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ins w:id="203" w:author="Levine, Charles Roger CTR USARMY USMA (USA)" w:date="2026-10-12T22:48:00Z">
        <w:r w:rsidR="00205937" w:rsidRPr="00205937">
          <w:t xml:space="preserve"> accounts for the number of available places, and the denominator normalizes the weights so that the assignment probabilities sum to one. A full group has </w:t>
        </w:r>
      </w:ins>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ins w:id="204" w:author="Levine, Charles Roger CTR USARMY USMA (USA)" w:date="2026-10-12T22:48:00Z">
        <w:r w:rsidR="00205937" w:rsidRPr="00205937">
          <w:t xml:space="preserve"> and cannot receive another individual.</w:t>
        </w:r>
      </w:ins>
    </w:p>
    <w:p w14:paraId="0FBF54BD" w14:textId="77777777" w:rsidR="00205937" w:rsidRPr="00205937" w:rsidRDefault="00205937" w:rsidP="00205937">
      <w:pPr>
        <w:rPr>
          <w:ins w:id="205" w:author="Levine, Charles Roger CTR USARMY USMA (USA)" w:date="2026-10-12T22:48:00Z"/>
        </w:rPr>
      </w:pPr>
      <w:ins w:id="206" w:author="Levine, Charles Roger CTR USARMY USMA (USA)" w:date="2026-10-12T22:48:00Z">
        <w:r w:rsidRPr="00205937">
          <w:t>The procedure can be stated step by step:</w:t>
        </w:r>
      </w:ins>
    </w:p>
    <w:p w14:paraId="3A229141" w14:textId="6F5B8F07" w:rsidR="00205937" w:rsidRPr="00205937" w:rsidRDefault="00205937">
      <w:pPr>
        <w:numPr>
          <w:ilvl w:val="0"/>
          <w:numId w:val="16"/>
        </w:numPr>
        <w:spacing w:after="0" w:line="240" w:lineRule="auto"/>
        <w:rPr>
          <w:ins w:id="207" w:author="Levine, Charles Roger CTR USARMY USMA (USA)" w:date="2026-10-12T22:48:00Z"/>
        </w:rPr>
        <w:pPrChange w:id="208" w:author="Levine, Charles Roger CTR USARMY USMA (USA)" w:date="2026-10-12T22:50:00Z" w16du:dateUtc="2026-10-13T02:50:00Z">
          <w:pPr>
            <w:numPr>
              <w:numId w:val="16"/>
            </w:numPr>
            <w:tabs>
              <w:tab w:val="num" w:pos="720"/>
            </w:tabs>
            <w:ind w:left="720" w:hanging="360"/>
          </w:pPr>
        </w:pPrChange>
      </w:pPr>
      <w:ins w:id="209" w:author="Levine, Charles Roger CTR USARMY USMA (USA)" w:date="2026-10-12T22:48:00Z">
        <w:r w:rsidRPr="00205937">
          <w:t xml:space="preserve">Initialize every group with zero members, </w:t>
        </w:r>
      </w:ins>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ins w:id="210" w:author="Levine, Charles Roger CTR USARMY USMA (USA)" w:date="2026-10-12T22:48:00Z">
        <w:r w:rsidRPr="00205937">
          <w:t xml:space="preserve">, and </w:t>
        </w:r>
      </w:ins>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ins w:id="211" w:author="Levine, Charles Roger CTR USARMY USMA (USA)" w:date="2026-10-12T22:48:00Z">
        <w:r w:rsidRPr="00205937">
          <w:t>.</w:t>
        </w:r>
      </w:ins>
    </w:p>
    <w:p w14:paraId="5B2B4619" w14:textId="20B1E41E" w:rsidR="00205937" w:rsidRPr="00205937" w:rsidRDefault="00205937">
      <w:pPr>
        <w:numPr>
          <w:ilvl w:val="0"/>
          <w:numId w:val="16"/>
        </w:numPr>
        <w:spacing w:after="0" w:line="240" w:lineRule="auto"/>
        <w:rPr>
          <w:ins w:id="212" w:author="Levine, Charles Roger CTR USARMY USMA (USA)" w:date="2026-10-12T22:48:00Z"/>
        </w:rPr>
        <w:pPrChange w:id="213" w:author="Levine, Charles Roger CTR USARMY USMA (USA)" w:date="2026-10-12T22:50:00Z" w16du:dateUtc="2026-10-13T02:50:00Z">
          <w:pPr>
            <w:numPr>
              <w:numId w:val="16"/>
            </w:numPr>
            <w:tabs>
              <w:tab w:val="num" w:pos="720"/>
            </w:tabs>
            <w:ind w:left="720" w:hanging="360"/>
          </w:pPr>
        </w:pPrChange>
      </w:pPr>
      <w:ins w:id="214" w:author="Levine, Charles Roger CTR USARMY USMA (USA)" w:date="2026-10-12T22:48:00Z">
        <w:r w:rsidRPr="00205937">
          <w:t xml:space="preserve">Randomly order the </w:t>
        </w:r>
      </w:ins>
      <m:oMath>
        <m:r>
          <w:rPr>
            <w:rFonts w:ascii="Cambria Math" w:hAnsi="Cambria Math"/>
          </w:rPr>
          <m:t>N</m:t>
        </m:r>
      </m:oMath>
      <w:ins w:id="215" w:author="Levine, Charles Roger CTR USARMY USMA (USA)" w:date="2026-10-12T22:48:00Z">
        <w:r w:rsidRPr="00205937">
          <w:t xml:space="preserve"> individuals.</w:t>
        </w:r>
      </w:ins>
    </w:p>
    <w:p w14:paraId="262D24F8" w14:textId="77777777" w:rsidR="00205937" w:rsidRPr="00205937" w:rsidRDefault="00205937">
      <w:pPr>
        <w:numPr>
          <w:ilvl w:val="0"/>
          <w:numId w:val="16"/>
        </w:numPr>
        <w:spacing w:after="0" w:line="240" w:lineRule="auto"/>
        <w:rPr>
          <w:ins w:id="216" w:author="Levine, Charles Roger CTR USARMY USMA (USA)" w:date="2026-10-12T22:48:00Z"/>
        </w:rPr>
        <w:pPrChange w:id="217" w:author="Levine, Charles Roger CTR USARMY USMA (USA)" w:date="2026-10-12T22:50:00Z" w16du:dateUtc="2026-10-13T02:50:00Z">
          <w:pPr>
            <w:numPr>
              <w:numId w:val="16"/>
            </w:numPr>
            <w:tabs>
              <w:tab w:val="num" w:pos="720"/>
            </w:tabs>
            <w:ind w:left="720" w:hanging="360"/>
          </w:pPr>
        </w:pPrChange>
      </w:pPr>
      <w:ins w:id="218" w:author="Levine, Charles Roger CTR USARMY USMA (USA)" w:date="2026-10-12T22:48:00Z">
        <w:r w:rsidRPr="00205937">
          <w:t>For the next individual, calculate the assignment probabilities from the current capacities and centroids.</w:t>
        </w:r>
      </w:ins>
    </w:p>
    <w:p w14:paraId="2CF0098C" w14:textId="77777777" w:rsidR="00205937" w:rsidRPr="00205937" w:rsidRDefault="00205937">
      <w:pPr>
        <w:numPr>
          <w:ilvl w:val="0"/>
          <w:numId w:val="16"/>
        </w:numPr>
        <w:spacing w:after="0" w:line="240" w:lineRule="auto"/>
        <w:rPr>
          <w:ins w:id="219" w:author="Levine, Charles Roger CTR USARMY USMA (USA)" w:date="2026-10-12T22:48:00Z"/>
        </w:rPr>
        <w:pPrChange w:id="220" w:author="Levine, Charles Roger CTR USARMY USMA (USA)" w:date="2026-10-12T22:50:00Z" w16du:dateUtc="2026-10-13T02:50:00Z">
          <w:pPr>
            <w:numPr>
              <w:numId w:val="16"/>
            </w:numPr>
            <w:tabs>
              <w:tab w:val="num" w:pos="720"/>
            </w:tabs>
            <w:ind w:left="720" w:hanging="360"/>
          </w:pPr>
        </w:pPrChange>
      </w:pPr>
      <w:ins w:id="221" w:author="Levine, Charles Roger CTR USARMY USMA (USA)" w:date="2026-10-12T22:48:00Z">
        <w:r w:rsidRPr="00205937">
          <w:t>Draw one group according to those probabilities and assign the individual to it.</w:t>
        </w:r>
      </w:ins>
    </w:p>
    <w:p w14:paraId="0FAB1654" w14:textId="77777777" w:rsidR="00205937" w:rsidRPr="00205937" w:rsidRDefault="00205937">
      <w:pPr>
        <w:numPr>
          <w:ilvl w:val="0"/>
          <w:numId w:val="16"/>
        </w:numPr>
        <w:spacing w:after="0" w:line="240" w:lineRule="auto"/>
        <w:rPr>
          <w:ins w:id="222" w:author="Levine, Charles Roger CTR USARMY USMA (USA)" w:date="2026-10-12T22:48:00Z"/>
        </w:rPr>
        <w:pPrChange w:id="223" w:author="Levine, Charles Roger CTR USARMY USMA (USA)" w:date="2026-10-12T22:50:00Z" w16du:dateUtc="2026-10-13T02:50:00Z">
          <w:pPr>
            <w:numPr>
              <w:numId w:val="16"/>
            </w:numPr>
            <w:tabs>
              <w:tab w:val="num" w:pos="720"/>
            </w:tabs>
            <w:ind w:left="720" w:hanging="360"/>
          </w:pPr>
        </w:pPrChange>
      </w:pPr>
      <w:ins w:id="224" w:author="Levine, Charles Roger CTR USARMY USMA (USA)" w:date="2026-10-12T22:48:00Z">
        <w:r w:rsidRPr="00205937">
          <w:t>Reduce that group’s remaining capacity by one and update its centroid to the mean performance of its assigned members.</w:t>
        </w:r>
      </w:ins>
    </w:p>
    <w:p w14:paraId="31845F85" w14:textId="77777777" w:rsidR="00205937" w:rsidRPr="00205937" w:rsidRDefault="00205937">
      <w:pPr>
        <w:numPr>
          <w:ilvl w:val="0"/>
          <w:numId w:val="16"/>
        </w:numPr>
        <w:spacing w:after="0" w:line="240" w:lineRule="auto"/>
        <w:rPr>
          <w:ins w:id="225" w:author="Levine, Charles Roger CTR USARMY USMA (USA)" w:date="2026-10-12T22:48:00Z"/>
        </w:rPr>
        <w:pPrChange w:id="226" w:author="Levine, Charles Roger CTR USARMY USMA (USA)" w:date="2026-10-12T22:50:00Z" w16du:dateUtc="2026-10-13T02:50:00Z">
          <w:pPr>
            <w:numPr>
              <w:numId w:val="16"/>
            </w:numPr>
            <w:tabs>
              <w:tab w:val="num" w:pos="720"/>
            </w:tabs>
            <w:ind w:left="720" w:hanging="360"/>
          </w:pPr>
        </w:pPrChange>
      </w:pPr>
      <w:ins w:id="227" w:author="Levine, Charles Roger CTR USARMY USMA (USA)" w:date="2026-10-12T22:48:00Z">
        <w:r w:rsidRPr="00205937">
          <w:t>Repeat until every individual has been assigned.</w:t>
        </w:r>
      </w:ins>
    </w:p>
    <w:p w14:paraId="3E514456" w14:textId="3F27B63E" w:rsidR="00205937" w:rsidRDefault="00205937" w:rsidP="00205937">
      <w:pPr>
        <w:rPr>
          <w:ins w:id="228" w:author="Levine, Charles Roger CTR USARMY USMA (USA)" w:date="2026-10-13T08:28:00Z" w16du:dateUtc="2026-10-13T12:28:00Z"/>
        </w:rPr>
      </w:pPr>
      <w:ins w:id="229" w:author="Levine, Charles Roger CTR USARMY USMA (USA)" w:date="2026-10-12T22:48:00Z">
        <w:r w:rsidRPr="00205937">
          <w:lastRenderedPageBreak/>
          <w:t xml:space="preserve">The initial population mean is only a reference for empty groups; it is not counted as an additional observation when a centroid is updated. Once assignment is complete,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230" w:author="Levine, Charles Roger CTR USARMY USMA (USA)" w:date="2026-10-12T22:48:00Z">
        <w:r w:rsidRPr="00205937">
          <w:t xml:space="preserve"> is the final mean of the group’s </w:t>
        </w:r>
      </w:ins>
      <m:oMath>
        <m:sSub>
          <m:sSubPr>
            <m:ctrlPr>
              <w:rPr>
                <w:rFonts w:ascii="Cambria Math" w:hAnsi="Cambria Math"/>
              </w:rPr>
            </m:ctrlPr>
          </m:sSubPr>
          <m:e>
            <m:r>
              <w:rPr>
                <w:rFonts w:ascii="Cambria Math" w:hAnsi="Cambria Math"/>
              </w:rPr>
              <m:t>n</m:t>
            </m:r>
          </m:e>
          <m:sub>
            <m:r>
              <w:rPr>
                <w:rFonts w:ascii="Cambria Math" w:hAnsi="Cambria Math"/>
              </w:rPr>
              <m:t>j</m:t>
            </m:r>
          </m:sub>
        </m:sSub>
      </m:oMath>
      <w:ins w:id="231" w:author="Levine, Charles Roger CTR USARMY USMA (USA)" w:date="2026-10-12T22:48:00Z">
        <w:r w:rsidRPr="00205937">
          <w:t xml:space="preserve"> members. Because total capacity equals </w:t>
        </w:r>
      </w:ins>
      <m:oMath>
        <m:r>
          <w:rPr>
            <w:rFonts w:ascii="Cambria Math" w:hAnsi="Cambria Math"/>
          </w:rPr>
          <m:t>N</m:t>
        </m:r>
      </m:oMath>
      <w:ins w:id="232" w:author="Levine, Charles Roger CTR USARMY USMA (USA)" w:date="2026-10-12T22:48:00Z">
        <w:r w:rsidRPr="00205937">
          <w:t>, the procedure fills every group exactly.</w:t>
        </w:r>
      </w:ins>
    </w:p>
    <w:p w14:paraId="46D2D4F3" w14:textId="186BF39A" w:rsidR="007016DB" w:rsidRDefault="003369EC" w:rsidP="003369EC">
      <w:pPr>
        <w:rPr>
          <w:ins w:id="233" w:author="Levine, Charles Roger CTR USARMY USMA (USA)" w:date="2026-10-13T08:55:00Z" w16du:dateUtc="2026-10-13T12:55:00Z"/>
        </w:rPr>
      </w:pPr>
      <w:ins w:id="234" w:author="Levine, Charles Roger CTR USARMY USMA (USA)" w:date="2026-10-13T08:53:00Z" w16du:dateUtc="2026-10-13T12:53:00Z">
        <w:r>
          <w:t xml:space="preserve">Figure X </w:t>
        </w:r>
      </w:ins>
      <w:ins w:id="235" w:author="Levine, Charles Roger CTR USARMY USMA (USA)" w:date="2026-10-13T08:28:00Z" w16du:dateUtc="2026-10-13T12:28:00Z">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ins>
      <w:ins w:id="236" w:author="Levine, Charles Roger CTR USARMY USMA (USA)" w:date="2026-10-13T08:54:00Z" w16du:dateUtc="2026-10-13T12:54:00Z">
        <w:r>
          <w:t>ity</w:t>
        </w:r>
      </w:ins>
      <w:ins w:id="237" w:author="Levine, Charles Roger CTR USARMY USMA (USA)" w:date="2026-10-13T08:55:00Z" w16du:dateUtc="2026-10-13T12:55:00Z">
        <w:r>
          <w:t>.</w:t>
        </w:r>
      </w:ins>
      <m:oMath>
        <m:sSub>
          <m:sSubPr>
            <m:ctrlPr>
              <w:del w:id="238" w:author="Levine, Charles Roger CTR USARMY USMA (USA)" w:date="2026-10-13T08:54:00Z" w16du:dateUtc="2026-10-13T12:54:00Z">
                <w:rPr>
                  <w:rFonts w:ascii="Cambria Math" w:hAnsi="Cambria Math"/>
                </w:rPr>
              </w:del>
            </m:ctrlPr>
          </m:sSubPr>
          <m:e>
            <m:r>
              <w:del w:id="239" w:author="Levine, Charles Roger CTR USARMY USMA (USA)" w:date="2026-10-13T08:54:00Z" w16du:dateUtc="2026-10-13T12:54:00Z">
                <w:rPr>
                  <w:rFonts w:ascii="Cambria Math" w:hAnsi="Cambria Math"/>
                </w:rPr>
                <m:t>A</m:t>
              </w:del>
            </m:r>
          </m:e>
          <m:sub>
            <m:r>
              <w:del w:id="240" w:author="Levine, Charles Roger CTR USARMY USMA (USA)" w:date="2026-10-13T08:54:00Z" w16du:dateUtc="2026-10-13T12:54:00Z">
                <w:rPr>
                  <w:rFonts w:ascii="Cambria Math" w:hAnsi="Cambria Math"/>
                </w:rPr>
                <m:t>i</m:t>
              </w:del>
            </m:r>
          </m:sub>
        </m:sSub>
        <m:r>
          <w:del w:id="241" w:author="Levine, Charles Roger CTR USARMY USMA (USA)" w:date="2026-10-13T08:54:00Z" w16du:dateUtc="2026-10-13T12:54:00Z">
            <w:rPr>
              <w:rFonts w:ascii="Cambria Math" w:hAnsi="Cambria Math"/>
            </w:rPr>
            <m:t>=</m:t>
          </w:del>
        </m:r>
        <m:d>
          <m:dPr>
            <m:ctrlPr>
              <w:del w:id="242" w:author="Levine, Charles Roger CTR USARMY USMA (USA)" w:date="2026-10-13T08:54:00Z" w16du:dateUtc="2026-10-13T12:54:00Z">
                <w:rPr>
                  <w:rFonts w:ascii="Cambria Math" w:hAnsi="Cambria Math"/>
                </w:rPr>
              </w:del>
            </m:ctrlPr>
          </m:dPr>
          <m:e>
            <m:r>
              <w:del w:id="243" w:author="Levine, Charles Roger CTR USARMY USMA (USA)" w:date="2026-10-13T08:54:00Z" w16du:dateUtc="2026-10-13T12:54:00Z">
                <w:rPr>
                  <w:rFonts w:ascii="Cambria Math" w:hAnsi="Cambria Math"/>
                </w:rPr>
                <m:t>-1.5,-0.9,-0.3,0.3,0.9,1.5</m:t>
              </w:del>
            </m:r>
          </m:e>
        </m:d>
        <m:r>
          <w:del w:id="244" w:author="Levine, Charles Roger CTR USARMY USMA (USA)" w:date="2026-10-13T08:54:00Z" w16du:dateUtc="2026-10-13T12:54:00Z">
            <w:rPr>
              <w:rFonts w:ascii="Cambria Math" w:hAnsi="Cambria Math"/>
            </w:rPr>
            <m:t>ρ=2</m:t>
          </w:del>
        </m:r>
        <m:acc>
          <m:accPr>
            <m:chr m:val="̅"/>
            <m:ctrlPr>
              <w:del w:id="245" w:author="Levine, Charles Roger CTR USARMY USMA (USA)" w:date="2026-10-13T08:54:00Z" w16du:dateUtc="2026-10-13T12:54:00Z">
                <w:rPr>
                  <w:rFonts w:ascii="Cambria Math" w:hAnsi="Cambria Math"/>
                </w:rPr>
              </w:del>
            </m:ctrlPr>
          </m:accPr>
          <m:e>
            <m:r>
              <w:del w:id="246" w:author="Levine, Charles Roger CTR USARMY USMA (USA)" w:date="2026-10-13T08:54:00Z" w16du:dateUtc="2026-10-13T12:54:00Z">
                <w:rPr>
                  <w:rFonts w:ascii="Cambria Math" w:hAnsi="Cambria Math"/>
                </w:rPr>
                <m:t>A</m:t>
              </w:del>
            </m:r>
          </m:e>
        </m:acc>
        <m:r>
          <w:del w:id="247" w:author="Levine, Charles Roger CTR USARMY USMA (USA)" w:date="2026-10-13T08:54:00Z" w16du:dateUtc="2026-10-13T12:54:00Z">
            <w:rPr>
              <w:rFonts w:ascii="Cambria Math" w:hAnsi="Cambria Math"/>
            </w:rPr>
            <m:t>=0</m:t>
          </w:del>
        </m:r>
      </m:oMath>
    </w:p>
    <w:p w14:paraId="5F3EE914" w14:textId="77777777" w:rsidR="003369EC" w:rsidRDefault="003369EC" w:rsidP="003369EC">
      <w:pPr>
        <w:keepNext/>
        <w:rPr>
          <w:ins w:id="248" w:author="Levine, Charles Roger CTR USARMY USMA (USA)" w:date="2026-10-13T08:56:00Z" w16du:dateUtc="2026-10-13T12:56:00Z"/>
        </w:rPr>
        <w:pPrChange w:id="249" w:author="Levine, Charles Roger CTR USARMY USMA (USA)" w:date="2026-10-13T08:56:00Z" w16du:dateUtc="2026-10-13T12:56:00Z">
          <w:pPr/>
        </w:pPrChange>
      </w:pPr>
      <w:ins w:id="250" w:author="Levine, Charles Roger CTR USARMY USMA (USA)" w:date="2026-10-13T08:55:00Z" w16du:dateUtc="2026-10-13T12:55:00Z">
        <w:r>
          <w:rPr>
            <w:noProof/>
          </w:rPr>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1"/>
                      <a:stretch>
                        <a:fillRect/>
                      </a:stretch>
                    </pic:blipFill>
                    <pic:spPr>
                      <a:xfrm>
                        <a:off x="0" y="0"/>
                        <a:ext cx="5943600" cy="5085080"/>
                      </a:xfrm>
                      <a:prstGeom prst="rect">
                        <a:avLst/>
                      </a:prstGeom>
                    </pic:spPr>
                  </pic:pic>
                </a:graphicData>
              </a:graphic>
            </wp:inline>
          </w:drawing>
        </w:r>
      </w:ins>
    </w:p>
    <w:p w14:paraId="0EF61339" w14:textId="5E100ACB" w:rsidR="003369EC" w:rsidRPr="00205937" w:rsidRDefault="003369EC" w:rsidP="003369EC">
      <w:pPr>
        <w:pStyle w:val="Caption"/>
        <w:rPr>
          <w:ins w:id="251" w:author="Levine, Charles Roger CTR USARMY USMA (USA)" w:date="2026-10-12T22:48:00Z"/>
        </w:rPr>
        <w:pPrChange w:id="252" w:author="Levine, Charles Roger CTR USARMY USMA (USA)" w:date="2026-10-13T08:56:00Z" w16du:dateUtc="2026-10-13T12:56:00Z">
          <w:pPr/>
        </w:pPrChange>
      </w:pPr>
      <w:ins w:id="253" w:author="Levine, Charles Roger CTR USARMY USMA (USA)" w:date="2026-10-13T08:56:00Z" w16du:dateUtc="2026-10-13T12:56:00Z">
        <w:r>
          <w:t xml:space="preserve">Figure </w:t>
        </w:r>
      </w:ins>
      <w:ins w:id="254" w:author="Levine, Charles Roger CTR USARMY USMA (USA)" w:date="2026-10-13T08:57:00Z" w16du:dateUtc="2026-10-13T12:57:00Z">
        <w:r>
          <w:t>4</w:t>
        </w:r>
      </w:ins>
      <w:ins w:id="255" w:author="Levine, Charles Roger CTR USARMY USMA (USA)" w:date="2026-10-13T08:56:00Z" w16du:dateUtc="2026-10-13T12:56:00Z">
        <w:r>
          <w:noBreakHyphen/>
          <w:t>4</w:t>
        </w:r>
        <w:r w:rsidRPr="0030367F">
          <w:rPr>
            <w:b/>
            <w:bCs w:val="0"/>
          </w:rPr>
          <w:t>. Sequential assignment with evolving group centroids</w:t>
        </w:r>
        <w:r w:rsidRPr="00436C53">
          <w:t>.</w:t>
        </w:r>
        <w:r>
          <w:t xml:space="preserve">  Six individuals with performance values </w:t>
        </w:r>
      </w:ins>
      <m:oMath>
        <m:sSub>
          <m:sSubPr>
            <m:ctrlPr>
              <w:ins w:id="256" w:author="Levine, Charles Roger CTR USARMY USMA (USA)" w:date="2026-10-13T08:56:00Z" w16du:dateUtc="2026-10-13T12:56:00Z">
                <w:rPr>
                  <w:rFonts w:ascii="Cambria Math" w:hAnsi="Cambria Math"/>
                </w:rPr>
              </w:ins>
            </m:ctrlPr>
          </m:sSubPr>
          <m:e>
            <m:r>
              <w:ins w:id="257" w:author="Levine, Charles Roger CTR USARMY USMA (USA)" w:date="2026-10-13T08:56:00Z" w16du:dateUtc="2026-10-13T12:56:00Z">
                <w:rPr>
                  <w:rFonts w:ascii="Cambria Math" w:hAnsi="Cambria Math"/>
                </w:rPr>
                <m:t>A</m:t>
              </w:ins>
            </m:r>
          </m:e>
          <m:sub>
            <m:r>
              <w:ins w:id="258" w:author="Levine, Charles Roger CTR USARMY USMA (USA)" w:date="2026-10-13T08:56:00Z" w16du:dateUtc="2026-10-13T12:56:00Z">
                <w:rPr>
                  <w:rFonts w:ascii="Cambria Math" w:hAnsi="Cambria Math"/>
                </w:rPr>
                <m:t>i</m:t>
              </w:ins>
            </m:r>
          </m:sub>
        </m:sSub>
        <m:r>
          <w:ins w:id="259" w:author="Levine, Charles Roger CTR USARMY USMA (USA)" w:date="2026-10-13T08:56:00Z" w16du:dateUtc="2026-10-13T12:56:00Z">
            <w:rPr>
              <w:rFonts w:ascii="Cambria Math" w:hAnsi="Cambria Math"/>
            </w:rPr>
            <m:t>=</m:t>
          </w:ins>
        </m:r>
        <m:d>
          <m:dPr>
            <m:ctrlPr>
              <w:ins w:id="260" w:author="Levine, Charles Roger CTR USARMY USMA (USA)" w:date="2026-10-13T08:56:00Z" w16du:dateUtc="2026-10-13T12:56:00Z">
                <w:rPr>
                  <w:rFonts w:ascii="Cambria Math" w:hAnsi="Cambria Math"/>
                </w:rPr>
              </w:ins>
            </m:ctrlPr>
          </m:dPr>
          <m:e>
            <m:r>
              <w:ins w:id="261" w:author="Levine, Charles Roger CTR USARMY USMA (USA)" w:date="2026-10-13T08:56:00Z" w16du:dateUtc="2026-10-13T12:56:00Z">
                <w:rPr>
                  <w:rFonts w:ascii="Cambria Math" w:hAnsi="Cambria Math"/>
                </w:rPr>
                <m:t>-1.5,-0.9,-0.3,0.3,0.9,1.5</m:t>
              </w:ins>
            </m:r>
          </m:e>
        </m:d>
      </m:oMath>
      <w:ins w:id="262" w:author="Levine, Charles Roger CTR USARMY USMA (USA)" w:date="2026-10-13T08:56:00Z" w16du:dateUtc="2026-10-13T12:56:00Z">
        <w:r>
          <w:t xml:space="preserve"> are assigned to two groups of capacity three using </w:t>
        </w:r>
      </w:ins>
      <m:oMath>
        <m:r>
          <w:ins w:id="263" w:author="Levine, Charles Roger CTR USARMY USMA (USA)" w:date="2026-10-13T08:56:00Z" w16du:dateUtc="2026-10-13T12:56:00Z">
            <w:rPr>
              <w:rFonts w:ascii="Cambria Math" w:hAnsi="Cambria Math"/>
            </w:rPr>
            <m:t>ρ=2</m:t>
          </w:ins>
        </m:r>
      </m:oMath>
      <w:ins w:id="264" w:author="Levine, Charles Roger CTR USARMY USMA (USA)" w:date="2026-10-13T08:56:00Z" w16du:dateUtc="2026-10-13T12:56:00Z">
        <w:r>
          <w:t xml:space="preserve">. Both empty groups begin with the population mean, </w:t>
        </w:r>
      </w:ins>
      <m:oMath>
        <m:acc>
          <m:accPr>
            <m:chr m:val="̅"/>
            <m:ctrlPr>
              <w:ins w:id="265" w:author="Levine, Charles Roger CTR USARMY USMA (USA)" w:date="2026-10-13T08:56:00Z" w16du:dateUtc="2026-10-13T12:56:00Z">
                <w:rPr>
                  <w:rFonts w:ascii="Cambria Math" w:hAnsi="Cambria Math"/>
                </w:rPr>
              </w:ins>
            </m:ctrlPr>
          </m:accPr>
          <m:e>
            <m:r>
              <w:ins w:id="266" w:author="Levine, Charles Roger CTR USARMY USMA (USA)" w:date="2026-10-13T08:56:00Z" w16du:dateUtc="2026-10-13T12:56:00Z">
                <w:rPr>
                  <w:rFonts w:ascii="Cambria Math" w:hAnsi="Cambria Math"/>
                </w:rPr>
                <m:t>A</m:t>
              </w:ins>
            </m:r>
          </m:e>
        </m:acc>
        <m:r>
          <w:ins w:id="267" w:author="Levine, Charles Roger CTR USARMY USMA (USA)" w:date="2026-10-13T08:56:00Z" w16du:dateUtc="2026-10-13T12:56:00Z">
            <w:rPr>
              <w:rFonts w:ascii="Cambria Math" w:hAnsi="Cambria Math"/>
            </w:rPr>
            <m:t>=0</m:t>
          </w:ins>
        </m:r>
      </m:oMath>
      <w:ins w:id="268" w:author="Levine, Charles Roger CTR USARMY USMA (USA)" w:date="2026-10-13T08:56:00Z" w16du:dateUtc="2026-10-13T12:56:00Z">
        <w:r>
          <w:t xml:space="preserve">, as their reference centroid. Each row reports the arriving individual, the probabilities calculated before assignment, and the group drawn. Group panels show the resulting memberships; </w:t>
        </w:r>
        <w:r>
          <w:lastRenderedPageBreak/>
          <w:t>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ins>
    </w:p>
    <w:p w14:paraId="28A8D682" w14:textId="17E4EAF6" w:rsidR="00CB3150" w:rsidDel="00205937" w:rsidRDefault="00205937" w:rsidP="00205937">
      <w:pPr>
        <w:rPr>
          <w:del w:id="269" w:author="Levine, Charles Roger CTR USARMY USMA (USA)" w:date="2026-10-12T22:48:00Z" w16du:dateUtc="2026-10-13T02:48:00Z"/>
        </w:rPr>
      </w:pPr>
      <w:ins w:id="270" w:author="Levine, Charles Roger CTR USARMY USMA (USA)" w:date="2026-10-12T22:48:00Z">
        <w:r w:rsidRPr="00205937">
          <w:t xml:space="preserve">At </w:t>
        </w:r>
      </w:ins>
      <m:oMath>
        <m:r>
          <w:rPr>
            <w:rFonts w:ascii="Cambria Math" w:hAnsi="Cambria Math"/>
          </w:rPr>
          <m:t>ρ=0</m:t>
        </m:r>
      </m:oMath>
      <w:ins w:id="271" w:author="Levine, Charles Roger CTR USARMY USMA (USA)" w:date="2026-10-12T22:48:00Z">
        <w:r w:rsidRPr="00205937">
          <w:t xml:space="preserve">, the similarity terms all equal one. Assignment probabilities then reduce to remaining group capacity divided by total remaining capacity. This is equivalent to choosing uniformly among all remaining membership places. Positive </w:t>
        </w:r>
      </w:ins>
      <m:oMath>
        <m:r>
          <w:rPr>
            <w:rFonts w:ascii="Cambria Math" w:hAnsi="Cambria Math"/>
          </w:rPr>
          <m:t>ρ</m:t>
        </m:r>
      </m:oMath>
      <w:ins w:id="272" w:author="Levine, Charles Roger CTR USARMY USMA (USA)" w:date="2026-10-12T22:48:00Z">
        <w:r w:rsidRPr="00205937">
          <w:t xml:space="preserve"> introduces a preference for similar performance, but does not remove randomness. Because each assignment changes a centroid, the arrival order and earlier random choices can influence subsequent assignments and the final groups.</w:t>
        </w:r>
      </w:ins>
      <w:del w:id="273" w:author="Levine, Charles Roger CTR USARMY USMA (USA)" w:date="2026-10-12T22:48:00Z" w16du:dateUtc="2026-10-13T02:48:00Z">
        <w:r w:rsidDel="00205937">
          <w:delText xml:space="preserve">slots; the exponential term favors similarity between </w:delText>
        </w:r>
      </w:del>
      <m:oMath>
        <m:sSub>
          <m:sSubPr>
            <m:ctrlPr>
              <w:del w:id="274" w:author="Levine, Charles Roger CTR USARMY USMA (USA)" w:date="2026-10-12T22:48:00Z" w16du:dateUtc="2026-10-13T02:48:00Z">
                <w:rPr>
                  <w:rFonts w:ascii="Cambria Math" w:hAnsi="Cambria Math"/>
                </w:rPr>
              </w:del>
            </m:ctrlPr>
          </m:sSubPr>
          <m:e>
            <m:r>
              <w:del w:id="275" w:author="Levine, Charles Roger CTR USARMY USMA (USA)" w:date="2026-10-12T22:48:00Z" w16du:dateUtc="2026-10-13T02:48:00Z">
                <w:rPr>
                  <w:rFonts w:ascii="Cambria Math" w:hAnsi="Cambria Math"/>
                </w:rPr>
                <m:t>A</m:t>
              </w:del>
            </m:r>
          </m:e>
          <m:sub>
            <m:r>
              <w:del w:id="276" w:author="Levine, Charles Roger CTR USARMY USMA (USA)" w:date="2026-10-12T22:48:00Z" w16du:dateUtc="2026-10-13T02:48:00Z">
                <w:rPr>
                  <w:rFonts w:ascii="Cambria Math" w:hAnsi="Cambria Math"/>
                </w:rPr>
                <m:t>i</m:t>
              </w:del>
            </m:r>
          </m:sub>
        </m:sSub>
      </m:oMath>
      <w:del w:id="277" w:author="Levine, Charles Roger CTR USARMY USMA (USA)" w:date="2026-10-12T22:48:00Z" w16du:dateUtc="2026-10-13T02:48:00Z">
        <w:r w:rsidDel="00205937">
          <w:delText xml:space="preserve"> and the current group centroid. The parameter ρ ≥ 0 controls that similarity preference. This capacity factor belongs to constrained allocation and should not be described as degree-based preferential attachment to already popular groups.</w:delText>
        </w:r>
      </w:del>
    </w:p>
    <w:p w14:paraId="7039F4A4" w14:textId="38B91BD1" w:rsidR="00CB3150" w:rsidDel="00205937" w:rsidRDefault="00000000" w:rsidP="00205937">
      <w:pPr>
        <w:rPr>
          <w:del w:id="278" w:author="Levine, Charles Roger CTR USARMY USMA (USA)" w:date="2026-10-12T22:48:00Z" w16du:dateUtc="2026-10-13T02:48:00Z"/>
        </w:rPr>
      </w:pPr>
      <w:del w:id="279" w:author="Levine, Charles Roger CTR USARMY USMA (USA)" w:date="2026-10-12T22:48:00Z" w16du:dateUtc="2026-10-13T02:48:00Z">
        <w:r w:rsidDel="00205937">
          <w:delText xml:space="preserve">When the first person joins a group, that person’s </w:delText>
        </w:r>
      </w:del>
      <m:oMath>
        <m:sSub>
          <m:sSubPr>
            <m:ctrlPr>
              <w:del w:id="280" w:author="Levine, Charles Roger CTR USARMY USMA (USA)" w:date="2026-10-12T22:48:00Z" w16du:dateUtc="2026-10-13T02:48:00Z">
                <w:rPr>
                  <w:rFonts w:ascii="Cambria Math" w:hAnsi="Cambria Math"/>
                </w:rPr>
              </w:del>
            </m:ctrlPr>
          </m:sSubPr>
          <m:e>
            <m:r>
              <w:del w:id="281" w:author="Levine, Charles Roger CTR USARMY USMA (USA)" w:date="2026-10-12T22:48:00Z" w16du:dateUtc="2026-10-13T02:48:00Z">
                <w:rPr>
                  <w:rFonts w:ascii="Cambria Math" w:hAnsi="Cambria Math"/>
                </w:rPr>
                <m:t>A</m:t>
              </w:del>
            </m:r>
          </m:e>
          <m:sub>
            <m:r>
              <w:del w:id="282" w:author="Levine, Charles Roger CTR USARMY USMA (USA)" w:date="2026-10-12T22:48:00Z" w16du:dateUtc="2026-10-13T02:48:00Z">
                <w:rPr>
                  <w:rFonts w:ascii="Cambria Math" w:hAnsi="Cambria Math"/>
                </w:rPr>
                <m:t>i</m:t>
              </w:del>
            </m:r>
          </m:sub>
        </m:sSub>
      </m:oMath>
      <w:del w:id="283" w:author="Levine, Charles Roger CTR USARMY USMA (USA)" w:date="2026-10-12T22:48:00Z" w16du:dateUtc="2026-10-13T02:48:00Z">
        <w:r w:rsidDel="00205937">
          <w:delText xml:space="preserve"> becomes its centroid. After every subsequent assignment, the centroid becomes the mean A of its current members. Once assignment ends, </w:delText>
        </w:r>
      </w:del>
      <m:oMath>
        <m:sSub>
          <m:sSubPr>
            <m:ctrlPr>
              <w:del w:id="284" w:author="Levine, Charles Roger CTR USARMY USMA (USA)" w:date="2026-10-12T22:48:00Z" w16du:dateUtc="2026-10-13T02:48:00Z">
                <w:rPr>
                  <w:rFonts w:ascii="Cambria Math" w:hAnsi="Cambria Math"/>
                </w:rPr>
              </w:del>
            </m:ctrlPr>
          </m:sSubPr>
          <m:e>
            <m:r>
              <w:del w:id="285" w:author="Levine, Charles Roger CTR USARMY USMA (USA)" w:date="2026-10-12T22:48:00Z" w16du:dateUtc="2026-10-13T02:48:00Z">
                <w:rPr>
                  <w:rFonts w:ascii="Cambria Math" w:hAnsi="Cambria Math"/>
                </w:rPr>
                <m:t>T</m:t>
              </w:del>
            </m:r>
          </m:e>
          <m:sub>
            <m:r>
              <w:del w:id="286" w:author="Levine, Charles Roger CTR USARMY USMA (USA)" w:date="2026-10-12T22:48:00Z" w16du:dateUtc="2026-10-13T02:48:00Z">
                <w:rPr>
                  <w:rFonts w:ascii="Cambria Math" w:hAnsi="Cambria Math"/>
                </w:rPr>
                <m:t>j</m:t>
              </w:del>
            </m:r>
          </m:sub>
        </m:sSub>
      </m:oMath>
      <w:del w:id="287" w:author="Levine, Charles Roger CTR USARMY USMA (USA)" w:date="2026-10-12T22:48:00Z" w16du:dateUtc="2026-10-13T02:48:00Z">
        <w:r w:rsidDel="00205937">
          <w:delText xml:space="preserve"> is the final group mean, including all </w:delText>
        </w:r>
      </w:del>
      <m:oMath>
        <m:sSub>
          <m:sSubPr>
            <m:ctrlPr>
              <w:del w:id="288" w:author="Levine, Charles Roger CTR USARMY USMA (USA)" w:date="2026-10-12T22:48:00Z" w16du:dateUtc="2026-10-13T02:48:00Z">
                <w:rPr>
                  <w:rFonts w:ascii="Cambria Math" w:hAnsi="Cambria Math"/>
                </w:rPr>
              </w:del>
            </m:ctrlPr>
          </m:sSubPr>
          <m:e>
            <m:r>
              <w:del w:id="289" w:author="Levine, Charles Roger CTR USARMY USMA (USA)" w:date="2026-10-12T22:48:00Z" w16du:dateUtc="2026-10-13T02:48:00Z">
                <w:rPr>
                  <w:rFonts w:ascii="Cambria Math" w:hAnsi="Cambria Math"/>
                </w:rPr>
                <m:t>n</m:t>
              </w:del>
            </m:r>
          </m:e>
          <m:sub>
            <m:r>
              <w:del w:id="290" w:author="Levine, Charles Roger CTR USARMY USMA (USA)" w:date="2026-10-12T22:48:00Z" w16du:dateUtc="2026-10-13T02:48:00Z">
                <w:rPr>
                  <w:rFonts w:ascii="Cambria Math" w:hAnsi="Cambria Math"/>
                </w:rPr>
                <m:t>j</m:t>
              </w:del>
            </m:r>
          </m:sub>
        </m:sSub>
      </m:oMath>
      <w:del w:id="291" w:author="Levine, Charles Roger CTR USARMY USMA (USA)" w:date="2026-10-12T22:48:00Z" w16du:dateUtc="2026-10-13T02:48:00Z">
        <w:r w:rsidDel="00205937">
          <w:delText xml:space="preserve"> members. Provided total capacity equals </w:delText>
        </w:r>
      </w:del>
      <m:oMath>
        <m:r>
          <w:del w:id="292" w:author="Levine, Charles Roger CTR USARMY USMA (USA)" w:date="2026-10-12T22:48:00Z" w16du:dateUtc="2026-10-13T02:48:00Z">
            <w:rPr>
              <w:rFonts w:ascii="Cambria Math" w:hAnsi="Cambria Math"/>
            </w:rPr>
            <m:t>N</m:t>
          </w:del>
        </m:r>
      </m:oMath>
      <w:del w:id="293" w:author="Levine, Charles Roger CTR USARMY USMA (USA)" w:date="2026-10-12T22:48:00Z" w16du:dateUtc="2026-10-13T02:48:00Z">
        <w:r w:rsidDel="00205937">
          <w:delText>, the sequential procedure assigns every individual and fills every group exactly.</w:delText>
        </w:r>
      </w:del>
    </w:p>
    <w:p w14:paraId="7A6B395A" w14:textId="29FC9C57" w:rsidR="00CB3150" w:rsidRDefault="00000000" w:rsidP="00205937">
      <w:del w:id="294" w:author="Levine, Charles Roger CTR USARMY USMA (USA)" w:date="2026-10-12T22:48:00Z" w16du:dateUtc="2026-10-13T02:48:00Z">
        <w:r w:rsidDel="00205937">
          <w:delText xml:space="preserve">We introduce a nonnegative similarity-preference parameter </w:delText>
        </w:r>
      </w:del>
      <m:oMath>
        <m:r>
          <w:del w:id="295" w:author="Levine, Charles Roger CTR USARMY USMA (USA)" w:date="2026-10-12T22:48:00Z" w16du:dateUtc="2026-10-13T02:48:00Z">
            <w:rPr>
              <w:rFonts w:ascii="Cambria Math" w:hAnsi="Cambria Math"/>
            </w:rPr>
            <m:t>ρ</m:t>
          </w:del>
        </m:r>
      </m:oMath>
      <w:del w:id="296" w:author="Levine, Charles Roger CTR USARMY USMA (USA)" w:date="2026-10-12T22:48:00Z" w16du:dateUtc="2026-10-13T02:48:00Z">
        <w:r w:rsidDel="00205937">
          <w:delText xml:space="preserve">. At </w:delText>
        </w:r>
      </w:del>
      <m:oMath>
        <m:r>
          <w:del w:id="297" w:author="Levine, Charles Roger CTR USARMY USMA (USA)" w:date="2026-10-12T22:48:00Z" w16du:dateUtc="2026-10-13T02:48:00Z">
            <w:rPr>
              <w:rFonts w:ascii="Cambria Math" w:hAnsi="Cambria Math"/>
            </w:rPr>
            <m:t>ρ</m:t>
          </w:del>
        </m:r>
        <m:r>
          <w:del w:id="298" w:author="Levine, Charles Roger CTR USARMY USMA (USA)" w:date="2026-10-12T22:48:00Z" w16du:dateUtc="2026-10-13T02:48:00Z">
            <m:rPr>
              <m:sty m:val="p"/>
            </m:rPr>
            <w:rPr>
              <w:rFonts w:ascii="Cambria Math" w:hAnsi="Cambria Math"/>
            </w:rPr>
            <m:t>=</m:t>
          </w:del>
        </m:r>
        <m:r>
          <w:del w:id="299" w:author="Levine, Charles Roger CTR USARMY USMA (USA)" w:date="2026-10-12T22:48:00Z" w16du:dateUtc="2026-10-13T02:48:00Z">
            <w:rPr>
              <w:rFonts w:ascii="Cambria Math" w:hAnsi="Cambria Math"/>
            </w:rPr>
            <m:t>0</m:t>
          </w:del>
        </m:r>
      </m:oMath>
      <w:del w:id="300" w:author="Levine, Charles Roger CTR USARMY USMA (USA)" w:date="2026-10-12T22:48:00Z" w16du:dateUtc="2026-10-13T02:48:00Z">
        <w:r w:rsidDel="00205937">
          <w:delText xml:space="preserve">, assignment probabilities reduce to remaining capacity divided by the total remaining capacity. Choosing a group this way is equivalent to choosing uniformly among the remaining membership slots. Increasing </w:delText>
        </w:r>
      </w:del>
      <m:oMath>
        <m:r>
          <w:del w:id="301" w:author="Levine, Charles Roger CTR USARMY USMA (USA)" w:date="2026-10-12T22:48:00Z" w16du:dateUtc="2026-10-13T02:48:00Z">
            <w:rPr>
              <w:rFonts w:ascii="Cambria Math" w:hAnsi="Cambria Math"/>
            </w:rPr>
            <m:t>ρ</m:t>
          </w:del>
        </m:r>
      </m:oMath>
      <w:del w:id="302" w:author="Levine, Charles Roger CTR USARMY USMA (USA)" w:date="2026-10-12T22:48:00Z" w16du:dateUtc="2026-10-13T02:48:00Z">
        <w:r w:rsidDel="00205937">
          <w:delText xml:space="preserve"> gives greater preference to groups whose current mean is closer to the arriving individual’s </w:delText>
        </w:r>
      </w:del>
      <m:oMath>
        <m:sSub>
          <m:sSubPr>
            <m:ctrlPr>
              <w:del w:id="303" w:author="Levine, Charles Roger CTR USARMY USMA (USA)" w:date="2026-10-12T22:48:00Z" w16du:dateUtc="2026-10-13T02:48:00Z">
                <w:rPr>
                  <w:rFonts w:ascii="Cambria Math" w:hAnsi="Cambria Math"/>
                </w:rPr>
              </w:del>
            </m:ctrlPr>
          </m:sSubPr>
          <m:e>
            <m:r>
              <w:del w:id="304" w:author="Levine, Charles Roger CTR USARMY USMA (USA)" w:date="2026-10-12T22:48:00Z" w16du:dateUtc="2026-10-13T02:48:00Z">
                <w:rPr>
                  <w:rFonts w:ascii="Cambria Math" w:hAnsi="Cambria Math"/>
                </w:rPr>
                <m:t>A</m:t>
              </w:del>
            </m:r>
          </m:e>
          <m:sub>
            <m:r>
              <w:del w:id="305" w:author="Levine, Charles Roger CTR USARMY USMA (USA)" w:date="2026-10-12T22:48:00Z" w16du:dateUtc="2026-10-13T02:48:00Z">
                <w:rPr>
                  <w:rFonts w:ascii="Cambria Math" w:hAnsi="Cambria Math"/>
                </w:rPr>
                <m:t>i</m:t>
              </w:del>
            </m:r>
          </m:sub>
        </m:sSub>
      </m:oMath>
      <w:del w:id="306" w:author="Levine, Charles Roger CTR USARMY USMA (USA)" w:date="2026-10-12T22:48:00Z" w16du:dateUtc="2026-10-13T02:48:00Z">
        <w:r w:rsidDel="00205937">
          <w:delText xml:space="preserve">. Because the centroids evolve, the assignment order and random choices can affect the final </w:delText>
        </w:r>
      </w:del>
      <w:del w:id="307" w:author="Levine, Charles Roger CTR USARMY USMA (USA)" w:date="2026-10-12T22:51:00Z" w16du:dateUtc="2026-10-13T02:51:00Z">
        <w:r w:rsidDel="00205937">
          <w:delText>partition.</w:delText>
        </w:r>
      </w:del>
    </w:p>
    <w:p w14:paraId="7E84229C" w14:textId="0BF92DBB" w:rsidR="00CB3150" w:rsidRDefault="00000000">
      <w:pPr>
        <w:pStyle w:val="Heading2"/>
      </w:pPr>
      <w:bookmarkStart w:id="308" w:name="preference-and-realized-sorting"/>
      <w:bookmarkEnd w:id="146"/>
      <w:r>
        <w:lastRenderedPageBreak/>
        <w:t xml:space="preserve">4.6.3 </w:t>
      </w:r>
      <w:ins w:id="309" w:author="Levine, Charles Roger CTR USARMY USMA (USA)" w:date="2026-10-12T22:51:00Z" w16du:dateUtc="2026-10-13T02:51:00Z">
        <w:r w:rsidR="0050416D">
          <w:t>Measuring the sorting that results</w:t>
        </w:r>
      </w:ins>
      <w:del w:id="310" w:author="Levine, Charles Roger CTR USARMY USMA (USA)" w:date="2026-10-12T22:51:00Z" w16du:dateUtc="2026-10-13T02:51:00Z">
        <w:r w:rsidDel="0050416D">
          <w:delText>Preference and realized sorting</w:delText>
        </w:r>
      </w:del>
    </w:p>
    <w:p w14:paraId="68293E9C" w14:textId="1D6FB079" w:rsidR="0050416D" w:rsidRPr="0050416D" w:rsidRDefault="0050416D" w:rsidP="0050416D">
      <w:pPr>
        <w:pStyle w:val="Heading2"/>
        <w:rPr>
          <w:ins w:id="311" w:author="Levine, Charles Roger CTR USARMY USMA (USA)" w:date="2026-10-12T22:52:00Z" w16du:dateUtc="2026-10-13T02:52:00Z"/>
          <w:rFonts w:ascii="Times New Roman" w:eastAsiaTheme="minorEastAsia" w:hAnsi="Times New Roman" w:cstheme="minorBidi"/>
          <w:b w:val="0"/>
          <w:bCs w:val="0"/>
          <w:sz w:val="24"/>
          <w:szCs w:val="22"/>
        </w:rPr>
      </w:pPr>
      <w:ins w:id="312"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The parameter </w:t>
        </w:r>
      </w:ins>
      <m:oMath>
        <m:r>
          <m:rPr>
            <m:sty m:val="bi"/>
          </m:rPr>
          <w:rPr>
            <w:rFonts w:ascii="Cambria Math" w:eastAsiaTheme="minorEastAsia" w:hAnsi="Cambria Math" w:cstheme="minorBidi"/>
            <w:sz w:val="24"/>
            <w:szCs w:val="22"/>
          </w:rPr>
          <m:t>ρ</m:t>
        </m:r>
      </m:oMath>
      <w:ins w:id="313"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describes the preference used during assignment. It does not directly tell us how strongly individuals are sorted in the completed groups. To measure the resulting arrangement, we ask how much of the population’s variation in </w:t>
        </w:r>
      </w:ins>
      <m:oMath>
        <m:r>
          <m:rPr>
            <m:sty m:val="bi"/>
          </m:rPr>
          <w:rPr>
            <w:rFonts w:ascii="Cambria Math" w:eastAsiaTheme="minorEastAsia" w:hAnsi="Cambria Math" w:cstheme="minorBidi"/>
            <w:sz w:val="24"/>
            <w:szCs w:val="22"/>
          </w:rPr>
          <m:t>A</m:t>
        </m:r>
      </m:oMath>
      <w:ins w:id="314"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lies between groups rather than within them.</w:t>
        </w:r>
      </w:ins>
    </w:p>
    <w:p w14:paraId="1153D26C" w14:textId="77777777" w:rsidR="0050416D" w:rsidRPr="0050416D" w:rsidRDefault="0050416D" w:rsidP="0050416D">
      <w:pPr>
        <w:pStyle w:val="Heading2"/>
        <w:rPr>
          <w:ins w:id="315" w:author="Levine, Charles Roger CTR USARMY USMA (USA)" w:date="2026-10-12T22:52:00Z" w16du:dateUtc="2026-10-13T02:52:00Z"/>
          <w:rFonts w:ascii="Times New Roman" w:eastAsiaTheme="minorEastAsia" w:hAnsi="Times New Roman" w:cstheme="minorBidi"/>
          <w:b w:val="0"/>
          <w:bCs w:val="0"/>
          <w:sz w:val="24"/>
          <w:szCs w:val="22"/>
        </w:rPr>
      </w:pPr>
      <w:ins w:id="316" w:author="Levine, Charles Roger CTR USARMY USMA (USA)" w:date="2026-10-12T22:52:00Z" w16du:dateUtc="2026-10-13T02:52:00Z">
        <w:r w:rsidRPr="0050416D">
          <w:rPr>
            <w:rFonts w:ascii="Times New Roman" w:eastAsiaTheme="minorEastAsia" w:hAnsi="Times New Roman" w:cstheme="minorBidi"/>
            <w:b w:val="0"/>
            <w:bCs w:val="0"/>
            <w:sz w:val="24"/>
            <w:szCs w:val="22"/>
          </w:rPr>
          <w:t>If each group contains a broad mixture resembling the population, its mean will be close to the population mean. If similar performers cluster together, groups will tend to be more internally homogeneous and their means will differ more from one another.</w:t>
        </w:r>
      </w:ins>
    </w:p>
    <w:p w14:paraId="57BC345A" w14:textId="77777777" w:rsidR="0050416D" w:rsidRPr="0050416D" w:rsidRDefault="0050416D" w:rsidP="0050416D">
      <w:pPr>
        <w:pStyle w:val="Heading2"/>
        <w:rPr>
          <w:ins w:id="317" w:author="Levine, Charles Roger CTR USARMY USMA (USA)" w:date="2026-10-12T22:52:00Z" w16du:dateUtc="2026-10-13T02:52:00Z"/>
          <w:rFonts w:ascii="Times New Roman" w:eastAsiaTheme="minorEastAsia" w:hAnsi="Times New Roman" w:cstheme="minorBidi"/>
          <w:b w:val="0"/>
          <w:bCs w:val="0"/>
          <w:sz w:val="24"/>
          <w:szCs w:val="22"/>
        </w:rPr>
      </w:pPr>
      <w:ins w:id="318" w:author="Levine, Charles Roger CTR USARMY USMA (USA)" w:date="2026-10-12T22:52:00Z" w16du:dateUtc="2026-10-13T02:52:00Z">
        <w:r w:rsidRPr="0050416D">
          <w:rPr>
            <w:rFonts w:ascii="Times New Roman" w:eastAsiaTheme="minorEastAsia" w:hAnsi="Times New Roman" w:cstheme="minorBidi"/>
            <w:b w:val="0"/>
            <w:bCs w:val="0"/>
            <w:sz w:val="24"/>
            <w:szCs w:val="22"/>
          </w:rPr>
          <w:t>We summarize this pattern using</w:t>
        </w:r>
      </w:ins>
    </w:p>
    <w:p w14:paraId="3BC7DA1D" w14:textId="4AC2E880" w:rsidR="0050416D" w:rsidRPr="0050416D" w:rsidRDefault="00000000" w:rsidP="0050416D">
      <w:pPr>
        <w:pStyle w:val="Heading2"/>
        <w:rPr>
          <w:ins w:id="319" w:author="Levine, Charles Roger CTR USARMY USMA (USA)" w:date="2026-10-12T22:52:00Z" w16du:dateUtc="2026-10-13T02:52:00Z"/>
          <w:rFonts w:ascii="Times New Roman" w:eastAsiaTheme="minorEastAsia" w:hAnsi="Times New Roman" w:cstheme="minorBidi"/>
          <w:b w:val="0"/>
          <w:bCs w:val="0"/>
          <w:sz w:val="24"/>
          <w:szCs w:val="22"/>
        </w:rPr>
      </w:pPr>
      <m:oMathPara>
        <m:oMath>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H</m:t>
              </m:r>
            </m:e>
            <m:sub>
              <m:r>
                <m:rPr>
                  <m:sty m:val="b"/>
                </m:rPr>
                <w:rPr>
                  <w:rFonts w:ascii="Cambria Math" w:eastAsiaTheme="minorEastAsia" w:hAnsi="Cambria Math" w:cstheme="minorBidi"/>
                  <w:sz w:val="24"/>
                  <w:szCs w:val="22"/>
                </w:rPr>
                <m:t>sort</m:t>
              </m:r>
            </m:sub>
          </m:sSub>
          <m:r>
            <m:rPr>
              <m:sty m:val="bi"/>
            </m:rPr>
            <w:rPr>
              <w:rFonts w:ascii="Cambria Math" w:eastAsiaTheme="minorEastAsia" w:hAnsi="Cambria Math" w:cstheme="minorBidi"/>
              <w:sz w:val="24"/>
              <w:szCs w:val="22"/>
            </w:rPr>
            <m:t>=1-</m:t>
          </m:r>
          <m:f>
            <m:fPr>
              <m:ctrlPr>
                <w:rPr>
                  <w:rFonts w:ascii="Cambria Math" w:eastAsiaTheme="minorEastAsia" w:hAnsi="Cambria Math" w:cstheme="minorBidi"/>
                  <w:sz w:val="24"/>
                  <w:szCs w:val="22"/>
                </w:rPr>
              </m:ctrlPr>
            </m:fPr>
            <m:num>
              <m:nary>
                <m:naryPr>
                  <m:chr m:val="∑"/>
                  <m:limLoc m:val="undOvr"/>
                  <m:supHide m:val="1"/>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i</m:t>
                  </m:r>
                </m:sub>
                <m:sup/>
                <m:e>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r>
                            <m:rPr>
                              <m:sty m:val="bi"/>
                            </m:rPr>
                            <w:rPr>
                              <w:rFonts w:ascii="Cambria Math" w:eastAsiaTheme="minorEastAsia" w:hAnsi="Cambria Math" w:cstheme="minorBidi"/>
                              <w:sz w:val="24"/>
                              <w:szCs w:val="22"/>
                            </w:rPr>
                            <m:t>-</m:t>
                          </m:r>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T</m:t>
                              </m:r>
                            </m:e>
                            <m:sub>
                              <m:r>
                                <m:rPr>
                                  <m:sty m:val="bi"/>
                                </m:rPr>
                                <w:rPr>
                                  <w:rFonts w:ascii="Cambria Math" w:eastAsiaTheme="minorEastAsia" w:hAnsi="Cambria Math" w:cstheme="minorBidi"/>
                                  <w:sz w:val="24"/>
                                  <w:szCs w:val="22"/>
                                </w:rPr>
                                <m:t>g</m:t>
                              </m:r>
                              <m:d>
                                <m:dPr>
                                  <m:ctrlPr>
                                    <w:rPr>
                                      <w:rFonts w:ascii="Cambria Math" w:eastAsiaTheme="minorEastAsia" w:hAnsi="Cambria Math" w:cstheme="minorBidi"/>
                                      <w:sz w:val="24"/>
                                      <w:szCs w:val="22"/>
                                    </w:rPr>
                                  </m:ctrlPr>
                                </m:dPr>
                                <m:e>
                                  <m:r>
                                    <m:rPr>
                                      <m:sty m:val="bi"/>
                                    </m:rPr>
                                    <w:rPr>
                                      <w:rFonts w:ascii="Cambria Math" w:eastAsiaTheme="minorEastAsia" w:hAnsi="Cambria Math" w:cstheme="minorBidi"/>
                                      <w:sz w:val="24"/>
                                      <w:szCs w:val="22"/>
                                    </w:rPr>
                                    <m:t>i</m:t>
                                  </m:r>
                                </m:e>
                              </m:d>
                            </m:sub>
                          </m:sSub>
                        </m:e>
                      </m:d>
                    </m:e>
                    <m:sup>
                      <m:r>
                        <m:rPr>
                          <m:sty m:val="bi"/>
                        </m:rPr>
                        <w:rPr>
                          <w:rFonts w:ascii="Cambria Math" w:eastAsiaTheme="minorEastAsia" w:hAnsi="Cambria Math" w:cstheme="minorBidi"/>
                          <w:sz w:val="24"/>
                          <w:szCs w:val="22"/>
                        </w:rPr>
                        <m:t>2</m:t>
                      </m:r>
                    </m:sup>
                  </m:sSup>
                </m:e>
              </m:nary>
            </m:num>
            <m:den>
              <m:nary>
                <m:naryPr>
                  <m:chr m:val="∑"/>
                  <m:limLoc m:val="undOvr"/>
                  <m:supHide m:val="1"/>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i</m:t>
                  </m:r>
                </m:sub>
                <m:sup/>
                <m:e>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r>
                            <m:rPr>
                              <m:sty m:val="bi"/>
                            </m:rPr>
                            <w:rPr>
                              <w:rFonts w:ascii="Cambria Math" w:eastAsiaTheme="minorEastAsia" w:hAnsi="Cambria Math" w:cstheme="minorBidi"/>
                              <w:sz w:val="24"/>
                              <w:szCs w:val="22"/>
                            </w:rPr>
                            <m:t>-</m:t>
                          </m:r>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e>
                      </m:d>
                    </m:e>
                    <m:sup>
                      <m:r>
                        <m:rPr>
                          <m:sty m:val="bi"/>
                        </m:rPr>
                        <w:rPr>
                          <w:rFonts w:ascii="Cambria Math" w:eastAsiaTheme="minorEastAsia" w:hAnsi="Cambria Math" w:cstheme="minorBidi"/>
                          <w:sz w:val="24"/>
                          <w:szCs w:val="22"/>
                        </w:rPr>
                        <m:t>2</m:t>
                      </m:r>
                    </m:sup>
                  </m:sSup>
                </m:e>
              </m:nary>
            </m:den>
          </m:f>
          <m:r>
            <m:rPr>
              <m:sty m:val="bi"/>
            </m:rPr>
            <w:rPr>
              <w:rFonts w:ascii="Cambria Math" w:eastAsiaTheme="minorEastAsia" w:hAnsi="Cambria Math" w:cstheme="minorBidi"/>
              <w:sz w:val="24"/>
              <w:szCs w:val="22"/>
            </w:rPr>
            <m:t>.</m:t>
          </m:r>
        </m:oMath>
      </m:oMathPara>
    </w:p>
    <w:p w14:paraId="7D075203" w14:textId="7475B13A" w:rsidR="0050416D" w:rsidRPr="0050416D" w:rsidRDefault="0050416D" w:rsidP="0050416D">
      <w:pPr>
        <w:pStyle w:val="Heading2"/>
        <w:rPr>
          <w:ins w:id="320" w:author="Levine, Charles Roger CTR USARMY USMA (USA)" w:date="2026-10-12T22:52:00Z" w16du:dateUtc="2026-10-13T02:52:00Z"/>
          <w:rFonts w:ascii="Times New Roman" w:eastAsiaTheme="minorEastAsia" w:hAnsi="Times New Roman" w:cstheme="minorBidi"/>
          <w:b w:val="0"/>
          <w:bCs w:val="0"/>
          <w:sz w:val="24"/>
          <w:szCs w:val="22"/>
        </w:rPr>
      </w:pPr>
      <w:ins w:id="321"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Here, </w:t>
        </w:r>
      </w:ins>
      <m:oMath>
        <m:r>
          <m:rPr>
            <m:sty m:val="bi"/>
          </m:rPr>
          <w:rPr>
            <w:rFonts w:ascii="Cambria Math" w:eastAsiaTheme="minorEastAsia" w:hAnsi="Cambria Math" w:cstheme="minorBidi"/>
            <w:sz w:val="24"/>
            <w:szCs w:val="22"/>
          </w:rPr>
          <m:t>g</m:t>
        </m:r>
        <m:d>
          <m:dPr>
            <m:ctrlPr>
              <w:rPr>
                <w:rFonts w:ascii="Cambria Math" w:eastAsiaTheme="minorEastAsia" w:hAnsi="Cambria Math" w:cstheme="minorBidi"/>
                <w:sz w:val="24"/>
                <w:szCs w:val="22"/>
              </w:rPr>
            </m:ctrlPr>
          </m:dPr>
          <m:e>
            <m:r>
              <m:rPr>
                <m:sty m:val="bi"/>
              </m:rPr>
              <w:rPr>
                <w:rFonts w:ascii="Cambria Math" w:eastAsiaTheme="minorEastAsia" w:hAnsi="Cambria Math" w:cstheme="minorBidi"/>
                <w:sz w:val="24"/>
                <w:szCs w:val="22"/>
              </w:rPr>
              <m:t>i</m:t>
            </m:r>
          </m:e>
        </m:d>
      </m:oMath>
      <w:ins w:id="322"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identifies the group containing individual </w:t>
        </w:r>
      </w:ins>
      <m:oMath>
        <m:r>
          <m:rPr>
            <m:sty m:val="bi"/>
          </m:rPr>
          <w:rPr>
            <w:rFonts w:ascii="Cambria Math" w:eastAsiaTheme="minorEastAsia" w:hAnsi="Cambria Math" w:cstheme="minorBidi"/>
            <w:sz w:val="24"/>
            <w:szCs w:val="22"/>
          </w:rPr>
          <m:t>i</m:t>
        </m:r>
      </m:oMath>
      <w:ins w:id="323"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\(T_{g(i)}\) is that group’s final mean of </w:t>
        </w:r>
      </w:ins>
      <m:oMath>
        <m:r>
          <m:rPr>
            <m:sty m:val="bi"/>
          </m:rPr>
          <w:rPr>
            <w:rFonts w:ascii="Cambria Math" w:eastAsiaTheme="minorEastAsia" w:hAnsi="Cambria Math" w:cstheme="minorBidi"/>
            <w:sz w:val="24"/>
            <w:szCs w:val="22"/>
          </w:rPr>
          <m:t>A</m:t>
        </m:r>
      </m:oMath>
      <w:ins w:id="324"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including individual </w:t>
        </w:r>
      </w:ins>
      <m:oMath>
        <m:r>
          <m:rPr>
            <m:sty m:val="bi"/>
          </m:rPr>
          <w:rPr>
            <w:rFonts w:ascii="Cambria Math" w:eastAsiaTheme="minorEastAsia" w:hAnsi="Cambria Math" w:cstheme="minorBidi"/>
            <w:sz w:val="24"/>
            <w:szCs w:val="22"/>
          </w:rPr>
          <m:t>i</m:t>
        </m:r>
      </m:oMath>
      <w:ins w:id="325"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and </w:t>
        </w:r>
      </w:ins>
      <m:oMath>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oMath>
      <w:ins w:id="326"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is the population mean of </w:t>
        </w:r>
      </w:ins>
      <m:oMath>
        <m:r>
          <m:rPr>
            <m:sty m:val="bi"/>
          </m:rPr>
          <w:rPr>
            <w:rFonts w:ascii="Cambria Math" w:eastAsiaTheme="minorEastAsia" w:hAnsi="Cambria Math" w:cstheme="minorBidi"/>
            <w:sz w:val="24"/>
            <w:szCs w:val="22"/>
          </w:rPr>
          <m:t>A</m:t>
        </m:r>
      </m:oMath>
      <w:ins w:id="327" w:author="Levine, Charles Roger CTR USARMY USMA (USA)" w:date="2026-10-12T22:52:00Z" w16du:dateUtc="2026-10-13T02:52:00Z">
        <w:r w:rsidRPr="0050416D">
          <w:rPr>
            <w:rFonts w:ascii="Times New Roman" w:eastAsiaTheme="minorEastAsia" w:hAnsi="Times New Roman" w:cstheme="minorBidi"/>
            <w:b w:val="0"/>
            <w:bCs w:val="0"/>
            <w:sz w:val="24"/>
            <w:szCs w:val="22"/>
          </w:rPr>
          <w:t>. Both sums run over all individuals in the population.</w:t>
        </w:r>
      </w:ins>
    </w:p>
    <w:p w14:paraId="1CE2483C" w14:textId="77777777" w:rsidR="0050416D" w:rsidRPr="0050416D" w:rsidRDefault="0050416D" w:rsidP="0050416D">
      <w:pPr>
        <w:pStyle w:val="Heading2"/>
        <w:rPr>
          <w:ins w:id="328" w:author="Levine, Charles Roger CTR USARMY USMA (USA)" w:date="2026-10-12T22:52:00Z" w16du:dateUtc="2026-10-13T02:52:00Z"/>
          <w:rFonts w:ascii="Times New Roman" w:eastAsiaTheme="minorEastAsia" w:hAnsi="Times New Roman" w:cstheme="minorBidi"/>
          <w:b w:val="0"/>
          <w:bCs w:val="0"/>
          <w:sz w:val="24"/>
          <w:szCs w:val="22"/>
        </w:rPr>
      </w:pPr>
      <w:ins w:id="329" w:author="Levine, Charles Roger CTR USARMY USMA (USA)" w:date="2026-10-12T22:52:00Z" w16du:dateUtc="2026-10-13T02:52:00Z">
        <w:r w:rsidRPr="0050416D">
          <w:rPr>
            <w:rFonts w:ascii="Times New Roman" w:eastAsiaTheme="minorEastAsia" w:hAnsi="Times New Roman" w:cstheme="minorBidi"/>
            <w:b w:val="0"/>
            <w:bCs w:val="0"/>
            <w:sz w:val="24"/>
            <w:szCs w:val="22"/>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ins>
    </w:p>
    <w:p w14:paraId="2FF9E51D" w14:textId="77777777" w:rsidR="0050416D" w:rsidRPr="0050416D" w:rsidRDefault="0050416D" w:rsidP="0050416D">
      <w:pPr>
        <w:pStyle w:val="Heading2"/>
        <w:rPr>
          <w:ins w:id="330" w:author="Levine, Charles Roger CTR USARMY USMA (USA)" w:date="2026-10-12T22:52:00Z" w16du:dateUtc="2026-10-13T02:52:00Z"/>
          <w:rFonts w:ascii="Times New Roman" w:eastAsiaTheme="minorEastAsia" w:hAnsi="Times New Roman" w:cstheme="minorBidi"/>
          <w:b w:val="0"/>
          <w:bCs w:val="0"/>
          <w:sz w:val="24"/>
          <w:szCs w:val="22"/>
        </w:rPr>
      </w:pPr>
      <w:ins w:id="331" w:author="Levine, Charles Roger CTR USARMY USMA (USA)" w:date="2026-10-12T22:52:00Z" w16du:dateUtc="2026-10-13T02:52:00Z">
        <w:r w:rsidRPr="0050416D">
          <w:rPr>
            <w:rFonts w:ascii="Times New Roman" w:eastAsiaTheme="minorEastAsia" w:hAnsi="Times New Roman" w:cstheme="minorBidi"/>
            <w:b w:val="0"/>
            <w:bCs w:val="0"/>
            <w:sz w:val="24"/>
            <w:szCs w:val="22"/>
          </w:rPr>
          <w:t>This interpretation follows from the decomposition</w:t>
        </w:r>
      </w:ins>
    </w:p>
    <w:p w14:paraId="10285400" w14:textId="46A686CD" w:rsidR="0050416D" w:rsidRPr="0050416D" w:rsidRDefault="00000000" w:rsidP="0050416D">
      <w:pPr>
        <w:pStyle w:val="Heading2"/>
        <w:rPr>
          <w:ins w:id="332" w:author="Levine, Charles Roger CTR USARMY USMA (USA)" w:date="2026-10-12T22:52:00Z" w16du:dateUtc="2026-10-13T02:52:00Z"/>
          <w:rFonts w:ascii="Times New Roman" w:eastAsiaTheme="minorEastAsia" w:hAnsi="Times New Roman" w:cstheme="minorBidi"/>
          <w:b w:val="0"/>
          <w:bCs w:val="0"/>
          <w:sz w:val="24"/>
          <w:szCs w:val="22"/>
        </w:rPr>
      </w:pPr>
      <m:oMathPara>
        <m:oMath>
          <m:nary>
            <m:naryPr>
              <m:chr m:val="∑"/>
              <m:limLoc m:val="undOvr"/>
              <m:supHide m:val="1"/>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i</m:t>
              </m:r>
            </m:sub>
            <m:sup/>
            <m:e>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r>
                        <m:rPr>
                          <m:sty m:val="bi"/>
                        </m:rPr>
                        <w:rPr>
                          <w:rFonts w:ascii="Cambria Math" w:eastAsiaTheme="minorEastAsia" w:hAnsi="Cambria Math" w:cstheme="minorBidi"/>
                          <w:sz w:val="24"/>
                          <w:szCs w:val="22"/>
                        </w:rPr>
                        <m:t>-</m:t>
                      </m:r>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e>
                  </m:d>
                </m:e>
                <m:sup>
                  <m:r>
                    <m:rPr>
                      <m:sty m:val="bi"/>
                    </m:rPr>
                    <w:rPr>
                      <w:rFonts w:ascii="Cambria Math" w:eastAsiaTheme="minorEastAsia" w:hAnsi="Cambria Math" w:cstheme="minorBidi"/>
                      <w:sz w:val="24"/>
                      <w:szCs w:val="22"/>
                    </w:rPr>
                    <m:t>2</m:t>
                  </m:r>
                </m:sup>
              </m:sSup>
            </m:e>
          </m:nary>
          <m:r>
            <m:rPr>
              <m:sty m:val="bi"/>
            </m:rPr>
            <w:rPr>
              <w:rFonts w:ascii="Cambria Math" w:eastAsiaTheme="minorEastAsia" w:hAnsi="Cambria Math" w:cstheme="minorBidi"/>
              <w:sz w:val="24"/>
              <w:szCs w:val="22"/>
            </w:rPr>
            <m:t>=</m:t>
          </m:r>
          <m:nary>
            <m:naryPr>
              <m:chr m:val="∑"/>
              <m:limLoc m:val="undOvr"/>
              <m:supHide m:val="1"/>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i</m:t>
              </m:r>
            </m:sub>
            <m:sup/>
            <m:e>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r>
                        <m:rPr>
                          <m:sty m:val="bi"/>
                        </m:rPr>
                        <w:rPr>
                          <w:rFonts w:ascii="Cambria Math" w:eastAsiaTheme="minorEastAsia" w:hAnsi="Cambria Math" w:cstheme="minorBidi"/>
                          <w:sz w:val="24"/>
                          <w:szCs w:val="22"/>
                        </w:rPr>
                        <m:t>-</m:t>
                      </m:r>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T</m:t>
                          </m:r>
                        </m:e>
                        <m:sub>
                          <m:r>
                            <m:rPr>
                              <m:sty m:val="bi"/>
                            </m:rPr>
                            <w:rPr>
                              <w:rFonts w:ascii="Cambria Math" w:eastAsiaTheme="minorEastAsia" w:hAnsi="Cambria Math" w:cstheme="minorBidi"/>
                              <w:sz w:val="24"/>
                              <w:szCs w:val="22"/>
                            </w:rPr>
                            <m:t>g</m:t>
                          </m:r>
                          <m:d>
                            <m:dPr>
                              <m:ctrlPr>
                                <w:rPr>
                                  <w:rFonts w:ascii="Cambria Math" w:eastAsiaTheme="minorEastAsia" w:hAnsi="Cambria Math" w:cstheme="minorBidi"/>
                                  <w:sz w:val="24"/>
                                  <w:szCs w:val="22"/>
                                </w:rPr>
                              </m:ctrlPr>
                            </m:dPr>
                            <m:e>
                              <m:r>
                                <m:rPr>
                                  <m:sty m:val="bi"/>
                                </m:rPr>
                                <w:rPr>
                                  <w:rFonts w:ascii="Cambria Math" w:eastAsiaTheme="minorEastAsia" w:hAnsi="Cambria Math" w:cstheme="minorBidi"/>
                                  <w:sz w:val="24"/>
                                  <w:szCs w:val="22"/>
                                </w:rPr>
                                <m:t>i</m:t>
                              </m:r>
                            </m:e>
                          </m:d>
                        </m:sub>
                      </m:sSub>
                    </m:e>
                  </m:d>
                </m:e>
                <m:sup>
                  <m:r>
                    <m:rPr>
                      <m:sty m:val="bi"/>
                    </m:rPr>
                    <w:rPr>
                      <w:rFonts w:ascii="Cambria Math" w:eastAsiaTheme="minorEastAsia" w:hAnsi="Cambria Math" w:cstheme="minorBidi"/>
                      <w:sz w:val="24"/>
                      <w:szCs w:val="22"/>
                    </w:rPr>
                    <m:t>2</m:t>
                  </m:r>
                </m:sup>
              </m:sSup>
            </m:e>
          </m:nary>
          <m:r>
            <m:rPr>
              <m:sty m:val="bi"/>
            </m:rPr>
            <w:rPr>
              <w:rFonts w:ascii="Cambria Math" w:eastAsiaTheme="minorEastAsia" w:hAnsi="Cambria Math" w:cstheme="minorBidi"/>
              <w:sz w:val="24"/>
              <w:szCs w:val="22"/>
            </w:rPr>
            <m:t>+</m:t>
          </m:r>
          <m:nary>
            <m:naryPr>
              <m:chr m:val="∑"/>
              <m:limLoc m:val="undOvr"/>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j=1</m:t>
              </m:r>
            </m:sub>
            <m:sup>
              <m:r>
                <m:rPr>
                  <m:sty m:val="bi"/>
                </m:rPr>
                <w:rPr>
                  <w:rFonts w:ascii="Cambria Math" w:eastAsiaTheme="minorEastAsia" w:hAnsi="Cambria Math" w:cstheme="minorBidi"/>
                  <w:sz w:val="24"/>
                  <w:szCs w:val="22"/>
                </w:rPr>
                <m:t>J</m:t>
              </m:r>
            </m:sup>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n</m:t>
                  </m:r>
                </m:e>
                <m:sub>
                  <m:r>
                    <m:rPr>
                      <m:sty m:val="bi"/>
                    </m:rPr>
                    <w:rPr>
                      <w:rFonts w:ascii="Cambria Math" w:eastAsiaTheme="minorEastAsia" w:hAnsi="Cambria Math" w:cstheme="minorBidi"/>
                      <w:sz w:val="24"/>
                      <w:szCs w:val="22"/>
                    </w:rPr>
                    <m:t>j</m:t>
                  </m:r>
                </m:sub>
              </m:sSub>
            </m:e>
          </m:nary>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T</m:t>
                      </m:r>
                    </m:e>
                    <m:sub>
                      <m:r>
                        <m:rPr>
                          <m:sty m:val="bi"/>
                        </m:rPr>
                        <w:rPr>
                          <w:rFonts w:ascii="Cambria Math" w:eastAsiaTheme="minorEastAsia" w:hAnsi="Cambria Math" w:cstheme="minorBidi"/>
                          <w:sz w:val="24"/>
                          <w:szCs w:val="22"/>
                        </w:rPr>
                        <m:t>j</m:t>
                      </m:r>
                    </m:sub>
                  </m:sSub>
                  <m:r>
                    <m:rPr>
                      <m:sty m:val="bi"/>
                    </m:rPr>
                    <w:rPr>
                      <w:rFonts w:ascii="Cambria Math" w:eastAsiaTheme="minorEastAsia" w:hAnsi="Cambria Math" w:cstheme="minorBidi"/>
                      <w:sz w:val="24"/>
                      <w:szCs w:val="22"/>
                    </w:rPr>
                    <m:t>-</m:t>
                  </m:r>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e>
              </m:d>
            </m:e>
            <m:sup>
              <m:r>
                <m:rPr>
                  <m:sty m:val="bi"/>
                </m:rPr>
                <w:rPr>
                  <w:rFonts w:ascii="Cambria Math" w:eastAsiaTheme="minorEastAsia" w:hAnsi="Cambria Math" w:cstheme="minorBidi"/>
                  <w:sz w:val="24"/>
                  <w:szCs w:val="22"/>
                </w:rPr>
                <m:t>2.</m:t>
              </m:r>
            </m:sup>
          </m:sSup>
        </m:oMath>
      </m:oMathPara>
    </w:p>
    <w:p w14:paraId="762B4D80" w14:textId="77777777" w:rsidR="0050416D" w:rsidRPr="0050416D" w:rsidRDefault="0050416D" w:rsidP="0050416D">
      <w:pPr>
        <w:pStyle w:val="Heading2"/>
        <w:rPr>
          <w:ins w:id="333" w:author="Levine, Charles Roger CTR USARMY USMA (USA)" w:date="2026-10-12T22:52:00Z" w16du:dateUtc="2026-10-13T02:52:00Z"/>
          <w:rFonts w:ascii="Times New Roman" w:eastAsiaTheme="minorEastAsia" w:hAnsi="Times New Roman" w:cstheme="minorBidi"/>
          <w:b w:val="0"/>
          <w:bCs w:val="0"/>
          <w:sz w:val="24"/>
          <w:szCs w:val="22"/>
        </w:rPr>
      </w:pPr>
      <w:ins w:id="334" w:author="Levine, Charles Roger CTR USARMY USMA (USA)" w:date="2026-10-12T22:52:00Z" w16du:dateUtc="2026-10-13T02:52:00Z">
        <w:r w:rsidRPr="0050416D">
          <w:rPr>
            <w:rFonts w:ascii="Times New Roman" w:eastAsiaTheme="minorEastAsia" w:hAnsi="Times New Roman" w:cstheme="minorBidi"/>
            <w:b w:val="0"/>
            <w:bCs w:val="0"/>
            <w:sz w:val="24"/>
            <w:szCs w:val="22"/>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ins>
    </w:p>
    <w:p w14:paraId="23CEB214" w14:textId="26AB7629" w:rsidR="0050416D" w:rsidRPr="0050416D" w:rsidRDefault="00000000" w:rsidP="0050416D">
      <w:pPr>
        <w:pStyle w:val="Heading2"/>
        <w:rPr>
          <w:ins w:id="335" w:author="Levine, Charles Roger CTR USARMY USMA (USA)" w:date="2026-10-12T22:52:00Z" w16du:dateUtc="2026-10-13T02:52:00Z"/>
          <w:rFonts w:ascii="Times New Roman" w:eastAsiaTheme="minorEastAsia" w:hAnsi="Times New Roman" w:cstheme="minorBidi"/>
          <w:b w:val="0"/>
          <w:bCs w:val="0"/>
          <w:sz w:val="24"/>
          <w:szCs w:val="22"/>
        </w:rPr>
      </w:pPr>
      <m:oMathPara>
        <m:oMath>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H</m:t>
              </m:r>
            </m:e>
            <m:sub>
              <m:r>
                <m:rPr>
                  <m:sty m:val="b"/>
                </m:rPr>
                <w:rPr>
                  <w:rFonts w:ascii="Cambria Math" w:eastAsiaTheme="minorEastAsia" w:hAnsi="Cambria Math" w:cstheme="minorBidi"/>
                  <w:sz w:val="24"/>
                  <w:szCs w:val="22"/>
                </w:rPr>
                <m:t>sort</m:t>
              </m:r>
            </m:sub>
          </m:sSub>
          <m:r>
            <m:rPr>
              <m:sty m:val="bi"/>
            </m:rPr>
            <w:rPr>
              <w:rFonts w:ascii="Cambria Math" w:eastAsiaTheme="minorEastAsia" w:hAnsi="Cambria Math" w:cstheme="minorBidi"/>
              <w:sz w:val="24"/>
              <w:szCs w:val="22"/>
            </w:rPr>
            <m:t>=</m:t>
          </m:r>
          <m:f>
            <m:fPr>
              <m:ctrlPr>
                <w:rPr>
                  <w:rFonts w:ascii="Cambria Math" w:eastAsiaTheme="minorEastAsia" w:hAnsi="Cambria Math" w:cstheme="minorBidi"/>
                  <w:sz w:val="24"/>
                  <w:szCs w:val="22"/>
                </w:rPr>
              </m:ctrlPr>
            </m:fPr>
            <m:num>
              <m:nary>
                <m:naryPr>
                  <m:chr m:val="∑"/>
                  <m:limLoc m:val="undOvr"/>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j=1</m:t>
                  </m:r>
                </m:sub>
                <m:sup>
                  <m:r>
                    <m:rPr>
                      <m:sty m:val="bi"/>
                    </m:rPr>
                    <w:rPr>
                      <w:rFonts w:ascii="Cambria Math" w:eastAsiaTheme="minorEastAsia" w:hAnsi="Cambria Math" w:cstheme="minorBidi"/>
                      <w:sz w:val="24"/>
                      <w:szCs w:val="22"/>
                    </w:rPr>
                    <m:t>J</m:t>
                  </m:r>
                </m:sup>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n</m:t>
                      </m:r>
                    </m:e>
                    <m:sub>
                      <m:r>
                        <m:rPr>
                          <m:sty m:val="bi"/>
                        </m:rPr>
                        <w:rPr>
                          <w:rFonts w:ascii="Cambria Math" w:eastAsiaTheme="minorEastAsia" w:hAnsi="Cambria Math" w:cstheme="minorBidi"/>
                          <w:sz w:val="24"/>
                          <w:szCs w:val="22"/>
                        </w:rPr>
                        <m:t>j</m:t>
                      </m:r>
                    </m:sub>
                  </m:sSub>
                </m:e>
              </m:nary>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T</m:t>
                          </m:r>
                        </m:e>
                        <m:sub>
                          <m:r>
                            <m:rPr>
                              <m:sty m:val="bi"/>
                            </m:rPr>
                            <w:rPr>
                              <w:rFonts w:ascii="Cambria Math" w:eastAsiaTheme="minorEastAsia" w:hAnsi="Cambria Math" w:cstheme="minorBidi"/>
                              <w:sz w:val="24"/>
                              <w:szCs w:val="22"/>
                            </w:rPr>
                            <m:t>j</m:t>
                          </m:r>
                        </m:sub>
                      </m:sSub>
                      <m:r>
                        <m:rPr>
                          <m:sty m:val="bi"/>
                        </m:rPr>
                        <w:rPr>
                          <w:rFonts w:ascii="Cambria Math" w:eastAsiaTheme="minorEastAsia" w:hAnsi="Cambria Math" w:cstheme="minorBidi"/>
                          <w:sz w:val="24"/>
                          <w:szCs w:val="22"/>
                        </w:rPr>
                        <m:t>-</m:t>
                      </m:r>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e>
                  </m:d>
                </m:e>
                <m:sup>
                  <m:r>
                    <m:rPr>
                      <m:sty m:val="bi"/>
                    </m:rPr>
                    <w:rPr>
                      <w:rFonts w:ascii="Cambria Math" w:eastAsiaTheme="minorEastAsia" w:hAnsi="Cambria Math" w:cstheme="minorBidi"/>
                      <w:sz w:val="24"/>
                      <w:szCs w:val="22"/>
                    </w:rPr>
                    <m:t>2</m:t>
                  </m:r>
                </m:sup>
              </m:sSup>
            </m:num>
            <m:den>
              <m:nary>
                <m:naryPr>
                  <m:chr m:val="∑"/>
                  <m:limLoc m:val="undOvr"/>
                  <m:supHide m:val="1"/>
                  <m:ctrlPr>
                    <w:rPr>
                      <w:rFonts w:ascii="Cambria Math" w:eastAsiaTheme="minorEastAsia" w:hAnsi="Cambria Math" w:cstheme="minorBidi"/>
                      <w:sz w:val="24"/>
                      <w:szCs w:val="22"/>
                    </w:rPr>
                  </m:ctrlPr>
                </m:naryPr>
                <m:sub>
                  <m:r>
                    <m:rPr>
                      <m:sty m:val="bi"/>
                    </m:rPr>
                    <w:rPr>
                      <w:rFonts w:ascii="Cambria Math" w:eastAsiaTheme="minorEastAsia" w:hAnsi="Cambria Math" w:cstheme="minorBidi"/>
                      <w:sz w:val="24"/>
                      <w:szCs w:val="22"/>
                    </w:rPr>
                    <m:t>i</m:t>
                  </m:r>
                </m:sub>
                <m:sup/>
                <m:e>
                  <m:sSup>
                    <m:sSupPr>
                      <m:ctrlPr>
                        <w:rPr>
                          <w:rFonts w:ascii="Cambria Math" w:eastAsiaTheme="minorEastAsia" w:hAnsi="Cambria Math" w:cstheme="minorBidi"/>
                          <w:sz w:val="24"/>
                          <w:szCs w:val="22"/>
                        </w:rPr>
                      </m:ctrlPr>
                    </m:sSupPr>
                    <m:e>
                      <m:d>
                        <m:dPr>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r>
                            <m:rPr>
                              <m:sty m:val="bi"/>
                            </m:rPr>
                            <w:rPr>
                              <w:rFonts w:ascii="Cambria Math" w:eastAsiaTheme="minorEastAsia" w:hAnsi="Cambria Math" w:cstheme="minorBidi"/>
                              <w:sz w:val="24"/>
                              <w:szCs w:val="22"/>
                            </w:rPr>
                            <m:t>-</m:t>
                          </m:r>
                          <m:acc>
                            <m:accPr>
                              <m:chr m:val="̅"/>
                              <m:ctrlPr>
                                <w:rPr>
                                  <w:rFonts w:ascii="Cambria Math" w:eastAsiaTheme="minorEastAsia" w:hAnsi="Cambria Math" w:cstheme="minorBidi"/>
                                  <w:sz w:val="24"/>
                                  <w:szCs w:val="22"/>
                                </w:rPr>
                              </m:ctrlPr>
                            </m:accPr>
                            <m:e>
                              <m:r>
                                <m:rPr>
                                  <m:sty m:val="bi"/>
                                </m:rPr>
                                <w:rPr>
                                  <w:rFonts w:ascii="Cambria Math" w:eastAsiaTheme="minorEastAsia" w:hAnsi="Cambria Math" w:cstheme="minorBidi"/>
                                  <w:sz w:val="24"/>
                                  <w:szCs w:val="22"/>
                                </w:rPr>
                                <m:t>A</m:t>
                              </m:r>
                            </m:e>
                          </m:acc>
                        </m:e>
                      </m:d>
                    </m:e>
                    <m:sup>
                      <m:r>
                        <m:rPr>
                          <m:sty m:val="bi"/>
                        </m:rPr>
                        <w:rPr>
                          <w:rFonts w:ascii="Cambria Math" w:eastAsiaTheme="minorEastAsia" w:hAnsi="Cambria Math" w:cstheme="minorBidi"/>
                          <w:sz w:val="24"/>
                          <w:szCs w:val="22"/>
                        </w:rPr>
                        <m:t>2</m:t>
                      </m:r>
                    </m:sup>
                  </m:sSup>
                </m:e>
              </m:nary>
            </m:den>
          </m:f>
          <m:r>
            <m:rPr>
              <m:sty m:val="bi"/>
            </m:rPr>
            <w:rPr>
              <w:rFonts w:ascii="Cambria Math" w:eastAsiaTheme="minorEastAsia" w:hAnsi="Cambria Math" w:cstheme="minorBidi"/>
              <w:sz w:val="24"/>
              <w:szCs w:val="22"/>
            </w:rPr>
            <m:t>.</m:t>
          </m:r>
        </m:oMath>
      </m:oMathPara>
    </w:p>
    <w:p w14:paraId="4B927EC2" w14:textId="48187C8C" w:rsidR="0050416D" w:rsidRPr="0050416D" w:rsidRDefault="0050416D" w:rsidP="0050416D">
      <w:pPr>
        <w:pStyle w:val="Heading2"/>
        <w:rPr>
          <w:ins w:id="336" w:author="Levine, Charles Roger CTR USARMY USMA (USA)" w:date="2026-10-12T22:52:00Z" w16du:dateUtc="2026-10-13T02:52:00Z"/>
          <w:rFonts w:ascii="Times New Roman" w:eastAsiaTheme="minorEastAsia" w:hAnsi="Times New Roman" w:cstheme="minorBidi"/>
          <w:b w:val="0"/>
          <w:bCs w:val="0"/>
          <w:sz w:val="24"/>
          <w:szCs w:val="22"/>
        </w:rPr>
      </w:pPr>
      <w:ins w:id="337"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Provided the population has positive variation in </w:t>
        </w:r>
      </w:ins>
      <m:oMath>
        <m:r>
          <m:rPr>
            <m:sty m:val="bi"/>
          </m:rPr>
          <w:rPr>
            <w:rFonts w:ascii="Cambria Math" w:eastAsiaTheme="minorEastAsia" w:hAnsi="Cambria Math" w:cstheme="minorBidi"/>
            <w:sz w:val="24"/>
            <w:szCs w:val="22"/>
          </w:rPr>
          <m:t>A</m:t>
        </m:r>
      </m:oMath>
      <w:ins w:id="338"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the index lies between zero and one. A value of zero means all group means equal the population mean. A value of one means there is no variation within groups. If everyone has the same </w:t>
        </w:r>
      </w:ins>
      <m:oMath>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A</m:t>
            </m:r>
          </m:e>
          <m:sub>
            <m:r>
              <m:rPr>
                <m:sty m:val="bi"/>
              </m:rPr>
              <w:rPr>
                <w:rFonts w:ascii="Cambria Math" w:eastAsiaTheme="minorEastAsia" w:hAnsi="Cambria Math" w:cstheme="minorBidi"/>
                <w:sz w:val="24"/>
                <w:szCs w:val="22"/>
              </w:rPr>
              <m:t>i</m:t>
            </m:r>
          </m:sub>
        </m:sSub>
      </m:oMath>
      <w:ins w:id="339" w:author="Levine, Charles Roger CTR USARMY USMA (USA)" w:date="2026-10-12T22:52:00Z" w16du:dateUtc="2026-10-13T02:52:00Z">
        <w:r w:rsidRPr="0050416D">
          <w:rPr>
            <w:rFonts w:ascii="Times New Roman" w:eastAsiaTheme="minorEastAsia" w:hAnsi="Times New Roman" w:cstheme="minorBidi"/>
            <w:b w:val="0"/>
            <w:bCs w:val="0"/>
            <w:sz w:val="24"/>
            <w:szCs w:val="22"/>
          </w:rPr>
          <w:t>, total variation is zero and the index is undefined.</w:t>
        </w:r>
      </w:ins>
    </w:p>
    <w:p w14:paraId="4E15BBFB" w14:textId="708CE41B" w:rsidR="0050416D" w:rsidRPr="0050416D" w:rsidRDefault="0050416D" w:rsidP="0050416D">
      <w:pPr>
        <w:pStyle w:val="Heading2"/>
        <w:rPr>
          <w:ins w:id="340" w:author="Levine, Charles Roger CTR USARMY USMA (USA)" w:date="2026-10-12T22:52:00Z" w16du:dateUtc="2026-10-13T02:52:00Z"/>
          <w:rFonts w:ascii="Times New Roman" w:eastAsiaTheme="minorEastAsia" w:hAnsi="Times New Roman" w:cstheme="minorBidi"/>
          <w:b w:val="0"/>
          <w:bCs w:val="0"/>
          <w:sz w:val="24"/>
          <w:szCs w:val="22"/>
        </w:rPr>
      </w:pPr>
      <w:ins w:id="341" w:author="Levine, Charles Roger CTR USARMY USMA (USA)" w:date="2026-10-12T22:52:00Z" w16du:dateUtc="2026-10-13T02:52:00Z">
        <w:r w:rsidRPr="0050416D">
          <w:rPr>
            <w:rFonts w:ascii="Times New Roman" w:eastAsiaTheme="minorEastAsia" w:hAnsi="Times New Roman" w:cstheme="minorBidi"/>
            <w:b w:val="0"/>
            <w:bCs w:val="0"/>
            <w:sz w:val="24"/>
            <w:szCs w:val="22"/>
          </w:rPr>
          <w:lastRenderedPageBreak/>
          <w:t xml:space="preserve">Random assignment does not generally produce an index of exactly zero. Even without a similarity preference, finite groups can differ in their means by chance. Under uniform random allocation of a fixed population into </w:t>
        </w:r>
      </w:ins>
      <m:oMath>
        <m:r>
          <m:rPr>
            <m:sty m:val="bi"/>
          </m:rPr>
          <w:rPr>
            <w:rFonts w:ascii="Cambria Math" w:eastAsiaTheme="minorEastAsia" w:hAnsi="Cambria Math" w:cstheme="minorBidi"/>
            <w:sz w:val="24"/>
            <w:szCs w:val="22"/>
          </w:rPr>
          <m:t>J</m:t>
        </m:r>
      </m:oMath>
      <w:ins w:id="342"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nonempty groups with fixed capacities,</w:t>
        </w:r>
      </w:ins>
    </w:p>
    <w:p w14:paraId="55FB3CEC" w14:textId="0D6AD9FA" w:rsidR="0050416D" w:rsidRPr="0050416D" w:rsidRDefault="0050416D" w:rsidP="0050416D">
      <w:pPr>
        <w:pStyle w:val="Heading2"/>
        <w:rPr>
          <w:ins w:id="343" w:author="Levine, Charles Roger CTR USARMY USMA (USA)" w:date="2026-10-12T22:52:00Z" w16du:dateUtc="2026-10-13T02:52:00Z"/>
          <w:rFonts w:ascii="Times New Roman" w:eastAsiaTheme="minorEastAsia" w:hAnsi="Times New Roman" w:cstheme="minorBidi"/>
          <w:b w:val="0"/>
          <w:bCs w:val="0"/>
          <w:sz w:val="24"/>
          <w:szCs w:val="22"/>
        </w:rPr>
      </w:pPr>
      <m:oMathPara>
        <m:oMath>
          <m:r>
            <m:rPr>
              <m:scr m:val="double-struck"/>
              <m:sty m:val="b"/>
            </m:rPr>
            <w:rPr>
              <w:rFonts w:ascii="Cambria Math" w:eastAsiaTheme="minorEastAsia" w:hAnsi="Cambria Math" w:cstheme="minorBidi"/>
              <w:sz w:val="24"/>
              <w:szCs w:val="22"/>
            </w:rPr>
            <m:t>E</m:t>
          </m:r>
          <m:r>
            <m:rPr>
              <m:sty m:val="bi"/>
            </m:rPr>
            <w:rPr>
              <w:rFonts w:ascii="Cambria Math" w:eastAsiaTheme="minorEastAsia" w:hAnsi="Cambria Math" w:cstheme="minorBidi"/>
              <w:sz w:val="24"/>
              <w:szCs w:val="22"/>
            </w:rPr>
            <m:t>​</m:t>
          </m:r>
          <m:d>
            <m:dPr>
              <m:begChr m:val="["/>
              <m:endChr m:val="]"/>
              <m:ctrlPr>
                <w:rPr>
                  <w:rFonts w:ascii="Cambria Math" w:eastAsiaTheme="minorEastAsia" w:hAnsi="Cambria Math" w:cstheme="minorBidi"/>
                  <w:sz w:val="24"/>
                  <w:szCs w:val="22"/>
                </w:rPr>
              </m:ctrlPr>
            </m:dPr>
            <m:e>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H</m:t>
                  </m:r>
                </m:e>
                <m:sub>
                  <m:r>
                    <m:rPr>
                      <m:sty m:val="b"/>
                    </m:rPr>
                    <w:rPr>
                      <w:rFonts w:ascii="Cambria Math" w:eastAsiaTheme="minorEastAsia" w:hAnsi="Cambria Math" w:cstheme="minorBidi"/>
                      <w:sz w:val="24"/>
                      <w:szCs w:val="22"/>
                    </w:rPr>
                    <m:t>sort</m:t>
                  </m:r>
                </m:sub>
              </m:sSub>
            </m:e>
          </m:d>
          <m:r>
            <m:rPr>
              <m:sty m:val="bi"/>
            </m:rPr>
            <w:rPr>
              <w:rFonts w:ascii="Cambria Math" w:eastAsiaTheme="minorEastAsia" w:hAnsi="Cambria Math" w:cstheme="minorBidi"/>
              <w:sz w:val="24"/>
              <w:szCs w:val="22"/>
            </w:rPr>
            <m:t>=</m:t>
          </m:r>
          <m:f>
            <m:fPr>
              <m:ctrlPr>
                <w:rPr>
                  <w:rFonts w:ascii="Cambria Math" w:eastAsiaTheme="minorEastAsia" w:hAnsi="Cambria Math" w:cstheme="minorBidi"/>
                  <w:sz w:val="24"/>
                  <w:szCs w:val="22"/>
                </w:rPr>
              </m:ctrlPr>
            </m:fPr>
            <m:num>
              <m:r>
                <m:rPr>
                  <m:sty m:val="bi"/>
                </m:rPr>
                <w:rPr>
                  <w:rFonts w:ascii="Cambria Math" w:eastAsiaTheme="minorEastAsia" w:hAnsi="Cambria Math" w:cstheme="minorBidi"/>
                  <w:sz w:val="24"/>
                  <w:szCs w:val="22"/>
                </w:rPr>
                <m:t>J-1</m:t>
              </m:r>
            </m:num>
            <m:den>
              <m:r>
                <m:rPr>
                  <m:sty m:val="bi"/>
                </m:rPr>
                <w:rPr>
                  <w:rFonts w:ascii="Cambria Math" w:eastAsiaTheme="minorEastAsia" w:hAnsi="Cambria Math" w:cstheme="minorBidi"/>
                  <w:sz w:val="24"/>
                  <w:szCs w:val="22"/>
                </w:rPr>
                <m:t>N-1</m:t>
              </m:r>
            </m:den>
          </m:f>
          <m:r>
            <m:rPr>
              <m:sty m:val="bi"/>
            </m:rPr>
            <w:rPr>
              <w:rFonts w:ascii="Cambria Math" w:eastAsiaTheme="minorEastAsia" w:hAnsi="Cambria Math" w:cstheme="minorBidi"/>
              <w:sz w:val="24"/>
              <w:szCs w:val="22"/>
            </w:rPr>
            <m:t>,</m:t>
          </m:r>
        </m:oMath>
      </m:oMathPara>
    </w:p>
    <w:p w14:paraId="225D1628" w14:textId="194C397F" w:rsidR="0050416D" w:rsidRPr="0050416D" w:rsidRDefault="0050416D" w:rsidP="0050416D">
      <w:pPr>
        <w:pStyle w:val="Heading2"/>
        <w:rPr>
          <w:ins w:id="344" w:author="Levine, Charles Roger CTR USARMY USMA (USA)" w:date="2026-10-12T22:52:00Z" w16du:dateUtc="2026-10-13T02:52:00Z"/>
          <w:rFonts w:ascii="Times New Roman" w:eastAsiaTheme="minorEastAsia" w:hAnsi="Times New Roman" w:cstheme="minorBidi"/>
          <w:b w:val="0"/>
          <w:bCs w:val="0"/>
          <w:sz w:val="24"/>
          <w:szCs w:val="22"/>
        </w:rPr>
      </w:pPr>
      <w:ins w:id="345"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where </w:t>
        </w:r>
      </w:ins>
      <m:oMath>
        <m:r>
          <m:rPr>
            <m:scr m:val="double-struck"/>
            <m:sty m:val="b"/>
          </m:rPr>
          <w:rPr>
            <w:rFonts w:ascii="Cambria Math" w:eastAsiaTheme="minorEastAsia" w:hAnsi="Cambria Math" w:cstheme="minorBidi"/>
            <w:sz w:val="24"/>
            <w:szCs w:val="22"/>
          </w:rPr>
          <m:t>E</m:t>
        </m:r>
      </m:oMath>
      <w:ins w:id="346"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denotes the average over possible random assignments. This expression gives the expected reference value, while repeated random assignments show how much individual realizations can vary around it.</w:t>
        </w:r>
      </w:ins>
    </w:p>
    <w:p w14:paraId="3BA980DE" w14:textId="77777777" w:rsidR="0050416D" w:rsidRDefault="0050416D">
      <w:pPr>
        <w:pStyle w:val="Heading2"/>
        <w:rPr>
          <w:ins w:id="347" w:author="Levine, Charles Roger CTR USARMY USMA (USA)" w:date="2026-10-12T22:56:00Z" w16du:dateUtc="2026-10-13T02:56:00Z"/>
          <w:rFonts w:ascii="Times New Roman" w:eastAsiaTheme="minorEastAsia" w:hAnsi="Times New Roman" w:cstheme="minorBidi"/>
          <w:b w:val="0"/>
          <w:bCs w:val="0"/>
          <w:sz w:val="24"/>
          <w:szCs w:val="22"/>
        </w:rPr>
      </w:pPr>
      <w:ins w:id="348"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We therefore report both the assignment preference \(\rho\) and the resulting </w:t>
        </w:r>
      </w:ins>
      <m:oMath>
        <m:sSub>
          <m:sSubPr>
            <m:ctrlPr>
              <w:rPr>
                <w:rFonts w:ascii="Cambria Math" w:eastAsiaTheme="minorEastAsia" w:hAnsi="Cambria Math" w:cstheme="minorBidi"/>
                <w:sz w:val="24"/>
                <w:szCs w:val="22"/>
              </w:rPr>
            </m:ctrlPr>
          </m:sSubPr>
          <m:e>
            <m:r>
              <m:rPr>
                <m:sty m:val="bi"/>
              </m:rPr>
              <w:rPr>
                <w:rFonts w:ascii="Cambria Math" w:eastAsiaTheme="minorEastAsia" w:hAnsi="Cambria Math" w:cstheme="minorBidi"/>
                <w:sz w:val="24"/>
                <w:szCs w:val="22"/>
              </w:rPr>
              <m:t>H</m:t>
            </m:r>
          </m:e>
          <m:sub>
            <m:r>
              <m:rPr>
                <m:sty m:val="b"/>
              </m:rPr>
              <w:rPr>
                <w:rFonts w:ascii="Cambria Math" w:eastAsiaTheme="minorEastAsia" w:hAnsi="Cambria Math" w:cstheme="minorBidi"/>
                <w:sz w:val="24"/>
                <w:szCs w:val="22"/>
              </w:rPr>
              <m:t>sort</m:t>
            </m:r>
          </m:sub>
        </m:sSub>
      </m:oMath>
      <w:ins w:id="349"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The first describes how groups were generated; the second describes the arrangement that resulted. Their relationship also depends on the performance distribution, roster capacities, and assignment history. In particular, </w:t>
        </w:r>
      </w:ins>
      <m:oMath>
        <m:r>
          <m:rPr>
            <m:sty m:val="bi"/>
          </m:rPr>
          <w:rPr>
            <w:rFonts w:ascii="Cambria Math" w:eastAsiaTheme="minorEastAsia" w:hAnsi="Cambria Math" w:cstheme="minorBidi"/>
            <w:sz w:val="24"/>
            <w:szCs w:val="22"/>
          </w:rPr>
          <m:t>ρ=0</m:t>
        </m:r>
      </m:oMath>
      <w:ins w:id="350" w:author="Levine, Charles Roger CTR USARMY USMA (USA)" w:date="2026-10-12T22:52:00Z" w16du:dateUtc="2026-10-13T02:52:00Z">
        <w:r w:rsidRPr="0050416D">
          <w:rPr>
            <w:rFonts w:ascii="Times New Roman" w:eastAsiaTheme="minorEastAsia" w:hAnsi="Times New Roman" w:cstheme="minorBidi"/>
            <w:b w:val="0"/>
            <w:bCs w:val="0"/>
            <w:sz w:val="24"/>
            <w:szCs w:val="22"/>
          </w:rPr>
          <w:t xml:space="preserve"> should not be equated with an observed sorting index of zero</w:t>
        </w:r>
      </w:ins>
      <w:ins w:id="351" w:author="Levine, Charles Roger CTR USARMY USMA (USA)" w:date="2026-10-12T22:56:00Z" w16du:dateUtc="2026-10-13T02:56:00Z">
        <w:r>
          <w:rPr>
            <w:rFonts w:ascii="Times New Roman" w:eastAsiaTheme="minorEastAsia" w:hAnsi="Times New Roman" w:cstheme="minorBidi"/>
            <w:b w:val="0"/>
            <w:bCs w:val="0"/>
            <w:sz w:val="24"/>
            <w:szCs w:val="22"/>
          </w:rPr>
          <w:t>.</w:t>
        </w:r>
      </w:ins>
    </w:p>
    <w:p w14:paraId="2E30B0AF" w14:textId="49D2EF02" w:rsidR="00CB3150" w:rsidDel="0050416D" w:rsidRDefault="00000000" w:rsidP="0050416D">
      <w:pPr>
        <w:rPr>
          <w:del w:id="352" w:author="Levine, Charles Roger CTR USARMY USMA (USA)" w:date="2026-10-12T22:52:00Z" w16du:dateUtc="2026-10-13T02:52:00Z"/>
        </w:rPr>
      </w:pPr>
      <w:del w:id="353" w:author="Levine, Charles Roger CTR USARMY USMA (USA)" w:date="2026-10-12T22:52:00Z" w16du:dateUtc="2026-10-13T02:52:00Z">
        <w:r w:rsidDel="0050416D">
          <w:delText xml:space="preserve">The parameter </w:delText>
        </w:r>
      </w:del>
      <m:oMath>
        <m:r>
          <w:del w:id="354" w:author="Levine, Charles Roger CTR USARMY USMA (USA)" w:date="2026-10-12T22:52:00Z" w16du:dateUtc="2026-10-13T02:52:00Z">
            <w:rPr>
              <w:rFonts w:ascii="Cambria Math" w:hAnsi="Cambria Math"/>
            </w:rPr>
            <m:t>ρ</m:t>
          </w:del>
        </m:r>
      </m:oMath>
      <w:del w:id="355" w:author="Levine, Charles Roger CTR USARMY USMA (USA)" w:date="2026-10-12T22:52:00Z" w16du:dateUtc="2026-10-13T02:52:00Z">
        <w:r w:rsidDel="0050416D">
          <w:delText xml:space="preserve"> governs a generative preference. It does not directly measure the sorting realized in a completed population. We summarize realized sorting by </w:delText>
        </w:r>
      </w:del>
      <m:oMath>
        <m:sSub>
          <m:sSubPr>
            <m:ctrlPr>
              <w:del w:id="356" w:author="Levine, Charles Roger CTR USARMY USMA (USA)" w:date="2026-10-12T22:52:00Z" w16du:dateUtc="2026-10-13T02:52:00Z">
                <w:rPr>
                  <w:rFonts w:ascii="Cambria Math" w:hAnsi="Cambria Math"/>
                </w:rPr>
              </w:del>
            </m:ctrlPr>
          </m:sSubPr>
          <m:e>
            <m:r>
              <w:del w:id="357" w:author="Levine, Charles Roger CTR USARMY USMA (USA)" w:date="2026-10-12T22:52:00Z" w16du:dateUtc="2026-10-13T02:52:00Z">
                <w:rPr>
                  <w:rFonts w:ascii="Cambria Math" w:hAnsi="Cambria Math"/>
                </w:rPr>
                <m:t>H</m:t>
              </w:del>
            </m:r>
          </m:e>
          <m:sub>
            <m:r>
              <w:del w:id="358" w:author="Levine, Charles Roger CTR USARMY USMA (USA)" w:date="2026-10-12T22:52:00Z" w16du:dateUtc="2026-10-13T02:52:00Z">
                <m:rPr>
                  <m:sty m:val="p"/>
                </m:rPr>
                <w:rPr>
                  <w:rFonts w:ascii="Cambria Math" w:hAnsi="Cambria Math"/>
                </w:rPr>
                <m:t>sort</m:t>
              </w:del>
            </m:r>
          </m:sub>
        </m:sSub>
      </m:oMath>
      <w:del w:id="359" w:author="Levine, Charles Roger CTR USARMY USMA (USA)" w:date="2026-10-12T22:52:00Z" w16du:dateUtc="2026-10-13T02:52:00Z">
        <w:r w:rsidDel="0050416D">
          <w:delText xml:space="preserve">, the fraction of total variation in </w:delText>
        </w:r>
      </w:del>
      <m:oMath>
        <m:r>
          <w:del w:id="360" w:author="Levine, Charles Roger CTR USARMY USMA (USA)" w:date="2026-10-12T22:52:00Z" w16du:dateUtc="2026-10-13T02:52:00Z">
            <w:rPr>
              <w:rFonts w:ascii="Cambria Math" w:hAnsi="Cambria Math"/>
            </w:rPr>
            <m:t>A</m:t>
          </w:del>
        </m:r>
      </m:oMath>
      <w:del w:id="361" w:author="Levine, Charles Roger CTR USARMY USMA (USA)" w:date="2026-10-12T22:52:00Z" w16du:dateUtc="2026-10-13T02:52:00Z">
        <w:r w:rsidDel="0050416D">
          <w:delText xml:space="preserve"> attributable to differences between group means.</w:delText>
        </w:r>
      </w:del>
    </w:p>
    <w:p w14:paraId="1CF706B6" w14:textId="20E27710" w:rsidR="00CB3150" w:rsidDel="0050416D" w:rsidRDefault="00000000">
      <w:pPr>
        <w:pStyle w:val="BodyText"/>
        <w:rPr>
          <w:del w:id="362" w:author="Levine, Charles Roger CTR USARMY USMA (USA)" w:date="2026-10-12T22:52:00Z" w16du:dateUtc="2026-10-13T02:52:00Z"/>
        </w:rPr>
      </w:pPr>
      <m:oMathPara>
        <m:oMathParaPr>
          <m:jc m:val="center"/>
        </m:oMathParaPr>
        <m:oMath>
          <m:sSub>
            <m:sSubPr>
              <m:ctrlPr>
                <w:del w:id="363" w:author="Levine, Charles Roger CTR USARMY USMA (USA)" w:date="2026-10-12T22:52:00Z" w16du:dateUtc="2026-10-13T02:52:00Z">
                  <w:rPr>
                    <w:rFonts w:ascii="Cambria Math" w:hAnsi="Cambria Math"/>
                  </w:rPr>
                </w:del>
              </m:ctrlPr>
            </m:sSubPr>
            <m:e>
              <m:r>
                <w:del w:id="364" w:author="Levine, Charles Roger CTR USARMY USMA (USA)" w:date="2026-10-12T22:52:00Z" w16du:dateUtc="2026-10-13T02:52:00Z">
                  <w:rPr>
                    <w:rFonts w:ascii="Cambria Math" w:hAnsi="Cambria Math"/>
                  </w:rPr>
                  <m:t>H</m:t>
                </w:del>
              </m:r>
            </m:e>
            <m:sub>
              <m:r>
                <w:del w:id="365" w:author="Levine, Charles Roger CTR USARMY USMA (USA)" w:date="2026-10-12T22:52:00Z" w16du:dateUtc="2026-10-13T02:52:00Z">
                  <m:rPr>
                    <m:nor/>
                  </m:rPr>
                  <m:t>sort</m:t>
                </w:del>
              </m:r>
            </m:sub>
          </m:sSub>
          <m:r>
            <w:del w:id="366" w:author="Levine, Charles Roger CTR USARMY USMA (USA)" w:date="2026-10-12T22:52:00Z" w16du:dateUtc="2026-10-13T02:52:00Z">
              <m:rPr>
                <m:sty m:val="p"/>
              </m:rPr>
              <w:rPr>
                <w:rFonts w:ascii="Cambria Math" w:hAnsi="Cambria Math"/>
              </w:rPr>
              <m:t>=</m:t>
            </w:del>
          </m:r>
          <m:r>
            <w:del w:id="367" w:author="Levine, Charles Roger CTR USARMY USMA (USA)" w:date="2026-10-12T22:52:00Z" w16du:dateUtc="2026-10-13T02:52:00Z">
              <w:rPr>
                <w:rFonts w:ascii="Cambria Math" w:hAnsi="Cambria Math"/>
              </w:rPr>
              <m:t>1</m:t>
            </w:del>
          </m:r>
          <m:r>
            <w:del w:id="368" w:author="Levine, Charles Roger CTR USARMY USMA (USA)" w:date="2026-10-12T22:52:00Z" w16du:dateUtc="2026-10-13T02:52:00Z">
              <m:rPr>
                <m:sty m:val="p"/>
              </m:rPr>
              <w:rPr>
                <w:rFonts w:ascii="Cambria Math" w:hAnsi="Cambria Math"/>
              </w:rPr>
              <m:t>-</m:t>
            </w:del>
          </m:r>
          <m:f>
            <m:fPr>
              <m:ctrlPr>
                <w:del w:id="369" w:author="Levine, Charles Roger CTR USARMY USMA (USA)" w:date="2026-10-12T22:52:00Z" w16du:dateUtc="2026-10-13T02:52:00Z">
                  <w:rPr>
                    <w:rFonts w:ascii="Cambria Math" w:hAnsi="Cambria Math"/>
                  </w:rPr>
                </w:del>
              </m:ctrlPr>
            </m:fPr>
            <m:num>
              <m:nary>
                <m:naryPr>
                  <m:chr m:val="∑"/>
                  <m:limLoc m:val="undOvr"/>
                  <m:supHide m:val="1"/>
                  <m:ctrlPr>
                    <w:del w:id="370" w:author="Levine, Charles Roger CTR USARMY USMA (USA)" w:date="2026-10-12T22:52:00Z" w16du:dateUtc="2026-10-13T02:52:00Z">
                      <w:rPr>
                        <w:rFonts w:ascii="Cambria Math" w:hAnsi="Cambria Math"/>
                      </w:rPr>
                    </w:del>
                  </m:ctrlPr>
                </m:naryPr>
                <m:sub>
                  <m:r>
                    <w:del w:id="371" w:author="Levine, Charles Roger CTR USARMY USMA (USA)" w:date="2026-10-12T22:52:00Z" w16du:dateUtc="2026-10-13T02:52:00Z">
                      <w:rPr>
                        <w:rFonts w:ascii="Cambria Math" w:hAnsi="Cambria Math"/>
                      </w:rPr>
                      <m:t>i</m:t>
                    </w:del>
                  </m:r>
                </m:sub>
                <m:sup>
                  <m:r>
                    <w:del w:id="372" w:author="Levine, Charles Roger CTR USARMY USMA (USA)" w:date="2026-10-12T22:52:00Z" w16du:dateUtc="2026-10-13T02:52:00Z">
                      <w:rPr>
                        <w:rFonts w:ascii="Cambria Math" w:hAnsi="Cambria Math"/>
                      </w:rPr>
                      <m:t>​</m:t>
                    </w:del>
                  </m:r>
                </m:sup>
                <m:e>
                  <m:sSup>
                    <m:sSupPr>
                      <m:ctrlPr>
                        <w:del w:id="373" w:author="Levine, Charles Roger CTR USARMY USMA (USA)" w:date="2026-10-12T22:52:00Z" w16du:dateUtc="2026-10-13T02:52:00Z">
                          <w:rPr>
                            <w:rFonts w:ascii="Cambria Math" w:hAnsi="Cambria Math"/>
                          </w:rPr>
                        </w:del>
                      </m:ctrlPr>
                    </m:sSupPr>
                    <m:e>
                      <m:d>
                        <m:dPr>
                          <m:ctrlPr>
                            <w:del w:id="374" w:author="Levine, Charles Roger CTR USARMY USMA (USA)" w:date="2026-10-12T22:52:00Z" w16du:dateUtc="2026-10-13T02:52:00Z">
                              <w:rPr>
                                <w:rFonts w:ascii="Cambria Math" w:hAnsi="Cambria Math"/>
                              </w:rPr>
                            </w:del>
                          </m:ctrlPr>
                        </m:dPr>
                        <m:e>
                          <m:sSub>
                            <m:sSubPr>
                              <m:ctrlPr>
                                <w:del w:id="375" w:author="Levine, Charles Roger CTR USARMY USMA (USA)" w:date="2026-10-12T22:52:00Z" w16du:dateUtc="2026-10-13T02:52:00Z">
                                  <w:rPr>
                                    <w:rFonts w:ascii="Cambria Math" w:hAnsi="Cambria Math"/>
                                  </w:rPr>
                                </w:del>
                              </m:ctrlPr>
                            </m:sSubPr>
                            <m:e>
                              <m:r>
                                <w:del w:id="376" w:author="Levine, Charles Roger CTR USARMY USMA (USA)" w:date="2026-10-12T22:52:00Z" w16du:dateUtc="2026-10-13T02:52:00Z">
                                  <w:rPr>
                                    <w:rFonts w:ascii="Cambria Math" w:hAnsi="Cambria Math"/>
                                  </w:rPr>
                                  <m:t>A</m:t>
                                </w:del>
                              </m:r>
                            </m:e>
                            <m:sub>
                              <m:r>
                                <w:del w:id="377" w:author="Levine, Charles Roger CTR USARMY USMA (USA)" w:date="2026-10-12T22:52:00Z" w16du:dateUtc="2026-10-13T02:52:00Z">
                                  <w:rPr>
                                    <w:rFonts w:ascii="Cambria Math" w:hAnsi="Cambria Math"/>
                                  </w:rPr>
                                  <m:t>i</m:t>
                                </w:del>
                              </m:r>
                            </m:sub>
                          </m:sSub>
                          <m:r>
                            <w:del w:id="378" w:author="Levine, Charles Roger CTR USARMY USMA (USA)" w:date="2026-10-12T22:52:00Z" w16du:dateUtc="2026-10-13T02:52:00Z">
                              <m:rPr>
                                <m:sty m:val="p"/>
                              </m:rPr>
                              <w:rPr>
                                <w:rFonts w:ascii="Cambria Math" w:hAnsi="Cambria Math"/>
                              </w:rPr>
                              <m:t>-</m:t>
                            </w:del>
                          </m:r>
                          <m:sSub>
                            <m:sSubPr>
                              <m:ctrlPr>
                                <w:del w:id="379" w:author="Levine, Charles Roger CTR USARMY USMA (USA)" w:date="2026-10-12T22:52:00Z" w16du:dateUtc="2026-10-13T02:52:00Z">
                                  <w:rPr>
                                    <w:rFonts w:ascii="Cambria Math" w:hAnsi="Cambria Math"/>
                                  </w:rPr>
                                </w:del>
                              </m:ctrlPr>
                            </m:sSubPr>
                            <m:e>
                              <m:r>
                                <w:del w:id="380" w:author="Levine, Charles Roger CTR USARMY USMA (USA)" w:date="2026-10-12T22:52:00Z" w16du:dateUtc="2026-10-13T02:52:00Z">
                                  <w:rPr>
                                    <w:rFonts w:ascii="Cambria Math" w:hAnsi="Cambria Math"/>
                                  </w:rPr>
                                  <m:t>T</m:t>
                                </w:del>
                              </m:r>
                            </m:e>
                            <m:sub>
                              <m:r>
                                <w:del w:id="381" w:author="Levine, Charles Roger CTR USARMY USMA (USA)" w:date="2026-10-12T22:52:00Z" w16du:dateUtc="2026-10-13T02:52:00Z">
                                  <w:rPr>
                                    <w:rFonts w:ascii="Cambria Math" w:hAnsi="Cambria Math"/>
                                  </w:rPr>
                                  <m:t>g</m:t>
                                </w:del>
                              </m:r>
                              <m:r>
                                <w:del w:id="382" w:author="Levine, Charles Roger CTR USARMY USMA (USA)" w:date="2026-10-12T22:52:00Z" w16du:dateUtc="2026-10-13T02:52:00Z">
                                  <m:rPr>
                                    <m:sty m:val="p"/>
                                  </m:rPr>
                                  <w:rPr>
                                    <w:rFonts w:ascii="Cambria Math" w:hAnsi="Cambria Math"/>
                                  </w:rPr>
                                  <m:t>(</m:t>
                                </w:del>
                              </m:r>
                              <m:r>
                                <w:del w:id="383" w:author="Levine, Charles Roger CTR USARMY USMA (USA)" w:date="2026-10-12T22:52:00Z" w16du:dateUtc="2026-10-13T02:52:00Z">
                                  <w:rPr>
                                    <w:rFonts w:ascii="Cambria Math" w:hAnsi="Cambria Math"/>
                                  </w:rPr>
                                  <m:t>i</m:t>
                                </w:del>
                              </m:r>
                              <m:r>
                                <w:del w:id="384" w:author="Levine, Charles Roger CTR USARMY USMA (USA)" w:date="2026-10-12T22:52:00Z" w16du:dateUtc="2026-10-13T02:52:00Z">
                                  <m:rPr>
                                    <m:sty m:val="p"/>
                                  </m:rPr>
                                  <w:rPr>
                                    <w:rFonts w:ascii="Cambria Math" w:hAnsi="Cambria Math"/>
                                  </w:rPr>
                                  <m:t>)</m:t>
                                </w:del>
                              </m:r>
                            </m:sub>
                          </m:sSub>
                        </m:e>
                      </m:d>
                    </m:e>
                    <m:sup>
                      <m:r>
                        <w:del w:id="385" w:author="Levine, Charles Roger CTR USARMY USMA (USA)" w:date="2026-10-12T22:52:00Z" w16du:dateUtc="2026-10-13T02:52:00Z">
                          <w:rPr>
                            <w:rFonts w:ascii="Cambria Math" w:hAnsi="Cambria Math"/>
                          </w:rPr>
                          <m:t>2</m:t>
                        </w:del>
                      </m:r>
                    </m:sup>
                  </m:sSup>
                </m:e>
              </m:nary>
            </m:num>
            <m:den>
              <m:nary>
                <m:naryPr>
                  <m:chr m:val="∑"/>
                  <m:limLoc m:val="undOvr"/>
                  <m:supHide m:val="1"/>
                  <m:ctrlPr>
                    <w:del w:id="386" w:author="Levine, Charles Roger CTR USARMY USMA (USA)" w:date="2026-10-12T22:52:00Z" w16du:dateUtc="2026-10-13T02:52:00Z">
                      <w:rPr>
                        <w:rFonts w:ascii="Cambria Math" w:hAnsi="Cambria Math"/>
                      </w:rPr>
                    </w:del>
                  </m:ctrlPr>
                </m:naryPr>
                <m:sub>
                  <m:r>
                    <w:del w:id="387" w:author="Levine, Charles Roger CTR USARMY USMA (USA)" w:date="2026-10-12T22:52:00Z" w16du:dateUtc="2026-10-13T02:52:00Z">
                      <w:rPr>
                        <w:rFonts w:ascii="Cambria Math" w:hAnsi="Cambria Math"/>
                      </w:rPr>
                      <m:t>i</m:t>
                    </w:del>
                  </m:r>
                </m:sub>
                <m:sup>
                  <m:r>
                    <w:del w:id="388" w:author="Levine, Charles Roger CTR USARMY USMA (USA)" w:date="2026-10-12T22:52:00Z" w16du:dateUtc="2026-10-13T02:52:00Z">
                      <w:rPr>
                        <w:rFonts w:ascii="Cambria Math" w:hAnsi="Cambria Math"/>
                      </w:rPr>
                      <m:t>​</m:t>
                    </w:del>
                  </m:r>
                </m:sup>
                <m:e>
                  <m:sSup>
                    <m:sSupPr>
                      <m:ctrlPr>
                        <w:del w:id="389" w:author="Levine, Charles Roger CTR USARMY USMA (USA)" w:date="2026-10-12T22:52:00Z" w16du:dateUtc="2026-10-13T02:52:00Z">
                          <w:rPr>
                            <w:rFonts w:ascii="Cambria Math" w:hAnsi="Cambria Math"/>
                          </w:rPr>
                        </w:del>
                      </m:ctrlPr>
                    </m:sSupPr>
                    <m:e>
                      <m:d>
                        <m:dPr>
                          <m:ctrlPr>
                            <w:del w:id="390" w:author="Levine, Charles Roger CTR USARMY USMA (USA)" w:date="2026-10-12T22:52:00Z" w16du:dateUtc="2026-10-13T02:52:00Z">
                              <w:rPr>
                                <w:rFonts w:ascii="Cambria Math" w:hAnsi="Cambria Math"/>
                              </w:rPr>
                            </w:del>
                          </m:ctrlPr>
                        </m:dPr>
                        <m:e>
                          <m:sSub>
                            <m:sSubPr>
                              <m:ctrlPr>
                                <w:del w:id="391" w:author="Levine, Charles Roger CTR USARMY USMA (USA)" w:date="2026-10-12T22:52:00Z" w16du:dateUtc="2026-10-13T02:52:00Z">
                                  <w:rPr>
                                    <w:rFonts w:ascii="Cambria Math" w:hAnsi="Cambria Math"/>
                                  </w:rPr>
                                </w:del>
                              </m:ctrlPr>
                            </m:sSubPr>
                            <m:e>
                              <m:r>
                                <w:del w:id="392" w:author="Levine, Charles Roger CTR USARMY USMA (USA)" w:date="2026-10-12T22:52:00Z" w16du:dateUtc="2026-10-13T02:52:00Z">
                                  <w:rPr>
                                    <w:rFonts w:ascii="Cambria Math" w:hAnsi="Cambria Math"/>
                                  </w:rPr>
                                  <m:t>A</m:t>
                                </w:del>
                              </m:r>
                            </m:e>
                            <m:sub>
                              <m:r>
                                <w:del w:id="393" w:author="Levine, Charles Roger CTR USARMY USMA (USA)" w:date="2026-10-12T22:52:00Z" w16du:dateUtc="2026-10-13T02:52:00Z">
                                  <w:rPr>
                                    <w:rFonts w:ascii="Cambria Math" w:hAnsi="Cambria Math"/>
                                  </w:rPr>
                                  <m:t>i</m:t>
                                </w:del>
                              </m:r>
                            </m:sub>
                          </m:sSub>
                          <m:r>
                            <w:del w:id="394" w:author="Levine, Charles Roger CTR USARMY USMA (USA)" w:date="2026-10-12T22:52:00Z" w16du:dateUtc="2026-10-13T02:52:00Z">
                              <m:rPr>
                                <m:sty m:val="p"/>
                              </m:rPr>
                              <w:rPr>
                                <w:rFonts w:ascii="Cambria Math" w:hAnsi="Cambria Math"/>
                              </w:rPr>
                              <m:t>-</m:t>
                            </w:del>
                          </m:r>
                          <m:bar>
                            <m:barPr>
                              <m:pos m:val="top"/>
                              <m:ctrlPr>
                                <w:del w:id="395" w:author="Levine, Charles Roger CTR USARMY USMA (USA)" w:date="2026-10-12T22:52:00Z" w16du:dateUtc="2026-10-13T02:52:00Z">
                                  <w:rPr>
                                    <w:rFonts w:ascii="Cambria Math" w:hAnsi="Cambria Math"/>
                                  </w:rPr>
                                </w:del>
                              </m:ctrlPr>
                            </m:barPr>
                            <m:e>
                              <m:r>
                                <w:del w:id="396" w:author="Levine, Charles Roger CTR USARMY USMA (USA)" w:date="2026-10-12T22:52:00Z" w16du:dateUtc="2026-10-13T02:52:00Z">
                                  <w:rPr>
                                    <w:rFonts w:ascii="Cambria Math" w:hAnsi="Cambria Math"/>
                                  </w:rPr>
                                  <m:t>A</m:t>
                                </w:del>
                              </m:r>
                            </m:e>
                          </m:bar>
                        </m:e>
                      </m:d>
                    </m:e>
                    <m:sup>
                      <m:r>
                        <w:del w:id="397" w:author="Levine, Charles Roger CTR USARMY USMA (USA)" w:date="2026-10-12T22:52:00Z" w16du:dateUtc="2026-10-13T02:52:00Z">
                          <w:rPr>
                            <w:rFonts w:ascii="Cambria Math" w:hAnsi="Cambria Math"/>
                          </w:rPr>
                          <m:t>2</m:t>
                        </w:del>
                      </m:r>
                    </m:sup>
                  </m:sSup>
                </m:e>
              </m:nary>
            </m:den>
          </m:f>
          <m:r>
            <w:del w:id="398" w:author="Levine, Charles Roger CTR USARMY USMA (USA)" w:date="2026-10-12T22:52:00Z" w16du:dateUtc="2026-10-13T02:52:00Z">
              <m:rPr>
                <m:sty m:val="p"/>
              </m:rPr>
              <w:rPr>
                <w:rFonts w:ascii="Cambria Math" w:hAnsi="Cambria Math"/>
              </w:rPr>
              <m:t>,</m:t>
            </w:del>
          </m:r>
        </m:oMath>
      </m:oMathPara>
    </w:p>
    <w:p w14:paraId="4BC9457D" w14:textId="4BB318DA" w:rsidR="00CB3150" w:rsidDel="0050416D" w:rsidRDefault="00000000">
      <w:pPr>
        <w:rPr>
          <w:del w:id="399" w:author="Levine, Charles Roger CTR USARMY USMA (USA)" w:date="2026-10-12T22:52:00Z" w16du:dateUtc="2026-10-13T02:52:00Z"/>
        </w:rPr>
      </w:pPr>
      <w:del w:id="400" w:author="Levine, Charles Roger CTR USARMY USMA (USA)" w:date="2026-10-12T22:52:00Z" w16du:dateUtc="2026-10-13T02:52:00Z">
        <w:r w:rsidDel="0050416D">
          <w:delText xml:space="preserve">Here, </w:delText>
        </w:r>
      </w:del>
      <m:oMath>
        <m:r>
          <w:del w:id="401" w:author="Levine, Charles Roger CTR USARMY USMA (USA)" w:date="2026-10-12T22:52:00Z" w16du:dateUtc="2026-10-13T02:52:00Z">
            <w:rPr>
              <w:rFonts w:ascii="Cambria Math" w:hAnsi="Cambria Math"/>
            </w:rPr>
            <m:t>g</m:t>
          </w:del>
        </m:r>
        <m:r>
          <w:del w:id="402" w:author="Levine, Charles Roger CTR USARMY USMA (USA)" w:date="2026-10-12T22:52:00Z" w16du:dateUtc="2026-10-13T02:52:00Z">
            <m:rPr>
              <m:sty m:val="p"/>
            </m:rPr>
            <w:rPr>
              <w:rFonts w:ascii="Cambria Math" w:hAnsi="Cambria Math"/>
            </w:rPr>
            <m:t>(</m:t>
          </w:del>
        </m:r>
        <m:r>
          <w:del w:id="403" w:author="Levine, Charles Roger CTR USARMY USMA (USA)" w:date="2026-10-12T22:52:00Z" w16du:dateUtc="2026-10-13T02:52:00Z">
            <w:rPr>
              <w:rFonts w:ascii="Cambria Math" w:hAnsi="Cambria Math"/>
            </w:rPr>
            <m:t>i</m:t>
          </w:del>
        </m:r>
        <m:r>
          <w:del w:id="404" w:author="Levine, Charles Roger CTR USARMY USMA (USA)" w:date="2026-10-12T22:52:00Z" w16du:dateUtc="2026-10-13T02:52:00Z">
            <m:rPr>
              <m:sty m:val="p"/>
            </m:rPr>
            <w:rPr>
              <w:rFonts w:ascii="Cambria Math" w:hAnsi="Cambria Math"/>
            </w:rPr>
            <m:t>)</m:t>
          </w:del>
        </m:r>
      </m:oMath>
      <w:del w:id="405" w:author="Levine, Charles Roger CTR USARMY USMA (USA)" w:date="2026-10-12T22:52:00Z" w16du:dateUtc="2026-10-13T02:52:00Z">
        <w:r w:rsidDel="0050416D">
          <w:delText xml:space="preserve"> identifies the group containing individual </w:delText>
        </w:r>
      </w:del>
      <m:oMath>
        <m:r>
          <w:del w:id="406" w:author="Levine, Charles Roger CTR USARMY USMA (USA)" w:date="2026-10-12T22:52:00Z" w16du:dateUtc="2026-10-13T02:52:00Z">
            <w:rPr>
              <w:rFonts w:ascii="Cambria Math" w:hAnsi="Cambria Math"/>
            </w:rPr>
            <m:t>i</m:t>
          </w:del>
        </m:r>
      </m:oMath>
      <w:del w:id="407" w:author="Levine, Charles Roger CTR USARMY USMA (USA)" w:date="2026-10-12T22:52:00Z" w16du:dateUtc="2026-10-13T02:52:00Z">
        <w:r w:rsidDel="0050416D">
          <w:delText xml:space="preserve">, </w:delText>
        </w:r>
      </w:del>
      <m:oMath>
        <m:sSub>
          <m:sSubPr>
            <m:ctrlPr>
              <w:del w:id="408" w:author="Levine, Charles Roger CTR USARMY USMA (USA)" w:date="2026-10-12T22:52:00Z" w16du:dateUtc="2026-10-13T02:52:00Z">
                <w:rPr>
                  <w:rFonts w:ascii="Cambria Math" w:hAnsi="Cambria Math"/>
                </w:rPr>
              </w:del>
            </m:ctrlPr>
          </m:sSubPr>
          <m:e>
            <m:r>
              <w:del w:id="409" w:author="Levine, Charles Roger CTR USARMY USMA (USA)" w:date="2026-10-12T22:52:00Z" w16du:dateUtc="2026-10-13T02:52:00Z">
                <w:rPr>
                  <w:rFonts w:ascii="Cambria Math" w:hAnsi="Cambria Math"/>
                </w:rPr>
                <m:t>T</m:t>
              </w:del>
            </m:r>
          </m:e>
          <m:sub>
            <m:r>
              <w:del w:id="410" w:author="Levine, Charles Roger CTR USARMY USMA (USA)" w:date="2026-10-12T22:52:00Z" w16du:dateUtc="2026-10-13T02:52:00Z">
                <w:rPr>
                  <w:rFonts w:ascii="Cambria Math" w:hAnsi="Cambria Math"/>
                </w:rPr>
                <m:t>g</m:t>
              </w:del>
            </m:r>
            <m:r>
              <w:del w:id="411" w:author="Levine, Charles Roger CTR USARMY USMA (USA)" w:date="2026-10-12T22:52:00Z" w16du:dateUtc="2026-10-13T02:52:00Z">
                <m:rPr>
                  <m:sty m:val="p"/>
                </m:rPr>
                <w:rPr>
                  <w:rFonts w:ascii="Cambria Math" w:hAnsi="Cambria Math"/>
                </w:rPr>
                <m:t>(</m:t>
              </w:del>
            </m:r>
            <m:r>
              <w:del w:id="412" w:author="Levine, Charles Roger CTR USARMY USMA (USA)" w:date="2026-10-12T22:52:00Z" w16du:dateUtc="2026-10-13T02:52:00Z">
                <w:rPr>
                  <w:rFonts w:ascii="Cambria Math" w:hAnsi="Cambria Math"/>
                </w:rPr>
                <m:t>i</m:t>
              </w:del>
            </m:r>
            <m:r>
              <w:del w:id="413" w:author="Levine, Charles Roger CTR USARMY USMA (USA)" w:date="2026-10-12T22:52:00Z" w16du:dateUtc="2026-10-13T02:52:00Z">
                <m:rPr>
                  <m:sty m:val="p"/>
                </m:rPr>
                <w:rPr>
                  <w:rFonts w:ascii="Cambria Math" w:hAnsi="Cambria Math"/>
                </w:rPr>
                <m:t>)</m:t>
              </w:del>
            </m:r>
          </m:sub>
        </m:sSub>
      </m:oMath>
      <w:del w:id="414" w:author="Levine, Charles Roger CTR USARMY USMA (USA)" w:date="2026-10-12T22:52:00Z" w16du:dateUtc="2026-10-13T02:52:00Z">
        <w:r w:rsidDel="0050416D">
          <w:delText xml:space="preserve"> is that group’s final mean of </w:delText>
        </w:r>
      </w:del>
      <m:oMath>
        <m:r>
          <w:del w:id="415" w:author="Levine, Charles Roger CTR USARMY USMA (USA)" w:date="2026-10-12T22:52:00Z" w16du:dateUtc="2026-10-13T02:52:00Z">
            <w:rPr>
              <w:rFonts w:ascii="Cambria Math" w:hAnsi="Cambria Math"/>
            </w:rPr>
            <m:t>A</m:t>
          </w:del>
        </m:r>
      </m:oMath>
      <w:del w:id="416" w:author="Levine, Charles Roger CTR USARMY USMA (USA)" w:date="2026-10-12T22:52:00Z" w16du:dateUtc="2026-10-13T02:52:00Z">
        <w:r w:rsidDel="0050416D">
          <w:delText xml:space="preserve">, including individual </w:delText>
        </w:r>
      </w:del>
      <m:oMath>
        <m:r>
          <w:del w:id="417" w:author="Levine, Charles Roger CTR USARMY USMA (USA)" w:date="2026-10-12T22:52:00Z" w16du:dateUtc="2026-10-13T02:52:00Z">
            <w:rPr>
              <w:rFonts w:ascii="Cambria Math" w:hAnsi="Cambria Math"/>
            </w:rPr>
            <m:t>i</m:t>
          </w:del>
        </m:r>
      </m:oMath>
      <w:del w:id="418" w:author="Levine, Charles Roger CTR USARMY USMA (USA)" w:date="2026-10-12T22:52:00Z" w16du:dateUtc="2026-10-13T02:52:00Z">
        <w:r w:rsidDel="0050416D">
          <w:delText xml:space="preserve">, and </w:delText>
        </w:r>
      </w:del>
      <m:oMath>
        <m:bar>
          <m:barPr>
            <m:pos m:val="top"/>
            <m:ctrlPr>
              <w:del w:id="419" w:author="Levine, Charles Roger CTR USARMY USMA (USA)" w:date="2026-10-12T22:52:00Z" w16du:dateUtc="2026-10-13T02:52:00Z">
                <w:rPr>
                  <w:rFonts w:ascii="Cambria Math" w:hAnsi="Cambria Math"/>
                </w:rPr>
              </w:del>
            </m:ctrlPr>
          </m:barPr>
          <m:e>
            <m:r>
              <w:del w:id="420" w:author="Levine, Charles Roger CTR USARMY USMA (USA)" w:date="2026-10-12T22:52:00Z" w16du:dateUtc="2026-10-13T02:52:00Z">
                <w:rPr>
                  <w:rFonts w:ascii="Cambria Math" w:hAnsi="Cambria Math"/>
                </w:rPr>
                <m:t>A</m:t>
              </w:del>
            </m:r>
          </m:e>
        </m:bar>
      </m:oMath>
      <w:del w:id="421" w:author="Levine, Charles Roger CTR USARMY USMA (USA)" w:date="2026-10-12T22:52:00Z" w16du:dateUtc="2026-10-13T02:52:00Z">
        <w:r w:rsidDel="0050416D">
          <w:delText xml:space="preserve"> is the population mean of </w:delText>
        </w:r>
      </w:del>
      <m:oMath>
        <m:r>
          <w:del w:id="422" w:author="Levine, Charles Roger CTR USARMY USMA (USA)" w:date="2026-10-12T22:52:00Z" w16du:dateUtc="2026-10-13T02:52:00Z">
            <w:rPr>
              <w:rFonts w:ascii="Cambria Math" w:hAnsi="Cambria Math"/>
            </w:rPr>
            <m:t>A</m:t>
          </w:del>
        </m:r>
      </m:oMath>
      <w:del w:id="423" w:author="Levine, Charles Roger CTR USARMY USMA (USA)" w:date="2026-10-12T22:52:00Z" w16du:dateUtc="2026-10-13T02:52:00Z">
        <w:r w:rsidDel="0050416D">
          <w:delText>. Both sums run over all individuals in the population.</w:delText>
        </w:r>
      </w:del>
    </w:p>
    <w:p w14:paraId="037BB04B" w14:textId="5FAC307F" w:rsidR="00CB3150" w:rsidDel="0050416D" w:rsidRDefault="00000000">
      <w:pPr>
        <w:pStyle w:val="BodyText"/>
        <w:rPr>
          <w:del w:id="424" w:author="Levine, Charles Roger CTR USARMY USMA (USA)" w:date="2026-10-12T22:52:00Z" w16du:dateUtc="2026-10-13T02:52:00Z"/>
        </w:rPr>
      </w:pPr>
      <w:del w:id="425" w:author="Levine, Charles Roger CTR USARMY USMA (USA)" w:date="2026-10-12T22:52:00Z" w16du:dateUtc="2026-10-13T02:52:00Z">
        <w:r w:rsidDel="0050416D">
          <w:delText xml:space="preserve">A denotes the characteristic and </w:delText>
        </w:r>
      </w:del>
      <m:oMath>
        <m:sSub>
          <m:sSubPr>
            <m:ctrlPr>
              <w:del w:id="426" w:author="Levine, Charles Roger CTR USARMY USMA (USA)" w:date="2026-10-12T22:52:00Z" w16du:dateUtc="2026-10-13T02:52:00Z">
                <w:rPr>
                  <w:rFonts w:ascii="Cambria Math" w:hAnsi="Cambria Math"/>
                </w:rPr>
              </w:del>
            </m:ctrlPr>
          </m:sSubPr>
          <m:e>
            <m:r>
              <w:del w:id="427" w:author="Levine, Charles Roger CTR USARMY USMA (USA)" w:date="2026-10-12T22:52:00Z" w16du:dateUtc="2026-10-13T02:52:00Z">
                <w:rPr>
                  <w:rFonts w:ascii="Cambria Math" w:hAnsi="Cambria Math"/>
                </w:rPr>
                <m:t>A</m:t>
              </w:del>
            </m:r>
          </m:e>
          <m:sub>
            <m:r>
              <w:del w:id="428" w:author="Levine, Charles Roger CTR USARMY USMA (USA)" w:date="2026-10-12T22:52:00Z" w16du:dateUtc="2026-10-13T02:52:00Z">
                <w:rPr>
                  <w:rFonts w:ascii="Cambria Math" w:hAnsi="Cambria Math"/>
                </w:rPr>
                <m:t>i</m:t>
              </w:del>
            </m:r>
          </m:sub>
        </m:sSub>
      </m:oMath>
      <w:del w:id="429" w:author="Levine, Charles Roger CTR USARMY USMA (USA)" w:date="2026-10-12T22:52:00Z" w16du:dateUtc="2026-10-13T02:52:00Z">
        <w:r w:rsidDel="0050416D">
          <w:delText xml:space="preserve"> its value for individual i. </w:delText>
        </w:r>
      </w:del>
      <m:oMath>
        <m:sSub>
          <m:sSubPr>
            <m:ctrlPr>
              <w:del w:id="430" w:author="Levine, Charles Roger CTR USARMY USMA (USA)" w:date="2026-10-12T22:52:00Z" w16du:dateUtc="2026-10-13T02:52:00Z">
                <w:rPr>
                  <w:rFonts w:ascii="Cambria Math" w:hAnsi="Cambria Math"/>
                </w:rPr>
              </w:del>
            </m:ctrlPr>
          </m:sSubPr>
          <m:e>
            <m:r>
              <w:del w:id="431" w:author="Levine, Charles Roger CTR USARMY USMA (USA)" w:date="2026-10-12T22:52:00Z" w16du:dateUtc="2026-10-13T02:52:00Z">
                <w:rPr>
                  <w:rFonts w:ascii="Cambria Math" w:hAnsi="Cambria Math"/>
                </w:rPr>
                <m:t>T</m:t>
              </w:del>
            </m:r>
          </m:e>
          <m:sub>
            <m:r>
              <w:del w:id="432" w:author="Levine, Charles Roger CTR USARMY USMA (USA)" w:date="2026-10-12T22:52:00Z" w16du:dateUtc="2026-10-13T02:52:00Z">
                <w:rPr>
                  <w:rFonts w:ascii="Cambria Math" w:hAnsi="Cambria Math"/>
                </w:rPr>
                <m:t>j</m:t>
              </w:del>
            </m:r>
          </m:sub>
        </m:sSub>
      </m:oMath>
      <w:del w:id="433" w:author="Levine, Charles Roger CTR USARMY USMA (USA)" w:date="2026-10-12T22:52:00Z" w16du:dateUtc="2026-10-13T02:52:00Z">
        <w:r w:rsidDel="0050416D">
          <w:delText xml:space="preserve"> is the evolving centroid during assignment and the final group mean afterward. Unlike the leave-one-out peer-quality measure, </w:delText>
        </w:r>
      </w:del>
      <m:oMath>
        <m:sSub>
          <m:sSubPr>
            <m:ctrlPr>
              <w:del w:id="434" w:author="Levine, Charles Roger CTR USARMY USMA (USA)" w:date="2026-10-12T22:52:00Z" w16du:dateUtc="2026-10-13T02:52:00Z">
                <w:rPr>
                  <w:rFonts w:ascii="Cambria Math" w:hAnsi="Cambria Math"/>
                </w:rPr>
              </w:del>
            </m:ctrlPr>
          </m:sSubPr>
          <m:e>
            <m:r>
              <w:del w:id="435" w:author="Levine, Charles Roger CTR USARMY USMA (USA)" w:date="2026-10-12T22:52:00Z" w16du:dateUtc="2026-10-13T02:52:00Z">
                <w:rPr>
                  <w:rFonts w:ascii="Cambria Math" w:hAnsi="Cambria Math"/>
                </w:rPr>
                <m:t>H</m:t>
              </w:del>
            </m:r>
          </m:e>
          <m:sub>
            <m:r>
              <w:del w:id="436" w:author="Levine, Charles Roger CTR USARMY USMA (USA)" w:date="2026-10-12T22:52:00Z" w16du:dateUtc="2026-10-13T02:52:00Z">
                <w:rPr>
                  <w:rFonts w:ascii="Cambria Math" w:hAnsi="Cambria Math"/>
                </w:rPr>
                <m:t>sort</m:t>
              </w:del>
            </m:r>
          </m:sub>
        </m:sSub>
      </m:oMath>
      <w:del w:id="437" w:author="Levine, Charles Roger CTR USARMY USMA (USA)" w:date="2026-10-12T22:52:00Z" w16du:dateUtc="2026-10-13T02:52:00Z">
        <w:r w:rsidDel="0050416D">
          <w:delText xml:space="preserve"> uses full-group means.</w:delText>
        </w:r>
      </w:del>
    </w:p>
    <w:p w14:paraId="3B26E598" w14:textId="427D8B13" w:rsidR="00CB3150" w:rsidDel="0050416D" w:rsidRDefault="00000000">
      <w:pPr>
        <w:pStyle w:val="BodyText"/>
        <w:rPr>
          <w:del w:id="438" w:author="Levine, Charles Roger CTR USARMY USMA (USA)" w:date="2026-10-12T22:52:00Z" w16du:dateUtc="2026-10-13T02:52:00Z"/>
        </w:rPr>
      </w:pPr>
      <w:del w:id="439" w:author="Levine, Charles Roger CTR USARMY USMA (USA)" w:date="2026-10-12T22:52:00Z" w16du:dateUtc="2026-10-13T02:52:00Z">
        <w:r w:rsidDel="0050416D">
          <w:delText>For positive total variation in A, the within-group and between-group decomposition gives</w:delText>
        </w:r>
      </w:del>
    </w:p>
    <w:p w14:paraId="5E42C279" w14:textId="250C76E5" w:rsidR="00CB3150" w:rsidDel="0050416D" w:rsidRDefault="00000000">
      <w:pPr>
        <w:pStyle w:val="BodyText"/>
        <w:rPr>
          <w:del w:id="440" w:author="Levine, Charles Roger CTR USARMY USMA (USA)" w:date="2026-10-12T22:52:00Z" w16du:dateUtc="2026-10-13T02:52:00Z"/>
        </w:rPr>
      </w:pPr>
      <m:oMathPara>
        <m:oMathParaPr>
          <m:jc m:val="center"/>
        </m:oMathParaPr>
        <m:oMath>
          <m:nary>
            <m:naryPr>
              <m:chr m:val="∑"/>
              <m:limLoc m:val="undOvr"/>
              <m:supHide m:val="1"/>
              <m:ctrlPr>
                <w:del w:id="441" w:author="Levine, Charles Roger CTR USARMY USMA (USA)" w:date="2026-10-12T22:52:00Z" w16du:dateUtc="2026-10-13T02:52:00Z">
                  <w:rPr>
                    <w:rFonts w:ascii="Cambria Math" w:hAnsi="Cambria Math"/>
                  </w:rPr>
                </w:del>
              </m:ctrlPr>
            </m:naryPr>
            <m:sub>
              <m:r>
                <w:del w:id="442" w:author="Levine, Charles Roger CTR USARMY USMA (USA)" w:date="2026-10-12T22:52:00Z" w16du:dateUtc="2026-10-13T02:52:00Z">
                  <w:rPr>
                    <w:rFonts w:ascii="Cambria Math" w:hAnsi="Cambria Math"/>
                  </w:rPr>
                  <m:t>i</m:t>
                </w:del>
              </m:r>
            </m:sub>
            <m:sup>
              <m:r>
                <w:del w:id="443" w:author="Levine, Charles Roger CTR USARMY USMA (USA)" w:date="2026-10-12T22:52:00Z" w16du:dateUtc="2026-10-13T02:52:00Z">
                  <w:rPr>
                    <w:rFonts w:ascii="Cambria Math" w:hAnsi="Cambria Math"/>
                  </w:rPr>
                  <m:t>​</m:t>
                </w:del>
              </m:r>
            </m:sup>
            <m:e>
              <m:r>
                <w:del w:id="444" w:author="Levine, Charles Roger CTR USARMY USMA (USA)" w:date="2026-10-12T22:52:00Z" w16du:dateUtc="2026-10-13T02:52:00Z">
                  <m:rPr>
                    <m:sty m:val="p"/>
                  </m:rPr>
                  <w:rPr>
                    <w:rFonts w:ascii="Cambria Math" w:hAnsi="Cambria Math"/>
                  </w:rPr>
                  <m:t>(</m:t>
                </w:del>
              </m:r>
            </m:e>
          </m:nary>
          <m:sSub>
            <m:sSubPr>
              <m:ctrlPr>
                <w:del w:id="445" w:author="Levine, Charles Roger CTR USARMY USMA (USA)" w:date="2026-10-12T22:52:00Z" w16du:dateUtc="2026-10-13T02:52:00Z">
                  <w:rPr>
                    <w:rFonts w:ascii="Cambria Math" w:hAnsi="Cambria Math"/>
                  </w:rPr>
                </w:del>
              </m:ctrlPr>
            </m:sSubPr>
            <m:e>
              <m:r>
                <w:del w:id="446" w:author="Levine, Charles Roger CTR USARMY USMA (USA)" w:date="2026-10-12T22:52:00Z" w16du:dateUtc="2026-10-13T02:52:00Z">
                  <w:rPr>
                    <w:rFonts w:ascii="Cambria Math" w:hAnsi="Cambria Math"/>
                  </w:rPr>
                  <m:t>A</m:t>
                </w:del>
              </m:r>
            </m:e>
            <m:sub>
              <m:r>
                <w:del w:id="447" w:author="Levine, Charles Roger CTR USARMY USMA (USA)" w:date="2026-10-12T22:52:00Z" w16du:dateUtc="2026-10-13T02:52:00Z">
                  <w:rPr>
                    <w:rFonts w:ascii="Cambria Math" w:hAnsi="Cambria Math"/>
                  </w:rPr>
                  <m:t>i</m:t>
                </w:del>
              </m:r>
            </m:sub>
          </m:sSub>
          <m:r>
            <w:del w:id="448" w:author="Levine, Charles Roger CTR USARMY USMA (USA)" w:date="2026-10-12T22:52:00Z" w16du:dateUtc="2026-10-13T02:52:00Z">
              <m:rPr>
                <m:sty m:val="p"/>
              </m:rPr>
              <w:rPr>
                <w:rFonts w:ascii="Cambria Math" w:hAnsi="Cambria Math"/>
              </w:rPr>
              <m:t>-</m:t>
            </w:del>
          </m:r>
          <m:bar>
            <m:barPr>
              <m:pos m:val="top"/>
              <m:ctrlPr>
                <w:del w:id="449" w:author="Levine, Charles Roger CTR USARMY USMA (USA)" w:date="2026-10-12T22:52:00Z" w16du:dateUtc="2026-10-13T02:52:00Z">
                  <w:rPr>
                    <w:rFonts w:ascii="Cambria Math" w:hAnsi="Cambria Math"/>
                  </w:rPr>
                </w:del>
              </m:ctrlPr>
            </m:barPr>
            <m:e>
              <m:r>
                <w:del w:id="450" w:author="Levine, Charles Roger CTR USARMY USMA (USA)" w:date="2026-10-12T22:52:00Z" w16du:dateUtc="2026-10-13T02:52:00Z">
                  <w:rPr>
                    <w:rFonts w:ascii="Cambria Math" w:hAnsi="Cambria Math"/>
                  </w:rPr>
                  <m:t>A</m:t>
                </w:del>
              </m:r>
            </m:e>
          </m:bar>
          <m:sSup>
            <m:sSupPr>
              <m:ctrlPr>
                <w:del w:id="451" w:author="Levine, Charles Roger CTR USARMY USMA (USA)" w:date="2026-10-12T22:52:00Z" w16du:dateUtc="2026-10-13T02:52:00Z">
                  <w:rPr>
                    <w:rFonts w:ascii="Cambria Math" w:hAnsi="Cambria Math"/>
                  </w:rPr>
                </w:del>
              </m:ctrlPr>
            </m:sSupPr>
            <m:e>
              <m:r>
                <w:del w:id="452" w:author="Levine, Charles Roger CTR USARMY USMA (USA)" w:date="2026-10-12T22:52:00Z" w16du:dateUtc="2026-10-13T02:52:00Z">
                  <m:rPr>
                    <m:sty m:val="p"/>
                  </m:rPr>
                  <w:rPr>
                    <w:rFonts w:ascii="Cambria Math" w:hAnsi="Cambria Math"/>
                  </w:rPr>
                  <m:t>)</m:t>
                </w:del>
              </m:r>
            </m:e>
            <m:sup>
              <m:r>
                <w:del w:id="453" w:author="Levine, Charles Roger CTR USARMY USMA (USA)" w:date="2026-10-12T22:52:00Z" w16du:dateUtc="2026-10-13T02:52:00Z">
                  <w:rPr>
                    <w:rFonts w:ascii="Cambria Math" w:hAnsi="Cambria Math"/>
                  </w:rPr>
                  <m:t>2</m:t>
                </w:del>
              </m:r>
            </m:sup>
          </m:sSup>
          <m:r>
            <w:del w:id="454" w:author="Levine, Charles Roger CTR USARMY USMA (USA)" w:date="2026-10-12T22:52:00Z" w16du:dateUtc="2026-10-13T02:52:00Z">
              <m:rPr>
                <m:sty m:val="p"/>
              </m:rPr>
              <w:rPr>
                <w:rFonts w:ascii="Cambria Math" w:hAnsi="Cambria Math"/>
              </w:rPr>
              <m:t>=</m:t>
            </w:del>
          </m:r>
          <m:nary>
            <m:naryPr>
              <m:chr m:val="∑"/>
              <m:limLoc m:val="undOvr"/>
              <m:supHide m:val="1"/>
              <m:ctrlPr>
                <w:del w:id="455" w:author="Levine, Charles Roger CTR USARMY USMA (USA)" w:date="2026-10-12T22:52:00Z" w16du:dateUtc="2026-10-13T02:52:00Z">
                  <w:rPr>
                    <w:rFonts w:ascii="Cambria Math" w:hAnsi="Cambria Math"/>
                  </w:rPr>
                </w:del>
              </m:ctrlPr>
            </m:naryPr>
            <m:sub>
              <m:r>
                <w:del w:id="456" w:author="Levine, Charles Roger CTR USARMY USMA (USA)" w:date="2026-10-12T22:52:00Z" w16du:dateUtc="2026-10-13T02:52:00Z">
                  <w:rPr>
                    <w:rFonts w:ascii="Cambria Math" w:hAnsi="Cambria Math"/>
                  </w:rPr>
                  <m:t>i</m:t>
                </w:del>
              </m:r>
            </m:sub>
            <m:sup>
              <m:r>
                <w:del w:id="457" w:author="Levine, Charles Roger CTR USARMY USMA (USA)" w:date="2026-10-12T22:52:00Z" w16du:dateUtc="2026-10-13T02:52:00Z">
                  <w:rPr>
                    <w:rFonts w:ascii="Cambria Math" w:hAnsi="Cambria Math"/>
                  </w:rPr>
                  <m:t>​</m:t>
                </w:del>
              </m:r>
            </m:sup>
            <m:e>
              <m:r>
                <w:del w:id="458" w:author="Levine, Charles Roger CTR USARMY USMA (USA)" w:date="2026-10-12T22:52:00Z" w16du:dateUtc="2026-10-13T02:52:00Z">
                  <m:rPr>
                    <m:sty m:val="p"/>
                  </m:rPr>
                  <w:rPr>
                    <w:rFonts w:ascii="Cambria Math" w:hAnsi="Cambria Math"/>
                  </w:rPr>
                  <m:t>(</m:t>
                </w:del>
              </m:r>
            </m:e>
          </m:nary>
          <m:sSub>
            <m:sSubPr>
              <m:ctrlPr>
                <w:del w:id="459" w:author="Levine, Charles Roger CTR USARMY USMA (USA)" w:date="2026-10-12T22:52:00Z" w16du:dateUtc="2026-10-13T02:52:00Z">
                  <w:rPr>
                    <w:rFonts w:ascii="Cambria Math" w:hAnsi="Cambria Math"/>
                  </w:rPr>
                </w:del>
              </m:ctrlPr>
            </m:sSubPr>
            <m:e>
              <m:r>
                <w:del w:id="460" w:author="Levine, Charles Roger CTR USARMY USMA (USA)" w:date="2026-10-12T22:52:00Z" w16du:dateUtc="2026-10-13T02:52:00Z">
                  <w:rPr>
                    <w:rFonts w:ascii="Cambria Math" w:hAnsi="Cambria Math"/>
                  </w:rPr>
                  <m:t>A</m:t>
                </w:del>
              </m:r>
            </m:e>
            <m:sub>
              <m:r>
                <w:del w:id="461" w:author="Levine, Charles Roger CTR USARMY USMA (USA)" w:date="2026-10-12T22:52:00Z" w16du:dateUtc="2026-10-13T02:52:00Z">
                  <w:rPr>
                    <w:rFonts w:ascii="Cambria Math" w:hAnsi="Cambria Math"/>
                  </w:rPr>
                  <m:t>i</m:t>
                </w:del>
              </m:r>
            </m:sub>
          </m:sSub>
          <m:r>
            <w:del w:id="462" w:author="Levine, Charles Roger CTR USARMY USMA (USA)" w:date="2026-10-12T22:52:00Z" w16du:dateUtc="2026-10-13T02:52:00Z">
              <m:rPr>
                <m:sty m:val="p"/>
              </m:rPr>
              <w:rPr>
                <w:rFonts w:ascii="Cambria Math" w:hAnsi="Cambria Math"/>
              </w:rPr>
              <m:t>-</m:t>
            </w:del>
          </m:r>
          <m:sSub>
            <m:sSubPr>
              <m:ctrlPr>
                <w:del w:id="463" w:author="Levine, Charles Roger CTR USARMY USMA (USA)" w:date="2026-10-12T22:52:00Z" w16du:dateUtc="2026-10-13T02:52:00Z">
                  <w:rPr>
                    <w:rFonts w:ascii="Cambria Math" w:hAnsi="Cambria Math"/>
                  </w:rPr>
                </w:del>
              </m:ctrlPr>
            </m:sSubPr>
            <m:e>
              <m:r>
                <w:del w:id="464" w:author="Levine, Charles Roger CTR USARMY USMA (USA)" w:date="2026-10-12T22:52:00Z" w16du:dateUtc="2026-10-13T02:52:00Z">
                  <w:rPr>
                    <w:rFonts w:ascii="Cambria Math" w:hAnsi="Cambria Math"/>
                  </w:rPr>
                  <m:t>T</m:t>
                </w:del>
              </m:r>
            </m:e>
            <m:sub>
              <m:r>
                <w:del w:id="465" w:author="Levine, Charles Roger CTR USARMY USMA (USA)" w:date="2026-10-12T22:52:00Z" w16du:dateUtc="2026-10-13T02:52:00Z">
                  <w:rPr>
                    <w:rFonts w:ascii="Cambria Math" w:hAnsi="Cambria Math"/>
                  </w:rPr>
                  <m:t>g</m:t>
                </w:del>
              </m:r>
              <m:r>
                <w:del w:id="466" w:author="Levine, Charles Roger CTR USARMY USMA (USA)" w:date="2026-10-12T22:52:00Z" w16du:dateUtc="2026-10-13T02:52:00Z">
                  <m:rPr>
                    <m:sty m:val="p"/>
                  </m:rPr>
                  <w:rPr>
                    <w:rFonts w:ascii="Cambria Math" w:hAnsi="Cambria Math"/>
                  </w:rPr>
                  <m:t>(</m:t>
                </w:del>
              </m:r>
              <m:r>
                <w:del w:id="467" w:author="Levine, Charles Roger CTR USARMY USMA (USA)" w:date="2026-10-12T22:52:00Z" w16du:dateUtc="2026-10-13T02:52:00Z">
                  <w:rPr>
                    <w:rFonts w:ascii="Cambria Math" w:hAnsi="Cambria Math"/>
                  </w:rPr>
                  <m:t>i</m:t>
                </w:del>
              </m:r>
              <m:r>
                <w:del w:id="468" w:author="Levine, Charles Roger CTR USARMY USMA (USA)" w:date="2026-10-12T22:52:00Z" w16du:dateUtc="2026-10-13T02:52:00Z">
                  <m:rPr>
                    <m:sty m:val="p"/>
                  </m:rPr>
                  <w:rPr>
                    <w:rFonts w:ascii="Cambria Math" w:hAnsi="Cambria Math"/>
                  </w:rPr>
                  <m:t>)</m:t>
                </w:del>
              </m:r>
            </m:sub>
          </m:sSub>
          <m:sSup>
            <m:sSupPr>
              <m:ctrlPr>
                <w:del w:id="469" w:author="Levine, Charles Roger CTR USARMY USMA (USA)" w:date="2026-10-12T22:52:00Z" w16du:dateUtc="2026-10-13T02:52:00Z">
                  <w:rPr>
                    <w:rFonts w:ascii="Cambria Math" w:hAnsi="Cambria Math"/>
                  </w:rPr>
                </w:del>
              </m:ctrlPr>
            </m:sSupPr>
            <m:e>
              <m:r>
                <w:del w:id="470" w:author="Levine, Charles Roger CTR USARMY USMA (USA)" w:date="2026-10-12T22:52:00Z" w16du:dateUtc="2026-10-13T02:52:00Z">
                  <m:rPr>
                    <m:sty m:val="p"/>
                  </m:rPr>
                  <w:rPr>
                    <w:rFonts w:ascii="Cambria Math" w:hAnsi="Cambria Math"/>
                  </w:rPr>
                  <m:t>)</m:t>
                </w:del>
              </m:r>
            </m:e>
            <m:sup>
              <m:r>
                <w:del w:id="471" w:author="Levine, Charles Roger CTR USARMY USMA (USA)" w:date="2026-10-12T22:52:00Z" w16du:dateUtc="2026-10-13T02:52:00Z">
                  <w:rPr>
                    <w:rFonts w:ascii="Cambria Math" w:hAnsi="Cambria Math"/>
                  </w:rPr>
                  <m:t>2</m:t>
                </w:del>
              </m:r>
            </m:sup>
          </m:sSup>
          <m:r>
            <w:del w:id="472" w:author="Levine, Charles Roger CTR USARMY USMA (USA)" w:date="2026-10-12T22:52:00Z" w16du:dateUtc="2026-10-13T02:52:00Z">
              <m:rPr>
                <m:sty m:val="p"/>
              </m:rPr>
              <w:rPr>
                <w:rFonts w:ascii="Cambria Math" w:hAnsi="Cambria Math"/>
              </w:rPr>
              <m:t>+</m:t>
            </w:del>
          </m:r>
          <m:nary>
            <m:naryPr>
              <m:chr m:val="∑"/>
              <m:limLoc m:val="undOvr"/>
              <m:supHide m:val="1"/>
              <m:ctrlPr>
                <w:del w:id="473" w:author="Levine, Charles Roger CTR USARMY USMA (USA)" w:date="2026-10-12T22:52:00Z" w16du:dateUtc="2026-10-13T02:52:00Z">
                  <w:rPr>
                    <w:rFonts w:ascii="Cambria Math" w:hAnsi="Cambria Math"/>
                  </w:rPr>
                </w:del>
              </m:ctrlPr>
            </m:naryPr>
            <m:sub>
              <m:r>
                <w:del w:id="474" w:author="Levine, Charles Roger CTR USARMY USMA (USA)" w:date="2026-10-12T22:52:00Z" w16du:dateUtc="2026-10-13T02:52:00Z">
                  <w:rPr>
                    <w:rFonts w:ascii="Cambria Math" w:hAnsi="Cambria Math"/>
                  </w:rPr>
                  <m:t>j</m:t>
                </w:del>
              </m:r>
            </m:sub>
            <m:sup>
              <m:r>
                <w:del w:id="475" w:author="Levine, Charles Roger CTR USARMY USMA (USA)" w:date="2026-10-12T22:52:00Z" w16du:dateUtc="2026-10-13T02:52:00Z">
                  <w:rPr>
                    <w:rFonts w:ascii="Cambria Math" w:hAnsi="Cambria Math"/>
                  </w:rPr>
                  <m:t>​</m:t>
                </w:del>
              </m:r>
            </m:sup>
            <m:e>
              <m:r>
                <w:del w:id="476" w:author="Levine, Charles Roger CTR USARMY USMA (USA)" w:date="2026-10-12T22:52:00Z" w16du:dateUtc="2026-10-13T02:52:00Z">
                  <w:rPr>
                    <w:rFonts w:ascii="Cambria Math" w:hAnsi="Cambria Math"/>
                  </w:rPr>
                  <m:t> </m:t>
                </w:del>
              </m:r>
            </m:e>
          </m:nary>
          <m:sSub>
            <m:sSubPr>
              <m:ctrlPr>
                <w:del w:id="477" w:author="Levine, Charles Roger CTR USARMY USMA (USA)" w:date="2026-10-12T22:52:00Z" w16du:dateUtc="2026-10-13T02:52:00Z">
                  <w:rPr>
                    <w:rFonts w:ascii="Cambria Math" w:hAnsi="Cambria Math"/>
                  </w:rPr>
                </w:del>
              </m:ctrlPr>
            </m:sSubPr>
            <m:e>
              <m:r>
                <w:del w:id="478" w:author="Levine, Charles Roger CTR USARMY USMA (USA)" w:date="2026-10-12T22:52:00Z" w16du:dateUtc="2026-10-13T02:52:00Z">
                  <w:rPr>
                    <w:rFonts w:ascii="Cambria Math" w:hAnsi="Cambria Math"/>
                  </w:rPr>
                  <m:t>n</m:t>
                </w:del>
              </m:r>
            </m:e>
            <m:sub>
              <m:r>
                <w:del w:id="479" w:author="Levine, Charles Roger CTR USARMY USMA (USA)" w:date="2026-10-12T22:52:00Z" w16du:dateUtc="2026-10-13T02:52:00Z">
                  <w:rPr>
                    <w:rFonts w:ascii="Cambria Math" w:hAnsi="Cambria Math"/>
                  </w:rPr>
                  <m:t>j</m:t>
                </w:del>
              </m:r>
            </m:sub>
          </m:sSub>
          <m:r>
            <w:del w:id="480" w:author="Levine, Charles Roger CTR USARMY USMA (USA)" w:date="2026-10-12T22:52:00Z" w16du:dateUtc="2026-10-13T02:52:00Z">
              <m:rPr>
                <m:sty m:val="p"/>
              </m:rPr>
              <w:rPr>
                <w:rFonts w:ascii="Cambria Math" w:hAnsi="Cambria Math"/>
              </w:rPr>
              <m:t>(</m:t>
            </w:del>
          </m:r>
          <m:sSub>
            <m:sSubPr>
              <m:ctrlPr>
                <w:del w:id="481" w:author="Levine, Charles Roger CTR USARMY USMA (USA)" w:date="2026-10-12T22:52:00Z" w16du:dateUtc="2026-10-13T02:52:00Z">
                  <w:rPr>
                    <w:rFonts w:ascii="Cambria Math" w:hAnsi="Cambria Math"/>
                  </w:rPr>
                </w:del>
              </m:ctrlPr>
            </m:sSubPr>
            <m:e>
              <m:r>
                <w:del w:id="482" w:author="Levine, Charles Roger CTR USARMY USMA (USA)" w:date="2026-10-12T22:52:00Z" w16du:dateUtc="2026-10-13T02:52:00Z">
                  <w:rPr>
                    <w:rFonts w:ascii="Cambria Math" w:hAnsi="Cambria Math"/>
                  </w:rPr>
                  <m:t>T</m:t>
                </w:del>
              </m:r>
            </m:e>
            <m:sub>
              <m:r>
                <w:del w:id="483" w:author="Levine, Charles Roger CTR USARMY USMA (USA)" w:date="2026-10-12T22:52:00Z" w16du:dateUtc="2026-10-13T02:52:00Z">
                  <w:rPr>
                    <w:rFonts w:ascii="Cambria Math" w:hAnsi="Cambria Math"/>
                  </w:rPr>
                  <m:t>j</m:t>
                </w:del>
              </m:r>
            </m:sub>
          </m:sSub>
          <m:r>
            <w:del w:id="484" w:author="Levine, Charles Roger CTR USARMY USMA (USA)" w:date="2026-10-12T22:52:00Z" w16du:dateUtc="2026-10-13T02:52:00Z">
              <m:rPr>
                <m:sty m:val="p"/>
              </m:rPr>
              <w:rPr>
                <w:rFonts w:ascii="Cambria Math" w:hAnsi="Cambria Math"/>
              </w:rPr>
              <m:t>-</m:t>
            </w:del>
          </m:r>
          <m:bar>
            <m:barPr>
              <m:pos m:val="top"/>
              <m:ctrlPr>
                <w:del w:id="485" w:author="Levine, Charles Roger CTR USARMY USMA (USA)" w:date="2026-10-12T22:52:00Z" w16du:dateUtc="2026-10-13T02:52:00Z">
                  <w:rPr>
                    <w:rFonts w:ascii="Cambria Math" w:hAnsi="Cambria Math"/>
                  </w:rPr>
                </w:del>
              </m:ctrlPr>
            </m:barPr>
            <m:e>
              <m:r>
                <w:del w:id="486" w:author="Levine, Charles Roger CTR USARMY USMA (USA)" w:date="2026-10-12T22:52:00Z" w16du:dateUtc="2026-10-13T02:52:00Z">
                  <w:rPr>
                    <w:rFonts w:ascii="Cambria Math" w:hAnsi="Cambria Math"/>
                  </w:rPr>
                  <m:t>A</m:t>
                </w:del>
              </m:r>
            </m:e>
          </m:bar>
          <m:sSup>
            <m:sSupPr>
              <m:ctrlPr>
                <w:del w:id="487" w:author="Levine, Charles Roger CTR USARMY USMA (USA)" w:date="2026-10-12T22:52:00Z" w16du:dateUtc="2026-10-13T02:52:00Z">
                  <w:rPr>
                    <w:rFonts w:ascii="Cambria Math" w:hAnsi="Cambria Math"/>
                  </w:rPr>
                </w:del>
              </m:ctrlPr>
            </m:sSupPr>
            <m:e>
              <m:r>
                <w:del w:id="488" w:author="Levine, Charles Roger CTR USARMY USMA (USA)" w:date="2026-10-12T22:52:00Z" w16du:dateUtc="2026-10-13T02:52:00Z">
                  <m:rPr>
                    <m:sty m:val="p"/>
                  </m:rPr>
                  <w:rPr>
                    <w:rFonts w:ascii="Cambria Math" w:hAnsi="Cambria Math"/>
                  </w:rPr>
                  <m:t>)</m:t>
                </w:del>
              </m:r>
            </m:e>
            <m:sup>
              <m:r>
                <w:del w:id="489" w:author="Levine, Charles Roger CTR USARMY USMA (USA)" w:date="2026-10-12T22:52:00Z" w16du:dateUtc="2026-10-13T02:52:00Z">
                  <w:rPr>
                    <w:rFonts w:ascii="Cambria Math" w:hAnsi="Cambria Math"/>
                  </w:rPr>
                  <m:t>2</m:t>
                </w:del>
              </m:r>
            </m:sup>
          </m:sSup>
          <m:r>
            <w:del w:id="490" w:author="Levine, Charles Roger CTR USARMY USMA (USA)" w:date="2026-10-12T22:52:00Z" w16du:dateUtc="2026-10-13T02:52:00Z">
              <m:rPr>
                <m:sty m:val="p"/>
              </m:rPr>
              <w:rPr>
                <w:rFonts w:ascii="Cambria Math" w:hAnsi="Cambria Math"/>
              </w:rPr>
              <m:t>.</m:t>
            </w:del>
          </m:r>
        </m:oMath>
      </m:oMathPara>
    </w:p>
    <w:p w14:paraId="422B7605" w14:textId="6193DF9D" w:rsidR="00CB3150" w:rsidDel="0050416D" w:rsidRDefault="00000000">
      <w:pPr>
        <w:rPr>
          <w:del w:id="491" w:author="Levine, Charles Roger CTR USARMY USMA (USA)" w:date="2026-10-12T22:52:00Z" w16du:dateUtc="2026-10-13T02:52:00Z"/>
        </w:rPr>
      </w:pPr>
      <w:del w:id="492" w:author="Levine, Charles Roger CTR USARMY USMA (USA)" w:date="2026-10-12T22:52:00Z" w16du:dateUtc="2026-10-13T02:52:00Z">
        <w:r w:rsidDel="0050416D">
          <w:delText xml:space="preserve">To see this, write </w:delText>
        </w:r>
      </w:del>
      <m:oMath>
        <m:sSub>
          <m:sSubPr>
            <m:ctrlPr>
              <w:del w:id="493" w:author="Levine, Charles Roger CTR USARMY USMA (USA)" w:date="2026-10-12T22:52:00Z" w16du:dateUtc="2026-10-13T02:52:00Z">
                <w:rPr>
                  <w:rFonts w:ascii="Cambria Math" w:hAnsi="Cambria Math"/>
                </w:rPr>
              </w:del>
            </m:ctrlPr>
          </m:sSubPr>
          <m:e>
            <m:r>
              <w:del w:id="494" w:author="Levine, Charles Roger CTR USARMY USMA (USA)" w:date="2026-10-12T22:52:00Z" w16du:dateUtc="2026-10-13T02:52:00Z">
                <w:rPr>
                  <w:rFonts w:ascii="Cambria Math" w:hAnsi="Cambria Math"/>
                </w:rPr>
                <m:t>A</m:t>
              </w:del>
            </m:r>
          </m:e>
          <m:sub>
            <m:r>
              <w:del w:id="495" w:author="Levine, Charles Roger CTR USARMY USMA (USA)" w:date="2026-10-12T22:52:00Z" w16du:dateUtc="2026-10-13T02:52:00Z">
                <w:rPr>
                  <w:rFonts w:ascii="Cambria Math" w:hAnsi="Cambria Math"/>
                </w:rPr>
                <m:t>i</m:t>
              </w:del>
            </m:r>
          </m:sub>
        </m:sSub>
      </m:oMath>
      <w:del w:id="496" w:author="Levine, Charles Roger CTR USARMY USMA (USA)" w:date="2026-10-12T22:52:00Z" w16du:dateUtc="2026-10-13T02:52:00Z">
        <w:r w:rsidDel="0050416D">
          <w:delText xml:space="preserve"> − </w:delText>
        </w:r>
      </w:del>
      <m:oMath>
        <m:bar>
          <m:barPr>
            <m:pos m:val="top"/>
            <m:ctrlPr>
              <w:del w:id="497" w:author="Levine, Charles Roger CTR USARMY USMA (USA)" w:date="2026-10-12T22:52:00Z" w16du:dateUtc="2026-10-13T02:52:00Z">
                <w:rPr>
                  <w:rFonts w:ascii="Cambria Math" w:hAnsi="Cambria Math"/>
                </w:rPr>
              </w:del>
            </m:ctrlPr>
          </m:barPr>
          <m:e>
            <m:r>
              <w:del w:id="498" w:author="Levine, Charles Roger CTR USARMY USMA (USA)" w:date="2026-10-12T22:52:00Z" w16du:dateUtc="2026-10-13T02:52:00Z">
                <w:rPr>
                  <w:rFonts w:ascii="Cambria Math" w:hAnsi="Cambria Math"/>
                </w:rPr>
                <m:t>A</m:t>
              </w:del>
            </m:r>
          </m:e>
        </m:bar>
      </m:oMath>
      <w:del w:id="499" w:author="Levine, Charles Roger CTR USARMY USMA (USA)" w:date="2026-10-12T22:52:00Z" w16du:dateUtc="2026-10-13T02:52:00Z">
        <w:r w:rsidDel="0050416D">
          <w:delText xml:space="preserve"> as the sum of </w:delText>
        </w:r>
      </w:del>
      <m:oMath>
        <m:sSub>
          <m:sSubPr>
            <m:ctrlPr>
              <w:del w:id="500" w:author="Levine, Charles Roger CTR USARMY USMA (USA)" w:date="2026-10-12T22:52:00Z" w16du:dateUtc="2026-10-13T02:52:00Z">
                <w:rPr>
                  <w:rFonts w:ascii="Cambria Math" w:hAnsi="Cambria Math"/>
                </w:rPr>
              </w:del>
            </m:ctrlPr>
          </m:sSubPr>
          <m:e>
            <m:r>
              <w:del w:id="501" w:author="Levine, Charles Roger CTR USARMY USMA (USA)" w:date="2026-10-12T22:52:00Z" w16du:dateUtc="2026-10-13T02:52:00Z">
                <w:rPr>
                  <w:rFonts w:ascii="Cambria Math" w:hAnsi="Cambria Math"/>
                </w:rPr>
                <m:t>A</m:t>
              </w:del>
            </m:r>
          </m:e>
          <m:sub>
            <m:r>
              <w:del w:id="502" w:author="Levine, Charles Roger CTR USARMY USMA (USA)" w:date="2026-10-12T22:52:00Z" w16du:dateUtc="2026-10-13T02:52:00Z">
                <w:rPr>
                  <w:rFonts w:ascii="Cambria Math" w:hAnsi="Cambria Math"/>
                </w:rPr>
                <m:t>i</m:t>
              </w:del>
            </m:r>
          </m:sub>
        </m:sSub>
      </m:oMath>
      <w:del w:id="503" w:author="Levine, Charles Roger CTR USARMY USMA (USA)" w:date="2026-10-12T22:52:00Z" w16du:dateUtc="2026-10-13T02:52:00Z">
        <w:r w:rsidDel="0050416D">
          <w:delText xml:space="preserve"> − </w:delText>
        </w:r>
      </w:del>
      <m:oMath>
        <m:sSub>
          <m:sSubPr>
            <m:ctrlPr>
              <w:del w:id="504" w:author="Levine, Charles Roger CTR USARMY USMA (USA)" w:date="2026-10-12T22:52:00Z" w16du:dateUtc="2026-10-13T02:52:00Z">
                <w:rPr>
                  <w:rFonts w:ascii="Cambria Math" w:hAnsi="Cambria Math"/>
                </w:rPr>
              </w:del>
            </m:ctrlPr>
          </m:sSubPr>
          <m:e>
            <m:r>
              <w:del w:id="505" w:author="Levine, Charles Roger CTR USARMY USMA (USA)" w:date="2026-10-12T22:52:00Z" w16du:dateUtc="2026-10-13T02:52:00Z">
                <w:rPr>
                  <w:rFonts w:ascii="Cambria Math" w:hAnsi="Cambria Math"/>
                </w:rPr>
                <m:t>T</m:t>
              </w:del>
            </m:r>
          </m:e>
          <m:sub>
            <m:r>
              <w:del w:id="506" w:author="Levine, Charles Roger CTR USARMY USMA (USA)" w:date="2026-10-12T22:52:00Z" w16du:dateUtc="2026-10-13T02:52:00Z">
                <w:rPr>
                  <w:rFonts w:ascii="Cambria Math" w:hAnsi="Cambria Math"/>
                </w:rPr>
                <m:t>g</m:t>
              </w:del>
            </m:r>
            <m:r>
              <w:del w:id="507" w:author="Levine, Charles Roger CTR USARMY USMA (USA)" w:date="2026-10-12T22:52:00Z" w16du:dateUtc="2026-10-13T02:52:00Z">
                <m:rPr>
                  <m:sty m:val="p"/>
                </m:rPr>
                <w:rPr>
                  <w:rFonts w:ascii="Cambria Math" w:hAnsi="Cambria Math"/>
                </w:rPr>
                <m:t>(</m:t>
              </w:del>
            </m:r>
            <m:r>
              <w:del w:id="508" w:author="Levine, Charles Roger CTR USARMY USMA (USA)" w:date="2026-10-12T22:52:00Z" w16du:dateUtc="2026-10-13T02:52:00Z">
                <w:rPr>
                  <w:rFonts w:ascii="Cambria Math" w:hAnsi="Cambria Math"/>
                </w:rPr>
                <m:t>i</m:t>
              </w:del>
            </m:r>
            <m:r>
              <w:del w:id="509" w:author="Levine, Charles Roger CTR USARMY USMA (USA)" w:date="2026-10-12T22:52:00Z" w16du:dateUtc="2026-10-13T02:52:00Z">
                <m:rPr>
                  <m:sty m:val="p"/>
                </m:rPr>
                <w:rPr>
                  <w:rFonts w:ascii="Cambria Math" w:hAnsi="Cambria Math"/>
                </w:rPr>
                <m:t>)</m:t>
              </w:del>
            </m:r>
          </m:sub>
        </m:sSub>
      </m:oMath>
      <w:del w:id="510" w:author="Levine, Charles Roger CTR USARMY USMA (USA)" w:date="2026-10-12T22:52:00Z" w16du:dateUtc="2026-10-13T02:52:00Z">
        <w:r w:rsidDel="0050416D">
          <w:delText xml:space="preserve"> and </w:delText>
        </w:r>
      </w:del>
      <m:oMath>
        <m:sSub>
          <m:sSubPr>
            <m:ctrlPr>
              <w:del w:id="511" w:author="Levine, Charles Roger CTR USARMY USMA (USA)" w:date="2026-10-12T22:52:00Z" w16du:dateUtc="2026-10-13T02:52:00Z">
                <w:rPr>
                  <w:rFonts w:ascii="Cambria Math" w:hAnsi="Cambria Math"/>
                </w:rPr>
              </w:del>
            </m:ctrlPr>
          </m:sSubPr>
          <m:e>
            <m:r>
              <w:del w:id="512" w:author="Levine, Charles Roger CTR USARMY USMA (USA)" w:date="2026-10-12T22:52:00Z" w16du:dateUtc="2026-10-13T02:52:00Z">
                <w:rPr>
                  <w:rFonts w:ascii="Cambria Math" w:hAnsi="Cambria Math"/>
                </w:rPr>
                <m:t>T</m:t>
              </w:del>
            </m:r>
          </m:e>
          <m:sub>
            <m:r>
              <w:del w:id="513" w:author="Levine, Charles Roger CTR USARMY USMA (USA)" w:date="2026-10-12T22:52:00Z" w16du:dateUtc="2026-10-13T02:52:00Z">
                <w:rPr>
                  <w:rFonts w:ascii="Cambria Math" w:hAnsi="Cambria Math"/>
                </w:rPr>
                <m:t>g</m:t>
              </w:del>
            </m:r>
            <m:r>
              <w:del w:id="514" w:author="Levine, Charles Roger CTR USARMY USMA (USA)" w:date="2026-10-12T22:52:00Z" w16du:dateUtc="2026-10-13T02:52:00Z">
                <m:rPr>
                  <m:sty m:val="p"/>
                </m:rPr>
                <w:rPr>
                  <w:rFonts w:ascii="Cambria Math" w:hAnsi="Cambria Math"/>
                </w:rPr>
                <m:t>(</m:t>
              </w:del>
            </m:r>
            <m:r>
              <w:del w:id="515" w:author="Levine, Charles Roger CTR USARMY USMA (USA)" w:date="2026-10-12T22:52:00Z" w16du:dateUtc="2026-10-13T02:52:00Z">
                <w:rPr>
                  <w:rFonts w:ascii="Cambria Math" w:hAnsi="Cambria Math"/>
                </w:rPr>
                <m:t>i</m:t>
              </w:del>
            </m:r>
            <m:r>
              <w:del w:id="516" w:author="Levine, Charles Roger CTR USARMY USMA (USA)" w:date="2026-10-12T22:52:00Z" w16du:dateUtc="2026-10-13T02:52:00Z">
                <m:rPr>
                  <m:sty m:val="p"/>
                </m:rPr>
                <w:rPr>
                  <w:rFonts w:ascii="Cambria Math" w:hAnsi="Cambria Math"/>
                </w:rPr>
                <m:t>)</m:t>
              </w:del>
            </m:r>
          </m:sub>
        </m:sSub>
      </m:oMath>
      <w:del w:id="517" w:author="Levine, Charles Roger CTR USARMY USMA (USA)" w:date="2026-10-12T22:52:00Z" w16du:dateUtc="2026-10-13T02:52:00Z">
        <w:r w:rsidDel="0050416D">
          <w:delText xml:space="preserve"> − </w:delText>
        </w:r>
      </w:del>
      <m:oMath>
        <m:bar>
          <m:barPr>
            <m:pos m:val="top"/>
            <m:ctrlPr>
              <w:del w:id="518" w:author="Levine, Charles Roger CTR USARMY USMA (USA)" w:date="2026-10-12T22:52:00Z" w16du:dateUtc="2026-10-13T02:52:00Z">
                <w:rPr>
                  <w:rFonts w:ascii="Cambria Math" w:hAnsi="Cambria Math"/>
                </w:rPr>
              </w:del>
            </m:ctrlPr>
          </m:barPr>
          <m:e>
            <m:r>
              <w:del w:id="519" w:author="Levine, Charles Roger CTR USARMY USMA (USA)" w:date="2026-10-12T22:52:00Z" w16du:dateUtc="2026-10-13T02:52:00Z">
                <w:rPr>
                  <w:rFonts w:ascii="Cambria Math" w:hAnsi="Cambria Math"/>
                </w:rPr>
                <m:t>A</m:t>
              </w:del>
            </m:r>
          </m:e>
        </m:bar>
      </m:oMath>
      <w:del w:id="520" w:author="Levine, Charles Roger CTR USARMY USMA (USA)" w:date="2026-10-12T22:52:00Z" w16du:dateUtc="2026-10-13T02:52:00Z">
        <w:r w:rsidDel="0050416D">
          <w:delText xml:space="preserve">. The cross terms sum to zero inside each group because deviations from that group’s mean sum to zero. Consequently, </w:delText>
        </w:r>
      </w:del>
      <m:oMath>
        <m:sSub>
          <m:sSubPr>
            <m:ctrlPr>
              <w:del w:id="521" w:author="Levine, Charles Roger CTR USARMY USMA (USA)" w:date="2026-10-12T22:52:00Z" w16du:dateUtc="2026-10-13T02:52:00Z">
                <w:rPr>
                  <w:rFonts w:ascii="Cambria Math" w:hAnsi="Cambria Math"/>
                </w:rPr>
              </w:del>
            </m:ctrlPr>
          </m:sSubPr>
          <m:e>
            <m:r>
              <w:del w:id="522" w:author="Levine, Charles Roger CTR USARMY USMA (USA)" w:date="2026-10-12T22:52:00Z" w16du:dateUtc="2026-10-13T02:52:00Z">
                <w:rPr>
                  <w:rFonts w:ascii="Cambria Math" w:hAnsi="Cambria Math"/>
                </w:rPr>
                <m:t>H</m:t>
              </w:del>
            </m:r>
          </m:e>
          <m:sub>
            <m:r>
              <w:del w:id="523" w:author="Levine, Charles Roger CTR USARMY USMA (USA)" w:date="2026-10-12T22:52:00Z" w16du:dateUtc="2026-10-13T02:52:00Z">
                <w:rPr>
                  <w:rFonts w:ascii="Cambria Math" w:hAnsi="Cambria Math"/>
                </w:rPr>
                <m:t>sort</m:t>
              </w:del>
            </m:r>
          </m:sub>
        </m:sSub>
      </m:oMath>
      <w:del w:id="524" w:author="Levine, Charles Roger CTR USARMY USMA (USA)" w:date="2026-10-12T22:52:00Z" w16du:dateUtc="2026-10-13T02:52:00Z">
        <w:r w:rsidDel="0050416D">
          <w:delText xml:space="preserve"> is the between-group share of total variation and lies between zero and one. If the population has no variation in A, its denominator is zero and the statistic is undefined rather than evidence of perfect or absent sorting.</w:delText>
        </w:r>
      </w:del>
    </w:p>
    <w:p w14:paraId="185B8465" w14:textId="0C13F79D" w:rsidR="00CB3150" w:rsidDel="0050416D" w:rsidRDefault="00000000">
      <w:pPr>
        <w:pStyle w:val="BodyText"/>
        <w:rPr>
          <w:del w:id="525" w:author="Levine, Charles Roger CTR USARMY USMA (USA)" w:date="2026-10-12T22:52:00Z" w16du:dateUtc="2026-10-13T02:52:00Z"/>
        </w:rPr>
      </w:pPr>
      <w:del w:id="526" w:author="Levine, Charles Roger CTR USARMY USMA (USA)" w:date="2026-10-12T22:52:00Z" w16du:dateUtc="2026-10-13T02:52:00Z">
        <w:r w:rsidDel="0050416D">
          <w:delText xml:space="preserve">Nonzero sorting can occur under random assignment in finite groups. With J fixed nonempty group sizes, uniform random allocation of the same </w:delText>
        </w:r>
      </w:del>
      <m:oMath>
        <m:r>
          <w:del w:id="527" w:author="Levine, Charles Roger CTR USARMY USMA (USA)" w:date="2026-10-12T22:52:00Z" w16du:dateUtc="2026-10-13T02:52:00Z">
            <w:rPr>
              <w:rFonts w:ascii="Cambria Math" w:hAnsi="Cambria Math"/>
            </w:rPr>
            <m:t>N</m:t>
          </w:del>
        </m:r>
      </m:oMath>
      <w:del w:id="528" w:author="Levine, Charles Roger CTR USARMY USMA (USA)" w:date="2026-10-12T22:52:00Z" w16du:dateUtc="2026-10-13T02:52:00Z">
        <w:r w:rsidDel="0050416D">
          <w:delText xml:space="preserve"> individuals, and positive total variation, the expected index is (J − 1)/(N − 1). One obtains this by applying the finite-population variance of each random group mean and summing its </w:delText>
        </w:r>
      </w:del>
      <m:oMath>
        <m:sSub>
          <m:sSubPr>
            <m:ctrlPr>
              <w:del w:id="529" w:author="Levine, Charles Roger CTR USARMY USMA (USA)" w:date="2026-10-12T22:52:00Z" w16du:dateUtc="2026-10-13T02:52:00Z">
                <w:rPr>
                  <w:rFonts w:ascii="Cambria Math" w:hAnsi="Cambria Math"/>
                </w:rPr>
              </w:del>
            </m:ctrlPr>
          </m:sSubPr>
          <m:e>
            <m:r>
              <w:del w:id="530" w:author="Levine, Charles Roger CTR USARMY USMA (USA)" w:date="2026-10-12T22:52:00Z" w16du:dateUtc="2026-10-13T02:52:00Z">
                <w:rPr>
                  <w:rFonts w:ascii="Cambria Math" w:hAnsi="Cambria Math"/>
                </w:rPr>
                <m:t>n</m:t>
              </w:del>
            </m:r>
          </m:e>
          <m:sub>
            <m:r>
              <w:del w:id="531" w:author="Levine, Charles Roger CTR USARMY USMA (USA)" w:date="2026-10-12T22:52:00Z" w16du:dateUtc="2026-10-13T02:52:00Z">
                <w:rPr>
                  <w:rFonts w:ascii="Cambria Math" w:hAnsi="Cambria Math"/>
                </w:rPr>
                <m:t>j</m:t>
              </w:del>
            </m:r>
          </m:sub>
        </m:sSub>
      </m:oMath>
      <w:del w:id="532" w:author="Levine, Charles Roger CTR USARMY USMA (USA)" w:date="2026-10-12T22:52:00Z" w16du:dateUtc="2026-10-13T02:52:00Z">
        <w:r w:rsidDel="0050416D">
          <w:delText xml:space="preserve">-weighted squared deviation from </w:delText>
        </w:r>
      </w:del>
      <m:oMath>
        <m:bar>
          <m:barPr>
            <m:pos m:val="top"/>
            <m:ctrlPr>
              <w:del w:id="533" w:author="Levine, Charles Roger CTR USARMY USMA (USA)" w:date="2026-10-12T22:52:00Z" w16du:dateUtc="2026-10-13T02:52:00Z">
                <w:rPr>
                  <w:rFonts w:ascii="Cambria Math" w:hAnsi="Cambria Math"/>
                </w:rPr>
              </w:del>
            </m:ctrlPr>
          </m:barPr>
          <m:e>
            <m:r>
              <w:del w:id="534" w:author="Levine, Charles Roger CTR USARMY USMA (USA)" w:date="2026-10-12T22:52:00Z" w16du:dateUtc="2026-10-13T02:52:00Z">
                <w:rPr>
                  <w:rFonts w:ascii="Cambria Math" w:hAnsi="Cambria Math"/>
                </w:rPr>
                <m:t>A</m:t>
              </w:del>
            </m:r>
          </m:e>
        </m:bar>
      </m:oMath>
      <w:del w:id="535" w:author="Levine, Charles Roger CTR USARMY USMA (USA)" w:date="2026-10-12T22:52:00Z" w16du:dateUtc="2026-10-13T02:52:00Z">
        <w:r w:rsidDel="0050416D">
          <w:delText>. This analytic reference applies to the uniform allocation benchmark; a reference ensemble remains useful for variability and for procedures with additional constraints.</w:delText>
        </w:r>
      </w:del>
    </w:p>
    <w:p w14:paraId="09F2E3B9" w14:textId="0C530666" w:rsidR="00CB3150" w:rsidDel="0050416D" w:rsidRDefault="00000000">
      <w:pPr>
        <w:pStyle w:val="BodyText"/>
        <w:rPr>
          <w:del w:id="536" w:author="Levine, Charles Roger CTR USARMY USMA (USA)" w:date="2026-10-12T22:52:00Z" w16du:dateUtc="2026-10-13T02:52:00Z"/>
        </w:rPr>
      </w:pPr>
      <w:del w:id="537" w:author="Levine, Charles Roger CTR USARMY USMA (USA)" w:date="2026-10-12T22:52:00Z" w16du:dateUtc="2026-10-13T02:52:00Z">
        <w:r w:rsidDel="0050416D">
          <w:delText xml:space="preserve">Realized sorting therefore depends on </w:delText>
        </w:r>
      </w:del>
      <m:oMath>
        <m:r>
          <w:del w:id="538" w:author="Levine, Charles Roger CTR USARMY USMA (USA)" w:date="2026-10-12T22:52:00Z" w16du:dateUtc="2026-10-13T02:52:00Z">
            <w:rPr>
              <w:rFonts w:ascii="Cambria Math" w:hAnsi="Cambria Math"/>
            </w:rPr>
            <m:t>ρ</m:t>
          </w:del>
        </m:r>
      </m:oMath>
      <w:del w:id="539" w:author="Levine, Charles Roger CTR USARMY USMA (USA)" w:date="2026-10-12T22:52:00Z" w16du:dateUtc="2026-10-13T02:52:00Z">
        <w:r w:rsidDel="0050416D">
          <w:delText xml:space="preserve">, the A distribution, roster capacities, and stochastic assignment history. A comparison should report both the chosen preference and the resulting </w:delText>
        </w:r>
      </w:del>
      <m:oMath>
        <m:sSub>
          <m:sSubPr>
            <m:ctrlPr>
              <w:del w:id="540" w:author="Levine, Charles Roger CTR USARMY USMA (USA)" w:date="2026-10-12T22:52:00Z" w16du:dateUtc="2026-10-13T02:52:00Z">
                <w:rPr>
                  <w:rFonts w:ascii="Cambria Math" w:hAnsi="Cambria Math"/>
                </w:rPr>
              </w:del>
            </m:ctrlPr>
          </m:sSubPr>
          <m:e>
            <m:r>
              <w:del w:id="541" w:author="Levine, Charles Roger CTR USARMY USMA (USA)" w:date="2026-10-12T22:52:00Z" w16du:dateUtc="2026-10-13T02:52:00Z">
                <w:rPr>
                  <w:rFonts w:ascii="Cambria Math" w:hAnsi="Cambria Math"/>
                </w:rPr>
                <m:t>H</m:t>
              </w:del>
            </m:r>
          </m:e>
          <m:sub>
            <m:r>
              <w:del w:id="542" w:author="Levine, Charles Roger CTR USARMY USMA (USA)" w:date="2026-10-12T22:52:00Z" w16du:dateUtc="2026-10-13T02:52:00Z">
                <w:rPr>
                  <w:rFonts w:ascii="Cambria Math" w:hAnsi="Cambria Math"/>
                </w:rPr>
                <m:t>sort</m:t>
              </w:del>
            </m:r>
          </m:sub>
        </m:sSub>
      </m:oMath>
      <w:del w:id="543" w:author="Levine, Charles Roger CTR USARMY USMA (USA)" w:date="2026-10-12T22:52:00Z" w16du:dateUtc="2026-10-13T02:52:00Z">
        <w:r w:rsidDel="0050416D">
          <w:delText xml:space="preserve">, rather than equating ρ = 0 with an observed index of zero. An empirical </w:delText>
        </w:r>
      </w:del>
      <m:oMath>
        <m:sSub>
          <m:sSubPr>
            <m:ctrlPr>
              <w:del w:id="544" w:author="Levine, Charles Roger CTR USARMY USMA (USA)" w:date="2026-10-12T22:52:00Z" w16du:dateUtc="2026-10-13T02:52:00Z">
                <w:rPr>
                  <w:rFonts w:ascii="Cambria Math" w:hAnsi="Cambria Math"/>
                </w:rPr>
              </w:del>
            </m:ctrlPr>
          </m:sSubPr>
          <m:e>
            <m:r>
              <w:del w:id="545" w:author="Levine, Charles Roger CTR USARMY USMA (USA)" w:date="2026-10-12T22:52:00Z" w16du:dateUtc="2026-10-13T02:52:00Z">
                <w:rPr>
                  <w:rFonts w:ascii="Cambria Math" w:hAnsi="Cambria Math"/>
                </w:rPr>
                <m:t>H</m:t>
              </w:del>
            </m:r>
          </m:e>
          <m:sub>
            <m:r>
              <w:del w:id="546" w:author="Levine, Charles Roger CTR USARMY USMA (USA)" w:date="2026-10-12T22:52:00Z" w16du:dateUtc="2026-10-13T02:52:00Z">
                <w:rPr>
                  <w:rFonts w:ascii="Cambria Math" w:hAnsi="Cambria Math"/>
                </w:rPr>
                <m:t>sort</m:t>
              </w:del>
            </m:r>
          </m:sub>
        </m:sSub>
      </m:oMath>
      <w:del w:id="547" w:author="Levine, Charles Roger CTR USARMY USMA (USA)" w:date="2026-10-12T22:52:00Z" w16du:dateUtc="2026-10-13T02:52:00Z">
        <w:r w:rsidDel="0050416D">
          <w:delText xml:space="preserve"> below a simulated reference does not establish that real assignment was random.</w:delText>
        </w:r>
      </w:del>
    </w:p>
    <w:p w14:paraId="4616D931" w14:textId="264273B2" w:rsidR="00CB3150" w:rsidRDefault="00000000">
      <w:pPr>
        <w:pStyle w:val="Heading2"/>
      </w:pPr>
      <w:bookmarkStart w:id="548" w:name="X1ad203f4aedc8fcded9afae827919e65ec1bf18"/>
      <w:bookmarkEnd w:id="308"/>
      <w:r>
        <w:t xml:space="preserve">4.6.4 </w:t>
      </w:r>
      <w:ins w:id="549" w:author="Levine, Charles Roger CTR USARMY USMA (USA)" w:date="2026-10-12T22:56:00Z" w16du:dateUtc="2026-10-13T02:56:00Z">
        <w:r w:rsidR="0050416D">
          <w:t>Using artificial groups to investigate congestion</w:t>
        </w:r>
      </w:ins>
      <w:del w:id="550" w:author="Levine, Charles Roger CTR USARMY USMA (USA)" w:date="2026-10-12T22:56:00Z" w16du:dateUtc="2026-10-13T02:56:00Z">
        <w:r w:rsidDel="0050416D">
          <w:delText>Connecting assignment to mechanism experiments</w:delText>
        </w:r>
      </w:del>
    </w:p>
    <w:p w14:paraId="7FB19BA2" w14:textId="77777777" w:rsidR="0050416D" w:rsidRPr="0050416D" w:rsidRDefault="00000000" w:rsidP="0050416D">
      <w:pPr>
        <w:rPr>
          <w:ins w:id="551" w:author="Levine, Charles Roger CTR USARMY USMA (USA)" w:date="2026-10-12T22:57:00Z"/>
        </w:rPr>
      </w:pPr>
      <w:del w:id="552" w:author="Levine, Charles Roger CTR USARMY USMA (USA)" w:date="2026-10-12T22:57:00Z" w16du:dateUtc="2026-10-13T02:57:00Z">
        <w:r w:rsidDel="0050416D">
          <w:delText>A controlled</w:delText>
        </w:r>
      </w:del>
      <w:ins w:id="553" w:author="Levine, Charles Roger CTR USARMY USMA (USA)" w:date="2026-10-12T22:57:00Z">
        <w:r w:rsidR="0050416D"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ins>
    </w:p>
    <w:p w14:paraId="5BAC98AD" w14:textId="77777777" w:rsidR="0050416D" w:rsidRPr="0050416D" w:rsidRDefault="0050416D" w:rsidP="0050416D">
      <w:pPr>
        <w:rPr>
          <w:ins w:id="554" w:author="Levine, Charles Roger CTR USARMY USMA (USA)" w:date="2026-10-12T22:57:00Z"/>
        </w:rPr>
      </w:pPr>
      <w:ins w:id="555" w:author="Levine, Charles Roger CTR USARMY USMA (USA)" w:date="2026-10-12T22:57:00Z">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ins>
    </w:p>
    <w:p w14:paraId="076A043C" w14:textId="150C344F" w:rsidR="0050416D" w:rsidRPr="0050416D" w:rsidRDefault="0050416D" w:rsidP="0050416D">
      <w:pPr>
        <w:rPr>
          <w:ins w:id="556" w:author="Levine, Charles Roger CTR USARMY USMA (USA)" w:date="2026-10-12T22:57:00Z"/>
        </w:rPr>
      </w:pPr>
      <w:ins w:id="557" w:author="Levine, Charles Roger CTR USARMY USMA (USA)" w:date="2026-10-12T22:57:00Z">
        <w:r w:rsidRPr="0050416D">
          <w:t xml:space="preserve">To examine the consequences of sorting, we instead vary </w:t>
        </w:r>
      </w:ins>
      <m:oMath>
        <m:r>
          <w:rPr>
            <w:rFonts w:ascii="Cambria Math" w:hAnsi="Cambria Math"/>
          </w:rPr>
          <m:t>ρ</m:t>
        </m:r>
      </m:oMath>
      <w:ins w:id="558" w:author="Levine, Charles Roger CTR USARMY USMA (USA)" w:date="2026-10-12T22:57:00Z">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ins>
    </w:p>
    <w:p w14:paraId="75971459" w14:textId="3CA6A1CF" w:rsidR="00CB3150" w:rsidDel="0050416D" w:rsidRDefault="0050416D" w:rsidP="0050416D">
      <w:pPr>
        <w:rPr>
          <w:del w:id="559" w:author="Levine, Charles Roger CTR USARMY USMA (USA)" w:date="2026-10-12T22:57:00Z" w16du:dateUtc="2026-10-13T02:57:00Z"/>
        </w:rPr>
      </w:pPr>
      <w:ins w:id="560" w:author="Levine, Charles Roger CTR USARMY USMA (USA)" w:date="2026-10-12T22:57:00Z">
        <w:r w:rsidRPr="0050416D">
          <w:t xml:space="preserve">Changing assignment preference can alter which individuals encounter strong peers, the distribution of roster pressure across groups, and the association between individual performance and group environment. These changes can affect the selection curves discussed in Section 4.5.4. </w:t>
        </w:r>
        <w:r w:rsidRPr="0050416D">
          <w:lastRenderedPageBreak/>
          <w:t>Recording both realized sorting and selection outcomes allows us to distinguish how the population was rearranged from what that rearrangement meant for advancement.</w:t>
        </w:r>
      </w:ins>
      <w:del w:id="561" w:author="Levine, Charles Roger CTR USARMY USMA (USA)" w:date="2026-10-12T22:57:00Z" w16du:dateUtc="2026-10-13T02:57:00Z">
        <w:r w:rsidDel="0050416D">
          <w:delText xml:space="preserve"> simulation first assigns individuals, then computes scores on the resulting groups, and finally selects winners. That is the chronological ASSIGN → SCORE → SELECT pipeline. The chapter introduced the components in a different order to establish the advancement mechanism before explaining how its artificial environments are generated.</w:delText>
        </w:r>
      </w:del>
    </w:p>
    <w:p w14:paraId="3FF49B95" w14:textId="1D6DB69D" w:rsidR="00CB3150" w:rsidRDefault="00000000" w:rsidP="0050416D">
      <w:del w:id="562" w:author="Levine, Charles Roger CTR USARMY USMA (USA)" w:date="2026-10-12T22:57:00Z" w16du:dateUtc="2026-10-13T02:57:00Z">
        <w:r w:rsidDel="0050416D">
          <w:delText xml:space="preserve">When comparing penalties on the same assignments, the population, capacities, and groups can be held exactly fixed. When comparing assignment preferences, paired arrival orders and random draws reduce avoidable simulation variation, but they do not hold the resulting groups fixed. Changes in </w:delText>
        </w:r>
      </w:del>
      <m:oMath>
        <m:r>
          <w:del w:id="563" w:author="Levine, Charles Roger CTR USARMY USMA (USA)" w:date="2026-10-12T22:57:00Z" w16du:dateUtc="2026-10-13T02:57:00Z">
            <w:rPr>
              <w:rFonts w:ascii="Cambria Math" w:hAnsi="Cambria Math"/>
            </w:rPr>
            <m:t>ρ</m:t>
          </w:del>
        </m:r>
      </m:oMath>
      <w:del w:id="564" w:author="Levine, Charles Roger CTR USARMY USMA (USA)" w:date="2026-10-12T22:57:00Z" w16du:dateUtc="2026-10-13T02:57:00Z">
        <w:r w:rsidDel="0050416D">
          <w:delText xml:space="preserve"> can alter the range of environments, the association between </w:delText>
        </w:r>
      </w:del>
      <m:oMath>
        <m:sSub>
          <m:sSubPr>
            <m:ctrlPr>
              <w:del w:id="565" w:author="Levine, Charles Roger CTR USARMY USMA (USA)" w:date="2026-10-12T22:57:00Z" w16du:dateUtc="2026-10-13T02:57:00Z">
                <w:rPr>
                  <w:rFonts w:ascii="Cambria Math" w:hAnsi="Cambria Math"/>
                </w:rPr>
              </w:del>
            </m:ctrlPr>
          </m:sSubPr>
          <m:e>
            <m:r>
              <w:del w:id="566" w:author="Levine, Charles Roger CTR USARMY USMA (USA)" w:date="2026-10-12T22:57:00Z" w16du:dateUtc="2026-10-13T02:57:00Z">
                <w:rPr>
                  <w:rFonts w:ascii="Cambria Math" w:hAnsi="Cambria Math"/>
                </w:rPr>
                <m:t>A</m:t>
              </w:del>
            </m:r>
          </m:e>
          <m:sub>
            <m:r>
              <w:del w:id="567" w:author="Levine, Charles Roger CTR USARMY USMA (USA)" w:date="2026-10-12T22:57:00Z" w16du:dateUtc="2026-10-13T02:57:00Z">
                <w:rPr>
                  <w:rFonts w:ascii="Cambria Math" w:hAnsi="Cambria Math"/>
                </w:rPr>
                <m:t>i</m:t>
              </w:del>
            </m:r>
          </m:sub>
        </m:sSub>
      </m:oMath>
      <w:del w:id="568" w:author="Levine, Charles Roger CTR USARMY USMA (USA)" w:date="2026-10-12T22:57:00Z" w16du:dateUtc="2026-10-13T02:57:00Z">
        <w:r w:rsidDel="0050416D">
          <w:delText xml:space="preserve"> and those environments, and winner identities. Those channels must be considered when interpreting a changed success curve.</w:delText>
        </w:r>
      </w:del>
    </w:p>
    <w:p w14:paraId="260189B5" w14:textId="77777777" w:rsidR="00CB3150" w:rsidRDefault="00000000">
      <w:pPr>
        <w:pStyle w:val="Heading1"/>
      </w:pPr>
      <w:bookmarkStart w:id="569" w:name="X3c3c4c0997d1df4bc4320797fc414201263c54a"/>
      <w:bookmarkEnd w:id="109"/>
      <w:bookmarkEnd w:id="548"/>
      <w:r>
        <w:t>4.7 What the completed mechanism experiments establish</w:t>
      </w:r>
    </w:p>
    <w:p w14:paraId="240CB1C8"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pStyle w:val="Heading2"/>
      </w:pPr>
      <w:bookmarkStart w:id="570" w:name="experimental-setting-and-interpretation"/>
      <w:r>
        <w:t>4.7.1 Experimental setting and interpretation</w:t>
      </w:r>
    </w:p>
    <w:p w14:paraId="0EEBAEEB"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t xml:space="preserve">, and a </w:t>
      </w:r>
      <m:oMath>
        <m:r>
          <w:rPr>
            <w:rFonts w:ascii="Cambria Math" w:hAnsi="Cambria Math"/>
          </w:rPr>
          <m:t>θ</m:t>
        </m:r>
      </m:oMath>
      <w:r>
        <w:t xml:space="preserve"> fixed at the season’s 99th performance percentile. The selection rule was deterministic top-K. Thus these experiments demonstrate behavior of the deterministic member of the model family; they are not results from the unrestricted stochastic SELECT rule. [14]</w:t>
      </w:r>
    </w:p>
    <w:p w14:paraId="02A221E6"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pStyle w:val="Heading2"/>
      </w:pPr>
      <w:bookmarkStart w:id="571" w:name="X2bdcce90be781303280a4b078df70adb92028df"/>
      <w:bookmarkEnd w:id="570"/>
      <w:r>
        <w:t>4.7.2 Congestion can change winners without similarity preference</w:t>
      </w:r>
    </w:p>
    <w:p w14:paraId="602156B9" w14:textId="77777777" w:rsidR="00CB3150" w:rsidRDefault="00000000">
      <w: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pPr>
      <w:r>
        <w:lastRenderedPageBreak/>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pPr>
      <w: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pStyle w:val="Heading2"/>
      </w:pPr>
      <w:bookmarkStart w:id="572" w:name="X97d9df95a828479ab0f1857fc0478829051bfc4"/>
      <w:bookmarkEnd w:id="571"/>
      <w:r>
        <w:t>4.7.3 Penalty strength and the visibility of the tail</w:t>
      </w:r>
    </w:p>
    <w:p w14:paraId="54BC3DD9" w14:textId="77777777" w:rsidR="00CB3150" w:rsidRDefault="00000000">
      <w:r>
        <w:t xml:space="preserve">Holding </w:t>
      </w:r>
      <m:oMath>
        <m:r>
          <w:rPr>
            <w:rFonts w:ascii="Cambria Math" w:hAnsi="Cambria Math"/>
          </w:rPr>
          <m:t>ρ</m:t>
        </m:r>
        <m:r>
          <m:rPr>
            <m:sty m:val="p"/>
          </m:rPr>
          <w:rPr>
            <w:rFonts w:ascii="Cambria Math" w:hAnsi="Cambria Math"/>
          </w:rPr>
          <m:t>=</m:t>
        </m:r>
        <m:r>
          <w:rPr>
            <w:rFonts w:ascii="Cambria Math" w:hAnsi="Cambria Math"/>
          </w:rPr>
          <m:t>1</m:t>
        </m:r>
      </m:oMath>
      <w:r>
        <w:t xml:space="preserve"> and selection near 10% fixed, the next comparison varied </w:t>
      </w:r>
      <m:oMath>
        <m:r>
          <w:rPr>
            <w:rFonts w:ascii="Cambria Math" w:hAnsi="Cambria Math"/>
          </w:rPr>
          <m:t>λ</m:t>
        </m:r>
      </m:oMath>
      <w: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77777777" w:rsidR="00CB3150" w:rsidRDefault="00000000">
      <w:pPr>
        <w:pStyle w:val="BodyText"/>
      </w:pPr>
      <w: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t>,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observations. Figure 4.1 retains the population-count row so that the visual pattern can be judged alongside its support.</w:t>
      </w:r>
    </w:p>
    <w:p w14:paraId="3BE0525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2"/>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7777777" w:rsidR="00CB3150" w:rsidRDefault="00000000">
      <w:pPr>
        <w:pStyle w:val="Caption"/>
        <w:spacing w:line="240" w:lineRule="auto"/>
      </w:pPr>
      <w:r>
        <w:t xml:space="preserve">Figure 4.1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pStyle w:val="Heading2"/>
      </w:pPr>
      <w:bookmarkStart w:id="573" w:name="assignment-preference-and-scarcity"/>
      <w:bookmarkEnd w:id="572"/>
      <w:r>
        <w:lastRenderedPageBreak/>
        <w:t>4.7.4 Assignment preference and scarcity</w:t>
      </w:r>
    </w:p>
    <w:p w14:paraId="09AAD914" w14:textId="77777777" w:rsidR="00CB3150" w:rsidRDefault="00000000">
      <w: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t xml:space="preserve"> with </w:t>
      </w:r>
      <m:oMath>
        <m:r>
          <w:rPr>
            <w:rFonts w:ascii="Cambria Math" w:hAnsi="Cambria Math"/>
          </w:rPr>
          <m:t>ρ</m:t>
        </m:r>
        <m:r>
          <m:rPr>
            <m:sty m:val="p"/>
          </m:rPr>
          <w:rPr>
            <w:rFonts w:ascii="Cambria Math" w:hAnsi="Cambria Math"/>
          </w:rPr>
          <m:t>=</m:t>
        </m:r>
        <m:r>
          <w:rPr>
            <w:rFonts w:ascii="Cambria Math" w:hAnsi="Cambria Math"/>
          </w:rPr>
          <m:t>0.05</m:t>
        </m:r>
      </m:oMath>
      <w: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Figure 4.2 expresses each bin’s rate relative to the achieved overall selection rate, making small absolute probabilities visible on a comparable relative scale. [17]</w:t>
      </w:r>
    </w:p>
    <w:p w14:paraId="7A569C1E"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3"/>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77777777" w:rsidR="00CB3150" w:rsidRDefault="00000000">
      <w:pPr>
        <w:pStyle w:val="Caption"/>
        <w:spacing w:line="240" w:lineRule="auto"/>
      </w:pPr>
      <w:r>
        <w:t xml:space="preserve">Figure 4.2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pStyle w:val="Heading2"/>
      </w:pPr>
      <w:bookmarkStart w:id="574" w:name="what-remains-to-be-established"/>
      <w:bookmarkEnd w:id="573"/>
      <w:r>
        <w:t>4.7.5 What remains to be established</w:t>
      </w:r>
    </w:p>
    <w:p w14:paraId="18F23E75"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lastRenderedPageBreak/>
        <w:t>prove a universal necessity theorem for assortativity or guarantee a downturn within every high-performance band.</w:t>
      </w:r>
    </w:p>
    <w:p w14:paraId="2052D3D1" w14:textId="77777777" w:rsidR="00CB3150" w:rsidRDefault="00000000">
      <w:pPr>
        <w:pStyle w:val="BodyText"/>
      </w:pPr>
      <w:r>
        <w:t xml:space="preserve">The analytic discussion in Section 4.5 explains the roles of </w:t>
      </w:r>
      <m:oMath>
        <m:r>
          <w:rPr>
            <w:rFonts w:ascii="Cambria Math" w:hAnsi="Cambria Math"/>
          </w:rPr>
          <m:t>γ</m:t>
        </m:r>
      </m:oMath>
      <w:r>
        <w:t xml:space="preserve">, </w:t>
      </w:r>
      <m:oMath>
        <m:r>
          <w:rPr>
            <w:rFonts w:ascii="Cambria Math" w:hAnsi="Cambria Math"/>
          </w:rPr>
          <m:t>θ</m:t>
        </m:r>
      </m:oMath>
      <w:r>
        <w:t xml:space="preserve">, </w:t>
      </w:r>
      <m:oMath>
        <m:r>
          <w:rPr>
            <w:rFonts w:ascii="Cambria Math" w:hAnsi="Cambria Math"/>
          </w:rPr>
          <m:t>λ</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pStyle w:val="Heading1"/>
      </w:pPr>
      <w:bookmarkStart w:id="575" w:name="the-bridge-to-empirical-fitting"/>
      <w:bookmarkEnd w:id="569"/>
      <w:bookmarkEnd w:id="574"/>
      <w:r>
        <w:t>4.8 The bridge to empirical fitting</w:t>
      </w:r>
    </w:p>
    <w:p w14:paraId="7A33143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pPr>
      <w:r>
        <w:t xml:space="preserve">Each observation describes a player in a particular season. Let </w:t>
      </w:r>
      <m:oMath>
        <m:r>
          <w:rPr>
            <w:rFonts w:ascii="Cambria Math" w:hAnsi="Cambria Math"/>
          </w:rPr>
          <m:t>s</m:t>
        </m:r>
      </m:oMath>
      <w: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set of players included in season </w:t>
      </w:r>
      <m:oMath>
        <m:r>
          <w:rPr>
            <w:rFonts w:ascii="Cambria Math" w:hAnsi="Cambria Math"/>
          </w:rPr>
          <m:t>s</m:t>
        </m:r>
      </m:oMath>
      <w:r>
        <w:t xml:space="preserve">. For player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does not indicate that the player was drafted during season </w:t>
      </w:r>
      <m:oMath>
        <m:r>
          <w:rPr>
            <w:rFonts w:ascii="Cambria Math" w:hAnsi="Cambria Math"/>
          </w:rPr>
          <m:t>s</m:t>
        </m:r>
      </m:oMath>
      <w:r>
        <w:t>.</w:t>
      </w:r>
    </w:p>
    <w:p w14:paraId="65FF3842"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for the congestion assigned to player </w:t>
      </w:r>
      <m:oMath>
        <m:r>
          <w:rPr>
            <w:rFonts w:ascii="Cambria Math" w:hAnsi="Cambria Math"/>
          </w:rPr>
          <m:t>i</m:t>
        </m:r>
      </m:oMath>
      <w:r>
        <w:t xml:space="preserve"> in season </w:t>
      </w:r>
      <m:oMath>
        <m:r>
          <w:rPr>
            <w:rFonts w:ascii="Cambria Math" w:hAnsi="Cambria Math"/>
          </w:rPr>
          <m:t>s</m:t>
        </m:r>
      </m:oMath>
      <w:r>
        <w:t xml:space="preserve">. The parameter </w:t>
      </w:r>
      <m:oMath>
        <m:r>
          <w:rPr>
            <w:rFonts w:ascii="Cambria Math" w:hAnsi="Cambria Math"/>
          </w:rPr>
          <m:t>γ</m:t>
        </m:r>
      </m:oMath>
      <w:r>
        <w:t xml:space="preserve"> controls how sharply competitive relevance </w:t>
      </w:r>
      <w: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rPr>
          <m:t>γ</m:t>
        </m:r>
      </m:oMath>
      <w:r>
        <w:t xml:space="preserve"> changed.</w:t>
      </w:r>
    </w:p>
    <w:p w14:paraId="0B1E34B1"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r>
        <w:t xml:space="preserve">The joint optimization estimated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by maximizing this objective. Assignment preference </w:t>
      </w:r>
      <m:oMath>
        <m:r>
          <w:rPr>
            <w:rFonts w:ascii="Cambria Math" w:hAnsi="Cambria Math"/>
          </w:rPr>
          <m:t>ρ</m:t>
        </m:r>
      </m:oMath>
      <w: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t xml:space="preserve">. These estimates belong to the Bernoulli fitting specification described here. They were not </w:t>
      </w:r>
      <w:r>
        <w:lastRenderedPageBreak/>
        <w:t>obtained by fitting the exact-</w:t>
      </w:r>
      <m:oMath>
        <m:r>
          <w:rPr>
            <w:rFonts w:ascii="Cambria Math" w:hAnsi="Cambria Math"/>
          </w:rPr>
          <m:t>K</m:t>
        </m:r>
      </m:oMath>
      <w:r>
        <w:t xml:space="preserve"> selection model. Appendix 4A provides the sample description, numerical implementation details, and supporting source record. [4–9]</w:t>
      </w:r>
    </w:p>
    <w:p w14:paraId="3ADDC2DF"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pPr>
      <w:r>
        <w:t xml:space="preserve">There is also a coefficient-scale distinction: dividing </w:t>
      </w:r>
      <m:oMath>
        <m:r>
          <w:rPr>
            <w:rFonts w:ascii="Cambria Math" w:hAnsi="Cambria Math"/>
          </w:rPr>
          <m:t>A</m:t>
        </m:r>
      </m:oMath>
      <w: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t xml:space="preserve"> by temperature while retaining the same numerical </w:t>
      </w:r>
      <m:oMath>
        <m:r>
          <w:rPr>
            <w:rFonts w:ascii="Cambria Math" w:hAnsi="Cambria Math"/>
          </w:rPr>
          <m:t>λ</m:t>
        </m:r>
      </m:oMath>
      <w:r>
        <w:t>. An algebraic reparameterization can match logits for fixed congestion, but it does not turn the Bernoulli likelihood into the likelihood of exact-</w:t>
      </w:r>
      <m:oMath>
        <m:r>
          <w:rPr>
            <w:rFonts w:ascii="Cambria Math" w:hAnsi="Cambria Math"/>
          </w:rPr>
          <m:t>K</m:t>
        </m:r>
      </m:oMath>
      <w:r>
        <w:t xml:space="preserve"> selection. No completed exact-</w:t>
      </w:r>
      <m:oMath>
        <m:r>
          <w:rPr>
            <w:rFonts w:ascii="Cambria Math" w:hAnsi="Cambria Math"/>
          </w:rPr>
          <m:t>K</m:t>
        </m:r>
      </m:oMath>
      <w:r>
        <w:t xml:space="preserve"> refit has been established in the verified record. [11, 12]</w:t>
      </w:r>
    </w:p>
    <w:p w14:paraId="043B279A" w14:textId="77777777" w:rsidR="00CB3150" w:rsidRDefault="00000000">
      <w:pPr>
        <w:pStyle w:val="BodyText"/>
      </w:pPr>
      <w: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pStyle w:val="Heading1"/>
      </w:pPr>
      <w:bookmarkStart w:id="576" w:name="X34faad1c749316954420b934931aff7c96ea3d6"/>
      <w:bookmarkEnd w:id="575"/>
      <w:r>
        <w:t>Appendix 4A Technical qualifications and the historical fitting record</w:t>
      </w:r>
    </w:p>
    <w:p w14:paraId="5AFD4C45" w14:textId="77777777" w:rsidR="00CB3150" w:rsidRDefault="00000000">
      <w:pPr>
        <w:pStyle w:val="Heading2"/>
      </w:pPr>
      <w:bookmarkStart w:id="577" w:name="Xc4cff8260d0316924cc51552c5cb860d3737775"/>
      <w:r>
        <w:t>4A.1 The intended stochastic rule and legacy software</w:t>
      </w:r>
    </w:p>
    <w:p w14:paraId="4263E7E1" w14:textId="77777777" w:rsidR="00CB3150" w:rsidRDefault="00000000">
      <w:r>
        <w:t xml:space="preserve">The stochastic selection rule in Section 4.3 accepts any finite score, including negative scores, and selects exactly </w:t>
      </w:r>
      <m:oMath>
        <m:r>
          <w:rPr>
            <w:rFonts w:ascii="Cambria Math" w:hAnsi="Cambria Math"/>
          </w:rPr>
          <m:t>K</m:t>
        </m:r>
      </m:oMath>
      <w: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pPr>
      <w: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t xml:space="preserve"> individuals. Replacing negative scores with zero can also change relative selection probabilities by erasing differences among those scores. [3]</w:t>
      </w:r>
    </w:p>
    <w:p w14:paraId="20949FAC"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pPr>
      <w: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pStyle w:val="Heading2"/>
      </w:pPr>
      <w:bookmarkStart w:id="578" w:name="X30020ca2e28c3ddcf47702a707f4f0d8976e712"/>
      <w:bookmarkEnd w:id="577"/>
      <w:r>
        <w:t>4A.2 Differences between the stated selection rule and earlier implementations</w:t>
      </w:r>
    </w:p>
    <w:p w14:paraId="1BB91E1C" w14:textId="77777777" w:rsidR="00CB3150" w:rsidRDefault="00000000">
      <w:r>
        <w:t xml:space="preserve">For season </w:t>
      </w:r>
      <m:oMath>
        <m:r>
          <w:rPr>
            <w:rFonts w:ascii="Cambria Math" w:hAnsi="Cambria Math"/>
          </w:rPr>
          <m:t>s</m:t>
        </m:r>
      </m:oMath>
      <w: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pPr>
      <w: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individual </w:t>
      </w:r>
      <m:oMath>
        <m:r>
          <w:rPr>
            <w:rFonts w:ascii="Cambria Math" w:hAnsi="Cambria Math"/>
          </w:rPr>
          <m:t>i</m:t>
        </m:r>
      </m:oMath>
      <w:r>
        <w:t xml:space="preserve">’s group in season </w:t>
      </w:r>
      <m:oMath>
        <m:r>
          <w:rPr>
            <w:rFonts w:ascii="Cambria Math" w:hAnsi="Cambria Math"/>
          </w:rPr>
          <m:t>s</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t xml:space="preserve"> be the number of individuals included in group </w:t>
      </w:r>
      <m:oMath>
        <m:r>
          <w:rPr>
            <w:rFonts w:ascii="Cambria Math" w:hAnsi="Cambria Math"/>
          </w:rPr>
          <m:t>j</m:t>
        </m:r>
      </m:oMath>
      <w: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t xml:space="preserve"> denotes the shared congestion of group </w:t>
      </w:r>
      <m:oMath>
        <m:r>
          <w:rPr>
            <w:rFonts w:ascii="Cambria Math" w:hAnsi="Cambria Math"/>
          </w:rPr>
          <m:t>j</m:t>
        </m:r>
      </m:oMath>
      <w:r>
        <w:t xml:space="preserve"> in season </w:t>
      </w:r>
      <m:oMath>
        <m:r>
          <w:rPr>
            <w:rFonts w:ascii="Cambria Math" w:hAnsi="Cambria Math"/>
          </w:rPr>
          <m:t>s</m:t>
        </m:r>
      </m:oMath>
      <w:r>
        <w:t xml:space="preserve">; the effective congestion applied to individual </w:t>
      </w:r>
      <m:oMath>
        <m:r>
          <w:rPr>
            <w:rFonts w:ascii="Cambria Math" w:hAnsi="Cambria Math"/>
          </w:rPr>
          <m:t>i</m:t>
        </m:r>
      </m:oMath>
      <w: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pPr>
      <w: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w:t>
      </w:r>
      <m:oMath>
        <m:r>
          <w:rPr>
            <w:rFonts w:ascii="Cambria Math" w:hAnsi="Cambria Math"/>
          </w:rPr>
          <m:t>γ</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Congestion was recomputed as </w:t>
      </w:r>
      <m:oMath>
        <m:r>
          <w:rPr>
            <w:rFonts w:ascii="Cambria Math" w:hAnsi="Cambria Math"/>
          </w:rPr>
          <m:t>γ</m:t>
        </m:r>
      </m:oMath>
      <w:r>
        <w:t xml:space="preserve"> changed during joint optimization. A separate option held </w:t>
      </w:r>
      <m:oMath>
        <m:r>
          <w:rPr>
            <w:rFonts w:ascii="Cambria Math" w:hAnsi="Cambria Math"/>
          </w:rPr>
          <m:t>γ</m:t>
        </m:r>
      </m:oMath>
      <w: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pStyle w:val="Heading2"/>
      </w:pPr>
      <w:bookmarkStart w:id="579" w:name="X61c80e37b1d723545285bb680c26300a41eba3a"/>
      <w:bookmarkEnd w:id="578"/>
      <w:r>
        <w:t>4A.3 Normalization and threshold construction</w:t>
      </w:r>
    </w:p>
    <w:p w14:paraId="4EB4FB79" w14:textId="77777777" w:rsidR="00CB3150" w:rsidRDefault="00000000">
      <w: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t xml:space="preserve"> for an expected value under the model, and let </w:t>
      </w:r>
      <m:oMath>
        <m:r>
          <m:rPr>
            <m:sty m:val="bi"/>
          </m:rPr>
          <w:rPr>
            <w:rFonts w:ascii="Cambria Math" w:hAnsi="Cambria Math"/>
          </w:rPr>
          <m:t>A</m:t>
        </m:r>
      </m:oMath>
      <w:r>
        <w:t xml:space="preserve"> and </w:t>
      </w:r>
      <m:oMath>
        <m:r>
          <m:rPr>
            <m:sty m:val="bi"/>
          </m:rPr>
          <w:rPr>
            <w:rFonts w:ascii="Cambria Math" w:hAnsi="Cambria Math"/>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pPr>
      <w: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t xml:space="preserve"> denote its empirical </w:t>
      </w:r>
      <m:oMath>
        <m:r>
          <w:rPr>
            <w:rFonts w:ascii="Cambria Math" w:hAnsi="Cambria Math"/>
          </w:rPr>
          <m:t>q</m:t>
        </m:r>
      </m:oMath>
      <w:r>
        <w:t xml:space="preserve">-quantile—the performance value marking approximately the fraction </w:t>
      </w:r>
      <m:oMath>
        <m:r>
          <w:rPr>
            <w:rFonts w:ascii="Cambria Math" w:hAnsi="Cambria Math"/>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r>
        <w:t xml:space="preserve">The superscript </w:t>
      </w:r>
      <m:oMath>
        <m:r>
          <w:rPr>
            <w:rFonts w:ascii="Cambria Math" w:hAnsi="Cambria Math"/>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pPr>
      <w:r>
        <w:t xml:space="preserve">Assignment preference </w:t>
      </w:r>
      <m:oMath>
        <m:r>
          <w:rPr>
            <w:rFonts w:ascii="Cambria Math" w:hAnsi="Cambria Math"/>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t xml:space="preserve"> likelihood. [1, 8]</w:t>
      </w:r>
    </w:p>
    <w:p w14:paraId="6FF1297A" w14:textId="77777777" w:rsidR="00CB3150" w:rsidRDefault="00000000">
      <w:pPr>
        <w:pStyle w:val="Heading2"/>
      </w:pPr>
      <w:bookmarkStart w:id="580" w:name="X37bb242055bc516b188ab4496a584a40b1a9c72"/>
      <w:bookmarkEnd w:id="579"/>
      <w:r>
        <w:t>4A.4 Saved estimates and parameter transfer</w:t>
      </w:r>
    </w:p>
    <w:p w14:paraId="11D128A8" w14:textId="77777777" w:rsidR="00CB3150" w:rsidRDefault="00000000">
      <w:r>
        <w:t xml:space="preserve">A hat denotes an estimated parameter value; for example, </w:t>
      </w:r>
      <m:oMath>
        <m:acc>
          <m:accPr>
            <m:ctrlPr>
              <w:rPr>
                <w:rFonts w:ascii="Cambria Math" w:hAnsi="Cambria Math"/>
              </w:rPr>
            </m:ctrlPr>
          </m:accPr>
          <m:e>
            <m:r>
              <w:rPr>
                <w:rFonts w:ascii="Cambria Math" w:hAnsi="Cambria Math"/>
              </w:rPr>
              <m:t>γ</m:t>
            </m:r>
          </m:e>
        </m:acc>
      </m:oMath>
      <w:r>
        <w:t xml:space="preserve"> is the estimate of </w:t>
      </w:r>
      <m:oMath>
        <m:r>
          <w:rPr>
            <w:rFonts w:ascii="Cambria Math" w:hAnsi="Cambria Math"/>
          </w:rPr>
          <m:t>γ</m:t>
        </m:r>
      </m:oMath>
      <w:r>
        <w:t xml:space="preserve"> obtained by fitting the model. The joint fitting artifact saved on 28 August 2026 reports</w:t>
      </w:r>
    </w:p>
    <w:p w14:paraId="201167C3" w14:textId="77777777" w:rsidR="00CB3150" w:rsidRDefault="00000000">
      <w:pPr>
        <w:pStyle w:val="BodyText"/>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t>,</w:t>
      </w:r>
    </w:p>
    <w:p w14:paraId="56C65631" w14:textId="77777777" w:rsidR="00CB3150" w:rsidRDefault="00000000">
      <w:pPr>
        <w:pStyle w:val="BodyText"/>
      </w:pPr>
      <w: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pPr>
      <w: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t>. Those estimates belong to a different fitting specification and should not be merged with the later joint estimates. [5, 9, 10]</w:t>
      </w:r>
    </w:p>
    <w:p w14:paraId="2A54B41D"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when the numerical penalty coefficient is transferred unchanged. [4, 11]</w:t>
      </w:r>
    </w:p>
    <w:p w14:paraId="072A5B66" w14:textId="77777777" w:rsidR="00CB3150" w:rsidRDefault="00000000">
      <w:pPr>
        <w:pStyle w:val="BodyText"/>
      </w:pPr>
      <w:r>
        <w:t>An exact-</w:t>
      </w:r>
      <m:oMath>
        <m:r>
          <w:rPr>
            <w:rFonts w:ascii="Cambria Math" w:hAnsi="Cambria Math"/>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t xml:space="preserve"> refit has been established in the verified record. [2, 12]</w:t>
      </w:r>
    </w:p>
    <w:p w14:paraId="7F011CD6" w14:textId="77777777" w:rsidR="00CB3150" w:rsidRDefault="00000000">
      <w:pPr>
        <w:pStyle w:val="BodyText"/>
      </w:pPr>
      <w:r>
        <w:t>The empirical bridge consequently remains a separate methodological task. Before treating the historical estimates as fitted parameters of deterministic top-</w:t>
      </w:r>
      <m:oMath>
        <m:r>
          <w:rPr>
            <w:rFonts w:ascii="Cambria Math" w:hAnsi="Cambria Math"/>
          </w:rPr>
          <m:t>K</m:t>
        </m:r>
      </m:oMath>
      <w:r>
        <w:t xml:space="preserve"> or stochastic exact-</w:t>
      </w:r>
      <m:oMath>
        <m:r>
          <w:rPr>
            <w:rFonts w:ascii="Cambria Math" w:hAnsi="Cambria Math"/>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pStyle w:val="Heading2"/>
      </w:pPr>
      <w:bookmarkStart w:id="581" w:name="Xc89fd0d0a0538ad258b22b5118afea5b3189c30"/>
      <w:bookmarkEnd w:id="580"/>
      <w:r>
        <w:lastRenderedPageBreak/>
        <w:t>4A.5 Alternative congestion specifications</w:t>
      </w:r>
    </w:p>
    <w:p w14:paraId="172B8F7A" w14:textId="77777777" w:rsidR="00CB3150" w:rsidRDefault="00000000">
      <w: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t xml:space="preserve">. Moving the threshold with </w:t>
      </w:r>
      <m:oMath>
        <m:r>
          <w:rPr>
            <w:rFonts w:ascii="Cambria Math" w:hAnsi="Cambria Math"/>
          </w:rPr>
          <m:t>K</m:t>
        </m:r>
      </m:oMath>
      <w: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r>
        <w:t xml:space="preserve">The full-group measure in Section 4.4.3 deliberately includes the focal individual. To make the alternative explicit, suppose individual </w:t>
      </w:r>
      <m:oMath>
        <m:r>
          <w:rPr>
            <w:rFonts w:ascii="Cambria Math" w:hAnsi="Cambria Math"/>
          </w:rPr>
          <m:t>i</m:t>
        </m:r>
      </m:oMath>
      <w:r>
        <w:t xml:space="preserve"> belongs to group </w:t>
      </w:r>
      <m:oMath>
        <m:r>
          <w:rPr>
            <w:rFonts w:ascii="Cambria Math" w:hAnsi="Cambria Math"/>
          </w:rPr>
          <m:t>j</m:t>
        </m:r>
      </m:oMath>
      <w: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The refined model retains the full-group mean as a measure of shared roster pressure; this leave-one-out alternative is recorded here to clarify that modeling choice.</w:t>
      </w:r>
    </w:p>
    <w:p w14:paraId="6050C372"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pStyle w:val="Heading1"/>
      </w:pPr>
      <w:bookmarkStart w:id="582" w:name="X8a33aa523801c967d2fea04397cc8e7252f71fa"/>
      <w:bookmarkEnd w:id="576"/>
      <w:bookmarkEnd w:id="581"/>
      <w:r>
        <w:lastRenderedPageBreak/>
        <w:t>Appendix 4B Sources for the equations and completed results</w:t>
      </w:r>
    </w:p>
    <w:p w14:paraId="23EA309D"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0577329" w:rsidR="00CB3150" w:rsidRDefault="00000000">
      <w:pPr>
        <w:pStyle w:val="BodyText"/>
      </w:pPr>
      <w:r>
        <w:t xml:space="preserve">[1] The stochastic replay decision and distinction between temperatures are documented in </w:t>
      </w:r>
      <w:r w:rsidR="00CB3150">
        <w:fldChar w:fldCharType="begin"/>
      </w:r>
      <w:r w:rsidR="00CB3150">
        <w:instrText>HYPERLINK "file:///Users/charleslevine/Library/CloudStorage/Dropbox/1-Documents/00-%20Dissertation/0-Next_Chapter/Code_and_Data/New%20SQL%20and%20PY%20Code/Cursor%20Workspace%20PDE/3-Master_Plan/re_entry/HEROs_and_PASSes/MBB_empirical_roster_select_replay.md" \h</w:instrText>
      </w:r>
      <w:ins w:id="583" w:author="Levine, Charles Roger CTR USARMY USMA (USA)" w:date="2026-10-13T08:51:00Z" w16du:dateUtc="2026-10-13T12:51:00Z"/>
      <w:r w:rsidR="00CB3150">
        <w:fldChar w:fldCharType="separate"/>
      </w:r>
      <w:r w:rsidR="00CB3150">
        <w:t>MBB_empirical_roster_select_replay.md</w:t>
      </w:r>
      <w:r w:rsidR="00CB3150">
        <w:fldChar w:fldCharType="end"/>
      </w:r>
      <w:r>
        <w:t xml:space="preserve">, lines 370–418 and 454–462. The direct user instruction is preserved in </w:t>
      </w:r>
      <w:r w:rsidR="00CB3150">
        <w:fldChar w:fldCharType="begin"/>
      </w:r>
      <w:r w:rsidR="00CB3150">
        <w:instrText>HYPERLINK "file:///Users/charleslevine/Library/CloudStorage/Dropbox/1-Documents/00-%20Dissertation/0-Next_Chapter/Code_and_Data/New%20SQL%20and%20PY%20Code/Cursor%20Workspace%20PDE/.specstory/history/2026-06-11_08-19-11-0400-compass.md" \h</w:instrText>
      </w:r>
      <w:ins w:id="584" w:author="Levine, Charles Roger CTR USARMY USMA (USA)" w:date="2026-10-13T08:51:00Z" w16du:dateUtc="2026-10-13T12:51:00Z"/>
      <w:r w:rsidR="00CB3150">
        <w:fldChar w:fldCharType="separate"/>
      </w:r>
      <w:r w:rsidR="00CB3150">
        <w:t>.</w:t>
      </w:r>
      <w:proofErr w:type="spellStart"/>
      <w:r w:rsidR="00CB3150">
        <w:t>specstory</w:t>
      </w:r>
      <w:proofErr w:type="spellEnd"/>
      <w:r w:rsidR="00CB3150">
        <w:t>/history/2026-06-11_08-19-11-0400-compass.md</w:t>
      </w:r>
      <w:r w:rsidR="00CB3150">
        <w:fldChar w:fldCharType="end"/>
      </w:r>
      <w:r>
        <w:t>, line 331818, with the subsequent implementation authorization at line 332351. The lock was for empirical-roster replay; it does not retroactively change earlier deterministic runs.</w:t>
      </w:r>
    </w:p>
    <w:p w14:paraId="42DB96BE" w14:textId="02C7DEF6" w:rsidR="00CB3150" w:rsidRDefault="00000000">
      <w:pPr>
        <w:pStyle w:val="BodyText"/>
      </w:pPr>
      <w:r>
        <w:t xml:space="preserve">[2] </w:t>
      </w:r>
      <w:r w:rsidR="00CB3150">
        <w:fldChar w:fldCharType="begin"/>
      </w:r>
      <w:r w:rsidR="00CB3150">
        <w:instrText>HYPERLINK "file:///Users/charleslevine/Library/CloudStorage/Dropbox/1-Documents/00-%20Dissertation/0-Next_Chapter/Code_and_Data/New%20SQL%20and%20PY%20Code/Cursor%20Workspace%20PDE/3-Master_Plan/Alex_stuff/PD20_softmax_K_winners_explainer.md" \h</w:instrText>
      </w:r>
      <w:ins w:id="585" w:author="Levine, Charles Roger CTR USARMY USMA (USA)" w:date="2026-10-13T08:51:00Z" w16du:dateUtc="2026-10-13T12:51:00Z"/>
      <w:r w:rsidR="00CB3150">
        <w:fldChar w:fldCharType="separate"/>
      </w:r>
      <w:r w:rsidR="00CB3150">
        <w:t>PD20_softmax_K_winners_explainer.md</w:t>
      </w:r>
      <w:r w:rsidR="00CB3150">
        <w:fldChar w:fldCharType="end"/>
      </w:r>
      <w:r>
        <w:t xml:space="preserve">, lines 190–199, describes the observed-set likelihood for sequential proportional sampling. </w:t>
      </w:r>
      <w:r w:rsidR="00CB3150">
        <w:fldChar w:fldCharType="begin"/>
      </w:r>
      <w:r w:rsidR="00CB3150">
        <w:instrText>HYPERLINK "file:///Users/charleslevine/Library/CloudStorage/Dropbox/1-Documents/00-%20Dissertation/0-Next_Chapter/Code_and_Data/New%20SQL%20and%20PY%20Code/Cursor%20Workspace%20PDE/transcripts/PD20_notes.md" \h</w:instrText>
      </w:r>
      <w:ins w:id="586" w:author="Levine, Charles Roger CTR USARMY USMA (USA)" w:date="2026-10-13T08:51:00Z" w16du:dateUtc="2026-10-13T12:51:00Z"/>
      <w:r w:rsidR="00CB3150">
        <w:fldChar w:fldCharType="separate"/>
      </w:r>
      <w:r w:rsidR="00CB3150">
        <w:t>PD20_notes.md</w:t>
      </w:r>
      <w:r w:rsidR="00CB3150">
        <w:fldChar w:fldCharType="end"/>
      </w:r>
      <w:r>
        <w:t>, lines 121–127, identifies the weighted without-replacement procedure as Plackett–Luce.</w:t>
      </w:r>
    </w:p>
    <w:p w14:paraId="7D32C2EC" w14:textId="35200823" w:rsidR="00CB3150" w:rsidRDefault="00000000">
      <w:pPr>
        <w:pStyle w:val="BodyText"/>
      </w:pPr>
      <w:r>
        <w:t xml:space="preserve">[3] </w:t>
      </w:r>
      <w:r w:rsidR="00CB3150">
        <w:fldChar w:fldCharType="begin"/>
      </w:r>
      <w:r w:rsidR="00CB3150">
        <w:instrText>HYPERLINK "file:///Users/charleslevine/Library/CloudStorage/Dropbox/1-Documents/00-%20Dissertation/0-Next_Chapter/Code_and_Data/New%20SQL%20and%20PY%20Code/Cursor%20Workspace%20PDE/sports/tier1_pool_assignment.py" \h</w:instrText>
      </w:r>
      <w:ins w:id="587" w:author="Levine, Charles Roger CTR USARMY USMA (USA)" w:date="2026-10-13T08:51:00Z" w16du:dateUtc="2026-10-13T12:51:00Z"/>
      <w:r w:rsidR="00CB3150">
        <w:fldChar w:fldCharType="separate"/>
      </w:r>
      <w:r w:rsidR="00CB3150">
        <w:t>sports/tier1_pool_assignment.py</w:t>
      </w:r>
      <w:r w:rsidR="00CB3150">
        <w:fldChar w:fldCharType="end"/>
      </w:r>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755B8D5B" w:rsidR="00CB3150" w:rsidRDefault="00000000">
      <w:pPr>
        <w:pStyle w:val="BodyText"/>
      </w:pPr>
      <w:r>
        <w:t xml:space="preserve">[4] </w:t>
      </w:r>
      <w:r w:rsidR="00CB3150">
        <w:fldChar w:fldCharType="begin"/>
      </w:r>
      <w:r w:rsidR="00CB3150">
        <w:instrText>HYPERLINK "file:///Users/charleslevine/Library/CloudStorage/Dropbox/1-Documents/00-%20Dissertation/0-Next_Chapter/Code_and_Data/New%20SQL%20and%20PY%20Code/Cursor%20Workspace%20PDE/sports/scripts/pd21_draft_bernoulli_mle.py" \h</w:instrText>
      </w:r>
      <w:ins w:id="588" w:author="Levine, Charles Roger CTR USARMY USMA (USA)" w:date="2026-10-13T08:51:00Z" w16du:dateUtc="2026-10-13T12:51:00Z"/>
      <w:r w:rsidR="00CB3150">
        <w:fldChar w:fldCharType="separate"/>
      </w:r>
      <w:r w:rsidR="00CB3150">
        <w:t>sports/scripts/pd21_draft_bernoulli_mle.py</w:t>
      </w:r>
      <w:r w:rsidR="00CB3150">
        <w:fldChar w:fldCharType="end"/>
      </w:r>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475035C0" w:rsidR="00CB3150" w:rsidRDefault="00000000">
      <w:pPr>
        <w:pStyle w:val="BodyText"/>
      </w:pPr>
      <w:r>
        <w:t xml:space="preserve">[5] </w:t>
      </w:r>
      <w:r w:rsidR="00CB3150">
        <w:fldChar w:fldCharType="begin"/>
      </w:r>
      <w:r w:rsidR="00CB3150">
        <w:instrText>HYPERLINK "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\h</w:instrText>
      </w:r>
      <w:ins w:id="589" w:author="Levine, Charles Roger CTR USARMY USMA (USA)" w:date="2026-10-13T08:51:00Z" w16du:dateUtc="2026-10-13T12:51:00Z"/>
      <w:r w:rsidR="00CB3150">
        <w:fldChar w:fldCharType="separate"/>
      </w:r>
      <w:r w:rsidR="00CB3150">
        <w:t>ASSORT_20260927_SCOUT_response_selection_population_and_reigning_alignment.md</w:t>
      </w:r>
      <w:r w:rsidR="00CB3150">
        <w:fldChar w:fldCharType="end"/>
      </w:r>
      <w:r>
        <w:t xml:space="preserve">, lines 94–115, documents all-player-season rows and repeated ever-drafted labels. The loader is </w:t>
      </w:r>
      <w:r w:rsidR="00CB3150">
        <w:fldChar w:fldCharType="begin"/>
      </w:r>
      <w:r w:rsidR="00CB3150">
        <w:instrText>HYPERLINK "file:///Users/charleslevine/Library/CloudStorage/Dropbox/1-Documents/00-%20Dissertation/0-Next_Chapter/Code_and_Data/New%20SQL%20and%20PY%20Code/Cursor%20Workspace%20PDE/sports/scripts/grandchild_selection_inverted_u_diagnostic.py" \h</w:instrText>
      </w:r>
      <w:ins w:id="590" w:author="Levine, Charles Roger CTR USARMY USMA (USA)" w:date="2026-10-13T08:51:00Z" w16du:dateUtc="2026-10-13T12:51:00Z"/>
      <w:r w:rsidR="00CB3150">
        <w:fldChar w:fldCharType="separate"/>
      </w:r>
      <w:r w:rsidR="00CB3150">
        <w:t>sports/scripts/grandchild_selection_inverted_u_diagnostic.py</w:t>
      </w:r>
      <w:r w:rsidR="00CB3150">
        <w:fldChar w:fldCharType="end"/>
      </w:r>
      <w:r>
        <w:t xml:space="preserve">, lines 89–122. It sets within-season standardized points per minute and fixes the initial panel bounds from FULL_PANEL_SEASON_MIN = 2011 and FULL_PANEL_SEASON_MAX = 2021 at lines </w:t>
      </w:r>
      <w:r>
        <w:lastRenderedPageBreak/>
        <w:t>46–47. The later requested-window filter cannot restore excluded 2009–2010 rows. Historical input-season provenance remains to be confirmed rather than inferred solely from a filename.</w:t>
      </w:r>
    </w:p>
    <w:p w14:paraId="180CB234" w14:textId="0AF305C7" w:rsidR="00CB3150" w:rsidRDefault="00000000">
      <w:pPr>
        <w:pStyle w:val="BodyText"/>
      </w:pPr>
      <w:r>
        <w:t xml:space="preserve">[6] </w:t>
      </w:r>
      <w:r w:rsidR="00CB3150">
        <w:fldChar w:fldCharType="begin"/>
      </w:r>
      <w:r w:rsidR="00CB3150">
        <w:instrText>HYPERLINK "file:///Users/charleslevine/Library/CloudStorage/Dropbox/1-Documents/00-%20Dissertation/0-Next_Chapter/Code_and_Data/New%20SQL%20and%20PY%20Code/Cursor%20Workspace%20PDE/sports/tier1_pool_assignment.py" \h</w:instrText>
      </w:r>
      <w:ins w:id="591" w:author="Levine, Charles Roger CTR USARMY USMA (USA)" w:date="2026-10-13T08:51:00Z" w16du:dateUtc="2026-10-13T12:51:00Z"/>
      <w:r w:rsidR="00CB3150">
        <w:fldChar w:fldCharType="separate"/>
      </w:r>
      <w:r w:rsidR="00CB3150">
        <w:t>sports/tier1_pool_assignment.py</w:t>
      </w:r>
      <w:r w:rsidR="00CB3150">
        <w:fldChar w:fldCharType="end"/>
      </w:r>
      <w:r>
        <w:t xml:space="preserve">, lines 772–781 and 870–912, implements logistic viability and full-team mean congestion. It clips the logistic argument to -500, 500 for numerical stability. The distinction from the leave-one-out HERO axis also appears in </w:t>
      </w:r>
      <w:r w:rsidR="00CB3150">
        <w:fldChar w:fldCharType="begin"/>
      </w:r>
      <w:r w:rsidR="00CB3150">
        <w:instrText>HYPERLINK "file:///Users/charleslevine/Library/CloudStorage/Dropbox/1-Documents/00-%20Dissertation/0-Next_Chapter/Code_and_Data/New%20SQL%20and%20PY%20Code/Cursor%20Workspace%20PDE/3-Master_Plan/re_entry/HEROs_and_PASSes/MBB_empirical_roster_select_replay.md" \h</w:instrText>
      </w:r>
      <w:ins w:id="592" w:author="Levine, Charles Roger CTR USARMY USMA (USA)" w:date="2026-10-13T08:51:00Z" w16du:dateUtc="2026-10-13T12:51:00Z"/>
      <w:r w:rsidR="00CB3150">
        <w:fldChar w:fldCharType="separate"/>
      </w:r>
      <w:r w:rsidR="00CB3150">
        <w:t>MBB_empirical_roster_select_replay.md</w:t>
      </w:r>
      <w:r w:rsidR="00CB3150">
        <w:fldChar w:fldCharType="end"/>
      </w:r>
      <w:r>
        <w:t>, lines 464–471.</w:t>
      </w:r>
    </w:p>
    <w:p w14:paraId="3A1D437E" w14:textId="099B0111" w:rsidR="00CB3150" w:rsidRDefault="00000000">
      <w:pPr>
        <w:pStyle w:val="BodyText"/>
      </w:pPr>
      <w:r>
        <w:t xml:space="preserve">[7] </w:t>
      </w:r>
      <w:r w:rsidR="00CB3150">
        <w:fldChar w:fldCharType="begin"/>
      </w:r>
      <w:r w:rsidR="00CB3150">
        <w:instrText>HYPERLINK "file:///Users/charleslevine/Library/CloudStorage/Dropbox/1-Documents/00-%20Dissertation/0-Next_Chapter/Code_and_Data/New%20SQL%20and%20PY%20Code/Cursor%20Workspace%20PDE/sports/scripts/grandchild_selection_inverted_u_diagnostic.py" \h</w:instrText>
      </w:r>
      <w:ins w:id="593" w:author="Levine, Charles Roger CTR USARMY USMA (USA)" w:date="2026-10-13T08:51:00Z" w16du:dateUtc="2026-10-13T12:51:00Z"/>
      <w:r w:rsidR="00CB3150">
        <w:fldChar w:fldCharType="separate"/>
      </w:r>
      <w:r w:rsidR="00CB3150">
        <w:t>sports/scripts/grandchild_selection_inverted_u_diagnostic.py</w:t>
      </w:r>
      <w:r w:rsidR="00CB3150">
        <w:fldChar w:fldCharType="end"/>
      </w:r>
      <w:r>
        <w:t>, lines 139–158, specifies the season threshold, positive-outcome count, and max(1, count) guard. The MLE script invokes this routine before attaching congestion. This is a preprocessing rule, not a free threshold estimated by the optimizer.</w:t>
      </w:r>
    </w:p>
    <w:p w14:paraId="0FB30102" w14:textId="6DCDB514" w:rsidR="00CB3150" w:rsidRDefault="00000000">
      <w:pPr>
        <w:pStyle w:val="BodyText"/>
      </w:pPr>
      <w:r>
        <w:t xml:space="preserve">[8] </w:t>
      </w:r>
      <w:r w:rsidR="00CB3150">
        <w:fldChar w:fldCharType="begin"/>
      </w:r>
      <w:r w:rsidR="00CB3150">
        <w:instrText>HYPERLINK "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\h</w:instrText>
      </w:r>
      <w:ins w:id="594" w:author="Levine, Charles Roger CTR USARMY USMA (USA)" w:date="2026-10-13T08:51:00Z" w16du:dateUtc="2026-10-13T12:51:00Z"/>
      <w:r w:rsidR="00CB3150">
        <w:fldChar w:fldCharType="separate"/>
      </w:r>
      <w:r w:rsidR="00CB3150">
        <w:t>REIGNING_PD21_rho_hsort_calibrate_2009_2021_mg10_min20_09_21_fit_bracket.json</w:t>
      </w:r>
      <w:r w:rsidR="00CB3150">
        <w:fldChar w:fldCharType="end"/>
      </w:r>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613A6119" w14:textId="25831C67" w:rsidR="00CB3150" w:rsidRDefault="00000000">
      <w:pPr>
        <w:pStyle w:val="BodyText"/>
      </w:pPr>
      <w:r>
        <w:t xml:space="preserve">[9] </w:t>
      </w:r>
      <w:r w:rsidR="00CB3150">
        <w:fldChar w:fldCharType="begin"/>
      </w:r>
      <w:r w:rsidR="00CB3150">
        <w:instrText>HYPERLINK "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\h</w:instrText>
      </w:r>
      <w:ins w:id="595" w:author="Levine, Charles Roger CTR USARMY USMA (USA)" w:date="2026-10-13T08:51:00Z" w16du:dateUtc="2026-10-13T12:51:00Z"/>
      <w:r w:rsidR="00CB3150">
        <w:fldChar w:fldCharType="separate"/>
      </w:r>
      <w:r w:rsidR="00CB3150">
        <w:t>REIGNING_PD21_draft_bernoulli_mle_2009_2021_mg10_min20_09_21.json</w:t>
      </w:r>
      <w:r w:rsidR="00CB3150">
        <w:fldChar w:fldCharType="end"/>
      </w:r>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r w:rsidR="00CB3150">
        <w:fldChar w:fldCharType="begin"/>
      </w:r>
      <w:r w:rsidR="00CB3150">
        <w:instrText>HYPERLINK "file:///Users/charleslevine/Library/CloudStorage/Dropbox/1-Documents/00-%20Dissertation/0-Next_Chapter/Code_and_Data/New%20SQL%20and%20PY%20Code/Cursor%20Workspace%20PDE/3-Master_Plan/re_entry/HEROs_and_PASSes/sports_sandbox/reigning_hero/calibration/manifest.json" \h</w:instrText>
      </w:r>
      <w:ins w:id="596" w:author="Levine, Charles Roger CTR USARMY USMA (USA)" w:date="2026-10-13T08:51:00Z" w16du:dateUtc="2026-10-13T12:51:00Z"/>
      <w:r w:rsidR="00CB3150">
        <w:fldChar w:fldCharType="separate"/>
      </w:r>
      <w:r w:rsidR="00CB3150">
        <w:t>calibration/</w:t>
      </w:r>
      <w:proofErr w:type="spellStart"/>
      <w:r w:rsidR="00CB3150">
        <w:t>manifest.json</w:t>
      </w:r>
      <w:proofErr w:type="spellEnd"/>
      <w:r w:rsidR="00CB3150">
        <w:fldChar w:fldCharType="end"/>
      </w:r>
      <w:r>
        <w:t xml:space="preserve">. </w:t>
      </w:r>
      <w:r w:rsidR="00CB3150">
        <w:fldChar w:fldCharType="begin"/>
      </w:r>
      <w:r w:rsidR="00CB3150">
        <w:instrText>HYPERLINK "file:///Users/charleslevine/Library/CloudStorage/Dropbox/1-Documents/00-%20Dissertation/0-Next_Chapter/Code_and_Data/New%20SQL%20and%20PY%20Code/Cursor%20Workspace%20PDE/sports/scripts/reigning_hero_calibration.py" \h</w:instrText>
      </w:r>
      <w:ins w:id="597" w:author="Levine, Charles Roger CTR USARMY USMA (USA)" w:date="2026-10-13T08:51:00Z" w16du:dateUtc="2026-10-13T12:51:00Z"/>
      <w:r w:rsidR="00CB3150">
        <w:fldChar w:fldCharType="separate"/>
      </w:r>
      <w:r w:rsidR="00CB3150">
        <w:t>sports/scripts/reigning_hero_calibration.py</w:t>
      </w:r>
      <w:r w:rsidR="00CB3150">
        <w:fldChar w:fldCharType="end"/>
      </w:r>
      <w:r>
        <w:t>, lines 40–41 and 82–99, requests the 2009–2021 window. Read these alongside note [5] when describing the effective sample.</w:t>
      </w:r>
    </w:p>
    <w:p w14:paraId="17ABDED7" w14:textId="3F174DB9" w:rsidR="00CB3150" w:rsidRDefault="00000000">
      <w:pPr>
        <w:pStyle w:val="BodyText"/>
      </w:pPr>
      <w:r>
        <w:t xml:space="preserve">[10] </w:t>
      </w:r>
      <w:r w:rsidR="00CB3150">
        <w:fldChar w:fldCharType="begin"/>
      </w:r>
      <w:r w:rsidR="00CB3150">
        <w:instrText>HYPERLINK "file:///Users/charleslevine/Library/CloudStorage/Dropbox/1-Documents/00-%20Dissertation/0-Next_Chapter/Code_and_Data/New%20SQL%20and%20PY%20Code/Cursor%20Workspace%20PDE/3-Master_Plan/re_entry/HEROs_and_PASSes/pd21_mle/PD21_draft_bernoulli_mle_2013_2021.json" \h</w:instrText>
      </w:r>
      <w:ins w:id="598" w:author="Levine, Charles Roger CTR USARMY USMA (USA)" w:date="2026-10-13T08:51:00Z" w16du:dateUtc="2026-10-13T12:51:00Z"/>
      <w:r w:rsidR="00CB3150">
        <w:fldChar w:fldCharType="separate"/>
      </w:r>
      <w:r w:rsidR="00CB3150">
        <w:t>PD21_draft_bernoulli_mle_2013_2021.json</w:t>
      </w:r>
      <w:r w:rsidR="00CB3150">
        <w:fldChar w:fldCharType="end"/>
      </w:r>
      <w:r>
        <w:t xml:space="preserve">, lines 2–21, records the fixed-gamma fit: gamma = 18, lambda = 2.571500648851351, t = 1.065561586816066, 38,123 rows, 882 positive flags, and nine seasons. The older </w:t>
      </w:r>
      <w:r w:rsidR="00CB3150">
        <w:fldChar w:fldCharType="begin"/>
      </w:r>
      <w:r w:rsidR="00CB3150">
        <w:instrText>HYPERLINK "file:///Users/charleslevine/Library/CloudStorage/Dropbox/1-Documents/00-%20Dissertation/0-Next_Chapter/Code_and_Data/New%20SQL%20and%20PY%20Code/Cursor%20Workspace%20PDE/3-Master_Plan/re_entry/HEROs_and_PASSes/pd21_mle/PD21_draft_bernoulli_mle_2011_2021.json" \h</w:instrText>
      </w:r>
      <w:ins w:id="599" w:author="Levine, Charles Roger CTR USARMY USMA (USA)" w:date="2026-10-13T08:51:00Z" w16du:dateUtc="2026-10-13T12:51:00Z"/>
      <w:r w:rsidR="00CB3150">
        <w:fldChar w:fldCharType="separate"/>
      </w:r>
      <w:r w:rsidR="00CB3150">
        <w:t>PD21_draft_bernoulli_mle_2011_2021.json</w:t>
      </w:r>
      <w:r w:rsidR="00CB3150">
        <w:fldChar w:fldCharType="end"/>
      </w:r>
      <w:r>
        <w:t xml:space="preserve"> records a grid-best point with gamma = 10 fixed, lambda = 2, t = 1, and </w:t>
      </w:r>
      <w:proofErr w:type="spellStart"/>
      <w:r>
        <w:t>bfgs</w:t>
      </w:r>
      <w:proofErr w:type="spellEnd"/>
      <w:r>
        <w:t xml:space="preserve"> = null; it must not be substituted for the later joint estimate.</w:t>
      </w:r>
    </w:p>
    <w:p w14:paraId="3790A104" w14:textId="2F1B9606" w:rsidR="00CB3150" w:rsidRDefault="00000000">
      <w:pPr>
        <w:pStyle w:val="BodyText"/>
      </w:pPr>
      <w:r>
        <w:t xml:space="preserve">[11] </w:t>
      </w:r>
      <w:r w:rsidR="00CB3150">
        <w:fldChar w:fldCharType="begin"/>
      </w:r>
      <w:r w:rsidR="00CB3150">
        <w:instrText>HYPERLINK "file:///Users/charleslevine/Library/CloudStorage/Dropbox/1-Documents/00-%20Dissertation/0-Next_Chapter/Code_and_Data/New%20SQL%20and%20PY%20Code/Cursor%20Workspace%20PDE/3-Master_Plan/re_entry/HEROs_and_PASSes/MBB_empirical_roster_select_replay.md" \h</w:instrText>
      </w:r>
      <w:ins w:id="600" w:author="Levine, Charles Roger CTR USARMY USMA (USA)" w:date="2026-10-13T08:51:00Z" w16du:dateUtc="2026-10-13T12:51:00Z"/>
      <w:r w:rsidR="00CB3150">
        <w:fldChar w:fldCharType="separate"/>
      </w:r>
      <w:r w:rsidR="00CB3150">
        <w:t>MBB_empirical_roster_select_replay.md</w:t>
      </w:r>
      <w:r w:rsidR="00CB3150">
        <w:fldChar w:fldCharType="end"/>
      </w:r>
      <w: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t xml:space="preserve"> likelihoods is asserted.</w:t>
      </w:r>
    </w:p>
    <w:p w14:paraId="427DF829" w14:textId="3BFEEDFE" w:rsidR="00CB3150" w:rsidRDefault="00000000">
      <w:pPr>
        <w:pStyle w:val="BodyText"/>
      </w:pPr>
      <w:r>
        <w:lastRenderedPageBreak/>
        <w:t xml:space="preserve">[12] </w:t>
      </w:r>
      <w:r w:rsidR="00CB3150">
        <w:fldChar w:fldCharType="begin"/>
      </w:r>
      <w:r w:rsidR="00CB3150">
        <w:instrText>HYPERLINK "file:///Users/charleslevine/Library/CloudStorage/Dropbox/1-Documents/00-%20Dissertation/0-Next_Chapter/Code_and_Data/New%20SQL%20and%20PY%20Code/Cursor%20Workspace%20PDE/3-Master_Plan/MLE/MLE_basics.md" \h</w:instrText>
      </w:r>
      <w:ins w:id="601" w:author="Levine, Charles Roger CTR USARMY USMA (USA)" w:date="2026-10-13T08:51:00Z" w16du:dateUtc="2026-10-13T12:51:00Z"/>
      <w:r w:rsidR="00CB3150">
        <w:fldChar w:fldCharType="separate"/>
      </w:r>
      <w:r w:rsidR="00CB3150">
        <w:t>MLE_basics.md</w:t>
      </w:r>
      <w:r w:rsidR="00CB3150">
        <w:fldChar w:fldCharType="end"/>
      </w:r>
      <w:r>
        <w:t>, lines 208, 244–250, and 420–426, states that empirical fitting ended with the Bernoulli optimization, with no Phase B re-estimation, while describing exact-</w:t>
      </w:r>
      <m:oMath>
        <m:r>
          <w:rPr>
            <w:rFonts w:ascii="Cambria Math" w:hAnsi="Cambria Math"/>
          </w:rPr>
          <m:t>K</m:t>
        </m:r>
      </m:oMath>
      <w:r>
        <w:t xml:space="preserve"> estimation as an alternative. The later replay lock in note [1] kept that fitting procedure unchanged.</w:t>
      </w:r>
    </w:p>
    <w:p w14:paraId="75A61156" w14:textId="2C95D66B" w:rsidR="00CB3150" w:rsidRDefault="00000000">
      <w:pPr>
        <w:pStyle w:val="BodyText"/>
      </w:pPr>
      <w:r>
        <w:t xml:space="preserve">[13] </w:t>
      </w:r>
      <w:r w:rsidR="00CB3150">
        <w:fldChar w:fldCharType="begin"/>
      </w:r>
      <w:r w:rsidR="00CB3150">
        <w:instrText>HYPERLINK "file:///Users/charleslevine/Library/CloudStorage/Dropbox/1-Documents/00-%20Dissertation/0-Next_Chapter/Code_and_Data/New%20SQL%20and%20PY%20Code/Cursor%20Workspace%20PDE/3-Master_Plan/VECTOR_work/new_VECTOR_work/VECTOR_PD44_Dissertation_Work_Map_and_Model_Chapter_Outline.md" \h</w:instrText>
      </w:r>
      <w:ins w:id="602" w:author="Levine, Charles Roger CTR USARMY USMA (USA)" w:date="2026-10-13T08:51:00Z" w16du:dateUtc="2026-10-13T12:51:00Z"/>
      <w:r w:rsidR="00CB3150">
        <w:fldChar w:fldCharType="separate"/>
      </w:r>
      <w:r w:rsidR="00CB3150">
        <w:t>VECTOR_PD44_Dissertation_Work_Map_and_Model_Chapter_Outline.md</w:t>
      </w:r>
      <w:r w:rsidR="00CB3150">
        <w:fldChar w:fldCharType="end"/>
      </w:r>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727B6A5A"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03ABFEC0" w14:textId="77777777" w:rsidR="00CB3150" w:rsidRDefault="00000000">
      <w:pPr>
        <w:pStyle w:val="BodyText"/>
      </w:pPr>
      <w:r>
        <w:t xml:space="preserve">[16] ASSORT_20260927_penalty_bars_v1_report.md records the </w:t>
      </w:r>
      <m:oMath>
        <m:r>
          <w:rPr>
            <w:rFonts w:ascii="Cambria Math" w:hAnsi="Cambria Math"/>
          </w:rPr>
          <m:t>λ</m:t>
        </m:r>
      </m:oMath>
      <w:r>
        <w:t xml:space="preserve"> = 0, 1, 2, 4 comparison and the bin-support qualification. Figure 4.1 is the saved 2015_penalty_bars.png under assort_analysis/outputs/penalty_bars_v1. The report identifies its specification, code, bin summaries, and execution record.</w:t>
      </w:r>
    </w:p>
    <w:p w14:paraId="7858CF8F" w14:textId="77777777" w:rsidR="00CB3150" w:rsidRDefault="00000000">
      <w:pPr>
        <w:pStyle w:val="BodyText"/>
      </w:pPr>
      <w: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t xml:space="preserve"> versus 0.05 comparison at 50% and 1% selection, including changed-winner counts and their denominators. Figure 4.2 is the saved 2015_relative.png under assort_analysis/outputs/rho_scarcity_v1. The report links the saved rates, population support, identity summaries, and run record.</w:t>
      </w:r>
      <w:bookmarkEnd w:id="582"/>
    </w:p>
    <w:sectPr w:rsidR="00CB3150" w:rsidSect="00EC7973">
      <w:headerReference w:type="default" r:id="rId14"/>
      <w:footerReference w:type="default" r:id="rId15"/>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F446AC" w14:textId="77777777" w:rsidR="00B4506E" w:rsidRDefault="00B4506E">
      <w:pPr>
        <w:spacing w:after="0" w:line="240" w:lineRule="auto"/>
      </w:pPr>
      <w:r>
        <w:separator/>
      </w:r>
    </w:p>
  </w:endnote>
  <w:endnote w:type="continuationSeparator" w:id="0">
    <w:p w14:paraId="59EFD119" w14:textId="77777777" w:rsidR="00B4506E" w:rsidRDefault="00B4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93BB48" w14:textId="77777777" w:rsidR="00B4506E" w:rsidRDefault="00B4506E">
      <w:pPr>
        <w:spacing w:after="0" w:line="240" w:lineRule="auto"/>
      </w:pPr>
      <w:r>
        <w:separator/>
      </w:r>
    </w:p>
  </w:footnote>
  <w:footnote w:type="continuationSeparator" w:id="0">
    <w:p w14:paraId="607E4406" w14:textId="77777777" w:rsidR="00B4506E" w:rsidRDefault="00B45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4"/>
  </w:num>
  <w:num w:numId="11" w16cid:durableId="1335380630">
    <w:abstractNumId w:val="11"/>
  </w:num>
  <w:num w:numId="12" w16cid:durableId="850726394">
    <w:abstractNumId w:val="15"/>
  </w:num>
  <w:num w:numId="13" w16cid:durableId="1895460450">
    <w:abstractNumId w:val="13"/>
  </w:num>
  <w:num w:numId="14" w16cid:durableId="1623609490">
    <w:abstractNumId w:val="12"/>
  </w:num>
  <w:num w:numId="15" w16cid:durableId="1331520284">
    <w:abstractNumId w:val="9"/>
  </w:num>
  <w:num w:numId="16" w16cid:durableId="82955879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6007C"/>
    <w:rsid w:val="0006063C"/>
    <w:rsid w:val="000640E1"/>
    <w:rsid w:val="000679A2"/>
    <w:rsid w:val="00070F34"/>
    <w:rsid w:val="000A73FC"/>
    <w:rsid w:val="000B4DEE"/>
    <w:rsid w:val="000E1DA7"/>
    <w:rsid w:val="000E5100"/>
    <w:rsid w:val="000F167D"/>
    <w:rsid w:val="00107815"/>
    <w:rsid w:val="00121AA1"/>
    <w:rsid w:val="00133EE0"/>
    <w:rsid w:val="0015074B"/>
    <w:rsid w:val="00154186"/>
    <w:rsid w:val="00161C59"/>
    <w:rsid w:val="00176DD0"/>
    <w:rsid w:val="0018609E"/>
    <w:rsid w:val="0019481C"/>
    <w:rsid w:val="001B5580"/>
    <w:rsid w:val="001C5821"/>
    <w:rsid w:val="001F6217"/>
    <w:rsid w:val="00203D06"/>
    <w:rsid w:val="00205937"/>
    <w:rsid w:val="002271F4"/>
    <w:rsid w:val="0023452C"/>
    <w:rsid w:val="00242F7B"/>
    <w:rsid w:val="00250804"/>
    <w:rsid w:val="002623E3"/>
    <w:rsid w:val="0027362F"/>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37F2"/>
    <w:rsid w:val="00465159"/>
    <w:rsid w:val="00471E0D"/>
    <w:rsid w:val="004A76BC"/>
    <w:rsid w:val="004E2689"/>
    <w:rsid w:val="004E37D4"/>
    <w:rsid w:val="005026D1"/>
    <w:rsid w:val="005034AB"/>
    <w:rsid w:val="0050416D"/>
    <w:rsid w:val="00506582"/>
    <w:rsid w:val="0051183D"/>
    <w:rsid w:val="00517A5E"/>
    <w:rsid w:val="00521087"/>
    <w:rsid w:val="00524EA9"/>
    <w:rsid w:val="00531C7D"/>
    <w:rsid w:val="00543B36"/>
    <w:rsid w:val="005667BC"/>
    <w:rsid w:val="005A1528"/>
    <w:rsid w:val="005A2EC9"/>
    <w:rsid w:val="005A5775"/>
    <w:rsid w:val="005C16C5"/>
    <w:rsid w:val="005D16A8"/>
    <w:rsid w:val="005D1A3F"/>
    <w:rsid w:val="005D2C04"/>
    <w:rsid w:val="005D32CB"/>
    <w:rsid w:val="005E6903"/>
    <w:rsid w:val="005F2FB9"/>
    <w:rsid w:val="005F76C5"/>
    <w:rsid w:val="006003BE"/>
    <w:rsid w:val="00605038"/>
    <w:rsid w:val="006225F7"/>
    <w:rsid w:val="00637BCE"/>
    <w:rsid w:val="006421B7"/>
    <w:rsid w:val="006425A8"/>
    <w:rsid w:val="006631A0"/>
    <w:rsid w:val="006A31F9"/>
    <w:rsid w:val="006B104D"/>
    <w:rsid w:val="006B3BD3"/>
    <w:rsid w:val="006B5712"/>
    <w:rsid w:val="006C0069"/>
    <w:rsid w:val="006D4AE6"/>
    <w:rsid w:val="006D78CC"/>
    <w:rsid w:val="006E0C7F"/>
    <w:rsid w:val="006E112A"/>
    <w:rsid w:val="006E19AB"/>
    <w:rsid w:val="006F678C"/>
    <w:rsid w:val="007016DB"/>
    <w:rsid w:val="00704BA8"/>
    <w:rsid w:val="00722DD0"/>
    <w:rsid w:val="00736EEB"/>
    <w:rsid w:val="0073798A"/>
    <w:rsid w:val="00751847"/>
    <w:rsid w:val="00757375"/>
    <w:rsid w:val="00782AEB"/>
    <w:rsid w:val="00783EE9"/>
    <w:rsid w:val="00786DAA"/>
    <w:rsid w:val="00797AB4"/>
    <w:rsid w:val="007D7455"/>
    <w:rsid w:val="007E3BCC"/>
    <w:rsid w:val="007E58FD"/>
    <w:rsid w:val="0081266A"/>
    <w:rsid w:val="008348D0"/>
    <w:rsid w:val="008510FA"/>
    <w:rsid w:val="00857AE0"/>
    <w:rsid w:val="008721FC"/>
    <w:rsid w:val="00873F7F"/>
    <w:rsid w:val="008809AA"/>
    <w:rsid w:val="008A30D3"/>
    <w:rsid w:val="008C5B2D"/>
    <w:rsid w:val="00912BB1"/>
    <w:rsid w:val="00921496"/>
    <w:rsid w:val="00927B5E"/>
    <w:rsid w:val="00933B73"/>
    <w:rsid w:val="00944396"/>
    <w:rsid w:val="00950606"/>
    <w:rsid w:val="00990069"/>
    <w:rsid w:val="00996049"/>
    <w:rsid w:val="009B11D6"/>
    <w:rsid w:val="009B78C1"/>
    <w:rsid w:val="009C56AF"/>
    <w:rsid w:val="009E1044"/>
    <w:rsid w:val="009E456A"/>
    <w:rsid w:val="00A05029"/>
    <w:rsid w:val="00A0781E"/>
    <w:rsid w:val="00A16FA4"/>
    <w:rsid w:val="00A42B32"/>
    <w:rsid w:val="00A5791F"/>
    <w:rsid w:val="00A8676E"/>
    <w:rsid w:val="00A939F3"/>
    <w:rsid w:val="00AA1D8D"/>
    <w:rsid w:val="00AA2BD3"/>
    <w:rsid w:val="00AB7FFC"/>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5104C"/>
    <w:rsid w:val="00C73E7B"/>
    <w:rsid w:val="00C74980"/>
    <w:rsid w:val="00C94276"/>
    <w:rsid w:val="00CA538B"/>
    <w:rsid w:val="00CB0664"/>
    <w:rsid w:val="00CB3150"/>
    <w:rsid w:val="00CB78E7"/>
    <w:rsid w:val="00CC25D7"/>
    <w:rsid w:val="00CE0DEB"/>
    <w:rsid w:val="00CE1103"/>
    <w:rsid w:val="00CE25E9"/>
    <w:rsid w:val="00D4581D"/>
    <w:rsid w:val="00D67201"/>
    <w:rsid w:val="00D775AD"/>
    <w:rsid w:val="00D936D1"/>
    <w:rsid w:val="00DA0196"/>
    <w:rsid w:val="00DB0F59"/>
    <w:rsid w:val="00DC1B69"/>
    <w:rsid w:val="00DC1DE3"/>
    <w:rsid w:val="00DF4153"/>
    <w:rsid w:val="00E21165"/>
    <w:rsid w:val="00E46647"/>
    <w:rsid w:val="00E56E0C"/>
    <w:rsid w:val="00E73B90"/>
    <w:rsid w:val="00E92302"/>
    <w:rsid w:val="00E94E66"/>
    <w:rsid w:val="00E96D99"/>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C693F"/>
    <w:rsid w:val="00FD7767"/>
    <w:rsid w:val="00FE5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46</Pages>
  <Words>15493</Words>
  <Characters>88312</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103598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40</cp:revision>
  <dcterms:created xsi:type="dcterms:W3CDTF">2026-10-12T00:06:00Z</dcterms:created>
  <dcterms:modified xsi:type="dcterms:W3CDTF">2026-10-13T13:00:00Z</dcterms:modified>
</cp:coreProperties>
</file>