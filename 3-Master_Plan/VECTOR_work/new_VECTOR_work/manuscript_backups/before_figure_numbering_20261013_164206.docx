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7BF1" w14:textId="77777777" w:rsidR="00CB3150" w:rsidRDefault="00000000">
      <w:pPr>
        <w:pStyle w:val="Title"/>
      </w:pPr>
      <w:r>
        <w:t>Chapter 4 — A model of competitive congestion and advancement</w:t>
      </w:r>
    </w:p>
    <w:p w14:paraId="070274F1" w14:textId="77777777" w:rsidR="00CB3150" w:rsidRDefault="00000000">
      <w:pPr>
        <w:pStyle w:val="Heading1"/>
      </w:pPr>
      <w:bookmarkStart w:id="0" w:name="X166b1176d9c834602c4793dd44ed9435b820f4f"/>
      <w:r>
        <w:t>4.1 Individual performance and success in groups</w:t>
      </w:r>
    </w:p>
    <w:p w14:paraId="044CF15D"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16D41C8C"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6257F20A"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2ED5202" w14:textId="77777777" w:rsidR="00CB3150" w:rsidRDefault="00000000">
      <w:pPr>
        <w:pStyle w:val="Heading1"/>
      </w:pPr>
      <w:bookmarkStart w:id="1" w:name="Xfada5e96b17685afb9851f145398c9afa85bcfe"/>
      <w:bookmarkEnd w:id="0"/>
      <w:r>
        <w:t>4.2 Selecting the highest performing individuals</w:t>
      </w:r>
    </w:p>
    <w:p w14:paraId="456FF18A" w14:textId="77777777" w:rsidR="00CB3150" w:rsidRDefault="00000000">
      <w:r>
        <w:t xml:space="preserve">Consider </w:t>
      </w:r>
      <w:r w:rsidR="00C73E7B">
        <w:t xml:space="preserve">a population of </w:t>
      </w:r>
      <w: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lastRenderedPageBreak/>
        <w:t>maker can observe and compare their performance perfectly. Everyone is ranked, and the highest-ranked individuals receive the available places.</w:t>
      </w:r>
      <w:r w:rsidR="00362992">
        <w:t xml:space="preserve"> We call this performance-only, deterministic top-</w:t>
      </w:r>
      <m:oMath>
        <m:r>
          <w:rPr>
            <w:rFonts w:ascii="Cambria Math" w:hAnsi="Cambria Math"/>
          </w:rPr>
          <m:t>K</m:t>
        </m:r>
      </m:oMath>
      <w:r w:rsidR="00362992">
        <w:t xml:space="preserve"> model the naïve benchmark.</w:t>
      </w:r>
    </w:p>
    <w:p w14:paraId="72921AAA"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6A15DC4C" w14:textId="77777777" w:rsidR="00CB3150" w:rsidRDefault="00000000">
      <w:pPr>
        <w:pStyle w:val="Heading2"/>
      </w:pPr>
      <w:bookmarkStart w:id="2" w:name="performance-and-the-selection-population"/>
      <w:r>
        <w:t>4.2.1 Performance and the selection population</w:t>
      </w:r>
    </w:p>
    <w:p w14:paraId="63B14911" w14:textId="77777777" w:rsidR="00CB3150" w:rsidRDefault="00000000">
      <w:r>
        <w:t xml:space="preserve">We summarize the record entering selection by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the performance characteristic of individual </w:t>
      </w:r>
      <m:oMath>
        <m:r>
          <w:rPr>
            <w:rFonts w:ascii="Cambria Math" w:hAnsi="Cambria Math"/>
          </w:rPr>
          <m:t>i</m:t>
        </m:r>
      </m:oMath>
      <w:r>
        <w:t xml:space="preserve">. </w:t>
      </w:r>
      <m:oMath>
        <m:r>
          <w:rPr>
            <w:rFonts w:ascii="Cambria Math" w:hAnsi="Cambria Math"/>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t>, rather than a claim that empirical performance reveals underlying talent without error.</w:t>
      </w:r>
    </w:p>
    <w:p w14:paraId="234CFBE0" w14:textId="49AEF7B2" w:rsidR="00CB3150" w:rsidRDefault="00000000">
      <w:pPr>
        <w:pStyle w:val="BodyText"/>
      </w:pPr>
      <w:r>
        <w:t xml:space="preserve">Let </w:t>
      </w:r>
      <m:oMath>
        <m:r>
          <m:rPr>
            <m:scr m:val="script"/>
            <m:sty m:val="p"/>
          </m:rPr>
          <w:rPr>
            <w:rFonts w:ascii="Cambria Math" w:hAnsi="Cambria Math"/>
          </w:rPr>
          <m:t>I</m:t>
        </m:r>
      </m:oMath>
      <w:r>
        <w:t xml:space="preserve"> be the set of eligible individuals, with </w:t>
      </w:r>
      <m:oMath>
        <m:r>
          <w:rPr>
            <w:rFonts w:ascii="Cambria Math" w:hAnsi="Cambria Math"/>
          </w:rPr>
          <m:t>N</m:t>
        </m:r>
      </m:oMath>
      <w:r>
        <w:t xml:space="preserve"> members. Index groups by </w:t>
      </w:r>
      <m:oMath>
        <m:r>
          <w:rPr>
            <w:rFonts w:ascii="Cambria Math" w:hAnsi="Cambria Math"/>
          </w:rPr>
          <m:t>j</m:t>
        </m:r>
      </m:oMath>
      <w:r>
        <w:t xml:space="preserve">, and let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identify the group containing individual </w:t>
      </w:r>
      <m:oMath>
        <m:r>
          <w:rPr>
            <w:rFonts w:ascii="Cambria Math" w:hAnsi="Cambria Math"/>
          </w:rPr>
          <m:t>i</m:t>
        </m:r>
      </m:oMath>
      <w:r>
        <w:t xml:space="preserve">. Group </w:t>
      </w:r>
      <m:oMath>
        <m:r>
          <w:rPr>
            <w:rFonts w:ascii="Cambria Math" w:hAnsi="Cambria Math"/>
          </w:rPr>
          <m:t>j</m:t>
        </m:r>
      </m:oMath>
      <w:r>
        <w:t xml:space="preserve"> contains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individuals, all groups are nonempty, and their sizes sum to </w:t>
      </w:r>
      <m:oMath>
        <m:r>
          <w:rPr>
            <w:rFonts w:ascii="Cambria Math" w:hAnsi="Cambria Math"/>
          </w:rPr>
          <m:t>N</m:t>
        </m:r>
      </m:oMath>
      <w:r>
        <w:t>. Memberships can come directly from observed rosters. We do not yet need a model of how those groups formed.</w:t>
      </w:r>
    </w:p>
    <w:p w14:paraId="5B678D06" w14:textId="77777777" w:rsidR="00CB3150" w:rsidRDefault="00000000">
      <w:pPr>
        <w:pStyle w:val="BodyText"/>
      </w:pPr>
      <w:r>
        <w:t xml:space="preserve">Let </w:t>
      </w:r>
      <m:oMath>
        <m:r>
          <w:rPr>
            <w:rFonts w:ascii="Cambria Math" w:hAnsi="Cambria Math"/>
          </w:rPr>
          <m:t>K</m:t>
        </m:r>
      </m:oMath>
      <w:r>
        <w:t xml:space="preserve"> be the number of selection opportunities, with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The selection fraction </w:t>
      </w:r>
      <m:oMath>
        <m:r>
          <w:rPr>
            <w:rFonts w:ascii="Cambria Math" w:hAnsi="Cambria Math"/>
          </w:rPr>
          <m:t>K</m:t>
        </m:r>
        <m:r>
          <m:rPr>
            <m:sty m:val="p"/>
          </m:rPr>
          <w:rPr>
            <w:rFonts w:ascii="Cambria Math" w:hAnsi="Cambria Math"/>
          </w:rPr>
          <m:t>/</m:t>
        </m:r>
        <m:r>
          <w:rPr>
            <w:rFonts w:ascii="Cambria Math" w:hAnsi="Cambria Math"/>
          </w:rPr>
          <m:t>N</m:t>
        </m:r>
      </m:oMath>
      <w:r>
        <w:t xml:space="preserve"> describes their scarcity: smaller fractions mean fewer opportunities relative to the eligible population. We generally study </w:t>
      </w:r>
      <m:oMath>
        <m:r>
          <w:rPr>
            <w:rFonts w:ascii="Cambria Math" w:hAnsi="Cambria Math"/>
          </w:rPr>
          <m:t>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N</m:t>
        </m:r>
      </m:oMath>
      <w:r>
        <w:t xml:space="preserve">, because selecting nobody or everybody leaves no variation in the binary outcome. Fixing </w:t>
      </w:r>
      <m:oMath>
        <m:r>
          <w:rPr>
            <w:rFonts w:ascii="Cambria Math" w:hAnsi="Cambria Math"/>
          </w:rPr>
          <m:t>K</m:t>
        </m:r>
      </m:oMath>
      <w:r>
        <w:t xml:space="preserve"> is a modeling assumption; it does not require that every application have an explicitly announced institutional quota.</w:t>
      </w:r>
    </w:p>
    <w:p w14:paraId="2E9A186A" w14:textId="77777777" w:rsidR="00CB3150" w:rsidRDefault="00000000">
      <w:pPr>
        <w:pStyle w:val="Heading2"/>
      </w:pPr>
      <w:bookmarkStart w:id="3" w:name="the-score-and-the-selection-rule"/>
      <w:bookmarkEnd w:id="2"/>
      <w:r>
        <w:lastRenderedPageBreak/>
        <w:t>4.2.2 The score and the selection rule</w:t>
      </w:r>
    </w:p>
    <w:p w14:paraId="68A7704C" w14:textId="75AC5BBB" w:rsidR="00CB3150" w:rsidRDefault="00D8262B">
      <w:ins w:id="4" w:author="Levine, Charles Roger CTR USARMY USMA (USA)" w:date="2026-10-13T11:09:00Z" w16du:dateUtc="2026-10-13T15:09:00Z">
        <w:r w:rsidRPr="00D8262B">
          <w:t>We now formalize the naïve benchmark by distinguishing two operations: SCORE and SELECT.</w:t>
        </w:r>
      </w:ins>
      <w:del w:id="5" w:author="Levine, Charles Roger CTR USARMY USMA (USA)" w:date="2026-10-13T11:09:00Z" w16du:dateUtc="2026-10-13T15:09:00Z">
        <w:r w:rsidR="00203D06" w:rsidDel="00D8262B">
          <w:delText>Here we formalize two parts of the model process: SCORE and SELECT.</w:delText>
        </w:r>
      </w:del>
      <w:r w:rsidR="00203D06">
        <w:t xml:space="preserve">  We distinguish the score used to compare candidates from the rule that awards places. Write the score as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203D06">
        <w:t>. In this simplest model, individual performance is its only ingredient:</w:t>
      </w:r>
    </w:p>
    <w:p w14:paraId="7A8C12FC"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14:paraId="6AC145A8" w14:textId="77777777" w:rsidR="00CB3150" w:rsidRDefault="00000000">
      <w:r>
        <w:t xml:space="preserve">The selection rule chooses the </w:t>
      </w:r>
      <m:oMath>
        <m:r>
          <w:rPr>
            <w:rFonts w:ascii="Cambria Math" w:hAnsi="Cambria Math"/>
          </w:rPr>
          <m:t>K</m:t>
        </m:r>
      </m:oMath>
      <w:r>
        <w:t xml:space="preserve"> highest scores. Write </w:t>
      </w:r>
      <m:oMath>
        <m:r>
          <m:rPr>
            <m:sty m:val="bi"/>
          </m:rPr>
          <w:rPr>
            <w:rFonts w:ascii="Cambria Math" w:hAnsi="Cambria Math"/>
          </w:rPr>
          <m:t>S</m:t>
        </m:r>
      </m:oMath>
      <w:r>
        <w:t xml:space="preserve"> for the collection of all individual scores, and let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oMath>
      <w:r>
        <w:t xml:space="preserve"> denote the resulting set of winners.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equal one if individual </w:t>
      </w:r>
      <m:oMath>
        <m:r>
          <w:rPr>
            <w:rFonts w:ascii="Cambria Math" w:hAnsi="Cambria Math"/>
          </w:rPr>
          <m:t>i</m:t>
        </m:r>
      </m:oMath>
      <w:r>
        <w:t xml:space="preserve"> is selected and zero otherwise. Using indicator notation, where </w:t>
      </w:r>
      <m:oMath>
        <m:r>
          <w:rPr>
            <w:rFonts w:ascii="Cambria Math" w:hAnsi="Cambria Math"/>
          </w:rPr>
          <m:t>1</m:t>
        </m:r>
        <m:r>
          <m:rPr>
            <m:sty m:val="p"/>
          </m:rPr>
          <w:rPr>
            <w:rFonts w:ascii="Cambria Math" w:hAnsi="Cambria Math"/>
          </w:rPr>
          <m:t>{</m:t>
        </m:r>
        <m:r>
          <m:rPr>
            <m:nor/>
          </m:rPr>
          <m:t>condition</m:t>
        </m:r>
        <m:r>
          <m:rPr>
            <m:sty m:val="p"/>
          </m:rPr>
          <w:rPr>
            <w:rFonts w:ascii="Cambria Math" w:hAnsi="Cambria Math"/>
          </w:rPr>
          <m:t>}</m:t>
        </m:r>
      </m:oMath>
      <w:r>
        <w:t xml:space="preserve"> equals one when the condition is true and zero otherwise, we write</w:t>
      </w:r>
    </w:p>
    <w:p w14:paraId="139A1E7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d>
            <m:dPr>
              <m:begChr m:val="{"/>
              <m:endChr m:val="}"/>
              <m:ctrlPr>
                <w:rPr>
                  <w:rFonts w:ascii="Cambria Math" w:hAnsi="Cambria Math"/>
                </w:rPr>
              </m:ctrlPr>
            </m:dPr>
            <m:e>
              <m:r>
                <w:rPr>
                  <w:rFonts w:ascii="Cambria Math" w:hAnsi="Cambria Math"/>
                </w:rPr>
                <m:t>i∈ </m:t>
              </m:r>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m:rPr>
                      <m:sty m:val="b"/>
                    </m:rPr>
                    <w:rPr>
                      <w:rFonts w:ascii="Cambria Math" w:hAnsi="Cambria Math"/>
                    </w:rPr>
                    <m:t>S</m:t>
                  </m:r>
                </m:e>
              </m:d>
            </m:e>
          </m:d>
          <m:r>
            <w:rPr>
              <w:rFonts w:ascii="Cambria Math" w:hAnsi="Cambria Math"/>
            </w:rPr>
            <m:t>,   </m:t>
          </m:r>
          <m:nary>
            <m:naryPr>
              <m:chr m:val="∑"/>
              <m:limLoc m:val="undOvr"/>
              <m:supHide m:val="1"/>
              <m:ctrlPr>
                <w:rPr>
                  <w:rFonts w:ascii="Cambria Math" w:hAnsi="Cambria Math"/>
                </w:rPr>
              </m:ctrlPr>
            </m:naryPr>
            <m:sub>
              <m:r>
                <w:rPr>
                  <w:rFonts w:ascii="Cambria Math" w:hAnsi="Cambria Math"/>
                </w:rPr>
                <m:t>i∈ I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=K.</m:t>
          </m:r>
        </m:oMath>
      </m:oMathPara>
    </w:p>
    <w:p w14:paraId="1A8F8C4E"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10065458" w14:textId="77777777" w:rsidR="00CB3150" w:rsidRDefault="00000000">
      <w:pPr>
        <w:pStyle w:val="Heading2"/>
      </w:pPr>
      <w:bookmarkStart w:id="6" w:name="Xa5823cb72cde8cbb5180a30bdc574971e9835d8"/>
      <w:bookmarkEnd w:id="3"/>
      <w:r>
        <w:t xml:space="preserve">4.2.3 What group membership does in the </w:t>
      </w:r>
      <w:r w:rsidR="00A16FA4">
        <w:t xml:space="preserve">naïve </w:t>
      </w:r>
      <w:r>
        <w:t>benchmark</w:t>
      </w:r>
    </w:p>
    <w:p w14:paraId="5DDE7CCC" w14:textId="171D4BB0" w:rsidR="00CB3150" w:rsidDel="00182A54" w:rsidRDefault="00000000">
      <w:pPr>
        <w:rPr>
          <w:del w:id="7" w:author="Levine, Charles Roger CTR USARMY USMA (USA)" w:date="2026-10-13T12:42:00Z" w16du:dateUtc="2026-10-13T16:42:00Z"/>
        </w:rPr>
      </w:pPr>
      <w:r>
        <w:t xml:space="preserve">Groups exist in this first model, but they do not affect who is selected. Reassigning the same individuals among groups leaves their scores and the selected set unchanged. </w:t>
      </w:r>
      <w:del w:id="8" w:author="Levine, Charles Roger CTR USARMY USMA (USA)" w:date="2026-10-13T12:42:00Z" w16du:dateUtc="2026-10-13T16:42:00Z">
        <w:r w:rsidDel="00182A54">
          <w:delText xml:space="preserve">Increasing </w:delText>
        </w:r>
      </w:del>
      <m:oMath>
        <m:r>
          <w:del w:id="9" w:author="Levine, Charles Roger CTR USARMY USMA (USA)" w:date="2026-10-13T12:42:00Z" w16du:dateUtc="2026-10-13T16:42:00Z">
            <w:rPr>
              <w:rFonts w:ascii="Cambria Math" w:hAnsi="Cambria Math"/>
            </w:rPr>
            <m:t>K</m:t>
          </w:del>
        </m:r>
      </m:oMath>
      <w:del w:id="10" w:author="Levine, Charles Roger CTR USARMY USMA (USA)" w:date="2026-10-13T12:42:00Z" w16du:dateUtc="2026-10-13T16:42:00Z">
        <w:r w:rsidDel="00182A54">
          <w:delText xml:space="preserve"> instead expands the selected set by moving down the performance ranking, provided the tie convention remains fixed.</w:delText>
        </w:r>
      </w:del>
    </w:p>
    <w:p w14:paraId="3B668D3B" w14:textId="2AC8AA46" w:rsidR="00CB3150" w:rsidRDefault="00000000" w:rsidP="00182A54">
      <w:pPr>
        <w:pPrChange w:id="11" w:author="Levine, Charles Roger CTR USARMY USMA (USA)" w:date="2026-10-13T12:42:00Z" w16du:dateUtc="2026-10-13T16:42:00Z">
          <w:pPr>
            <w:pStyle w:val="BodyText"/>
          </w:pPr>
        </w:pPrChange>
      </w:pPr>
      <w:r>
        <w:t xml:space="preserve">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experiments on the same individuals and memberships will ask whether an</w:t>
      </w:r>
      <w:r w:rsidR="003E7FF3">
        <w:t xml:space="preserve"> explicit adjustment based on group composition </w:t>
      </w:r>
      <w:r>
        <w:t>changes that conclusion.</w:t>
      </w:r>
    </w:p>
    <w:p w14:paraId="6844D238" w14:textId="77777777" w:rsidR="00CB3150" w:rsidRDefault="00000000">
      <w:pPr>
        <w:pStyle w:val="Heading1"/>
      </w:pPr>
      <w:bookmarkStart w:id="12" w:name="allowing-uncertainty-in-selection"/>
      <w:bookmarkEnd w:id="1"/>
      <w:bookmarkEnd w:id="6"/>
      <w:r>
        <w:lastRenderedPageBreak/>
        <w:t>4.3 Allowing uncertainty in selection</w:t>
      </w:r>
    </w:p>
    <w:p w14:paraId="33419A9E" w14:textId="58AB5712" w:rsidR="00CB3150" w:rsidDel="00182A54" w:rsidRDefault="00000000">
      <w:pPr>
        <w:rPr>
          <w:del w:id="13" w:author="Levine, Charles Roger CTR USARMY USMA (USA)" w:date="2026-10-13T12:43:00Z" w16du:dateUtc="2026-10-13T16:43:00Z"/>
        </w:rPr>
      </w:pPr>
      <w:r>
        <w:t xml:space="preserve">Perfect </w:t>
      </w:r>
      <w:ins w:id="14" w:author="Levine, Charles Roger CTR USARMY USMA (USA)" w:date="2026-10-13T12:43:00Z" w16du:dateUtc="2026-10-13T16:43:00Z">
        <w:r w:rsidR="00182A54">
          <w:t xml:space="preserve">selection by </w:t>
        </w:r>
      </w:ins>
      <w: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p>
    <w:p w14:paraId="76D564EE" w14:textId="3F69C8F1" w:rsidR="00CB3150" w:rsidRDefault="00182A54" w:rsidP="00182A54">
      <w:pPr>
        <w:pPrChange w:id="15" w:author="Levine, Charles Roger CTR USARMY USMA (USA)" w:date="2026-10-13T12:43:00Z" w16du:dateUtc="2026-10-13T16:43:00Z">
          <w:pPr>
            <w:pStyle w:val="BodyText"/>
          </w:pPr>
        </w:pPrChange>
      </w:pPr>
      <w:ins w:id="16" w:author="Levine, Charles Roger CTR USARMY USMA (USA)" w:date="2026-10-13T12:43:00Z" w16du:dateUtc="2026-10-13T16:43:00Z">
        <w:r>
          <w:t xml:space="preserve">  </w:t>
        </w:r>
      </w:ins>
      <w:r w:rsidR="00000000">
        <w:t xml:space="preserve">We represent this uncertainty while retaining a fixed number of opportunities. The scores remain those supplied to selection; the identities receiving the </w:t>
      </w:r>
      <m:oMath>
        <m:r>
          <w:rPr>
            <w:rFonts w:ascii="Cambria Math" w:hAnsi="Cambria Math"/>
          </w:rPr>
          <m:t>K</m:t>
        </m:r>
      </m:oMath>
      <w:r w:rsidR="00000000">
        <w:t xml:space="preserve"> places can vary. At this stage the score is still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000000">
        <w:t>. We will adjust the selection method, not the scoring to introduce this uncertainty.</w:t>
      </w:r>
    </w:p>
    <w:p w14:paraId="738DEDE0" w14:textId="77777777" w:rsidR="00CB3150" w:rsidRDefault="00000000">
      <w:pPr>
        <w:pStyle w:val="Heading2"/>
      </w:pPr>
      <w:bookmarkStart w:id="17" w:name="Xa81b982df13d1d13892043cb673ae528535138a"/>
      <w:r>
        <w:t>4.3.1 From a fixed ranking to uncertain winners</w:t>
      </w:r>
    </w:p>
    <w:p w14:paraId="26EBAE7A" w14:textId="77777777" w:rsidR="00CB3150" w:rsidRDefault="00000000">
      <w:r>
        <w:t xml:space="preserve">In the </w:t>
      </w:r>
      <w:r w:rsidR="00A16FA4">
        <w:t xml:space="preserve">naïve </w:t>
      </w:r>
      <w:r>
        <w:t xml:space="preserve">benchmark selection method, ranking the scores determines all </w:t>
      </w:r>
      <m:oMath>
        <m:r>
          <w:rPr>
            <w:rFonts w:ascii="Cambria Math" w:hAnsi="Cambria Math"/>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rPr>
          <m:t>K</m:t>
        </m:r>
      </m:oMath>
      <w:r>
        <w:t xml:space="preserve"> people have been selected.</w:t>
      </w:r>
    </w:p>
    <w:p w14:paraId="3A913ACA" w14:textId="77777777" w:rsidR="00CB3150" w:rsidRDefault="00000000">
      <w:pPr>
        <w:pStyle w:val="BodyText"/>
      </w:pPr>
      <w:r>
        <w:t xml:space="preserve">We need to specify how much a score advantage matters in each draw. We use a positive parameter,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was measured.</w:t>
      </w:r>
    </w:p>
    <w:p w14:paraId="70892142" w14:textId="4C1004E2" w:rsidR="00CB3150" w:rsidRDefault="00000000">
      <w:pPr>
        <w:pStyle w:val="Heading2"/>
      </w:pPr>
      <w:bookmarkStart w:id="18" w:name="X3403a481b954ec6ac05b20913aa990d79a7f6ac"/>
      <w:bookmarkEnd w:id="17"/>
      <w:r>
        <w:t xml:space="preserve">4.3.2 </w:t>
      </w:r>
      <w:r w:rsidR="003E7FF3">
        <w:t>Stochastic selection using Gibbs weights</w:t>
      </w:r>
    </w:p>
    <w:p w14:paraId="57CDE4ED" w14:textId="1D98298C" w:rsidR="003E7FF3" w:rsidRDefault="003E7FF3" w:rsidP="003E7FF3">
      <w:r>
        <w:t>We now replace the naïve benchmark’s deterministic top-</w:t>
      </w:r>
      <m:oMath>
        <m:r>
          <w:rPr>
            <w:rFonts w:ascii="Cambria Math" w:hAnsi="Cambria Math"/>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hAnsi="Cambria Math"/>
          </w:rPr>
          <m:t>i</m:t>
        </m:r>
      </m:oMath>
      <w:r>
        <w:t xml:space="preserve"> the positive weight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rPr>
          <m:t>K</m:t>
        </m:r>
      </m:oMath>
      <w:r>
        <w:t xml:space="preserve"> individuals have been selected.</w:t>
      </w:r>
    </w:p>
    <w:p w14:paraId="10D42CFF" w14:textId="73CDAC00" w:rsidR="00CB3150" w:rsidRDefault="003E7FF3" w:rsidP="003E7FF3">
      <w:r>
        <w:lastRenderedPageBreak/>
        <w:t xml:space="preserve">Let </w:t>
      </w:r>
      <m:oMath>
        <m:sSub>
          <m:sSubPr>
            <m:ctrlPr>
              <w:rPr>
                <w:rFonts w:ascii="Cambria Math" w:hAnsi="Cambria Math"/>
              </w:rPr>
            </m:ctrlPr>
          </m:sSubPr>
          <m:e>
            <m:r>
              <w:rPr>
                <w:rFonts w:ascii="Cambria Math" w:hAnsi="Cambria Math"/>
              </w:rPr>
              <m:t>I</m:t>
            </m:r>
          </m:e>
          <m:sub>
            <m:r>
              <w:rPr>
                <w:rFonts w:ascii="Cambria Math" w:hAnsi="Cambria Math"/>
              </w:rPr>
              <m:t>r</m:t>
            </m:r>
          </m:sub>
        </m:sSub>
      </m:oMath>
      <w:r>
        <w:t xml:space="preserve"> denote the individual selected on draw </w:t>
      </w:r>
      <m:oMath>
        <m:r>
          <w:rPr>
            <w:rFonts w:ascii="Cambria Math" w:hAnsi="Cambria Math"/>
          </w:rPr>
          <m:t>r</m:t>
        </m:r>
      </m:oMath>
      <w:r>
        <w:t>. The remaining candidates immediately before that draw are…</w:t>
      </w:r>
    </w:p>
    <w:p w14:paraId="36CEDE65"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3936A587" w14:textId="77777777" w:rsidR="00CB3150" w:rsidRDefault="00000000">
      <w:r>
        <w:t xml:space="preserve">For an individual still in </w:t>
      </w:r>
      <m:oMath>
        <m:sSub>
          <m:sSubPr>
            <m:ctrlPr>
              <w:rPr>
                <w:rFonts w:ascii="Cambria Math" w:hAnsi="Cambria Math"/>
              </w:rPr>
            </m:ctrlPr>
          </m:sSubPr>
          <m:e>
            <m:r>
              <w:rPr>
                <w:rFonts w:ascii="Cambria Math" w:hAnsi="Cambria Math"/>
              </w:rPr>
              <m:t>R</m:t>
            </m:r>
          </m:e>
          <m:sub>
            <m:r>
              <w:rPr>
                <w:rFonts w:ascii="Cambria Math" w:hAnsi="Cambria Math"/>
              </w:rPr>
              <m:t>r</m:t>
            </m:r>
          </m:sub>
        </m:sSub>
      </m:oMath>
      <w:r>
        <w:t>, the probability of being selected next is</w:t>
      </w:r>
    </w:p>
    <w:p w14:paraId="3E311D48" w14:textId="77777777" w:rsidR="00203D06" w:rsidRPr="002E03B0" w:rsidRDefault="002E03B0">
      <m:oMathPara>
        <m:oMath>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den>
          </m:f>
        </m:oMath>
      </m:oMathPara>
    </w:p>
    <w:p w14:paraId="7D3D305D" w14:textId="77777777" w:rsidR="002E03B0" w:rsidRDefault="002E03B0"/>
    <w:p w14:paraId="2F7569F4" w14:textId="77777777" w:rsidR="00CB3150" w:rsidRDefault="00000000">
      <w:r>
        <w:t>Scores and group memberships remain fixed across draws. Only the set of candidates still eligible to be drawn changes. The final outcome is</w:t>
      </w:r>
    </w:p>
    <w:p w14:paraId="466E8D62"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d>
            <m:dPr>
              <m:begChr m:val="{"/>
              <m:endChr m:val="}"/>
              <m:ctrlPr>
                <w:rPr>
                  <w:rFonts w:ascii="Cambria Math" w:hAnsi="Cambria Math"/>
                </w:rPr>
              </m:ctrlPr>
            </m:dPr>
            <m:e>
              <m:r>
                <w:rPr>
                  <w:rFonts w:ascii="Cambria Math" w:hAnsi="Cambria Math"/>
                </w:rPr>
                <m:t>i</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K</m:t>
          </m:r>
        </m:oMath>
      </m:oMathPara>
    </w:p>
    <w:p w14:paraId="1A32B6FB" w14:textId="77777777" w:rsidR="00CB3150" w:rsidRDefault="00000000">
      <w: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rPr>
          <m:t>K</m:t>
        </m:r>
      </m:oMath>
      <w:r>
        <w:t xml:space="preserve"> winners. The sequential drawing rule lets us calculate the chance that any particular group of </w:t>
      </w:r>
      <m:oMath>
        <m:r>
          <w:rPr>
            <w:rFonts w:ascii="Cambria Math" w:hAnsi="Cambria Math"/>
          </w:rPr>
          <m:t>K</m:t>
        </m:r>
      </m:oMath>
      <w:r>
        <w:t xml:space="preserve"> individuals is selected. This draw sequence is a mathematical device; it does not imply that the institution selected, ranked, or recorded winners in that order. [1]</w:t>
      </w:r>
    </w:p>
    <w:p w14:paraId="26A26E83"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rPr>
          <m:t>K</m:t>
        </m:r>
      </m:oMath>
      <w:r>
        <w:t xml:space="preserve"> outcomes cannot be treated as independent Bernoulli decisions with the same likelihood.</w:t>
      </w:r>
    </w:p>
    <w:p w14:paraId="40765B53" w14:textId="77777777" w:rsidR="00CB3150" w:rsidRDefault="00000000">
      <w:pPr>
        <w:pStyle w:val="Heading2"/>
      </w:pPr>
      <w:bookmarkStart w:id="19" w:name="limits-and-score-units"/>
      <w:bookmarkEnd w:id="18"/>
      <w:r>
        <w:t>4.3.3 Limits and score units</w:t>
      </w:r>
    </w:p>
    <w:p w14:paraId="179A60C9" w14:textId="41FCCFEE" w:rsidR="00CB3150" w:rsidDel="0005452B" w:rsidRDefault="0005452B">
      <w:pPr>
        <w:pStyle w:val="BodyText"/>
        <w:rPr>
          <w:del w:id="20" w:author="Levine, Charles Roger CTR USARMY USMA (USA)" w:date="2026-10-13T13:14:00Z" w16du:dateUtc="2026-10-13T17:14:00Z"/>
        </w:rPr>
      </w:pPr>
      <w:ins w:id="21" w:author="Levine, Charles Roger CTR USARMY USMA (USA)" w:date="2026-10-13T13:14:00Z" w16du:dateUtc="2026-10-13T17:14:00Z">
        <w:r>
          <w:t xml:space="preserve">To understand how strongly this rule favors higher scores, consider two candidates </w:t>
        </w:r>
        <w:r w:rsidR="00733DCB">
          <w:t xml:space="preserve">I </w:t>
        </w:r>
        <w:r>
          <w:t xml:space="preserve">who remain eligible at the same draw. We ask how many times more likely one is to be selected next than the other. Each candidate’s probability is their Gibbs weight divided by the same total remaining </w:t>
        </w:r>
        <w:r>
          <w:lastRenderedPageBreak/>
          <w:t>weight. Taking the ratio cancels that common denominator, leaving a comparison determined by their score difference and the selection temperature.</w:t>
        </w:r>
      </w:ins>
      <w:del w:id="22" w:author="Levine, Charles Roger CTR USARMY USMA (USA)" w:date="2026-10-13T13:14:00Z" w16du:dateUtc="2026-10-13T17:14:00Z">
        <w:r w:rsidR="00000000" w:rsidDel="0005452B">
          <w:delText>The rule makes the comparison between two remaining candidates explicit. Their next-draw probability ratio is</w:delText>
        </w:r>
      </w:del>
    </w:p>
    <w:p w14:paraId="5D605602" w14:textId="77777777" w:rsidR="0005452B" w:rsidRDefault="0005452B">
      <w:pPr>
        <w:rPr>
          <w:ins w:id="23" w:author="Levine, Charles Roger CTR USARMY USMA (USA)" w:date="2026-10-13T13:14:00Z" w16du:dateUtc="2026-10-13T17:14:00Z"/>
        </w:rPr>
      </w:pPr>
    </w:p>
    <w:p w14:paraId="187FCC80" w14:textId="77777777" w:rsidR="00CB3150" w:rsidRDefault="00000000">
      <w:pPr>
        <w:pStyle w:val="BodyText"/>
      </w:pPr>
      <m:oMathPara>
        <m:oMathParaPr>
          <m:jc m:val="center"/>
        </m:oMathParaP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num>
            <m:den>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den>
          </m:f>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oMath>
      </m:oMathPara>
    </w:p>
    <w:p w14:paraId="79D4F6EE" w14:textId="77777777" w:rsidR="00CB3150" w:rsidRDefault="00000000">
      <w:r>
        <w:t xml:space="preserve">A given score advantage therefore matters relative to the temperature. As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rPr>
          <m:t>K</m:t>
        </m:r>
        <m:r>
          <m:rPr>
            <m:sty m:val="p"/>
          </m:rPr>
          <w:rPr>
            <w:rFonts w:ascii="Cambria Math" w:hAnsi="Cambria Math"/>
          </w:rPr>
          <m:t>/</m:t>
        </m:r>
        <m:r>
          <w:rPr>
            <w:rFonts w:ascii="Cambria Math" w:hAnsi="Cambria Math"/>
          </w:rPr>
          <m:t>N</m:t>
        </m:r>
      </m:oMath>
      <w:r>
        <w:t>.</w:t>
      </w:r>
    </w:p>
    <w:p w14:paraId="7A11FDA5"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F3CA671" w14:textId="6686CA3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74CA0E7F" w14:textId="77777777" w:rsidR="00CB3150" w:rsidRDefault="00000000">
      <w:pPr>
        <w:pStyle w:val="Heading1"/>
      </w:pPr>
      <w:bookmarkStart w:id="24" w:name="introducing-local-competitive-congestion"/>
      <w:bookmarkEnd w:id="12"/>
      <w:bookmarkEnd w:id="19"/>
      <w:r>
        <w:t>4.4 Introducing local competitive congestion</w:t>
      </w:r>
    </w:p>
    <w:p w14:paraId="04B48624" w14:textId="0E9FB4DA"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remains fixed. We now ask whether this is a sufficient account of advancement when individuals work and become visible alongside others.</w:t>
      </w:r>
    </w:p>
    <w:p w14:paraId="1C8AB759" w14:textId="16044D78"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w:t>
      </w:r>
      <w:r>
        <w:lastRenderedPageBreak/>
        <w:t xml:space="preserve">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2B7D5090" w14:textId="38B1F4E1" w:rsidR="00F90200" w:rsidRDefault="00F90200">
      <w:pPr>
        <w:pStyle w:val="BodyText"/>
      </w:pPr>
      <w:r>
        <w:t xml:space="preserve">We therefore extend the SCORE component of the model. 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denote the congestion experienced by individual </w:t>
      </w:r>
      <m:oMath>
        <m:r>
          <w:rPr>
            <w:rFonts w:ascii="Cambria Math" w:hAnsi="Cambria Math"/>
          </w:rPr>
          <m:t>i</m:t>
        </m:r>
      </m:oMath>
      <w:r>
        <w:t xml:space="preserve">. We distinguish this measure of congestion from the strength of its effect: a nonnegative coefficient </w:t>
      </w:r>
      <m:oMath>
        <m:r>
          <w:rPr>
            <w:rFonts w:ascii="Cambria Math" w:hAnsi="Cambria Math"/>
          </w:rPr>
          <m:t>λ</m:t>
        </m:r>
      </m:oMath>
      <w:r>
        <w:t xml:space="preserve"> determines how strongly congestion adjusts the individual’s selection score. The resulting score is</w:t>
      </w:r>
    </w:p>
    <w:p w14:paraId="0188733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AB8C2B8" w14:textId="77777777" w:rsidR="00F90200" w:rsidRPr="00F90200" w:rsidRDefault="00F90200" w:rsidP="00F90200">
      <w:pPr>
        <w:pStyle w:val="BodyText"/>
      </w:pPr>
      <w:r w:rsidRPr="00F90200">
        <w:t xml:space="preserve">At </w:t>
      </w:r>
      <m:oMath>
        <m:r>
          <w:rPr>
            <w:rFonts w:ascii="Cambria Math" w:hAnsi="Cambria Math"/>
          </w:rPr>
          <m:t>λ=0</m:t>
        </m:r>
      </m:oMath>
      <w:r w:rsidRPr="00F90200">
        <w:t xml:space="preserve">, the score returns to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F90200">
        <w:t xml:space="preserve">. At positive </w:t>
      </w:r>
      <m:oMath>
        <m:r>
          <w:rPr>
            <w:rFonts w:ascii="Cambria Math" w:hAnsi="Cambria Math"/>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rPr>
          <m:t>K</m:t>
        </m:r>
      </m:oMath>
      <w:r w:rsidRPr="00F90200">
        <w:t xml:space="preserve"> selection.</w:t>
      </w:r>
    </w:p>
    <w:p w14:paraId="4D130075" w14:textId="2DB91FAA" w:rsidR="00CB3150" w:rsidRDefault="00F90200" w:rsidP="00E21165">
      <w:pPr>
        <w:pStyle w:val="BodyText"/>
      </w:pPr>
      <w:r w:rsidRPr="00F90200">
        <w:t xml:space="preserve">The index </w:t>
      </w:r>
      <m:oMath>
        <m:r>
          <w:rPr>
            <w:rFonts w:ascii="Cambria Math" w:hAnsi="Cambria Math"/>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6D057838" w14:textId="77777777" w:rsidR="00CB3150" w:rsidRDefault="00000000">
      <w:pPr>
        <w:pStyle w:val="Heading2"/>
      </w:pPr>
      <w:bookmarkStart w:id="25" w:name="Xfcdd4f2c4319546fc0ffa163bb157420eb9d8c3"/>
      <w:r>
        <w:t>4.4.1 A first approximation using average peer performance</w:t>
      </w:r>
    </w:p>
    <w:p w14:paraId="05E1F5E2" w14:textId="28B4AE2D"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48A2840A" w14:textId="055161E8" w:rsidR="00CB3150" w:rsidRDefault="00F90200">
      <w:pPr>
        <w:pStyle w:val="BodyText"/>
      </w:pPr>
      <w:r>
        <w:t xml:space="preserve">Let </w:t>
      </w:r>
      <m:oMath>
        <m:sSub>
          <m:sSubPr>
            <m:ctrlPr>
              <w:rPr>
                <w:rFonts w:ascii="Cambria Math" w:hAnsi="Cambria Math"/>
              </w:rPr>
            </m:ctrlPr>
          </m:sSubPr>
          <m:e>
            <m:r>
              <w:rPr>
                <w:rFonts w:ascii="Cambria Math" w:hAnsi="Cambria Math"/>
              </w:rPr>
              <m:t>C</m:t>
            </m:r>
          </m:e>
          <m:sub>
            <m:r>
              <w:rPr>
                <w:rFonts w:ascii="Cambria Math" w:hAnsi="Cambria Math"/>
              </w:rPr>
              <m:t>LOO,i</m:t>
            </m:r>
          </m:sub>
        </m:sSub>
      </m:oMath>
      <w:r>
        <w:t xml:space="preserve"> denote this </w:t>
      </w:r>
      <w:r>
        <w:rPr>
          <w:b/>
          <w:bCs/>
        </w:rPr>
        <w:t xml:space="preserve">leave-one-out </w:t>
      </w:r>
      <w:r>
        <w:t xml:space="preserve">congestion measure.  Recall that </w:t>
      </w:r>
      <m:oMath>
        <m:r>
          <w:rPr>
            <w:rFonts w:ascii="Cambria Math" w:hAnsi="Cambria Math"/>
          </w:rPr>
          <m:t>g</m:t>
        </m:r>
        <m:d>
          <m:dPr>
            <m:ctrlPr>
              <w:rPr>
                <w:rFonts w:ascii="Cambria Math" w:hAnsi="Cambria Math"/>
              </w:rPr>
            </m:ctrlPr>
          </m:dPr>
          <m:e>
            <m:r>
              <w:rPr>
                <w:rFonts w:ascii="Cambria Math" w:hAnsi="Cambria Math"/>
              </w:rPr>
              <m:t>i</m:t>
            </m:r>
          </m:e>
        </m:d>
      </m:oMath>
      <w:r>
        <w:t xml:space="preserve"> identifies the group containing individual </w:t>
      </w:r>
      <m:oMath>
        <m:r>
          <w:rPr>
            <w:rFonts w:ascii="Cambria Math" w:hAnsi="Cambria Math"/>
          </w:rPr>
          <m:t>i</m:t>
        </m:r>
      </m:oMath>
      <w:r>
        <w:t xml:space="preserve">, and that </w:t>
      </w:r>
      <m:oMath>
        <m:sSub>
          <m:sSubPr>
            <m:ctrlPr>
              <w:rPr>
                <w:rFonts w:ascii="Cambria Math" w:hAnsi="Cambria Math"/>
              </w:rPr>
            </m:ctrlPr>
          </m:sSubPr>
          <m:e>
            <m:r>
              <w:rPr>
                <w:rFonts w:ascii="Cambria Math" w:hAnsi="Cambria Math"/>
              </w:rPr>
              <m:t>n</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is that group’s size.  </w:t>
      </w:r>
      <w:r w:rsidRPr="00F90200">
        <w:t>For</w:t>
      </w:r>
      <w:r>
        <w:t xml:space="preserve"> a group with more than one member, </w:t>
      </w:r>
    </w:p>
    <w:p w14:paraId="1DB06287" w14:textId="00C9F894"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2C0A84B" w14:textId="660A0499" w:rsidR="00F90200" w:rsidRDefault="00F90200">
      <w:r>
        <w:lastRenderedPageBreak/>
        <w:t xml:space="preserve">The sum includes every member of </w:t>
      </w:r>
      <m:oMath>
        <m:r>
          <w:rPr>
            <w:rFonts w:ascii="Cambria Math" w:hAnsi="Cambria Math"/>
          </w:rPr>
          <m:t>i</m:t>
        </m:r>
      </m:oMath>
      <w:r>
        <w:t xml:space="preserve">’s group except </w:t>
      </w:r>
      <m:oMath>
        <m:r>
          <w:rPr>
            <w:rFonts w:ascii="Cambria Math" w:hAnsi="Cambria Math"/>
          </w:rPr>
          <m:t>i</m:t>
        </m:r>
      </m:oMath>
      <w:r>
        <w:t xml:space="preserve">.  In this specification, we set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LOO,i</m:t>
            </m:r>
          </m:sub>
        </m:sSub>
      </m:oMath>
      <w:r>
        <w:t xml:space="preserve">, giving  </w:t>
      </w:r>
    </w:p>
    <w:p w14:paraId="0404F128" w14:textId="295F4E01" w:rsidR="00F90200" w:rsidRDefault="00000000">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m:oMathPara>
    </w:p>
    <w:p w14:paraId="4CA44FF1" w14:textId="67AD74A4"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569BA42B" w14:textId="35B18988"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p w14:paraId="2BF5FABC" w14:textId="77777777" w:rsidR="00CB3150" w:rsidRPr="00F9020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6A0D478" w14:textId="76F5E651" w:rsidR="00F90200" w:rsidRDefault="006E112A">
      <w:pPr>
        <w:pStyle w:val="BodyText"/>
      </w:pPr>
      <w:r>
        <w:t xml:space="preserve">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describes the group’s mean performance. To identify its use as a congestion measure, we write </w:t>
      </w:r>
      <m:oMath>
        <m:sSub>
          <m:sSubPr>
            <m:ctrlPr>
              <w:rPr>
                <w:rFonts w:ascii="Cambria Math" w:hAnsi="Cambria Math"/>
              </w:rPr>
            </m:ctrlPr>
          </m:sSubPr>
          <m:e>
            <m:r>
              <w:rPr>
                <w:rFonts w:ascii="Cambria Math" w:hAnsi="Cambria Math"/>
              </w:rPr>
              <m:t>C</m:t>
            </m:r>
          </m:e>
          <m:sub>
            <m:r>
              <w:rPr>
                <w:rFonts w:ascii="Cambria Math" w:hAnsi="Cambria Math"/>
              </w:rPr>
              <m:t>Q,i</m:t>
            </m:r>
          </m:sub>
        </m:sSub>
      </m:oMath>
      <w:r>
        <w:t xml:space="preserve">, where </w:t>
      </w:r>
      <m:oMath>
        <m:r>
          <w:rPr>
            <w:rFonts w:ascii="Cambria Math" w:hAnsi="Cambria Math"/>
          </w:rPr>
          <m:t>Q</m:t>
        </m:r>
      </m:oMath>
      <w:r>
        <w:t xml:space="preserve"> labels the group-quality specification. Individual </w:t>
      </w:r>
      <m:oMath>
        <m:r>
          <w:rPr>
            <w:rFonts w:ascii="Cambria Math" w:hAnsi="Cambria Math"/>
          </w:rPr>
          <m:t>i</m:t>
        </m:r>
      </m:oMath>
      <w:r>
        <w:t xml:space="preserve"> receives the mean of the group to which they belong:</w:t>
      </w:r>
    </w:p>
    <w:p w14:paraId="3303AEBA" w14:textId="77777777" w:rsidR="00F90200" w:rsidRDefault="00000000" w:rsidP="00F902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2F52D2B7" w14:textId="77777777" w:rsidR="00F90200" w:rsidRDefault="006E112A">
      <w:pPr>
        <w:pStyle w:val="BodyText"/>
      </w:pPr>
      <w:r>
        <w:t xml:space="preserve">The corresponding score is </w:t>
      </w:r>
    </w:p>
    <w:p w14:paraId="176A725A" w14:textId="77777777" w:rsidR="00F90200" w:rsidRPr="006E112A" w:rsidRDefault="00000000" w:rsidP="00F90200">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305ACC19" w14:textId="1B701C8C" w:rsidR="006E112A" w:rsidRDefault="006E112A">
      <w:r>
        <w:t xml:space="preserve">Thus, every member of group </w:t>
      </w:r>
      <m:oMath>
        <m:r>
          <w:rPr>
            <w:rFonts w:ascii="Cambria Math" w:hAnsi="Cambria Math"/>
          </w:rPr>
          <m:t>j</m:t>
        </m:r>
      </m:oMath>
      <w:r>
        <w:t xml:space="preserve"> receives the same congestion value </w:t>
      </w:r>
      <m:oMath>
        <m:sSub>
          <m:sSubPr>
            <m:ctrlPr>
              <w:rPr>
                <w:rFonts w:ascii="Cambria Math" w:hAnsi="Cambria Math"/>
              </w:rPr>
            </m:ctrlPr>
          </m:sSubPr>
          <m:e>
            <m:r>
              <w:rPr>
                <w:rFonts w:ascii="Cambria Math" w:hAnsi="Cambria Math"/>
              </w:rPr>
              <m:t>T</m:t>
            </m:r>
          </m:e>
          <m:sub>
            <m:r>
              <w:rPr>
                <w:rFonts w:ascii="Cambria Math" w:hAnsi="Cambria Math"/>
              </w:rPr>
              <m:t>j</m:t>
            </m:r>
          </m:sub>
        </m:sSub>
      </m:oMath>
      <w:r>
        <w:t>, although their scores can differ because their individual performances differ. Unlike the leave-one-out measure, this specification treats average group performance as a shared feature of the environment.</w:t>
      </w:r>
    </w:p>
    <w:p w14:paraId="26549C0C" w14:textId="3703DF95" w:rsidR="00CB3150" w:rsidRDefault="00000000">
      <w:pPr>
        <w:pStyle w:val="BodyText"/>
      </w:pPr>
      <w:r>
        <w:t xml:space="preserve">The </w:t>
      </w:r>
      <w:r w:rsidR="006E112A">
        <w:t xml:space="preserve">relationship </w:t>
      </w:r>
      <w:r>
        <w:t xml:space="preserve">between the two averages is explicit. For </w:t>
      </w:r>
      <m:oMath>
        <m:r>
          <w:rPr>
            <w:rFonts w:ascii="Cambria Math" w:hAnsi="Cambria Math"/>
          </w:rPr>
          <m:t>i</m:t>
        </m:r>
      </m:oMath>
      <w:r>
        <w:t xml:space="preserve"> in group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t>,</w:t>
      </w:r>
    </w:p>
    <w:p w14:paraId="16F33E5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0CAB8279" w14:textId="2AA51DDD"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2AB920E5" w14:textId="77777777" w:rsidR="006E112A" w:rsidRPr="006E112A" w:rsidRDefault="006E112A" w:rsidP="006E112A">
      <w:r w:rsidRPr="006E112A">
        <w:lastRenderedPageBreak/>
        <w:t xml:space="preserve">Both specifications use average performance to approximate congestion. At positive </w:t>
      </w:r>
      <m:oMath>
        <m:r>
          <w:rPr>
            <w:rFonts w:ascii="Cambria Math" w:hAnsi="Cambria Math"/>
          </w:rPr>
          <m:t>λ</m:t>
        </m:r>
      </m:oMath>
      <w:r w:rsidRPr="006E112A">
        <w:t xml:space="preserve">, individuals with equal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t xml:space="preserve"> can receive different selection scores because they belong to different peer environments. These are relative adjustments: if </w:t>
      </w:r>
      <m:oMath>
        <m:r>
          <w:rPr>
            <w:rFonts w:ascii="Cambria Math" w:hAnsi="Cambria Math"/>
          </w:rPr>
          <m:t>A</m:t>
        </m:r>
      </m:oMath>
      <w:r w:rsidRPr="006E112A">
        <w:t xml:space="preserve"> is standardized, a negative average raises the adjusted score above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t>. The claim that stronger peers impose a disadvantage concerns comparisons at fixed own performance; it does not require every average-based adjustment to be a positive absolute burden.</w:t>
      </w:r>
    </w:p>
    <w:p w14:paraId="1B2FA8DE"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hAnsi="Cambria Math"/>
          </w:rPr>
          <m:t>λ</m:t>
        </m:r>
      </m:oMath>
      <w:r w:rsidRPr="006E112A">
        <w:t xml:space="preserve"> depends on the definition and scale of congestion. Retaining the same coefficient symbol does not imply that a value chosen or fitted for one specification transfers unchanged to another.</w:t>
      </w:r>
    </w:p>
    <w:p w14:paraId="0C63964C" w14:textId="77777777" w:rsidR="006E112A" w:rsidRDefault="006E112A" w:rsidP="006E112A">
      <w:pPr>
        <w:pStyle w:val="Heading2"/>
      </w:pPr>
      <w:bookmarkStart w:id="26" w:name="Xdc28eb0d9af23d26594087763702d6632d638b0"/>
      <w:bookmarkEnd w:id="25"/>
      <w:r>
        <w:t>4.4.</w:t>
      </w:r>
      <w:r w:rsidR="00506582">
        <w:t>2</w:t>
      </w:r>
      <w:r>
        <w:t xml:space="preserve"> </w:t>
      </w:r>
      <w:r w:rsidR="00506582">
        <w:t>From average peers to credible competitors</w:t>
      </w:r>
    </w:p>
    <w:p w14:paraId="32FD9E13" w14:textId="01A4CBB6"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while differing in the concentration of members who are plausible candidates for advancement.</w:t>
      </w:r>
    </w:p>
    <w:p w14:paraId="46A61598"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hAnsi="Cambria Math"/>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02B6E0A6" w14:textId="4E241072" w:rsidR="00506582" w:rsidRDefault="00506582" w:rsidP="00506582">
      <w:r>
        <w:t xml:space="preserve">Let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denote member </w:t>
      </w:r>
      <m:oMath>
        <m:r>
          <w:rPr>
            <w:rFonts w:ascii="Cambria Math" w:hAnsi="Cambria Math"/>
          </w:rPr>
          <m:t>h</m:t>
        </m:r>
      </m:oMath>
      <w:r>
        <w:t xml:space="preserve">’s degree of competitive relevance. We use the logistic function, denoted by </w:t>
      </w:r>
      <m:oMath>
        <m:r>
          <w:rPr>
            <w:rFonts w:ascii="Cambria Math" w:hAnsi="Cambria Math"/>
          </w:rPr>
          <m:t>σ</m:t>
        </m:r>
      </m:oMath>
      <w:r>
        <w:t xml:space="preserve">, to map performance relative to </w:t>
      </w:r>
      <m:oMath>
        <m:r>
          <w:rPr>
            <w:rFonts w:ascii="Cambria Math" w:hAnsi="Cambria Math"/>
          </w:rPr>
          <m:t>θ</m:t>
        </m:r>
      </m:oMath>
      <w:r>
        <w:t xml:space="preserve"> into a value between zero and one. A positive parameter </w:t>
      </w:r>
      <m:oMath>
        <m:r>
          <w:rPr>
            <w:rFonts w:ascii="Cambria Math" w:hAnsi="Cambria Math"/>
          </w:rPr>
          <m:t>γ</m:t>
        </m:r>
      </m:oMath>
      <w:r>
        <w:t xml:space="preserve"> controls the sharpness of the transition:</w:t>
      </w:r>
    </w:p>
    <w:p w14:paraId="52427E30" w14:textId="77777777" w:rsidR="00CB3150" w:rsidRDefault="00000000" w:rsidP="0050658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=σ</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sup>
              </m:sSup>
            </m:den>
          </m:f>
          <m:r>
            <w:rPr>
              <w:rFonts w:ascii="Cambria Math" w:hAnsi="Cambria Math"/>
            </w:rPr>
            <m:t>,</m:t>
          </m:r>
          <m:r>
            <w:rPr>
              <w:rFonts w:ascii="Cambria Math" w:hAnsi="Cambria Math"/>
              <w:i/>
            </w:rPr>
            <m:t> </m:t>
          </m:r>
          <m:r>
            <w:rPr>
              <w:rFonts w:ascii="Cambria Math" w:hAnsi="Cambria Math"/>
              <w:i/>
            </w:rPr>
            <m:t> </m:t>
          </m:r>
          <m:r>
            <w:rPr>
              <w:rFonts w:ascii="Cambria Math" w:hAnsi="Cambria Math"/>
            </w:rPr>
            <m:t>γ&gt;0.</m:t>
          </m:r>
        </m:oMath>
      </m:oMathPara>
    </w:p>
    <w:p w14:paraId="1E3314D1" w14:textId="09EF6619" w:rsidR="00506582" w:rsidRDefault="00506582">
      <w:r>
        <w:t xml:space="preserve">A member whose performance equals </w:t>
      </w:r>
      <m:oMath>
        <m:r>
          <w:rPr>
            <w:rFonts w:ascii="Cambria Math" w:hAnsi="Cambria Math"/>
          </w:rPr>
          <m:t>θ</m:t>
        </m:r>
      </m:oMath>
      <w:r>
        <w:t xml:space="preserve"> contributes one half. Members sufficiently far below the threshold contribute values close to zero, whereas members sufficiently far above it contribute </w:t>
      </w:r>
      <w:r>
        <w:lastRenderedPageBreak/>
        <w:t xml:space="preserve">values close to one. Larger </w:t>
      </w:r>
      <m:oMath>
        <m:r>
          <w:rPr>
            <w:rFonts w:ascii="Cambria Math" w:hAnsi="Cambria Math"/>
          </w:rPr>
          <m:t>γ</m:t>
        </m:r>
      </m:oMath>
      <w:r>
        <w:t xml:space="preserve"> produces a sharper transition around the threshold; smaller </w:t>
      </w:r>
      <m:oMath>
        <m:r>
          <w:rPr>
            <w:rFonts w:ascii="Cambria Math" w:hAnsi="Cambria Math"/>
          </w:rPr>
          <m:t>γ</m:t>
        </m:r>
      </m:oMath>
      <w:r>
        <w:t xml:space="preserve">  produces a more gradual one. The upper bound expresses the assumption that an exceptionally high performance value does not generate an unlimited contribution to congestion.</w:t>
      </w:r>
    </w:p>
    <w:p w14:paraId="5B1B6190" w14:textId="477EEB9A" w:rsidR="00AF7AC1" w:rsidRDefault="00AF7AC1">
      <w:pPr>
        <w:pStyle w:val="BodyText"/>
      </w:pPr>
      <w:r>
        <w:t xml:space="preserve">The quantity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is a contribution to the congestion measure, not the probability that member </w:t>
      </w:r>
      <m:oMath>
        <m:r>
          <w:rPr>
            <w:rFonts w:ascii="Cambria Math" w:hAnsi="Cambria Math"/>
          </w:rPr>
          <m:t>h</m:t>
        </m:r>
      </m:oMath>
      <w:r>
        <w:t xml:space="preserve"> will be selected. The threshold </w:t>
      </w:r>
      <m:oMath>
        <m:r>
          <w:rPr>
            <w:rFonts w:ascii="Cambria Math" w:hAnsi="Cambria Math"/>
          </w:rPr>
          <m:t>θ</m:t>
        </m:r>
      </m:oMath>
      <w:r>
        <w:t xml:space="preserve"> identifies a common region of competitive relevance; it does not depend on whether a particular peer outperforms the focal individual. Nor is </w:t>
      </w:r>
      <m:oMath>
        <m:r>
          <w:rPr>
            <w:rFonts w:ascii="Cambria Math" w:hAnsi="Cambria Math"/>
          </w:rPr>
          <m:t>θ</m:t>
        </m:r>
      </m:oMath>
      <w:r>
        <w:t xml:space="preserve"> automatically the top-</w:t>
      </w:r>
      <m:oMath>
        <m:r>
          <w:rPr>
            <w:rFonts w:ascii="Cambria Math" w:hAnsi="Cambria Math"/>
          </w:rPr>
          <m:t>K</m:t>
        </m:r>
      </m:oMath>
      <w:r>
        <w:t xml:space="preserve"> selection cutoff. The threshold governs which members contribute substantially to local congestion, whereas </w:t>
      </w:r>
      <m:oMath>
        <m:r>
          <w:rPr>
            <w:rFonts w:ascii="Cambria Math" w:hAnsi="Cambria Math"/>
          </w:rPr>
          <m:t>K</m:t>
        </m:r>
      </m:oMath>
      <w:r>
        <w:t xml:space="preserve"> determines how many opportunities are awarded across the selection population. Section 4.5 examines their distinct roles.</w:t>
      </w:r>
      <w:r w:rsidDel="00AF7AC1">
        <w:t xml:space="preserve"> </w:t>
      </w:r>
    </w:p>
    <w:p w14:paraId="447AB3EB" w14:textId="16774F0C" w:rsidR="00CB3150" w:rsidRDefault="00B329C0">
      <w:pPr>
        <w:pStyle w:val="BodyText"/>
      </w:pPr>
      <w:r>
        <w:t xml:space="preserve">The smooth transition can represent imprecision in where competitive relevance begins, but </w:t>
      </w:r>
      <m:oMath>
        <m:r>
          <w:rPr>
            <w:rFonts w:ascii="Cambria Math" w:hAnsi="Cambria Math"/>
          </w:rPr>
          <m:t>γ</m:t>
        </m:r>
      </m:oMath>
      <w:r>
        <w:t xml:space="preserve"> is not itself an estimated measurement-error variance. The sigmoid determines how each member’s performance contributes to congestion during the SCORE stage, with </w:t>
      </w:r>
      <m:oMath>
        <m:r>
          <w:rPr>
            <w:rFonts w:ascii="Cambria Math" w:hAnsi="Cambria Math"/>
          </w:rPr>
          <m:t>γ</m:t>
        </m:r>
      </m:oMath>
      <w:r>
        <w:t xml:space="preserve"> controlling the sharpness of that transformation. Selection temperature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r w:rsidR="00AF7AC1">
        <w:t>.</w:t>
      </w:r>
    </w:p>
    <w:p w14:paraId="325519B6" w14:textId="77777777" w:rsidR="00CB3150" w:rsidRDefault="00000000">
      <w:pPr>
        <w:pStyle w:val="Heading2"/>
      </w:pPr>
      <w:bookmarkStart w:id="27" w:name="Xc082d50cc048025a16853c6d31ad799bd4fde31"/>
      <w:bookmarkEnd w:id="26"/>
      <w:r>
        <w:t>4.4.3 Aggregating competitive relevance into a group adjustment</w:t>
      </w:r>
    </w:p>
    <w:p w14:paraId="05C81EB5" w14:textId="7A202CB0"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694EB315" w14:textId="77777777" w:rsidR="006D78CC" w:rsidRPr="006D78CC" w:rsidRDefault="006D78CC" w:rsidP="006D78CC">
      <w:r w:rsidRPr="006D78CC">
        <w:t xml:space="preserve">Let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denote this shared </w:t>
      </w:r>
      <w:r w:rsidR="0081266A">
        <w:t>roster pressure</w:t>
      </w:r>
      <w:r w:rsidRPr="006D78CC">
        <w:t xml:space="preserve"> for group </w:t>
      </w:r>
      <m:oMath>
        <m:r>
          <w:rPr>
            <w:rFonts w:ascii="Cambria Math" w:hAnsi="Cambria Math"/>
          </w:rPr>
          <m:t>j</m:t>
        </m:r>
      </m:oMath>
      <w:r w:rsidRPr="006D78CC">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D78CC">
        <w:t xml:space="preserve"> members and each member </w:t>
      </w:r>
      <m:oMath>
        <m:r>
          <w:rPr>
            <w:rFonts w:ascii="Cambria Math" w:hAnsi="Cambria Math"/>
          </w:rPr>
          <m:t>h</m:t>
        </m:r>
      </m:oMath>
      <w:r w:rsidRPr="006D78CC">
        <w:t xml:space="preserve"> contributing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t>, we define</w:t>
      </w:r>
    </w:p>
    <w:p w14:paraId="0B3928B7"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r>
            <w:rPr>
              <w:rFonts w:ascii="Cambria Math" w:hAnsi="Cambria Math"/>
            </w:rPr>
            <m:t>​</m:t>
          </m:r>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oMath>
      </m:oMathPara>
    </w:p>
    <w:p w14:paraId="2ADBA02A" w14:textId="77777777" w:rsidR="006D78CC" w:rsidRPr="006D78CC" w:rsidRDefault="006D78CC" w:rsidP="006D78CC">
      <w:r w:rsidRPr="006D78CC">
        <w:lastRenderedPageBreak/>
        <w:t xml:space="preserve">The sum includes every member of the group. Members whose performance is sufficiently far below </w:t>
      </w:r>
      <m:oMath>
        <m:r>
          <w:rPr>
            <w:rFonts w:ascii="Cambria Math" w:hAnsi="Cambria Math"/>
          </w:rPr>
          <m:t>θ</m:t>
        </m:r>
      </m:oMath>
      <w:r w:rsidRPr="006D78CC">
        <w:t xml:space="preserve"> contribute little, while those sufficiently far above it contribute nearly one. Dividing by group size makes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469C4120"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hAnsi="Cambria Math"/>
          </w:rPr>
          <m:t>j</m:t>
        </m:r>
      </m:oMath>
      <w:r w:rsidRPr="006D78CC">
        <w:t xml:space="preserve"> receives the same congestion value, including the contribution from their own performance. Recall that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D78CC">
        <w:t xml:space="preserve"> denotes the congestion applied to individual </w:t>
      </w:r>
      <m:oMath>
        <m:r>
          <w:rPr>
            <w:rFonts w:ascii="Cambria Math" w:hAnsi="Cambria Math"/>
          </w:rPr>
          <m:t>i</m:t>
        </m:r>
      </m:oMath>
      <w:r w:rsidRPr="006D78CC">
        <w:t xml:space="preserve">, and </w:t>
      </w:r>
      <m:oMath>
        <m:r>
          <w:rPr>
            <w:rFonts w:ascii="Cambria Math" w:hAnsi="Cambria Math"/>
          </w:rPr>
          <m:t>g</m:t>
        </m:r>
        <m:d>
          <m:dPr>
            <m:ctrlPr>
              <w:rPr>
                <w:rFonts w:ascii="Cambria Math" w:hAnsi="Cambria Math"/>
              </w:rPr>
            </m:ctrlPr>
          </m:dPr>
          <m:e>
            <m:r>
              <w:rPr>
                <w:rFonts w:ascii="Cambria Math" w:hAnsi="Cambria Math"/>
              </w:rPr>
              <m:t>i</m:t>
            </m:r>
          </m:e>
        </m:d>
      </m:oMath>
      <w:r w:rsidRPr="006D78CC">
        <w:t xml:space="preserve"> identifies that individual’s group. Under the refined specification,</w:t>
      </w:r>
    </w:p>
    <w:p w14:paraId="737B489B"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m:t>
          </m:r>
        </m:oMath>
      </m:oMathPara>
    </w:p>
    <w:p w14:paraId="5B9D564C" w14:textId="77777777" w:rsidR="006D78CC" w:rsidRPr="006D78CC" w:rsidRDefault="006D78CC" w:rsidP="006D78CC">
      <w:r w:rsidRPr="006D78CC">
        <w:t xml:space="preserve">Thus, for any individual belonging to group </w:t>
      </w:r>
      <m:oMath>
        <m:r>
          <w:rPr>
            <w:rFonts w:ascii="Cambria Math" w:hAnsi="Cambria Math"/>
          </w:rPr>
          <m:t>j</m:t>
        </m:r>
      </m:oMath>
      <w:r w:rsidRPr="006D78CC">
        <w:t xml:space="preserve">, the congestion applied to their score is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Their individual score remains distinct because it also depends on their own performance. Substituting the shared congestion measure into the SCORE equation gives</w:t>
      </w:r>
    </w:p>
    <w:p w14:paraId="3E048258" w14:textId="77777777" w:rsidR="006D78CC" w:rsidRPr="006D78CC" w:rsidRDefault="00000000" w:rsidP="006D78CC">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,  λ≥0.</m:t>
          </m:r>
        </m:oMath>
      </m:oMathPara>
    </w:p>
    <w:p w14:paraId="4E09308D" w14:textId="77777777" w:rsidR="006D78CC" w:rsidRPr="006D78CC" w:rsidRDefault="006D78CC" w:rsidP="006D78CC">
      <w:r w:rsidRPr="006D78CC">
        <w:t xml:space="preserve">The coefficient </w:t>
      </w:r>
      <m:oMath>
        <m:r>
          <w:rPr>
            <w:rFonts w:ascii="Cambria Math" w:hAnsi="Cambria Math"/>
          </w:rPr>
          <m:t>λ</m:t>
        </m:r>
      </m:oMath>
      <w:r w:rsidRPr="006D78CC">
        <w:t xml:space="preserve"> controls the strength of the congestion adjustment. Setting </w:t>
      </w:r>
      <m:oMath>
        <m:r>
          <w:rPr>
            <w:rFonts w:ascii="Cambria Math" w:hAnsi="Cambria Math"/>
          </w:rPr>
          <m:t>λ=0</m:t>
        </m:r>
      </m:oMath>
      <w:r w:rsidRPr="006D78CC">
        <w:t xml:space="preserve"> recovers performance-only scoring; combining that score with deterministic top-</w:t>
      </w:r>
      <m:oMath>
        <m:r>
          <w:rPr>
            <w:rFonts w:ascii="Cambria Math" w:hAnsi="Cambria Math"/>
          </w:rPr>
          <m:t>K</m:t>
        </m:r>
      </m:oMath>
      <w:r w:rsidRPr="006D78CC">
        <w:t xml:space="preserve"> selection recovers the naïve benchmark. At positive </w:t>
      </w:r>
      <m:oMath>
        <m:r>
          <w:rPr>
            <w:rFonts w:ascii="Cambria Math" w:hAnsi="Cambria Math"/>
          </w:rPr>
          <m:t>λ</m:t>
        </m:r>
      </m:oMath>
      <w:r w:rsidRPr="006D78CC">
        <w:t>, otherwise equal individuals receive lower scores in groups with greater competitive concentration. The subsequent SELECT rule converts those scores into outcomes.</w:t>
      </w:r>
    </w:p>
    <w:p w14:paraId="51986F1B" w14:textId="77777777" w:rsidR="006D78CC" w:rsidRPr="006D78CC" w:rsidRDefault="006D78CC" w:rsidP="006D78CC">
      <w:r w:rsidRPr="006D78CC">
        <w:t xml:space="preserve">The distinction between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t xml:space="preserve">. Groups with the same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t xml:space="preserve"> can therefore have different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Likewise, the numerical meaning of </w:t>
      </w:r>
      <m:oMath>
        <m:r>
          <w:rPr>
            <w:rFonts w:ascii="Cambria Math" w:hAnsi="Cambria Math"/>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hAnsi="Cambria Math"/>
          </w:rPr>
          <m:t>A</m:t>
        </m:r>
      </m:oMath>
      <w:r w:rsidRPr="006D78CC">
        <w:t xml:space="preserve"> is standardized, </w:t>
      </w:r>
      <m:oMath>
        <m:r>
          <w:rPr>
            <w:rFonts w:ascii="Cambria Math" w:hAnsi="Cambria Math"/>
          </w:rPr>
          <m:t>λ</m:t>
        </m:r>
      </m:oMath>
      <w:r w:rsidRPr="006D78CC">
        <w:t xml:space="preserve"> in the refined specification has units of standard deviations of performance per unit of mean competitive relevance.</w:t>
      </w:r>
    </w:p>
    <w:p w14:paraId="680084FF" w14:textId="2D29E77D" w:rsidR="00A40337" w:rsidRPr="00A40337" w:rsidRDefault="00A40337" w:rsidP="00A40337">
      <w:pPr>
        <w:rPr>
          <w:ins w:id="28" w:author="Levine, Charles Roger CTR USARMY USMA (USA)" w:date="2026-10-13T14:12:00Z"/>
        </w:rPr>
      </w:pPr>
      <w:ins w:id="29" w:author="Levine, Charles Roger CTR USARMY USMA (USA)" w:date="2026-10-13T14:12:00Z">
        <w:r w:rsidRPr="00A40337">
          <w:lastRenderedPageBreak/>
          <w:t xml:space="preserve">For finite performance values and finite positive </w:t>
        </w:r>
      </w:ins>
      <m:oMath>
        <m:r>
          <w:rPr>
            <w:rFonts w:ascii="Cambria Math" w:hAnsi="Cambria Math"/>
          </w:rPr>
          <m:t>γ</m:t>
        </m:r>
      </m:oMath>
      <w:ins w:id="30" w:author="Levine, Charles Roger CTR USARMY USMA (USA)" w:date="2026-10-13T14:12:00Z">
        <w:r w:rsidRPr="00A40337">
          <w:t xml:space="preserve">, each individual’s competitive relevance </w:t>
        </w:r>
      </w:ins>
      <m:oMath>
        <m:sSub>
          <m:sSubPr>
            <m:ctrlPr>
              <w:rPr>
                <w:rFonts w:ascii="Cambria Math" w:hAnsi="Cambria Math"/>
              </w:rPr>
            </m:ctrlPr>
          </m:sSubPr>
          <m:e>
            <m:r>
              <w:rPr>
                <w:rFonts w:ascii="Cambria Math" w:hAnsi="Cambria Math"/>
              </w:rPr>
              <m:t>v</m:t>
            </m:r>
          </m:e>
          <m:sub>
            <m:r>
              <w:rPr>
                <w:rFonts w:ascii="Cambria Math" w:hAnsi="Cambria Math"/>
              </w:rPr>
              <m:t>h</m:t>
            </m:r>
          </m:sub>
        </m:sSub>
      </m:oMath>
      <w:ins w:id="31" w:author="Levine, Charles Roger CTR USARMY USMA (USA)" w:date="2026-10-13T14:12:00Z">
        <w:r w:rsidRPr="00A40337">
          <w:t xml:space="preserve"> lies strictly between zero and one. The group’s roster pressure,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32" w:author="Levine, Charles Roger CTR USARMY USMA (USA)" w:date="2026-10-13T14:12:00Z">
        <w:r w:rsidRPr="00A40337">
          <w:t>, is the average of these values and therefore also lies strictly between zero and one.</w:t>
        </w:r>
      </w:ins>
    </w:p>
    <w:p w14:paraId="46A26107" w14:textId="77777777" w:rsidR="00720CC2" w:rsidRPr="00720CC2" w:rsidRDefault="00720CC2" w:rsidP="00720CC2">
      <w:pPr>
        <w:rPr>
          <w:ins w:id="33" w:author="Levine, Charles Roger CTR USARMY USMA (USA)" w:date="2026-10-13T14:16:00Z"/>
        </w:rPr>
      </w:pPr>
      <w:ins w:id="34" w:author="Levine, Charles Roger CTR USARMY USMA (USA)" w:date="2026-10-13T14:16:00Z">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ins>
    </w:p>
    <w:p w14:paraId="5E71154B" w14:textId="77777777" w:rsidR="00720CC2" w:rsidRPr="00720CC2" w:rsidRDefault="00720CC2" w:rsidP="00720CC2">
      <w:pPr>
        <w:rPr>
          <w:ins w:id="35" w:author="Levine, Charles Roger CTR USARMY USMA (USA)" w:date="2026-10-13T14:16:00Z"/>
        </w:rPr>
      </w:pPr>
      <w:ins w:id="36" w:author="Levine, Charles Roger CTR USARMY USMA (USA)" w:date="2026-10-13T14:16:00Z">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ins>
    </w:p>
    <w:p w14:paraId="334AD096" w14:textId="424959A4" w:rsidR="00720CC2" w:rsidRPr="00720CC2" w:rsidRDefault="00720CC2" w:rsidP="00720CC2">
      <w:pPr>
        <w:rPr>
          <w:ins w:id="37" w:author="Levine, Charles Roger CTR USARMY USMA (USA)" w:date="2026-10-13T14:16:00Z"/>
        </w:rPr>
      </w:pPr>
      <w:ins w:id="38" w:author="Levine, Charles Roger CTR USARMY USMA (USA)" w:date="2026-10-13T14:16:00Z">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39" w:author="Levine, Charles Roger CTR USARMY USMA (USA)" w:date="2026-10-13T14:16:00Z">
        <w:r w:rsidRPr="00720CC2">
          <w:t xml:space="preserve">. </w:t>
        </w:r>
      </w:ins>
      <w:ins w:id="40" w:author="Levine, Charles Roger CTR USARMY USMA (USA)" w:date="2026-10-13T14:22:00Z">
        <w:r w:rsidRPr="00720CC2">
          <w:t>Compared with the initial leave-one-out specification, the refined measure changes both what we averag</w:t>
        </w:r>
      </w:ins>
      <w:ins w:id="41" w:author="Levine, Charles Roger CTR USARMY USMA (USA)" w:date="2026-10-13T14:24:00Z" w16du:dateUtc="2026-10-13T18:24:00Z">
        <w:r>
          <w:t xml:space="preserve">e, </w:t>
        </w:r>
      </w:ins>
      <w:ins w:id="42" w:author="Levine, Charles Roger CTR USARMY USMA (USA)" w:date="2026-10-13T14:22:00Z">
        <w:r w:rsidRPr="00720CC2">
          <w:t>from performance to competitive relevanc</w:t>
        </w:r>
      </w:ins>
      <w:ins w:id="43" w:author="Levine, Charles Roger CTR USARMY USMA (USA)" w:date="2026-10-13T14:24:00Z" w16du:dateUtc="2026-10-13T18:24:00Z">
        <w:r>
          <w:t xml:space="preserve">e, </w:t>
        </w:r>
      </w:ins>
      <w:ins w:id="44" w:author="Levine, Charles Roger CTR USARMY USMA (USA)" w:date="2026-10-13T14:22:00Z">
        <w:r w:rsidRPr="00720CC2">
          <w:t>and whom we include</w:t>
        </w:r>
      </w:ins>
      <w:ins w:id="45" w:author="Levine, Charles Roger CTR USARMY USMA (USA)" w:date="2026-10-13T14:24:00Z" w16du:dateUtc="2026-10-13T18:24:00Z">
        <w:r w:rsidR="00DC6ABB">
          <w:t xml:space="preserve">, </w:t>
        </w:r>
      </w:ins>
      <w:ins w:id="46" w:author="Levine, Charles Roger CTR USARMY USMA (USA)" w:date="2026-10-13T14:22:00Z">
        <w:r w:rsidRPr="00720CC2">
          <w:t>from the other members to the entire group. It therefore describes shared roster pressure rather than pressure exerted exclusively by others.</w:t>
        </w:r>
      </w:ins>
    </w:p>
    <w:p w14:paraId="5FEB4F80" w14:textId="14193A9D" w:rsidR="006D78CC" w:rsidRPr="006D78CC" w:rsidDel="00720CC2" w:rsidRDefault="00720CC2" w:rsidP="006D78CC">
      <w:pPr>
        <w:rPr>
          <w:del w:id="47" w:author="Levine, Charles Roger CTR USARMY USMA (USA)" w:date="2026-10-13T14:16:00Z" w16du:dateUtc="2026-10-13T18:16:00Z"/>
        </w:rPr>
      </w:pPr>
      <w:ins w:id="48" w:author="Levine, Charles Roger CTR USARMY USMA (USA)" w:date="2026-10-13T14:23:00Z" w16du:dateUtc="2026-10-13T18:23:00Z">
        <w:r>
          <w:t xml:space="preserve">Finally, </w:t>
        </w:r>
      </w:ins>
      <w:del w:id="49" w:author="Levine, Charles Roger CTR USARMY USMA (USA)" w:date="2026-10-13T14:12:00Z" w16du:dateUtc="2026-10-13T18:12:00Z">
        <w:r w:rsidR="006D78CC" w:rsidRPr="006D78CC" w:rsidDel="00A40337">
          <w:delText xml:space="preserve">For finite performance values and finite positive </w:delText>
        </w:r>
      </w:del>
      <m:oMath>
        <m:r>
          <w:del w:id="50" w:author="Levine, Charles Roger CTR USARMY USMA (USA)" w:date="2026-10-13T14:12:00Z" w16du:dateUtc="2026-10-13T18:12:00Z">
            <w:rPr>
              <w:rFonts w:ascii="Cambria Math" w:hAnsi="Cambria Math"/>
            </w:rPr>
            <m:t>γ</m:t>
          </w:del>
        </m:r>
      </m:oMath>
      <w:del w:id="51" w:author="Levine, Charles Roger CTR USARMY USMA (USA)" w:date="2026-10-13T14:12:00Z" w16du:dateUtc="2026-10-13T18:12:00Z">
        <w:r w:rsidR="006D78CC" w:rsidRPr="006D78CC" w:rsidDel="00A40337">
          <w:delText xml:space="preserve">, each contribution lies strictly between zero and one, and so does </w:delText>
        </w:r>
      </w:del>
      <m:oMath>
        <m:sSub>
          <m:sSubPr>
            <m:ctrlPr>
              <w:del w:id="52" w:author="Levine, Charles Roger CTR USARMY USMA (USA)" w:date="2026-10-13T14:12:00Z" w16du:dateUtc="2026-10-13T18:12:00Z">
                <w:rPr>
                  <w:rFonts w:ascii="Cambria Math" w:hAnsi="Cambria Math"/>
                </w:rPr>
              </w:del>
            </m:ctrlPr>
          </m:sSubPr>
          <m:e>
            <m:r>
              <w:del w:id="53" w:author="Levine, Charles Roger CTR USARMY USMA (USA)" w:date="2026-10-13T14:12:00Z" w16du:dateUtc="2026-10-13T18:12:00Z">
                <w:rPr>
                  <w:rFonts w:ascii="Cambria Math" w:hAnsi="Cambria Math"/>
                </w:rPr>
                <m:t>C</m:t>
              </w:del>
            </m:r>
          </m:e>
          <m:sub>
            <m:r>
              <w:del w:id="54" w:author="Levine, Charles Roger CTR USARMY USMA (USA)" w:date="2026-10-13T14:12:00Z" w16du:dateUtc="2026-10-13T18:12:00Z">
                <w:rPr>
                  <w:rFonts w:ascii="Cambria Math" w:hAnsi="Cambria Math"/>
                </w:rPr>
                <m:t>j</m:t>
              </w:del>
            </m:r>
          </m:sub>
        </m:sSub>
      </m:oMath>
      <w:del w:id="55" w:author="Levine, Charles Roger CTR USARMY USMA (USA)" w:date="2026-10-13T14:12:00Z" w16du:dateUtc="2026-10-13T18:12:00Z">
        <w:r w:rsidR="006D78CC" w:rsidRPr="006D78CC" w:rsidDel="00A40337">
          <w:delText xml:space="preserve">. Because it is a mean, replicating the same distribution of contributions in a larger group leaves </w:delText>
        </w:r>
      </w:del>
      <m:oMath>
        <m:sSub>
          <m:sSubPr>
            <m:ctrlPr>
              <w:del w:id="56" w:author="Levine, Charles Roger CTR USARMY USMA (USA)" w:date="2026-10-13T14:12:00Z" w16du:dateUtc="2026-10-13T18:12:00Z">
                <w:rPr>
                  <w:rFonts w:ascii="Cambria Math" w:hAnsi="Cambria Math"/>
                </w:rPr>
              </w:del>
            </m:ctrlPr>
          </m:sSubPr>
          <m:e>
            <m:r>
              <w:del w:id="57" w:author="Levine, Charles Roger CTR USARMY USMA (USA)" w:date="2026-10-13T14:12:00Z" w16du:dateUtc="2026-10-13T18:12:00Z">
                <w:rPr>
                  <w:rFonts w:ascii="Cambria Math" w:hAnsi="Cambria Math"/>
                </w:rPr>
                <m:t>C</m:t>
              </w:del>
            </m:r>
          </m:e>
          <m:sub>
            <m:r>
              <w:del w:id="58" w:author="Levine, Charles Roger CTR USARMY USMA (USA)" w:date="2026-10-13T14:12:00Z" w16du:dateUtc="2026-10-13T18:12:00Z">
                <w:rPr>
                  <w:rFonts w:ascii="Cambria Math" w:hAnsi="Cambria Math"/>
                </w:rPr>
                <m:t>j</m:t>
              </w:del>
            </m:r>
          </m:sub>
        </m:sSub>
      </m:oMath>
      <w:del w:id="59" w:author="Levine, Charles Roger CTR USARMY USMA (USA)" w:date="2026-10-13T14:12:00Z" w16du:dateUtc="2026-10-13T18:12:00Z">
        <w:r w:rsidR="006D78CC" w:rsidRPr="006D78CC" w:rsidDel="00A40337">
          <w:delText xml:space="preserve"> unchanged. The model therefore represents the </w:delText>
        </w:r>
        <w:r w:rsidR="006D78CC" w:rsidRPr="006D78CC" w:rsidDel="00A40337">
          <w:rPr>
            <w:b/>
            <w:bCs/>
          </w:rPr>
          <w:delText>concentration</w:delText>
        </w:r>
        <w:r w:rsidR="006D78CC" w:rsidRPr="006D78CC" w:rsidDel="00A40337">
          <w:delText>, rather than the total number, of credible competitors. With equal group sizes, the sum and mean of contributions are proportional. With unequal sizes, using a sum instead would introduce a different assumption about how group size affects congestion</w:delText>
        </w:r>
      </w:del>
      <w:del w:id="60" w:author="Levine, Charles Roger CTR USARMY USMA (USA)" w:date="2026-10-13T14:16:00Z" w16du:dateUtc="2026-10-13T18:16:00Z">
        <w:r w:rsidR="006D78CC" w:rsidRPr="006D78CC" w:rsidDel="00720CC2">
          <w:delText>.</w:delText>
        </w:r>
      </w:del>
    </w:p>
    <w:p w14:paraId="6155C288" w14:textId="530D7730" w:rsidR="001F6217" w:rsidDel="00720CC2" w:rsidRDefault="001F6217" w:rsidP="006D78CC">
      <w:pPr>
        <w:rPr>
          <w:del w:id="61" w:author="Levine, Charles Roger CTR USARMY USMA (USA)" w:date="2026-10-13T14:16:00Z" w16du:dateUtc="2026-10-13T18:16:00Z"/>
        </w:rPr>
      </w:pPr>
      <w:del w:id="62" w:author="Levine, Charles Roger CTR USARMY USMA (USA)" w:date="2026-10-13T14:16:00Z" w16du:dateUtc="2026-10-13T18:16:00Z">
        <w:r w:rsidDel="00720CC2">
          <w:rPr>
            <w:rStyle w:val="Strong"/>
          </w:rPr>
          <w:delText>Including the focal individual is a deliberate modeling choice.</w:delText>
        </w:r>
        <w:r w:rsidDel="00720CC2">
          <w:delText xml:space="preserve"> We treat roster pressure as a shared feature of the group: every member helps constitute that competitive environment, and every member receives the same congestion value </w:delText>
        </w:r>
      </w:del>
      <m:oMath>
        <m:sSub>
          <m:sSubPr>
            <m:ctrlPr>
              <w:del w:id="63" w:author="Levine, Charles Roger CTR USARMY USMA (USA)" w:date="2026-10-13T14:16:00Z" w16du:dateUtc="2026-10-13T18:16:00Z">
                <w:rPr>
                  <w:rFonts w:ascii="Cambria Math" w:hAnsi="Cambria Math"/>
                </w:rPr>
              </w:del>
            </m:ctrlPr>
          </m:sSubPr>
          <m:e>
            <m:r>
              <w:del w:id="64" w:author="Levine, Charles Roger CTR USARMY USMA (USA)" w:date="2026-10-13T14:16:00Z" w16du:dateUtc="2026-10-13T18:16:00Z">
                <w:rPr>
                  <w:rFonts w:ascii="Cambria Math" w:hAnsi="Cambria Math"/>
                </w:rPr>
                <m:t>C</m:t>
              </w:del>
            </m:r>
          </m:e>
          <m:sub>
            <m:r>
              <w:del w:id="65" w:author="Levine, Charles Roger CTR USARMY USMA (USA)" w:date="2026-10-13T14:16:00Z" w16du:dateUtc="2026-10-13T18:16:00Z">
                <w:rPr>
                  <w:rFonts w:ascii="Cambria Math" w:hAnsi="Cambria Math"/>
                </w:rPr>
                <m:t>j</m:t>
              </w:del>
            </m:r>
          </m:sub>
        </m:sSub>
      </m:oMath>
      <w:del w:id="66" w:author="Levine, Charles Roger CTR USARMY USMA (USA)" w:date="2026-10-13T14:16:00Z" w16du:dateUtc="2026-10-13T18:16:00Z">
        <w:r w:rsidDel="00720CC2">
          <w:delText>. This differs from the initial leave-one-out specification, which measures the average performance of an individual’s other group members. The refined measure therefore describes shared roster pressure rather than pressure exerted exclusively by others.</w:delText>
        </w:r>
      </w:del>
    </w:p>
    <w:p w14:paraId="3214BDDD" w14:textId="799FA6A4" w:rsidR="006D78CC" w:rsidRPr="006D78CC" w:rsidDel="00720CC2" w:rsidRDefault="00720CC2" w:rsidP="006D78CC">
      <w:pPr>
        <w:rPr>
          <w:del w:id="67" w:author="Levine, Charles Roger CTR USARMY USMA (USA)" w:date="2026-10-13T14:23:00Z" w16du:dateUtc="2026-10-13T18:23:00Z"/>
        </w:rPr>
      </w:pPr>
      <w:ins w:id="68" w:author="Levine, Charles Roger CTR USARMY USMA (USA)" w:date="2026-10-13T14:23:00Z" w16du:dateUtc="2026-10-13T18:23:00Z">
        <w:r>
          <w:t>t</w:t>
        </w:r>
      </w:ins>
      <w:ins w:id="69" w:author="Levine, Charles Roger CTR USARMY USMA (USA)" w:date="2026-10-13T14:23:00Z">
        <w:r w:rsidRPr="00720CC2">
          <w:t xml:space="preserve">he resulting congestion adjustment changes an individual’s standing in selection. A lower adjusted score </w:t>
        </w:r>
      </w:ins>
      <m:oMath>
        <m:sSub>
          <m:sSubPr>
            <m:ctrlPr>
              <w:rPr>
                <w:rFonts w:ascii="Cambria Math" w:hAnsi="Cambria Math"/>
              </w:rPr>
            </m:ctrlPr>
          </m:sSubPr>
          <m:e>
            <m:r>
              <w:rPr>
                <w:rFonts w:ascii="Cambria Math" w:hAnsi="Cambria Math"/>
              </w:rPr>
              <m:t>S</m:t>
            </m:r>
          </m:e>
          <m:sub>
            <m:r>
              <w:rPr>
                <w:rFonts w:ascii="Cambria Math" w:hAnsi="Cambria Math"/>
              </w:rPr>
              <m:t>i</m:t>
            </m:r>
          </m:sub>
        </m:sSub>
      </m:oMath>
      <w:ins w:id="70" w:author="Levine, Charles Roger CTR USARMY USMA (USA)" w:date="2026-10-13T14:23:00Z">
        <w:r w:rsidRPr="00720CC2">
          <w:t xml:space="preserve"> does not mean that the individual’s recorded performance </w:t>
        </w:r>
      </w:ins>
      <m:oMath>
        <m:sSub>
          <m:sSubPr>
            <m:ctrlPr>
              <w:rPr>
                <w:rFonts w:ascii="Cambria Math" w:hAnsi="Cambria Math"/>
              </w:rPr>
            </m:ctrlPr>
          </m:sSubPr>
          <m:e>
            <m:r>
              <w:rPr>
                <w:rFonts w:ascii="Cambria Math" w:hAnsi="Cambria Math"/>
              </w:rPr>
              <m:t>A</m:t>
            </m:r>
          </m:e>
          <m:sub>
            <m:r>
              <w:rPr>
                <w:rFonts w:ascii="Cambria Math" w:hAnsi="Cambria Math"/>
              </w:rPr>
              <m:t>i</m:t>
            </m:r>
          </m:sub>
        </m:sSub>
      </m:oMath>
      <w:ins w:id="71" w:author="Levine, Charles Roger CTR USARMY USMA (USA)" w:date="2026-10-13T14:23:00Z">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ins>
      <w:del w:id="72" w:author="Levine, Charles Roger CTR USARMY USMA (USA)" w:date="2026-10-13T14:23:00Z" w16du:dateUtc="2026-10-13T18:23:00Z">
        <w:r w:rsidR="006D78CC" w:rsidRPr="006D78CC" w:rsidDel="00720CC2">
          <w:delText xml:space="preserve">Finally, the congestion adjustment acts on standing in selection. A lower </w:delText>
        </w:r>
      </w:del>
      <m:oMath>
        <m:sSub>
          <m:sSubPr>
            <m:ctrlPr>
              <w:del w:id="73" w:author="Levine, Charles Roger CTR USARMY USMA (USA)" w:date="2026-10-13T14:23:00Z" w16du:dateUtc="2026-10-13T18:23:00Z">
                <w:rPr>
                  <w:rFonts w:ascii="Cambria Math" w:hAnsi="Cambria Math"/>
                </w:rPr>
              </w:del>
            </m:ctrlPr>
          </m:sSubPr>
          <m:e>
            <m:r>
              <w:del w:id="74" w:author="Levine, Charles Roger CTR USARMY USMA (USA)" w:date="2026-10-13T14:23:00Z" w16du:dateUtc="2026-10-13T18:23:00Z">
                <w:rPr>
                  <w:rFonts w:ascii="Cambria Math" w:hAnsi="Cambria Math"/>
                </w:rPr>
                <m:t>S</m:t>
              </w:del>
            </m:r>
          </m:e>
          <m:sub>
            <m:r>
              <w:del w:id="75" w:author="Levine, Charles Roger CTR USARMY USMA (USA)" w:date="2026-10-13T14:23:00Z" w16du:dateUtc="2026-10-13T18:23:00Z">
                <w:rPr>
                  <w:rFonts w:ascii="Cambria Math" w:hAnsi="Cambria Math"/>
                </w:rPr>
                <m:t>i</m:t>
              </w:del>
            </m:r>
          </m:sub>
        </m:sSub>
      </m:oMath>
      <w:del w:id="76" w:author="Levine, Charles Roger CTR USARMY USMA (USA)" w:date="2026-10-13T14:23:00Z" w16du:dateUtc="2026-10-13T18:23:00Z">
        <w:r w:rsidR="006D78CC" w:rsidRPr="006D78CC" w:rsidDel="00720CC2">
          <w:delText xml:space="preserve"> does not mean that the individual’s measured performance or learning has declined. Competition for attention, visibility, and sponsorship provides possible substantive channels for this adjustment, but the present model does not separately simulate those processes. It specifies how group composition changes the scores entering selection.</w:delText>
        </w:r>
      </w:del>
    </w:p>
    <w:p w14:paraId="132D4D5A" w14:textId="7B37E425" w:rsidR="00CB3150" w:rsidRDefault="00000000" w:rsidP="006D78CC">
      <w:del w:id="77" w:author="Levine, Charles Roger CTR USARMY USMA (USA)" w:date="2026-10-13T14:23:00Z" w16du:dateUtc="2026-10-13T18:23:00Z">
        <w:r w:rsidDel="00720CC2">
          <w:delText>A lower score represents an adverse adjustment to standing in selection; it does not assert that the person’s recorded performance or learning declined.</w:delText>
        </w:r>
        <w:r w:rsidR="00F33BF1" w:rsidDel="00720CC2">
          <w:delText xml:space="preserve">  V</w:delText>
        </w:r>
        <w:r w:rsidDel="00720CC2">
          <w:delText xml:space="preserve">isibility, </w:delText>
        </w:r>
        <w:r w:rsidR="00F33BF1" w:rsidDel="00720CC2">
          <w:delText xml:space="preserve">distinction, </w:delText>
        </w:r>
        <w:r w:rsidDel="00720CC2">
          <w:delText>and sponsorship provide possible substantive channels. Group composition is the structure represented by the model, without separately specifying interpersonal ties or a dynamic influence process for those channels</w:delText>
        </w:r>
      </w:del>
      <w:r>
        <w:t>.</w:t>
      </w:r>
    </w:p>
    <w:p w14:paraId="4BFD3BC1" w14:textId="77777777" w:rsidR="00CB3150" w:rsidRDefault="00000000">
      <w:pPr>
        <w:pStyle w:val="Heading2"/>
      </w:pPr>
      <w:bookmarkStart w:id="78" w:name="X6be0b98e308fb3b1e3a269c0b46a979e83043a9"/>
      <w:bookmarkEnd w:id="27"/>
      <w:r>
        <w:t>4.4.4 How local composition changes global comparisons</w:t>
      </w:r>
    </w:p>
    <w:p w14:paraId="4CEA2E95"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shared by all group members, two members of the same group satisfy</w:t>
      </w:r>
    </w:p>
    <w:p w14:paraId="4F09F14E"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oMath>
      </m:oMathPara>
    </w:p>
    <w:p w14:paraId="4B7B1BBF" w14:textId="7F6D4A0C" w:rsidR="00CB3150" w:rsidRDefault="00000000">
      <w:r>
        <w:t xml:space="preserve">Their ordering by </w:t>
      </w:r>
      <m:oMath>
        <m:r>
          <w:rPr>
            <w:rFonts w:ascii="Cambria Math" w:hAnsi="Cambria Math"/>
          </w:rPr>
          <m:t>A</m:t>
        </m:r>
      </m:oMath>
      <w:r>
        <w:t xml:space="preserve"> is preserved. Across different groups, however,</w:t>
      </w:r>
    </w:p>
    <w:p w14:paraId="4CE4432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m:t>
          </m:r>
        </m:oMath>
      </m:oMathPara>
    </w:p>
    <w:p w14:paraId="6BF03389"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oMath>
      <w:r>
        <w:t>, the scores coincide at</w:t>
      </w:r>
    </w:p>
    <w:p w14:paraId="78F5F3D8" w14:textId="77777777" w:rsidR="00CB3150" w:rsidRDefault="00000000">
      <w:pPr>
        <w:pStyle w:val="BodyText"/>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num>
            <m:den>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den>
          </m:f>
          <m:r>
            <m:rPr>
              <m:sty m:val="p"/>
            </m:rPr>
            <w:rPr>
              <w:rFonts w:ascii="Cambria Math" w:hAnsi="Cambria Math"/>
            </w:rPr>
            <m:t>.</m:t>
          </m:r>
        </m:oMath>
      </m:oMathPara>
    </w:p>
    <w:p w14:paraId="0E98A706" w14:textId="5AF54C6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14C46E8" w14:textId="058B94A2" w:rsidR="00CB3150" w:rsidRDefault="00DC6ABB">
      <w:pPr>
        <w:pStyle w:val="BodyText"/>
      </w:pPr>
      <w:ins w:id="79" w:author="Levine, Charles Roger CTR USARMY USMA (USA)" w:date="2026-10-13T14:32:00Z">
        <w:r w:rsidRPr="00DC6ABB">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ins>
      <w:ins w:id="80" w:author="Levine, Charles Roger CTR USARMY USMA (USA)" w:date="2026-10-13T14:35:00Z" w16du:dateUtc="2026-10-13T18:35:00Z">
        <w:r w:rsidR="00FC6EE5">
          <w:t xml:space="preserve">  A </w:t>
        </w:r>
      </w:ins>
      <w:ins w:id="81" w:author="Levine, Charles Roger CTR USARMY USMA (USA)" w:date="2026-10-13T14:35:00Z">
        <w:r w:rsidR="00FC6EE5" w:rsidRPr="00FC6EE5">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ins>
      <w:del w:id="82" w:author="Levine, Charles Roger CTR USARMY USMA (USA)" w:date="2026-10-13T14:32:00Z" w16du:dateUtc="2026-10-13T18:32:00Z">
        <w:r w:rsidR="00FD7767" w:rsidDel="00DC6ABB">
          <w:delText xml:space="preserve">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w:delText>
        </w:r>
        <w:r w:rsidR="00F549A8" w:rsidDel="00DC6ABB">
          <w:delText xml:space="preserve">Competition for opportunities within a group is distinct from allocating advancement places within that group. Our congestion term represents the former, while the present selection rule compares candidates across groups.  </w:delText>
        </w:r>
        <w:r w:rsidR="00FD7767" w:rsidDel="00DC6ABB">
          <w:delText>If each</w:delText>
        </w:r>
        <w:r w:rsidR="00F549A8" w:rsidDel="00DC6ABB">
          <w:delText xml:space="preserve"> </w:delText>
        </w:r>
        <w:r w:rsidR="00FD7767" w:rsidDel="00DC6ABB">
          <w:delText xml:space="preserve">group instead </w:delText>
        </w:r>
        <w:r w:rsidR="00F549A8" w:rsidDel="00DC6ABB">
          <w:delText>selected a fixed number of its</w:delText>
        </w:r>
        <w:r w:rsidR="00FD7767" w:rsidDel="00DC6ABB">
          <w:delText xml:space="preserve"> own members, the </w:delText>
        </w:r>
        <w:r w:rsidR="00F549A8" w:rsidDel="00DC6ABB">
          <w:delText>shared congestion penalty</w:delText>
        </w:r>
        <w:r w:rsidR="00FD7767" w:rsidDel="00DC6ABB">
          <w:delText xml:space="preserve"> would </w:delText>
        </w:r>
        <w:r w:rsidR="00F549A8" w:rsidDel="00DC6ABB">
          <w:delText>leave their internal rankings and selection probabilities unchanged</w:delText>
        </w:r>
        <w:r w:rsidR="00FD7767" w:rsidDel="00DC6ABB">
          <w:delText>. This particular full-group penalty would not alter those winners. Its consequential comparisons occur across groups competing for common opportunities. Institutions without explicit local quotas can exhibit such comparisons; a model of selection entirely within groups would require a different or additional mechanism</w:delText>
        </w:r>
      </w:del>
      <w:del w:id="83" w:author="Levine, Charles Roger CTR USARMY USMA (USA)" w:date="2026-10-13T14:35:00Z" w16du:dateUtc="2026-10-13T18:35:00Z">
        <w:r w:rsidR="00FD7767" w:rsidDel="00FC6EE5">
          <w:delText>.</w:delText>
        </w:r>
      </w:del>
    </w:p>
    <w:p w14:paraId="3648EED3" w14:textId="77777777" w:rsidR="00CB3150" w:rsidRDefault="00000000">
      <w:pPr>
        <w:pStyle w:val="Heading1"/>
      </w:pPr>
      <w:bookmarkStart w:id="84" w:name="X7a04dd235f4b61b299248b9776f1ec12743c145"/>
      <w:bookmarkEnd w:id="24"/>
      <w:bookmarkEnd w:id="78"/>
      <w:r>
        <w:lastRenderedPageBreak/>
        <w:t>4.5 Mathematical behavior and parameter regimes</w:t>
      </w:r>
    </w:p>
    <w:p w14:paraId="26FEE580" w14:textId="551067B1" w:rsidR="00CB3150" w:rsidRDefault="0039309B">
      <w: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B738F8" w14:textId="77777777" w:rsidR="00CB3150" w:rsidRDefault="00000000">
      <w:pPr>
        <w:pStyle w:val="Heading2"/>
      </w:pPr>
      <w:bookmarkStart w:id="85" w:name="X6d651838145b13eafa5e51df11b757b7c1070b2"/>
      <w:r>
        <w:t>4.5.1 Threshold location and transition sharpness</w:t>
      </w:r>
    </w:p>
    <w:p w14:paraId="5F1130EC" w14:textId="12A5520F" w:rsidR="00CB3150" w:rsidRDefault="0039309B">
      <w:r>
        <w:t xml:space="preserve">The threshold </w:t>
      </w:r>
      <m:oMath>
        <m:r>
          <w:rPr>
            <w:rFonts w:ascii="Cambria Math" w:hAnsi="Cambria Math"/>
          </w:rPr>
          <m:t>θ</m:t>
        </m:r>
      </m:oMath>
      <w:r>
        <w:t xml:space="preserve"> determines where performance becomes competitively relevant, while </w:t>
      </w:r>
      <m:oMath>
        <m:r>
          <w:rPr>
            <w:rFonts w:ascii="Cambria Math" w:hAnsi="Cambria Math"/>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with respect to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holding </w:t>
      </w:r>
      <m:oMath>
        <m:r>
          <w:rPr>
            <w:rFonts w:ascii="Cambria Math" w:hAnsi="Cambria Math"/>
          </w:rPr>
          <m:t>θ</m:t>
        </m:r>
      </m:oMath>
      <w:r>
        <w:t xml:space="preserve"> and </w:t>
      </w:r>
      <m:oMath>
        <m:r>
          <w:rPr>
            <w:rFonts w:ascii="Cambria Math" w:hAnsi="Cambria Math"/>
          </w:rPr>
          <m:t>γ</m:t>
        </m:r>
      </m:oMath>
      <w:r>
        <w:t xml:space="preserve"> fixed:</w:t>
      </w:r>
    </w:p>
    <w:p w14:paraId="318EBBBB" w14:textId="77777777" w:rsidR="00CB31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num>
            <m:den>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h</m:t>
                  </m:r>
                </m:sub>
              </m:sSub>
            </m:den>
          </m:f>
          <m:r>
            <m:rPr>
              <m:sty m:val="p"/>
            </m:rPr>
            <w:rPr>
              <w:rFonts w:ascii="Cambria Math" w:hAnsi="Cambria Math"/>
            </w:rPr>
            <m:t>=</m:t>
          </m:r>
          <m:r>
            <w:rPr>
              <w:rFonts w:ascii="Cambria Math" w:hAnsi="Cambria Math"/>
            </w:rPr>
            <m:t>γ </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oMath>
      </m:oMathPara>
    </w:p>
    <w:p w14:paraId="4BC4C149" w14:textId="028133D9" w:rsidR="00CB3150" w:rsidRDefault="00521087">
      <w:r>
        <w:t xml:space="preserve">This derivative measures how rapidly competitive relevance changes as performance increases. It is largest when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t xml:space="preserve">, which occurs at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t xml:space="preserve">, and its value there is </w:t>
      </w:r>
      <m:oMath>
        <m:r>
          <w:rPr>
            <w:rFonts w:ascii="Cambria Math" w:hAnsi="Cambria Math"/>
          </w:rPr>
          <m:t>γ/4</m:t>
        </m:r>
      </m:oMath>
      <w:r>
        <w:t xml:space="preserve">. Thus, the same small performance increase matters most for someone near the threshold. Far below or above it, relevance changes relatively little because it is already close to zero or one.  </w:t>
      </w:r>
    </w:p>
    <w:p w14:paraId="62B29751" w14:textId="76BA0CB6" w:rsidR="00521087" w:rsidRDefault="00521087" w:rsidP="00521087">
      <w:r w:rsidRPr="00521087">
        <w:t xml:space="preserve">We can also hold everyone’s performance fixed and change </w:t>
      </w:r>
      <m:oMath>
        <m:r>
          <w:rPr>
            <w:rFonts w:ascii="Cambria Math" w:hAnsi="Cambria Math"/>
          </w:rPr>
          <m:t>γ</m:t>
        </m:r>
      </m:oMath>
      <w:r w:rsidRPr="00521087">
        <w:t xml:space="preserve">. Increasing </w:t>
      </w:r>
      <m:oMath>
        <m:r>
          <w:rPr>
            <w:rFonts w:ascii="Cambria Math" w:hAnsi="Cambria Math"/>
          </w:rPr>
          <m:t>γ</m:t>
        </m:r>
      </m:oMath>
      <w:r w:rsidRPr="00521087">
        <w:t xml:space="preserve"> makes the distinction around </w:t>
      </w:r>
      <m:oMath>
        <m:r>
          <w:rPr>
            <w:rFonts w:ascii="Cambria Math" w:hAnsi="Cambria Math"/>
          </w:rPr>
          <m:t>θ</m:t>
        </m:r>
      </m:oMath>
      <w:r w:rsidRPr="00521087">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ins w:id="86" w:author="Levine, Charles Roger CTR USARMY USMA (USA)" w:date="2026-10-13T09:15:00Z" w16du:dateUtc="2026-10-13T13:15:00Z">
        <w:r w:rsidR="00D8262B">
          <w:t>Figure 4-</w:t>
        </w:r>
        <w:r w:rsidR="00D8262B">
          <w:rPr>
            <w:noProof/>
          </w:rPr>
          <w:t>1</w:t>
        </w:r>
      </w:ins>
      <w:del w:id="87" w:author="Levine, Charles Roger CTR USARMY USMA (USA)" w:date="2026-10-13T08:51:00Z" w16du:dateUtc="2026-10-13T12:51:00Z">
        <w:r w:rsidR="007E58FD" w:rsidRPr="00E21165" w:rsidDel="003369EC">
          <w:rPr>
            <w:b/>
          </w:rPr>
          <w:delText xml:space="preserve">Figure </w:delText>
        </w:r>
        <w:r w:rsidR="007E58FD" w:rsidDel="003369EC">
          <w:rPr>
            <w:b/>
            <w:bCs/>
            <w:noProof/>
          </w:rPr>
          <w:delText>0</w:delText>
        </w:r>
        <w:r w:rsidR="007E58FD" w:rsidRPr="00E21165" w:rsidDel="003369EC">
          <w:rPr>
            <w:b/>
          </w:rPr>
          <w:noBreakHyphen/>
        </w:r>
        <w:r w:rsidR="007E58FD" w:rsidDel="003369EC">
          <w:rPr>
            <w:b/>
            <w:bCs/>
            <w:noProof/>
          </w:rPr>
          <w:delText>1</w:delText>
        </w:r>
      </w:del>
      <w:r w:rsidR="00927B5E">
        <w:fldChar w:fldCharType="end"/>
      </w:r>
      <w:r w:rsidR="00927B5E">
        <w:t xml:space="preserve"> illustrates these two roles separately. In Panel A, increasing </w:t>
      </w:r>
      <m:oMath>
        <m:r>
          <w:rPr>
            <w:rFonts w:ascii="Cambria Math" w:hAnsi="Cambria Math"/>
          </w:rPr>
          <m:t>γ</m:t>
        </m:r>
      </m:oMath>
      <w:ins w:id="88" w:author="Levine, Charles Roger CTR USARMY USMA (USA)" w:date="2026-10-13T14:45:00Z" w16du:dateUtc="2026-10-13T18:45:00Z">
        <w:r w:rsidR="007D3748">
          <w:t xml:space="preserve"> </w:t>
        </w:r>
      </w:ins>
      <w:r w:rsidR="00927B5E">
        <w:t xml:space="preserve">sharpens the transition around a fixed threshold. In Panel B, changing </w:t>
      </w:r>
      <m:oMath>
        <m:r>
          <w:rPr>
            <w:rFonts w:ascii="Cambria Math" w:hAnsi="Cambria Math"/>
          </w:rPr>
          <m:t>θ</m:t>
        </m:r>
      </m:oMath>
      <w:r w:rsidR="00927B5E">
        <w:t xml:space="preserve"> moves the transition along the performance axis. Every curve reaches competitive relevance of one half at its threshold.</w:t>
      </w:r>
    </w:p>
    <w:p w14:paraId="429C528F" w14:textId="77777777" w:rsidR="00927B5E" w:rsidRDefault="00927B5E" w:rsidP="00E21165">
      <w:pPr>
        <w:keepNext/>
      </w:pPr>
      <w:r>
        <w:rPr>
          <w:noProof/>
        </w:rPr>
        <w:lastRenderedPageBreak/>
        <w:drawing>
          <wp:inline distT="0" distB="0" distL="0" distR="0" wp14:anchorId="7417E5B4" wp14:editId="4D775C9A">
            <wp:extent cx="5314013" cy="2544595"/>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410233" cy="2590670"/>
                    </a:xfrm>
                    <a:prstGeom prst="rect">
                      <a:avLst/>
                    </a:prstGeom>
                  </pic:spPr>
                </pic:pic>
              </a:graphicData>
            </a:graphic>
          </wp:inline>
        </w:drawing>
      </w:r>
    </w:p>
    <w:p w14:paraId="1DBE6738" w14:textId="1657D6E1" w:rsidR="00927B5E" w:rsidRPr="00521087" w:rsidRDefault="00927B5E" w:rsidP="00E21165">
      <w:pPr>
        <w:pStyle w:val="Caption"/>
      </w:pPr>
      <w:bookmarkStart w:id="89" w:name="Chapter4Figure1"/>
      <w:bookmarkStart w:id="90" w:name="_Ref242720681"/>
      <w:bookmarkStart w:id="91" w:name="_Ref242772765"/>
      <w:r>
        <w:t>Figure 4-</w:t>
      </w:r>
      <w:ins w:id="92" w:author="Levine, Charles Roger CTR USARMY USMA (USA)" w:date="2026-10-13T16:35:00Z" w16du:dateUtc="2026-10-13T20:35:00Z">
        <w:r w:rsidR="00AC0AA7">
          <w:fldChar w:fldCharType="begin"/>
        </w:r>
        <w:r w:rsidR="00AC0AA7">
          <w:instrText xml:space="preserve"> STYLEREF 1 \s </w:instrText>
        </w:r>
      </w:ins>
      <w:r w:rsidR="00AC0AA7">
        <w:fldChar w:fldCharType="separate"/>
      </w:r>
      <w:r w:rsidR="00AC0AA7">
        <w:rPr>
          <w:noProof/>
        </w:rPr>
        <w:t>0</w:t>
      </w:r>
      <w:ins w:id="93" w:author="Levine, Charles Roger CTR USARMY USMA (USA)" w:date="2026-10-13T16:35:00Z" w16du:dateUtc="2026-10-13T20:35:00Z">
        <w:r w:rsidR="00AC0AA7">
          <w:fldChar w:fldCharType="end"/>
        </w:r>
        <w:r w:rsidR="00AC0AA7">
          <w:noBreakHyphen/>
        </w:r>
        <w:r w:rsidR="00AC0AA7">
          <w:fldChar w:fldCharType="begin"/>
        </w:r>
        <w:r w:rsidR="00AC0AA7">
          <w:instrText xml:space="preserve"> SEQ Figure \* ARABIC \s 1 </w:instrText>
        </w:r>
      </w:ins>
      <w:r w:rsidR="00AC0AA7">
        <w:fldChar w:fldCharType="separate"/>
      </w:r>
      <w:ins w:id="94" w:author="Levine, Charles Roger CTR USARMY USMA (USA)" w:date="2026-10-13T16:35:00Z" w16du:dateUtc="2026-10-13T20:35:00Z">
        <w:r w:rsidR="00AC0AA7">
          <w:rPr>
            <w:noProof/>
          </w:rPr>
          <w:t>1</w:t>
        </w:r>
        <w:r w:rsidR="00AC0AA7">
          <w:fldChar w:fldCharType="end"/>
        </w:r>
      </w:ins>
      <w:del w:id="95" w:author="Levine, Charles Roger CTR USARMY USMA (USA)" w:date="2026-10-13T16:35:00Z" w16du:dateUtc="2026-10-13T20:35:00Z">
        <w:r w:rsidDel="00AC0AA7">
          <w:fldChar w:fldCharType="begin"/>
        </w:r>
        <w:r w:rsidDel="00AC0AA7">
          <w:delInstrText xml:space="preserve"> SEQ Figure \* ARABIC </w:delInstrText>
        </w:r>
        <w:r w:rsidDel="00AC0AA7">
          <w:fldChar w:fldCharType="separate"/>
        </w:r>
        <w:r w:rsidR="00D8262B" w:rsidDel="00AC0AA7">
          <w:rPr>
            <w:noProof/>
          </w:rPr>
          <w:delText>1</w:delText>
        </w:r>
        <w:r w:rsidDel="00AC0AA7">
          <w:fldChar w:fldCharType="end"/>
        </w:r>
      </w:del>
      <w:bookmarkEnd w:id="89"/>
      <w:bookmarkEnd w:id="90"/>
      <w:bookmarkEnd w:id="91"/>
      <w:r>
        <w:t xml:space="preserve">. </w:t>
      </w:r>
      <w:r w:rsidRPr="00E21165">
        <w:rPr>
          <w:b/>
          <w:bCs w:val="0"/>
        </w:rPr>
        <w:t>Threshold location and transition sharpness</w:t>
      </w:r>
      <w:r>
        <w:t xml:space="preserve"> -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is plotted against individual performance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Panel A holds </w:t>
      </w:r>
      <m:oMath>
        <m:r>
          <w:rPr>
            <w:rFonts w:ascii="Cambria Math" w:hAnsi="Cambria Math"/>
          </w:rPr>
          <m:t>θ=0</m:t>
        </m:r>
      </m:oMath>
      <w:r>
        <w:t xml:space="preserve"> and compares </w:t>
      </w:r>
      <m:oMath>
        <m:r>
          <w:rPr>
            <w:rFonts w:ascii="Cambria Math" w:hAnsi="Cambria Math"/>
          </w:rPr>
          <m:t>γ=0.5,2,</m:t>
        </m:r>
      </m:oMath>
      <w:r>
        <w:t xml:space="preserve"> and </w:t>
      </w:r>
      <m:oMath>
        <m:r>
          <w:rPr>
            <w:rFonts w:ascii="Cambria Math" w:hAnsi="Cambria Math"/>
          </w:rPr>
          <m:t>8</m:t>
        </m:r>
      </m:oMath>
      <w:r>
        <w:t xml:space="preserve">. Panel B holds </w:t>
      </w:r>
      <m:oMath>
        <m:r>
          <w:rPr>
            <w:rFonts w:ascii="Cambria Math" w:hAnsi="Cambria Math"/>
          </w:rPr>
          <m:t>γ=2</m:t>
        </m:r>
      </m:oMath>
      <w:r>
        <w:t xml:space="preserve"> and compares </w:t>
      </w:r>
      <m:oMath>
        <m:r>
          <w:rPr>
            <w:rFonts w:ascii="Cambria Math" w:hAnsi="Cambria Math"/>
          </w:rPr>
          <m:t>θ=-1,0,</m:t>
        </m:r>
      </m:oMath>
      <w:r>
        <w:t xml:space="preserve"> and </w:t>
      </w:r>
      <m:oMath>
        <m:r>
          <w:rPr>
            <w:rFonts w:ascii="Cambria Math" w:hAnsi="Cambria Math"/>
          </w:rPr>
          <m:t>1</m:t>
        </m:r>
      </m:oMath>
      <w:r>
        <w:t xml:space="preserve">. The marked points identify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t>. These illustrative curves describe competitive relevance, not selection probabilities.</w:t>
      </w:r>
    </w:p>
    <w:p w14:paraId="7863F974" w14:textId="1676B400" w:rsidR="00521087" w:rsidRPr="00521087" w:rsidRDefault="00521087" w:rsidP="00521087">
      <w:r w:rsidRPr="00521087">
        <w:t xml:space="preserve">The limiting cases clarify what this parameter does. As </w:t>
      </w:r>
      <m:oMath>
        <m:r>
          <w:rPr>
            <w:rFonts w:ascii="Cambria Math" w:hAnsi="Cambria Math"/>
          </w:rPr>
          <m:t>γ</m:t>
        </m:r>
      </m:oMath>
      <w:r w:rsidRPr="00521087">
        <w:t xml:space="preserve"> approaches zero, with performance values and </w:t>
      </w:r>
      <m:oMath>
        <m:r>
          <w:rPr>
            <w:rFonts w:ascii="Cambria Math" w:hAnsi="Cambria Math"/>
          </w:rPr>
          <m:t>θ</m:t>
        </m:r>
      </m:oMath>
      <w:r w:rsidRPr="00521087">
        <w:t xml:space="preserve"> held fixed, every individual’s competitive relevance approaches one half. Consequently, every group’s congestion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521087">
        <w:t xml:space="preserve"> approaches one half, and every individual receives the same score penalty, </w:t>
      </w:r>
      <m:oMath>
        <m:r>
          <w:rPr>
            <w:rFonts w:ascii="Cambria Math" w:hAnsi="Cambria Math"/>
          </w:rPr>
          <m:t>λ/2</m:t>
        </m:r>
      </m:oMath>
      <w:r w:rsidRPr="00521087">
        <w:t>. Subtracting this common amount preserves all score differences. Both deterministic rankings and stochastic selection probabilities therefore approach those obtained from performance-only scoring.</w:t>
      </w:r>
    </w:p>
    <w:p w14:paraId="2E65E116" w14:textId="6095C9C4" w:rsidR="00521087" w:rsidRPr="00521087" w:rsidRDefault="00521087" w:rsidP="00521087">
      <w:r w:rsidRPr="00521087">
        <w:t xml:space="preserve">As </w:t>
      </w:r>
      <m:oMath>
        <m:r>
          <w:rPr>
            <w:rFonts w:ascii="Cambria Math" w:hAnsi="Cambria Math"/>
          </w:rPr>
          <m:t>γ</m:t>
        </m:r>
      </m:oMath>
      <w:r w:rsidRPr="00521087">
        <w:t xml:space="preserve"> becomes very large, the sigmoid approaches a sharp threshold rule. Individuals above </w:t>
      </w:r>
      <m:oMath>
        <m:r>
          <w:rPr>
            <w:rFonts w:ascii="Cambria Math" w:hAnsi="Cambria Math"/>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1578CBE8" w14:textId="46813A19" w:rsidR="00521087" w:rsidRPr="00521087" w:rsidRDefault="00521087" w:rsidP="00521087">
      <w:r w:rsidRPr="00521087">
        <w:t xml:space="preserve">Changing </w:t>
      </w:r>
      <m:oMath>
        <m:r>
          <w:rPr>
            <w:rFonts w:ascii="Cambria Math" w:hAnsi="Cambria Math"/>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hAnsi="Cambria Math"/>
          </w:rPr>
          <m:t>λ</m:t>
        </m:r>
      </m:oMath>
      <w:r w:rsidRPr="00521087">
        <w:t>, the resulting penalties become nearly identical across groups.</w:t>
      </w:r>
    </w:p>
    <w:p w14:paraId="56333EA0" w14:textId="77777777" w:rsidR="00521087" w:rsidRPr="00521087" w:rsidDel="007D3748" w:rsidRDefault="00521087" w:rsidP="00521087">
      <w:pPr>
        <w:rPr>
          <w:del w:id="96" w:author="Levine, Charles Roger CTR USARMY USMA (USA)" w:date="2026-10-13T14:55:00Z" w16du:dateUtc="2026-10-13T18:55:00Z"/>
        </w:rPr>
      </w:pPr>
      <w:r w:rsidRPr="00521087">
        <w:t xml:space="preserve">These results follow directly from the equations. They show that a positive penalty coefficient alone is insufficient to change competitive standing: congestion must also differ across groups. </w:t>
      </w:r>
      <w:r w:rsidRPr="00521087">
        <w:lastRenderedPageBreak/>
        <w:t>Even then, changing score differences need not change the deterministic winners; the adjustment must affect who falls above or below the selection cutoff.</w:t>
      </w:r>
    </w:p>
    <w:p w14:paraId="3A3AA004" w14:textId="5E0C717A" w:rsidR="00CB3150" w:rsidRDefault="00CB3150" w:rsidP="007D3748">
      <w:pPr>
        <w:pPrChange w:id="97" w:author="Levine, Charles Roger CTR USARMY USMA (USA)" w:date="2026-10-13T14:55:00Z" w16du:dateUtc="2026-10-13T18:55:00Z">
          <w:pPr>
            <w:pStyle w:val="BodyText"/>
          </w:pPr>
        </w:pPrChange>
      </w:pPr>
    </w:p>
    <w:p w14:paraId="761990F7" w14:textId="77777777" w:rsidR="00CB3150" w:rsidRDefault="00000000">
      <w:pPr>
        <w:pStyle w:val="Heading2"/>
      </w:pPr>
      <w:bookmarkStart w:id="98" w:name="penalty-strength-and-score-scale"/>
      <w:bookmarkEnd w:id="85"/>
      <w:r>
        <w:t>4.5.2 Penalty strength and score scale</w:t>
      </w:r>
    </w:p>
    <w:p w14:paraId="4DDB59ED" w14:textId="77777777" w:rsidR="00CB3150" w:rsidRDefault="00000000">
      <w:r>
        <w:t xml:space="preserve">For </w:t>
      </w:r>
      <m:oMath>
        <m:r>
          <w:rPr>
            <w:rFonts w:ascii="Cambria Math" w:hAnsi="Cambria Math"/>
          </w:rPr>
          <m:t>λ</m:t>
        </m:r>
        <m:r>
          <m:rPr>
            <m:sty m:val="p"/>
          </m:rPr>
          <w:rPr>
            <w:rFonts w:ascii="Cambria Math" w:hAnsi="Cambria Math"/>
          </w:rPr>
          <m:t>&gt;</m:t>
        </m:r>
        <m:r>
          <w:rPr>
            <w:rFonts w:ascii="Cambria Math" w:hAnsi="Cambria Math"/>
          </w:rPr>
          <m:t>0</m:t>
        </m:r>
      </m:oMath>
      <w:r>
        <w:t xml:space="preserve">, the raw penalty on any candidate lies strictly between zero and </w:t>
      </w:r>
      <m:oMath>
        <m:r>
          <w:rPr>
            <w:rFonts w:ascii="Cambria Math" w:hAnsi="Cambria Math"/>
          </w:rPr>
          <m:t>λ</m:t>
        </m:r>
      </m:oMath>
      <w:r>
        <w:t xml:space="preserve">, and a cross-group penalty difference has magnitude less than </w:t>
      </w:r>
      <m:oMath>
        <m:r>
          <w:rPr>
            <w:rFonts w:ascii="Cambria Math" w:hAnsi="Cambria Math"/>
          </w:rPr>
          <m:t>λ</m:t>
        </m:r>
      </m:oMath>
      <w:r>
        <w:t xml:space="preserve">. At </w:t>
      </w:r>
      <m:oMath>
        <m:r>
          <w:rPr>
            <w:rFonts w:ascii="Cambria Math" w:hAnsi="Cambria Math"/>
          </w:rPr>
          <m:t>λ</m:t>
        </m:r>
      </m:oMath>
      <w:r>
        <w:t xml:space="preserve"> = 0, both quantities are zero. Thus a performance advantage greater than </w:t>
      </w:r>
      <m:oMath>
        <m:r>
          <w:rPr>
            <w:rFonts w:ascii="Cambria Math" w:hAnsi="Cambria Math"/>
          </w:rPr>
          <m:t>λ</m:t>
        </m:r>
      </m:oMath>
      <w:r>
        <w:t xml:space="preserve"> cannot be reversed by this raw congestion term alone. The practical influence of </w:t>
      </w:r>
      <m:oMath>
        <m:r>
          <w:rPr>
            <w:rFonts w:ascii="Cambria Math" w:hAnsi="Cambria Math"/>
          </w:rPr>
          <m:t>λ</m:t>
        </m:r>
      </m:oMath>
      <w:r>
        <w:t xml:space="preserve"> also depends on the observed spread of </w:t>
      </w:r>
      <m:oMath>
        <m:sSub>
          <m:sSubPr>
            <m:ctrlPr>
              <w:rPr>
                <w:rFonts w:ascii="Cambria Math" w:hAnsi="Cambria Math"/>
              </w:rPr>
            </m:ctrlPr>
          </m:sSubPr>
          <m:e>
            <m:r>
              <w:rPr>
                <w:rFonts w:ascii="Cambria Math" w:hAnsi="Cambria Math"/>
              </w:rPr>
              <m:t>C</m:t>
            </m:r>
          </m:e>
          <m:sub>
            <m:r>
              <w:rPr>
                <w:rFonts w:ascii="Cambria Math" w:hAnsi="Cambria Math"/>
              </w:rPr>
              <m:t>j</m:t>
            </m:r>
          </m:sub>
        </m:sSub>
      </m:oMath>
      <w:r>
        <w:t>. If all groups have nearly equal congestion, the differential penalty may be small even when its common level is large.</w:t>
      </w:r>
    </w:p>
    <w:p w14:paraId="05B0F030" w14:textId="764409F4" w:rsidR="00927B5E" w:rsidRDefault="00000000">
      <w:pPr>
        <w:pStyle w:val="BodyText"/>
      </w:pPr>
      <w:r>
        <w:t xml:space="preserve">For a fixed population, fixed groups, and a fixed threshold, each score is linear in </w:t>
      </w:r>
      <m:oMath>
        <m:r>
          <w:rPr>
            <w:rFonts w:ascii="Cambria Math" w:hAnsi="Cambria Math"/>
          </w:rPr>
          <m:t>λ</m:t>
        </m:r>
      </m:oMath>
      <w:r>
        <w:t>. Pairwise rankings can change only at crossing values of the form derived in Section 4.4.4. Between crossing values, deterministic top-</w:t>
      </w:r>
      <m:oMath>
        <m:r>
          <w:rPr>
            <w:rFonts w:ascii="Cambria Math" w:hAnsi="Cambria Math"/>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ins w:id="99" w:author="Levine, Charles Roger CTR USARMY USMA (USA)" w:date="2026-10-13T09:15:00Z" w16du:dateUtc="2026-10-13T13:15:00Z">
        <w:r w:rsidR="00D8262B">
          <w:t>Figure 4-</w:t>
        </w:r>
        <w:r w:rsidR="00D8262B">
          <w:rPr>
            <w:noProof/>
          </w:rPr>
          <w:t>2</w:t>
        </w:r>
      </w:ins>
      <w:del w:id="100" w:author="Levine, Charles Roger CTR USARMY USMA (USA)" w:date="2026-10-13T08:51:00Z" w16du:dateUtc="2026-10-13T12:51:00Z">
        <w:r w:rsidR="007E58FD" w:rsidRPr="00E21165" w:rsidDel="003369EC">
          <w:rPr>
            <w:b/>
          </w:rPr>
          <w:delText xml:space="preserve">Figure </w:delText>
        </w:r>
        <w:r w:rsidR="007E58FD" w:rsidDel="003369EC">
          <w:rPr>
            <w:b/>
            <w:bCs/>
            <w:noProof/>
          </w:rPr>
          <w:delText>0</w:delText>
        </w:r>
        <w:r w:rsidR="007E58FD" w:rsidRPr="00E21165" w:rsidDel="003369EC">
          <w:rPr>
            <w:b/>
          </w:rPr>
          <w:noBreakHyphen/>
        </w:r>
        <w:r w:rsidR="007E58FD" w:rsidDel="003369EC">
          <w:rPr>
            <w:b/>
            <w:bCs/>
            <w:noProof/>
          </w:rPr>
          <w:delText>2</w:delText>
        </w:r>
      </w:del>
      <w:r w:rsidR="007E58FD">
        <w:fldChar w:fldCharType="end"/>
      </w:r>
      <w:r w:rsidR="00BD0C74">
        <w:t xml:space="preserve"> follows nine individuals in three fixed groups as </w:t>
      </w:r>
      <m:oMath>
        <m:r>
          <w:rPr>
            <w:rFonts w:ascii="Cambria Math" w:hAnsi="Cambria Math"/>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437A7524" w14:textId="1E6A3CF3" w:rsidR="00BD0C74" w:rsidRDefault="00927B5E" w:rsidP="00E21165">
      <w:pPr>
        <w:pStyle w:val="BodyText"/>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4B82967A" w14:textId="327C2A15" w:rsidR="00927B5E" w:rsidRDefault="00BD0C74" w:rsidP="00E21165">
      <w:pPr>
        <w:pStyle w:val="Caption"/>
        <w:rPr>
          <w:ins w:id="101" w:author="Levine, Charles Roger CTR USARMY USMA (USA)" w:date="2026-10-13T14:58:00Z" w16du:dateUtc="2026-10-13T18:58:00Z"/>
        </w:rPr>
      </w:pPr>
      <w:bookmarkStart w:id="102" w:name="Chapter4Figure2"/>
      <w:bookmarkStart w:id="103" w:name="_Ref242721199"/>
      <w:r>
        <w:t>Figure 4-</w:t>
      </w:r>
      <w:ins w:id="104" w:author="Levine, Charles Roger CTR USARMY USMA (USA)" w:date="2026-10-13T16:35:00Z" w16du:dateUtc="2026-10-13T20:35:00Z">
        <w:r w:rsidR="00AC0AA7">
          <w:fldChar w:fldCharType="begin"/>
        </w:r>
        <w:r w:rsidR="00AC0AA7">
          <w:instrText xml:space="preserve"> STYLEREF 1 \s </w:instrText>
        </w:r>
      </w:ins>
      <w:r w:rsidR="00AC0AA7">
        <w:fldChar w:fldCharType="separate"/>
      </w:r>
      <w:r w:rsidR="00AC0AA7">
        <w:rPr>
          <w:noProof/>
        </w:rPr>
        <w:t>0</w:t>
      </w:r>
      <w:ins w:id="105" w:author="Levine, Charles Roger CTR USARMY USMA (USA)" w:date="2026-10-13T16:35:00Z" w16du:dateUtc="2026-10-13T20:35:00Z">
        <w:r w:rsidR="00AC0AA7">
          <w:fldChar w:fldCharType="end"/>
        </w:r>
        <w:r w:rsidR="00AC0AA7">
          <w:noBreakHyphen/>
        </w:r>
        <w:r w:rsidR="00AC0AA7">
          <w:fldChar w:fldCharType="begin"/>
        </w:r>
        <w:r w:rsidR="00AC0AA7">
          <w:instrText xml:space="preserve"> SEQ Figure \* ARABIC \s 1 </w:instrText>
        </w:r>
      </w:ins>
      <w:r w:rsidR="00AC0AA7">
        <w:fldChar w:fldCharType="separate"/>
      </w:r>
      <w:ins w:id="106" w:author="Levine, Charles Roger CTR USARMY USMA (USA)" w:date="2026-10-13T16:35:00Z" w16du:dateUtc="2026-10-13T20:35:00Z">
        <w:r w:rsidR="00AC0AA7">
          <w:rPr>
            <w:noProof/>
          </w:rPr>
          <w:t>2</w:t>
        </w:r>
        <w:r w:rsidR="00AC0AA7">
          <w:fldChar w:fldCharType="end"/>
        </w:r>
      </w:ins>
      <w:del w:id="107" w:author="Levine, Charles Roger CTR USARMY USMA (USA)" w:date="2026-10-13T16:35:00Z" w16du:dateUtc="2026-10-13T20:35:00Z">
        <w:r w:rsidDel="00AC0AA7">
          <w:fldChar w:fldCharType="begin"/>
        </w:r>
        <w:r w:rsidDel="00AC0AA7">
          <w:delInstrText xml:space="preserve"> SEQ Figure \* ARABIC </w:delInstrText>
        </w:r>
        <w:r w:rsidDel="00AC0AA7">
          <w:fldChar w:fldCharType="separate"/>
        </w:r>
        <w:r w:rsidR="00D8262B" w:rsidDel="00AC0AA7">
          <w:rPr>
            <w:noProof/>
          </w:rPr>
          <w:delText>2</w:delText>
        </w:r>
        <w:r w:rsidDel="00AC0AA7">
          <w:fldChar w:fldCharType="end"/>
        </w:r>
      </w:del>
      <w:bookmarkEnd w:id="102"/>
      <w:bookmarkEnd w:id="103"/>
      <w:r>
        <w:t xml:space="preserve">. </w:t>
      </w:r>
      <w:r w:rsidRPr="007D56E8">
        <w:t xml:space="preserve"> </w:t>
      </w:r>
      <w:r w:rsidRPr="00E21165">
        <w:rPr>
          <w:b/>
          <w:bCs w:val="0"/>
        </w:rPr>
        <w:t>Continuous score changes and discrete changes in selection.</w:t>
      </w:r>
      <w:r>
        <w:rPr>
          <w:b/>
          <w:bCs w:val="0"/>
        </w:rPr>
        <w:t xml:space="preserve"> </w:t>
      </w:r>
      <w:r>
        <w:t xml:space="preserve">Nine illustrative individuals belong to three groups of three. Competitive relevance is calculated using </w:t>
      </w:r>
      <m:oMath>
        <m:r>
          <w:rPr>
            <w:rFonts w:ascii="Cambria Math" w:hAnsi="Cambria Math"/>
          </w:rPr>
          <m:t>θ=1</m:t>
        </m:r>
      </m:oMath>
      <w:r>
        <w:t xml:space="preserve"> and </w:t>
      </w:r>
      <m:oMath>
        <m:r>
          <w:rPr>
            <w:rFonts w:ascii="Cambria Math" w:hAnsi="Cambria Math"/>
          </w:rPr>
          <m:t>γ=2</m:t>
        </m:r>
      </m:oMath>
      <w:r>
        <w:t xml:space="preserve">, and each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mean relevance of all its members. Performance, membership, and roster pressure remain fixed while </w:t>
      </w:r>
      <m:oMath>
        <m:r>
          <w:rPr>
            <w:rFonts w:ascii="Cambria Math" w:hAnsi="Cambria Math"/>
          </w:rPr>
          <m:t>λ</m:t>
        </m:r>
      </m:oMath>
      <w:r>
        <w:t xml:space="preserve"> varies. Panel A plots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colors identify groups, and bold segments identify the global top three. Panel B records selection membership. At </w:t>
      </w:r>
      <m:oMath>
        <m:r>
          <w:rPr>
            <w:rFonts w:ascii="Cambria Math" w:hAnsi="Cambria Math"/>
          </w:rPr>
          <m:t>λ≈0.336</m:t>
        </m:r>
      </m:oMath>
      <w:r>
        <w:t xml:space="preserve">, P7 replaces P2. At </w:t>
      </w:r>
      <m:oMath>
        <m:r>
          <w:rPr>
            <w:rFonts w:ascii="Cambria Math" w:hAnsi="Cambria Math"/>
          </w:rPr>
          <m:t>λ≈0.617</m:t>
        </m:r>
      </m:oMath>
      <w:r>
        <w:t>, P4 overtakes P1, but both remain selected. Exact ties favor the lower person number. Inputs are illustrative, not fitted estimates.</w:t>
      </w:r>
    </w:p>
    <w:p w14:paraId="4963B8E0" w14:textId="77777777" w:rsidR="00143374" w:rsidRPr="00143374" w:rsidRDefault="00143374" w:rsidP="00143374">
      <w:pPr>
        <w:pPrChange w:id="108" w:author="Levine, Charles Roger CTR USARMY USMA (USA)" w:date="2026-10-13T14:58:00Z" w16du:dateUtc="2026-10-13T18:58:00Z">
          <w:pPr>
            <w:pStyle w:val="Caption"/>
          </w:pPr>
        </w:pPrChange>
      </w:pPr>
    </w:p>
    <w:p w14:paraId="2455DDA7" w14:textId="77777777" w:rsidR="00CB3150" w:rsidRDefault="00000000">
      <w:pPr>
        <w:pStyle w:val="BodyText"/>
      </w:pPr>
      <w:r>
        <w:t xml:space="preserve">Full-group congestion also means that changing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while keeping the other members and </w:t>
      </w:r>
      <m:oMath>
        <m:r>
          <w:rPr>
            <w:rFonts w:ascii="Cambria Math" w:hAnsi="Cambria Math"/>
          </w:rPr>
          <m:t>θ</m:t>
        </m:r>
      </m:oMath>
      <w:r>
        <w:t xml:space="preserve"> fixed, changes both the direct score term and the shared group adjustment. In particular,</w:t>
      </w:r>
    </w:p>
    <w:p w14:paraId="0D251162" w14:textId="77777777" w:rsidR="00CB31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num>
            <m:den>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λγ</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den>
          </m:f>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14:paraId="62189B8A" w14:textId="77777777" w:rsidR="00CB3150" w:rsidRDefault="00000000">
      <w:r>
        <w:t xml:space="preserve">A sufficient condition for this derivative to remain positive is </w:t>
      </w:r>
      <m:oMath>
        <m:r>
          <w:rPr>
            <w:rFonts w:ascii="Cambria Math" w:hAnsi="Cambria Math"/>
          </w:rPr>
          <m:t>λγ</m:t>
        </m:r>
        <m:r>
          <m:rPr>
            <m:sty m:val="p"/>
          </m:rPr>
          <w:rPr>
            <w:rFonts w:ascii="Cambria Math" w:hAnsi="Cambria Math"/>
          </w:rPr>
          <m:t>&lt;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This is a local score calculation under the stated fixed-input conditions, not an empirical restriction we have estimated. It also does not contradict preserved within-group rankings: when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changes, the same altered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applied to every member of that group. The derivative makes clear why the phrase “holding own performance constant” is useful when interpreting an environmental comparison.</w:t>
      </w:r>
    </w:p>
    <w:p w14:paraId="6513ED26" w14:textId="77777777" w:rsidR="00CB3150" w:rsidRDefault="00000000">
      <w:pPr>
        <w:pStyle w:val="Heading2"/>
      </w:pPr>
      <w:bookmarkStart w:id="109" w:name="scarcity-and-the-selection-margin"/>
      <w:bookmarkEnd w:id="98"/>
      <w:r>
        <w:t>4.5.3 Scarcity and the selection margin</w:t>
      </w:r>
    </w:p>
    <w:p w14:paraId="3DD64941" w14:textId="41D3216B" w:rsidR="00471E0D" w:rsidRPr="00471E0D" w:rsidRDefault="009A1126" w:rsidP="00471E0D">
      <w:ins w:id="110" w:author="Levine, Charles Roger CTR USARMY USMA (USA)" w:date="2026-10-13T15:30:00Z" w16du:dateUtc="2026-10-13T19:30:00Z">
        <w:r>
          <w:t>We focus on advancement under scarce opportunities, where meeting a qualification standard does not guarantee selection.</w:t>
        </w:r>
        <w:r>
          <w:t xml:space="preserve">  </w:t>
        </w:r>
      </w:ins>
      <w:del w:id="111" w:author="Levine, Charles Roger CTR USARMY USMA (USA)" w:date="2026-10-13T15:30:00Z" w16du:dateUtc="2026-10-13T19:30:00Z">
        <w:r w:rsidR="00471E0D" w:rsidRPr="00471E0D" w:rsidDel="009A1126">
          <w:delText xml:space="preserve">The opportunities considered here are limited: not everyone who demonstrates competence can receive one. </w:delText>
        </w:r>
      </w:del>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60C51A81" w14:textId="5F4E86A6" w:rsidR="00471E0D" w:rsidRPr="00471E0D" w:rsidRDefault="00471E0D" w:rsidP="00471E0D">
      <w:r w:rsidRPr="00471E0D">
        <w:t xml:space="preserve">Let </w:t>
      </w:r>
      <m:oMath>
        <m:r>
          <w:rPr>
            <w:rFonts w:ascii="Cambria Math" w:hAnsi="Cambria Math"/>
          </w:rPr>
          <m:t>N</m:t>
        </m:r>
      </m:oMath>
      <w:r w:rsidRPr="00471E0D">
        <w:t xml:space="preserve"> denote the number of individuals competing for </w:t>
      </w:r>
      <m:oMath>
        <m:r>
          <w:rPr>
            <w:rFonts w:ascii="Cambria Math" w:hAnsi="Cambria Math"/>
          </w:rPr>
          <m:t>K</m:t>
        </m:r>
      </m:oMath>
      <w:r w:rsidRPr="00471E0D">
        <w:t xml:space="preserve"> available places. The selection fraction </w:t>
      </w:r>
      <m:oMath>
        <m:r>
          <w:rPr>
            <w:rFonts w:ascii="Cambria Math" w:hAnsi="Cambria Math"/>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0496A32E" w14:textId="1D4AF5C6" w:rsidR="00471E0D" w:rsidDel="00432E89" w:rsidRDefault="00432E89" w:rsidP="00471E0D">
      <w:pPr>
        <w:rPr>
          <w:del w:id="112" w:author="Levine, Charles Roger CTR USARMY USMA (USA)" w:date="2026-10-13T15:17:00Z" w16du:dateUtc="2026-10-13T19:17:00Z"/>
        </w:rPr>
      </w:pPr>
      <w:ins w:id="113" w:author="Levine, Charles Roger CTR USARMY USMA (USA)" w:date="2026-10-13T15:17:00Z" w16du:dateUtc="2026-10-13T19:17:00Z">
        <w:r w:rsidRPr="00432E89">
          <w:t xml:space="preserve">The competitive-relevance threshold </w:t>
        </w:r>
      </w:ins>
      <m:oMath>
        <m:r>
          <w:rPr>
            <w:rFonts w:ascii="Cambria Math" w:hAnsi="Cambria Math"/>
          </w:rPr>
          <m:t>θ</m:t>
        </m:r>
      </m:oMath>
      <w:ins w:id="114" w:author="Levine, Charles Roger CTR USARMY USMA (USA)" w:date="2026-10-13T15:17:00Z" w16du:dateUtc="2026-10-13T19:17:00Z">
        <w:r w:rsidRPr="00432E89">
          <w:t xml:space="preserve"> gives us a way to represent this difference. It identifies the performance level around which individuals become substantially relevant to the competitive field. For the competitive settings motivating this model, we propose choosing </w:t>
        </w:r>
      </w:ins>
      <m:oMath>
        <m:r>
          <w:rPr>
            <w:rFonts w:ascii="Cambria Math" w:hAnsi="Cambria Math"/>
          </w:rPr>
          <m:t>θ</m:t>
        </m:r>
      </m:oMath>
      <w:ins w:id="115" w:author="Levine, Charles Roger CTR USARMY USMA (USA)" w:date="2026-10-13T15:17:00Z" w16du:dateUtc="2026-10-13T19:17:00Z">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ins>
      <w:del w:id="116" w:author="Levine, Charles Roger CTR USARMY USMA (USA)" w:date="2026-10-13T15:17:00Z" w16du:dateUtc="2026-10-13T19:17:00Z">
        <w:r w:rsidR="00471E0D" w:rsidRPr="00471E0D" w:rsidDel="00432E89">
          <w:delText xml:space="preserve">In our model, the competitive-relevance threshold </w:delText>
        </w:r>
      </w:del>
      <m:oMath>
        <m:r>
          <w:del w:id="117" w:author="Levine, Charles Roger CTR USARMY USMA (USA)" w:date="2026-10-13T15:17:00Z" w16du:dateUtc="2026-10-13T19:17:00Z">
            <w:rPr>
              <w:rFonts w:ascii="Cambria Math" w:hAnsi="Cambria Math"/>
            </w:rPr>
            <m:t>θ</m:t>
          </w:del>
        </m:r>
      </m:oMath>
      <w:del w:id="118" w:author="Levine, Charles Roger CTR USARMY USMA (USA)" w:date="2026-10-13T15:17:00Z" w16du:dateUtc="2026-10-13T19:17:00Z">
        <w:r w:rsidR="00471E0D" w:rsidRPr="00471E0D" w:rsidDel="00432E89">
          <w:delText xml:space="preserve"> provides that connection. It identifies the performance level around which individuals become substantially relevant to the competitive field. We therefore interpret </w:delText>
        </w:r>
      </w:del>
      <m:oMath>
        <m:r>
          <w:del w:id="119" w:author="Levine, Charles Roger CTR USARMY USMA (USA)" w:date="2026-10-13T15:17:00Z" w16du:dateUtc="2026-10-13T19:17:00Z">
            <w:rPr>
              <w:rFonts w:ascii="Cambria Math" w:hAnsi="Cambria Math"/>
            </w:rPr>
            <m:t>θ</m:t>
          </w:del>
        </m:r>
      </m:oMath>
      <w:del w:id="120" w:author="Levine, Charles Roger CTR USARMY USMA (USA)" w:date="2026-10-13T15:17:00Z" w16du:dateUtc="2026-10-13T19:17:00Z">
        <w:r w:rsidR="00471E0D" w:rsidRPr="00471E0D" w:rsidDel="00432E89">
          <w:delText xml:space="preserve"> in relation to the scarcity of the opportunities being studied: holding the performance distribution fixed, a smaller selection fraction calls for a higher reference threshold. The equations permit these quantities to vary independently, but configurations that substantially misalign them do not represent the competitive setting motivating the model.</w:delText>
        </w:r>
      </w:del>
    </w:p>
    <w:p w14:paraId="2335D449" w14:textId="77777777" w:rsidR="00432E89" w:rsidRPr="00471E0D" w:rsidRDefault="00432E89" w:rsidP="00471E0D">
      <w:pPr>
        <w:rPr>
          <w:ins w:id="121" w:author="Levine, Charles Roger CTR USARMY USMA (USA)" w:date="2026-10-13T15:17:00Z" w16du:dateUtc="2026-10-13T19:17:00Z"/>
        </w:rPr>
      </w:pPr>
    </w:p>
    <w:p w14:paraId="21FEC6CC" w14:textId="4F17DDF6" w:rsidR="00471E0D" w:rsidRPr="00471E0D" w:rsidRDefault="00A5330A" w:rsidP="00471E0D">
      <w:ins w:id="122" w:author="Levine, Charles Roger CTR USARMY USMA (USA)" w:date="2026-10-13T15:35:00Z" w16du:dateUtc="2026-10-13T19:35:00Z">
        <w:r>
          <w:lastRenderedPageBreak/>
          <w:t xml:space="preserve">The competitive-relevance threshold </w:t>
        </w:r>
      </w:ins>
      <m:oMath>
        <m:r>
          <w:rPr>
            <w:rFonts w:ascii="Cambria Math" w:hAnsi="Cambria Math"/>
          </w:rPr>
          <m:t>θ</m:t>
        </m:r>
      </m:oMath>
      <w:ins w:id="123" w:author="Levine, Charles Roger CTR USARMY USMA (USA)" w:date="2026-10-13T15:35:00Z" w16du:dateUtc="2026-10-13T19:35:00Z">
        <w:r>
          <w:t xml:space="preserve"> identifies the performance level around which individuals count strongly toward roster pressure; it does not determine who ultimately receives a place.</w:t>
        </w:r>
      </w:ins>
      <w:ins w:id="124" w:author="Levine, Charles Roger CTR USARMY USMA (USA)" w:date="2026-10-13T15:36:00Z" w16du:dateUtc="2026-10-13T19:36:00Z">
        <w:r>
          <w:t xml:space="preserve">  </w:t>
        </w:r>
      </w:ins>
      <w:del w:id="125" w:author="Levine, Charles Roger CTR USARMY USMA (USA)" w:date="2026-10-13T15:35:00Z" w16du:dateUtc="2026-10-13T19:35:00Z">
        <w:r w:rsidR="00471E0D" w:rsidRPr="00471E0D" w:rsidDel="00A5330A">
          <w:delText xml:space="preserve">This alignment does not make </w:delText>
        </w:r>
      </w:del>
      <m:oMath>
        <m:r>
          <w:del w:id="126" w:author="Levine, Charles Roger CTR USARMY USMA (USA)" w:date="2026-10-13T15:35:00Z" w16du:dateUtc="2026-10-13T19:35:00Z">
            <w:rPr>
              <w:rFonts w:ascii="Cambria Math" w:hAnsi="Cambria Math"/>
            </w:rPr>
            <m:t>θ</m:t>
          </w:del>
        </m:r>
      </m:oMath>
      <w:del w:id="127" w:author="Levine, Charles Roger CTR USARMY USMA (USA)" w:date="2026-10-13T15:35:00Z" w16du:dateUtc="2026-10-13T19:35:00Z">
        <w:r w:rsidR="00471E0D" w:rsidRPr="00471E0D" w:rsidDel="00A5330A">
          <w:delText xml:space="preserve"> the final selection cutoff. </w:delText>
        </w:r>
      </w:del>
      <w:r w:rsidR="00471E0D" w:rsidRPr="00471E0D">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rPr>
          <m:t>K</m:t>
        </m:r>
      </m:oMath>
      <w:r w:rsidR="004E37D4">
        <w:t xml:space="preserve"> </w:t>
      </w:r>
      <w:r w:rsidR="00471E0D" w:rsidRPr="00471E0D">
        <w:t xml:space="preserve">available places. An individual above </w:t>
      </w:r>
      <m:oMath>
        <m:r>
          <w:rPr>
            <w:rFonts w:ascii="Cambria Math" w:hAnsi="Cambria Math"/>
          </w:rPr>
          <m:t>θ</m:t>
        </m:r>
      </m:oMath>
      <w:r w:rsidR="00471E0D" w:rsidRPr="00471E0D">
        <w:t xml:space="preserve"> is therefore not guaranteed selection, and an individual below it is not automatically excluded. </w:t>
      </w:r>
      <w:ins w:id="128" w:author="Levine, Charles Roger CTR USARMY USMA (USA)" w:date="2026-10-13T15:03:00Z" w16du:dateUtc="2026-10-13T19:03:00Z">
        <w:r w:rsidR="00143374">
          <w:t xml:space="preserve">For finite positive </w:t>
        </w:r>
      </w:ins>
      <m:oMath>
        <m:r>
          <w:rPr>
            <w:rFonts w:ascii="Cambria Math" w:hAnsi="Cambria Math"/>
          </w:rPr>
          <m:t>γ</m:t>
        </m:r>
      </m:oMath>
      <w:ins w:id="129" w:author="Levine, Charles Roger CTR USARMY USMA (USA)" w:date="2026-10-13T15:03:00Z" w16du:dateUtc="2026-10-13T19:03:00Z">
        <w:r w:rsidR="00143374">
          <w:t xml:space="preserve">, competitive relevance changes smoothly around the threshold, with larger values of </w:t>
        </w:r>
      </w:ins>
      <m:oMath>
        <m:r>
          <w:rPr>
            <w:rFonts w:ascii="Cambria Math" w:hAnsi="Cambria Math"/>
          </w:rPr>
          <m:t>γ</m:t>
        </m:r>
      </m:oMath>
      <w:ins w:id="130" w:author="Levine, Charles Roger CTR USARMY USMA (USA)" w:date="2026-10-13T15:03:00Z" w16du:dateUtc="2026-10-13T19:03:00Z">
        <w:r w:rsidR="00143374">
          <w:t xml:space="preserve"> producing a sharper transition. Selection then depends on the adjusted scores and the selection rule.</w:t>
        </w:r>
      </w:ins>
      <w:del w:id="131" w:author="Levine, Charles Roger CTR USARMY USMA (USA)" w:date="2026-10-13T15:03:00Z" w16du:dateUtc="2026-10-13T19:03:00Z">
        <w:r w:rsidR="00471E0D" w:rsidRPr="00471E0D" w:rsidDel="00143374">
          <w:delText xml:space="preserve">For finite positive </w:delText>
        </w:r>
      </w:del>
      <m:oMath>
        <m:r>
          <w:del w:id="132" w:author="Levine, Charles Roger CTR USARMY USMA (USA)" w:date="2026-10-13T15:03:00Z" w16du:dateUtc="2026-10-13T19:03:00Z">
            <w:rPr>
              <w:rFonts w:ascii="Cambria Math" w:hAnsi="Cambria Math"/>
            </w:rPr>
            <m:t>γ</m:t>
          </w:del>
        </m:r>
      </m:oMath>
      <w:del w:id="133" w:author="Levine, Charles Roger CTR USARMY USMA (USA)" w:date="2026-10-13T15:03:00Z" w16du:dateUtc="2026-10-13T19:03:00Z">
        <w:r w:rsidR="00471E0D" w:rsidRPr="00471E0D" w:rsidDel="00143374">
          <w:delText>, competitive relevance changes gradually around the threshold; selection subsequently depends on the adjusted scores and the selection rule.</w:delText>
        </w:r>
      </w:del>
    </w:p>
    <w:p w14:paraId="461D4498" w14:textId="2F40CA3D" w:rsidR="00471E0D" w:rsidDel="00432E89" w:rsidRDefault="00432E89" w:rsidP="00471E0D">
      <w:pPr>
        <w:rPr>
          <w:del w:id="134" w:author="Levine, Charles Roger CTR USARMY USMA (USA)" w:date="2026-10-13T15:19:00Z" w16du:dateUtc="2026-10-13T19:19:00Z"/>
        </w:rPr>
      </w:pPr>
      <w:ins w:id="135" w:author="Levine, Charles Roger CTR USARMY USMA (USA)" w:date="2026-10-13T15:19:00Z" w16du:dateUtc="2026-10-13T19:19:00Z">
        <w:r>
          <w:t xml:space="preserve">Scarcity and competitive relevance therefore enter through distinct parameters. The number of places </w:t>
        </w:r>
      </w:ins>
      <m:oMath>
        <m:r>
          <w:rPr>
            <w:rFonts w:ascii="Cambria Math" w:hAnsi="Cambria Math"/>
          </w:rPr>
          <m:t>K</m:t>
        </m:r>
      </m:oMath>
      <w:ins w:id="136" w:author="Levine, Charles Roger CTR USARMY USMA (USA)" w:date="2026-10-13T15:19:00Z" w16du:dateUtc="2026-10-13T19:19:00Z">
        <w:r>
          <w:t xml:space="preserve"> directly limits how many individuals advance, while </w:t>
        </w:r>
      </w:ins>
      <m:oMath>
        <m:r>
          <w:rPr>
            <w:rFonts w:ascii="Cambria Math" w:hAnsi="Cambria Math"/>
          </w:rPr>
          <m:t>θ</m:t>
        </m:r>
      </m:oMath>
      <w:ins w:id="137" w:author="Levine, Charles Roger CTR USARMY USMA (USA)" w:date="2026-10-13T15:19:00Z" w16du:dateUtc="2026-10-13T19:19:00Z">
        <w:r>
          <w:t xml:space="preserve"> determines which performances contribute strongly to roster pressure. Choosing </w:t>
        </w:r>
      </w:ins>
      <m:oMath>
        <m:r>
          <w:rPr>
            <w:rFonts w:ascii="Cambria Math" w:hAnsi="Cambria Math"/>
          </w:rPr>
          <m:t>θ</m:t>
        </m:r>
      </m:oMath>
      <w:ins w:id="138" w:author="Levine, Charles Roger CTR USARMY USMA (USA)" w:date="2026-10-13T15:19:00Z" w16du:dateUtc="2026-10-13T19:19:00Z">
        <w:r>
          <w:t xml:space="preserve"> in relation to </w:t>
        </w:r>
      </w:ins>
      <m:oMath>
        <m:r>
          <w:rPr>
            <w:rFonts w:ascii="Cambria Math" w:hAnsi="Cambria Math"/>
          </w:rPr>
          <m:t>K/N</m:t>
        </m:r>
      </m:oMath>
      <w:ins w:id="139" w:author="Levine, Charles Roger CTR USARMY USMA (USA)" w:date="2026-10-13T15:19:00Z" w16du:dateUtc="2026-10-13T19:19:00Z">
        <w:r>
          <w:t xml:space="preserve"> connects these two parts of the model, but doing so requires an explicit threshold rule. </w:t>
        </w:r>
      </w:ins>
      <w:ins w:id="140" w:author="Levine, Charles Roger CTR USARMY USMA (USA)" w:date="2026-10-13T15:44:00Z" w16du:dateUtc="2026-10-13T19:44:00Z">
        <w:r w:rsidR="00A5330A">
          <w:fldChar w:fldCharType="begin"/>
        </w:r>
        <w:r w:rsidR="00A5330A">
          <w:instrText xml:space="preserve"> REF Chapter4Figure3 \h </w:instrText>
        </w:r>
        <w:r w:rsidR="00A5330A">
          <w:fldChar w:fldCharType="separate"/>
        </w:r>
        <w:r w:rsidR="00A5330A">
          <w:t>Figure 4-</w:t>
        </w:r>
        <w:r w:rsidR="00A5330A">
          <w:rPr>
            <w:noProof/>
          </w:rPr>
          <w:t>3</w:t>
        </w:r>
        <w:r w:rsidR="00A5330A">
          <w:fldChar w:fldCharType="end"/>
        </w:r>
      </w:ins>
      <w:ins w:id="141" w:author="Levine, Charles Roger CTR USARMY USMA (USA)" w:date="2026-10-13T15:19:00Z" w16du:dateUtc="2026-10-13T19:19:00Z">
        <w:r>
          <w:t xml:space="preserve"> illustrates one such rule without establishing it as the general specification.</w:t>
        </w:r>
      </w:ins>
      <w:del w:id="142" w:author="Levine, Charles Roger CTR USARMY USMA (USA)" w:date="2026-10-13T15:19:00Z" w16du:dateUtc="2026-10-13T19:19:00Z">
        <w:r w:rsidR="00471E0D" w:rsidRPr="00471E0D" w:rsidDel="00432E89">
          <w:delText>Scarcity consequently enters the model through two connected steps. It informs which performances should count strongly toward roster pressure, and it determines how many individuals ultimately advance. These steps remain conceptually distinct even when their parameters are related. The first describes the competitive environment used in scoring; the second allocates the available opportunities.</w:delText>
        </w:r>
      </w:del>
    </w:p>
    <w:p w14:paraId="12F8B786" w14:textId="77777777" w:rsidR="00432E89" w:rsidRPr="00471E0D" w:rsidRDefault="00432E89" w:rsidP="00471E0D">
      <w:pPr>
        <w:rPr>
          <w:ins w:id="143" w:author="Levine, Charles Roger CTR USARMY USMA (USA)" w:date="2026-10-13T15:19:00Z" w16du:dateUtc="2026-10-13T19:19:00Z"/>
        </w:rPr>
      </w:pPr>
    </w:p>
    <w:p w14:paraId="6BDD55CE" w14:textId="50C3C110" w:rsidR="00471E0D" w:rsidDel="00A5330A" w:rsidRDefault="00A5330A" w:rsidP="00471E0D">
      <w:pPr>
        <w:rPr>
          <w:del w:id="144" w:author="Levine, Charles Roger CTR USARMY USMA (USA)" w:date="2026-10-13T15:36:00Z" w16du:dateUtc="2026-10-13T19:36:00Z"/>
        </w:rPr>
      </w:pPr>
      <w:ins w:id="145" w:author="Levine, Charles Roger CTR USARMY USMA (USA)" w:date="2026-10-13T15:36:00Z" w16du:dateUtc="2026-10-13T19:36:00Z">
        <w:r>
          <w:t xml:space="preserve">A lower roster-pressure value does not necessarily mean that advancement has become easier. With performances and </w:t>
        </w:r>
      </w:ins>
      <m:oMath>
        <m:r>
          <w:rPr>
            <w:rFonts w:ascii="Cambria Math" w:hAnsi="Cambria Math"/>
          </w:rPr>
          <m:t>γ</m:t>
        </m:r>
      </m:oMath>
      <w:ins w:id="146" w:author="Levine, Charles Roger CTR USARMY USMA (USA)" w:date="2026-10-13T15:36:00Z" w16du:dateUtc="2026-10-13T19:36:00Z">
        <w:r>
          <w:t xml:space="preserve"> held fixed, a higher </w:t>
        </w:r>
      </w:ins>
      <m:oMath>
        <m:r>
          <w:rPr>
            <w:rFonts w:ascii="Cambria Math" w:hAnsi="Cambria Math"/>
          </w:rPr>
          <m:t>θ</m:t>
        </m:r>
      </m:oMath>
      <w:ins w:id="147" w:author="Levine, Charles Roger CTR USARMY USMA (USA)" w:date="2026-10-13T15:36:00Z" w16du:dateUtc="2026-10-13T19:36:00Z">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ins>
      <w:del w:id="148" w:author="Levine, Charles Roger CTR USARMY USMA (USA)" w:date="2026-10-13T15:36:00Z" w16du:dateUtc="2026-10-13T19:36:00Z">
        <w:r w:rsidR="00471E0D" w:rsidRPr="00471E0D" w:rsidDel="00A5330A">
          <w:delText xml:space="preserve">Raising the threshold also changes how we interpret the magnitude of congestion. With performances and </w:delText>
        </w:r>
      </w:del>
      <m:oMath>
        <m:r>
          <w:del w:id="149" w:author="Levine, Charles Roger CTR USARMY USMA (USA)" w:date="2026-10-13T15:36:00Z" w16du:dateUtc="2026-10-13T19:36:00Z">
            <w:rPr>
              <w:rFonts w:ascii="Cambria Math" w:hAnsi="Cambria Math"/>
            </w:rPr>
            <m:t>γ</m:t>
          </w:del>
        </m:r>
      </m:oMath>
      <w:del w:id="150" w:author="Levine, Charles Roger CTR USARMY USMA (USA)" w:date="2026-10-13T15:36:00Z" w16du:dateUtc="2026-10-13T19:36:00Z">
        <w:r w:rsidR="004E37D4" w:rsidDel="00A5330A">
          <w:delText xml:space="preserve"> </w:delText>
        </w:r>
        <w:r w:rsidR="00471E0D" w:rsidRPr="00471E0D" w:rsidDel="00A5330A">
          <w:delText xml:space="preserve">held fixed, a higher </w:delText>
        </w:r>
      </w:del>
      <m:oMath>
        <m:r>
          <w:del w:id="151" w:author="Levine, Charles Roger CTR USARMY USMA (USA)" w:date="2026-10-13T15:36:00Z" w16du:dateUtc="2026-10-13T19:36:00Z">
            <w:rPr>
              <w:rFonts w:ascii="Cambria Math" w:hAnsi="Cambria Math"/>
            </w:rPr>
            <m:t>θ</m:t>
          </w:del>
        </m:r>
      </m:oMath>
      <w:del w:id="152" w:author="Levine, Charles Roger CTR USARMY USMA (USA)" w:date="2026-10-13T15:36:00Z" w16du:dateUtc="2026-10-13T19:36:00Z">
        <w:r w:rsidR="00471E0D" w:rsidRPr="00471E0D" w:rsidDel="00A5330A">
          <w:delText xml:space="preserve"> lowers each individual’s competitive relevance and thus lowers every group’s mean roster pressure. This does not mean that opportunities have become easier to obtain. It means that fewer individuals are being counted strongly as credible contenders for those more selective opportunities. The consequences for selection depend on how roster pressure differs across groups and how the resulting score adjustments affect individuals near the selection boundary.</w:delText>
        </w:r>
      </w:del>
    </w:p>
    <w:p w14:paraId="3CA2FB45" w14:textId="77777777" w:rsidR="00A5330A" w:rsidRPr="00471E0D" w:rsidRDefault="00A5330A" w:rsidP="00471E0D">
      <w:pPr>
        <w:rPr>
          <w:ins w:id="153" w:author="Levine, Charles Roger CTR USARMY USMA (USA)" w:date="2026-10-13T15:36:00Z" w16du:dateUtc="2026-10-13T19:36:00Z"/>
        </w:rPr>
      </w:pPr>
    </w:p>
    <w:p w14:paraId="2531B0D4" w14:textId="3BA6A0E3" w:rsidR="00471E0D" w:rsidDel="00432E89" w:rsidRDefault="00A5330A" w:rsidP="00471E0D">
      <w:pPr>
        <w:rPr>
          <w:del w:id="154" w:author="Levine, Charles Roger CTR USARMY USMA (USA)" w:date="2026-10-13T15:19:00Z" w16du:dateUtc="2026-10-13T19:19:00Z"/>
        </w:rPr>
      </w:pPr>
      <w:ins w:id="155" w:author="Levine, Charles Roger CTR USARMY USMA (USA)" w:date="2026-10-13T15:39:00Z" w16du:dateUtc="2026-10-13T19:39:00Z">
        <w:r>
          <w:t>To isolate the effect of the congestion adjustment, we compare performance-only scoring with congestion-adjusted scoring while holding the population, group memberships, and number of available places fixed.</w:t>
        </w:r>
        <w:r>
          <w:t xml:space="preserve">  </w:t>
        </w:r>
      </w:ins>
      <w:del w:id="156" w:author="Levine, Charles Roger CTR USARMY USMA (USA)" w:date="2026-10-13T15:39:00Z" w16du:dateUtc="2026-10-13T19:39:00Z">
        <w:r w:rsidR="00471E0D" w:rsidRPr="00471E0D" w:rsidDel="00A5330A">
          <w:delText>T</w:delText>
        </w:r>
      </w:del>
      <w:ins w:id="157" w:author="Levine, Charles Roger CTR USARMY USMA (USA)" w:date="2026-10-13T15:19:00Z" w16du:dateUtc="2026-10-13T19:19:00Z">
        <w:r w:rsidR="00432E89">
          <w:t xml:space="preserve">We specify </w:t>
        </w:r>
      </w:ins>
      <m:oMath>
        <m:r>
          <w:rPr>
            <w:rFonts w:ascii="Cambria Math" w:hAnsi="Cambria Math"/>
          </w:rPr>
          <m:t>θ</m:t>
        </m:r>
      </m:oMath>
      <w:ins w:id="158" w:author="Levine, Charles Roger CTR USARMY USMA (USA)" w:date="2026-10-13T15:19:00Z" w16du:dateUtc="2026-10-13T19:19:00Z">
        <w:r w:rsidR="00432E89">
          <w:t xml:space="preserve">, </w:t>
        </w:r>
      </w:ins>
      <m:oMath>
        <m:r>
          <w:rPr>
            <w:rFonts w:ascii="Cambria Math" w:hAnsi="Cambria Math"/>
          </w:rPr>
          <m:t>γ</m:t>
        </m:r>
      </m:oMath>
      <w:ins w:id="159" w:author="Levine, Charles Roger CTR USARMY USMA (USA)" w:date="2026-10-13T15:19:00Z" w16du:dateUtc="2026-10-13T19:19:00Z">
        <w:r w:rsidR="00432E89">
          <w:t xml:space="preserve">, and </w:t>
        </w:r>
      </w:ins>
      <m:oMath>
        <m:r>
          <w:rPr>
            <w:rFonts w:ascii="Cambria Math" w:hAnsi="Cambria Math"/>
          </w:rPr>
          <m:t>λ</m:t>
        </m:r>
      </m:oMath>
      <w:ins w:id="160" w:author="Levine, Charles Roger CTR USARMY USMA (USA)" w:date="2026-10-13T15:19:00Z" w16du:dateUtc="2026-10-13T19:19:00Z">
        <w:r w:rsidR="00432E89">
          <w:t xml:space="preserve"> for the congestion-adjusted calculation and compare its selected set with the performance-only benchmark. Under deterministic top-</w:t>
        </w:r>
      </w:ins>
      <m:oMath>
        <m:r>
          <w:rPr>
            <w:rFonts w:ascii="Cambria Math" w:hAnsi="Cambria Math"/>
          </w:rPr>
          <m:t>K</m:t>
        </m:r>
      </m:oMath>
      <w:ins w:id="161" w:author="Levine, Charles Roger CTR USARMY USMA (USA)" w:date="2026-10-13T15:19:00Z" w16du:dateUtc="2026-10-13T19:19:00Z">
        <w:r w:rsidR="00432E89">
          <w:t xml:space="preserve"> selection, differences between those sets arise from the score adjustment. When comparing these differences across levels of scarcity, we must also state whether and how the threshold changes.</w:t>
        </w:r>
      </w:ins>
      <w:del w:id="162" w:author="Levine, Charles Roger CTR USARMY USMA (USA)" w:date="2026-10-13T15:19:00Z" w16du:dateUtc="2026-10-13T19:19:00Z">
        <w:r w:rsidR="00471E0D" w:rsidRPr="00471E0D" w:rsidDel="00432E89">
          <w:delText>o measure those consequences, we compare performance-only scoring with congestion-adjusted scoring at the same selection fraction. Within each comparison, the population, group memberships, and number of places remain fixed. Under deterministic top-</w:delText>
        </w:r>
      </w:del>
      <m:oMath>
        <m:r>
          <w:del w:id="163" w:author="Levine, Charles Roger CTR USARMY USMA (USA)" w:date="2026-10-13T15:19:00Z" w16du:dateUtc="2026-10-13T19:19:00Z">
            <w:rPr>
              <w:rFonts w:ascii="Cambria Math" w:hAnsi="Cambria Math"/>
            </w:rPr>
            <m:t>K</m:t>
          </w:del>
        </m:r>
      </m:oMath>
      <w:del w:id="164" w:author="Levine, Charles Roger CTR USARMY USMA (USA)" w:date="2026-10-13T15:19:00Z" w16du:dateUtc="2026-10-13T19:19:00Z">
        <w:r w:rsidR="00471E0D" w:rsidRPr="00471E0D" w:rsidDel="00432E89">
          <w:delText xml:space="preserve"> selection, differences between the selected sets then show which places change hands because of the score adjustment. Across different levels of scarcity, the congestion calculation should use a threshold appropriate to each setting.</w:delText>
        </w:r>
      </w:del>
    </w:p>
    <w:p w14:paraId="454B9A53" w14:textId="77777777" w:rsidR="00432E89" w:rsidRPr="00471E0D" w:rsidRDefault="00432E89" w:rsidP="00471E0D">
      <w:pPr>
        <w:rPr>
          <w:ins w:id="165" w:author="Levine, Charles Roger CTR USARMY USMA (USA)" w:date="2026-10-13T15:19:00Z" w16du:dateUtc="2026-10-13T19:19:00Z"/>
        </w:rPr>
      </w:pPr>
    </w:p>
    <w:p w14:paraId="7E598B8E" w14:textId="6627E303"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rPr>
          <m:t>W</m:t>
        </m:r>
      </m:oMath>
      <w:r w:rsidRPr="00471E0D">
        <w:t xml:space="preserve"> and </w:t>
      </w:r>
      <m:oMath>
        <m:r>
          <w:rPr>
            <w:rFonts w:ascii="Cambria Math" w:hAnsi="Cambria Math"/>
          </w:rPr>
          <m:t>W'</m:t>
        </m:r>
      </m:oMath>
      <w:r w:rsidRPr="00471E0D">
        <w:t xml:space="preserve"> denote the sets selected under performance-only and congestion-adjusted scoring, respectively. Their intersection, </w:t>
      </w:r>
      <m:oMath>
        <m:r>
          <w:rPr>
            <w:rFonts w:ascii="Cambria Math" w:hAnsi="Cambria Math"/>
          </w:rPr>
          <m:t>W∩W'</m:t>
        </m:r>
      </m:oMath>
      <w:r w:rsidRPr="00471E0D">
        <w:t xml:space="preserve">, contains those </w:t>
      </w:r>
      <w:r w:rsidRPr="00471E0D">
        <w:lastRenderedPageBreak/>
        <w:t xml:space="preserve">selected under both rules. Using vertical bars to denote the </w:t>
      </w:r>
      <w:del w:id="166" w:author="Levine, Charles Roger CTR USARMY USMA (USA)" w:date="2026-10-13T15:46:00Z" w16du:dateUtc="2026-10-13T19:46:00Z">
        <w:r w:rsidRPr="00471E0D" w:rsidDel="006758F5">
          <w:delText>number of members in</w:delText>
        </w:r>
      </w:del>
      <w:ins w:id="167" w:author="Levine, Charles Roger CTR USARMY USMA (USA)" w:date="2026-10-13T15:46:00Z" w16du:dateUtc="2026-10-13T19:46:00Z">
        <w:r w:rsidR="006758F5">
          <w:t>cardinality of</w:t>
        </w:r>
      </w:ins>
      <w:r w:rsidRPr="00471E0D">
        <w:t xml:space="preserve"> a set, the number of replaced places is</w:t>
      </w:r>
    </w:p>
    <w:p w14:paraId="4C4BBEEC" w14:textId="0532534C" w:rsidR="00471E0D" w:rsidRPr="00471E0D" w:rsidRDefault="004E37D4" w:rsidP="00471E0D">
      <m:oMathPara>
        <m:oMath>
          <m:r>
            <w:rPr>
              <w:rFonts w:ascii="Cambria Math" w:hAnsi="Cambria Math"/>
            </w:rPr>
            <m:t>D=K-</m:t>
          </m:r>
          <m:d>
            <m:dPr>
              <m:begChr m:val="|"/>
              <m:endChr m:val="|"/>
              <m:ctrlPr>
                <w:rPr>
                  <w:rFonts w:ascii="Cambria Math" w:hAnsi="Cambria Math"/>
                </w:rPr>
              </m:ctrlPr>
            </m:dPr>
            <m:e>
              <m:r>
                <w:rPr>
                  <w:rFonts w:ascii="Cambria Math" w:hAnsi="Cambria Math"/>
                </w:rPr>
                <m:t>W∩W'</m:t>
              </m:r>
            </m:e>
          </m:d>
          <m:r>
            <w:rPr>
              <w:rFonts w:ascii="Cambria Math" w:hAnsi="Cambria Math"/>
            </w:rPr>
            <m:t>.</m:t>
          </m:r>
        </m:oMath>
      </m:oMathPara>
    </w:p>
    <w:p w14:paraId="10E832A3" w14:textId="1C896A01" w:rsidR="00471E0D" w:rsidRPr="00432E89" w:rsidRDefault="00471E0D" w:rsidP="00432E89">
      <w:pPr>
        <w:pStyle w:val="NormalWeb"/>
        <w:rPr>
          <w:ins w:id="168" w:author="Levine, Charles Roger CTR USARMY USMA (USA)" w:date="2026-10-12T22:27:00Z" w16du:dateUtc="2026-10-13T02:27:00Z"/>
          <w:rFonts w:eastAsia="Times New Roman"/>
          <w:color w:val="auto"/>
          <w:rPrChange w:id="169" w:author="Levine, Charles Roger CTR USARMY USMA (USA)" w:date="2026-10-13T15:25:00Z" w16du:dateUtc="2026-10-13T19:25:00Z">
            <w:rPr>
              <w:ins w:id="170" w:author="Levine, Charles Roger CTR USARMY USMA (USA)" w:date="2026-10-12T22:27:00Z" w16du:dateUtc="2026-10-13T02:27:00Z"/>
            </w:rPr>
          </w:rPrChange>
        </w:rPr>
        <w:pPrChange w:id="171" w:author="Levine, Charles Roger CTR USARMY USMA (USA)" w:date="2026-10-13T15:25:00Z" w16du:dateUtc="2026-10-13T19:25:00Z">
          <w:pPr/>
        </w:pPrChange>
      </w:pPr>
      <w:r w:rsidRPr="00471E0D">
        <w:t xml:space="preserve">For </w:t>
      </w:r>
      <m:oMath>
        <m:r>
          <w:rPr>
            <w:rFonts w:ascii="Cambria Math" w:hAnsi="Cambria Math"/>
          </w:rPr>
          <m:t>K&gt;0</m:t>
        </m:r>
      </m:oMath>
      <w:r w:rsidRPr="00471E0D">
        <w:t xml:space="preserve">, the fraction of available places that change hands is </w:t>
      </w:r>
      <m:oMath>
        <m:r>
          <w:rPr>
            <w:rFonts w:ascii="Cambria Math" w:hAnsi="Cambria Math"/>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ins w:id="172" w:author="Levine, Charles Roger CTR USARMY USMA (USA)" w:date="2026-10-13T15:40:00Z" w16du:dateUtc="2026-10-13T19:40:00Z">
        <w:r w:rsidR="00A5330A">
          <w:t>Greater scarcity does not necessarily produce a larger congestion effect. Whether it does must be examined under an explicitly stated rule for choosing the threshold.</w:t>
        </w:r>
      </w:ins>
      <w:del w:id="173" w:author="Levine, Charles Roger CTR USARMY USMA (USA)" w:date="2026-10-13T15:24:00Z" w16du:dateUtc="2026-10-13T19:24:00Z">
        <w:r w:rsidRPr="00471E0D" w:rsidDel="00432E89">
          <w:delText>That relationship must be examined under the specified alignment between the threshold and the selection fraction.</w:delText>
        </w:r>
      </w:del>
    </w:p>
    <w:p w14:paraId="549F70B7" w14:textId="63BF072F" w:rsidR="00B21393" w:rsidRDefault="00B21393" w:rsidP="00471E0D">
      <w:pPr>
        <w:rPr>
          <w:ins w:id="174" w:author="Levine, Charles Roger CTR USARMY USMA (USA)" w:date="2026-10-12T22:27:00Z" w16du:dateUtc="2026-10-13T02:27:00Z"/>
        </w:rPr>
      </w:pPr>
      <w:ins w:id="175" w:author="Levine, Charles Roger CTR USARMY USMA (USA)" w:date="2026-10-12T22:31:00Z" w16du:dateUtc="2026-10-13T02:31:00Z">
        <w:r>
          <w:fldChar w:fldCharType="begin"/>
        </w:r>
        <w:r>
          <w:instrText xml:space="preserve"> REF _Ref242736721 \h </w:instrText>
        </w:r>
      </w:ins>
      <w:ins w:id="176" w:author="Levine, Charles Roger CTR USARMY USMA (USA)" w:date="2026-10-12T22:31:00Z" w16du:dateUtc="2026-10-13T02:31:00Z">
        <w:r>
          <w:fldChar w:fldCharType="separate"/>
        </w:r>
      </w:ins>
      <w:ins w:id="177" w:author="Levine, Charles Roger CTR USARMY USMA (USA)" w:date="2026-10-13T09:15:00Z" w16du:dateUtc="2026-10-13T13:15:00Z">
        <w:r w:rsidR="00D8262B">
          <w:t>Figure 4-</w:t>
        </w:r>
        <w:r w:rsidR="00D8262B">
          <w:rPr>
            <w:noProof/>
          </w:rPr>
          <w:t>3</w:t>
        </w:r>
      </w:ins>
      <w:ins w:id="178" w:author="Levine, Charles Roger CTR USARMY USMA (USA)" w:date="2026-10-12T22:31:00Z" w16du:dateUtc="2026-10-13T02:31:00Z">
        <w:r>
          <w:fldChar w:fldCharType="end"/>
        </w:r>
      </w:ins>
      <w:ins w:id="179" w:author="Levine, Charles Roger CTR USARMY USMA (USA)" w:date="2026-10-12T22:27:00Z" w16du:dateUtc="2026-10-13T02:27:00Z">
        <w:r>
          <w:t xml:space="preserve"> </w:t>
        </w:r>
      </w:ins>
      <w:ins w:id="180" w:author="Levine, Charles Roger CTR USARMY USMA (USA)" w:date="2026-10-13T15:40:00Z" w16du:dateUtc="2026-10-13T19:40:00Z">
        <w:r w:rsidR="00A5330A">
          <w:t>illustrates one possible rule for aligning the competitive-relevance threshold with scarcity, using the same nine individuals under two levels of scarcity.</w:t>
        </w:r>
        <w:r w:rsidR="00A5330A">
          <w:t xml:space="preserve">  </w:t>
        </w:r>
      </w:ins>
      <w:ins w:id="181" w:author="Levine, Charles Roger CTR USARMY USMA (USA)" w:date="2026-10-12T22:27:00Z" w16du:dateUtc="2026-10-13T02:27:00Z">
        <w:r>
          <w:t xml:space="preserve">For this example, we set </w:t>
        </w:r>
      </w:ins>
      <m:oMath>
        <m:r>
          <w:rPr>
            <w:rFonts w:ascii="Cambria Math" w:hAnsi="Cambria Math"/>
          </w:rPr>
          <m:t>θ</m:t>
        </m:r>
      </m:oMath>
      <w:ins w:id="182" w:author="Levine, Charles Roger CTR USARMY USMA (USA)" w:date="2026-10-12T22:27:00Z" w16du:dateUtc="2026-10-13T02:27:00Z">
        <w:r>
          <w:t xml:space="preserve"> at the empirical performance quantile corresponding to </w:t>
        </w:r>
      </w:ins>
      <m:oMath>
        <m:r>
          <w:rPr>
            <w:rFonts w:ascii="Cambria Math" w:hAnsi="Cambria Math"/>
          </w:rPr>
          <m:t>1-K/N</m:t>
        </m:r>
      </m:oMath>
      <w:ins w:id="183" w:author="Levine, Charles Roger CTR USARMY USMA (USA)" w:date="2026-10-12T22:27:00Z" w16du:dateUtc="2026-10-13T02:27:00Z">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ins>
      <w:ins w:id="184" w:author="Levine, Charles Roger CTR USARMY USMA (USA)" w:date="2026-10-13T15:41:00Z" w16du:dateUtc="2026-10-13T19:41:00Z">
        <w:r w:rsidR="00A5330A">
          <w:t xml:space="preserve">  </w:t>
        </w:r>
        <w:r w:rsidR="00A5330A">
          <w:t>This quantile rule specifies the alignment for this illustration; it is not a general rule adopted for every application.</w:t>
        </w:r>
      </w:ins>
    </w:p>
    <w:p w14:paraId="4360129D" w14:textId="77777777" w:rsidR="00B21393" w:rsidRDefault="00B21393">
      <w:pPr>
        <w:keepNext/>
        <w:rPr>
          <w:ins w:id="185" w:author="Levine, Charles Roger CTR USARMY USMA (USA)" w:date="2026-10-12T22:29:00Z" w16du:dateUtc="2026-10-13T02:29:00Z"/>
        </w:rPr>
        <w:pPrChange w:id="186" w:author="Levine, Charles Roger CTR USARMY USMA (USA)" w:date="2026-10-12T22:29:00Z" w16du:dateUtc="2026-10-13T02:29:00Z">
          <w:pPr/>
        </w:pPrChange>
      </w:pPr>
      <w:ins w:id="187" w:author="Levine, Charles Roger CTR USARMY USMA (USA)" w:date="2026-10-12T22:28:00Z" w16du:dateUtc="2026-10-13T02:28:00Z">
        <w:r>
          <w:rPr>
            <w:noProof/>
          </w:rPr>
          <w:lastRenderedPageBreak/>
          <w:drawing>
            <wp:inline distT="0" distB="0" distL="0" distR="0" wp14:anchorId="68999C59" wp14:editId="0B4D22F7">
              <wp:extent cx="5520267" cy="4826694"/>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592725" cy="4890048"/>
                      </a:xfrm>
                      <a:prstGeom prst="rect">
                        <a:avLst/>
                      </a:prstGeom>
                    </pic:spPr>
                  </pic:pic>
                </a:graphicData>
              </a:graphic>
            </wp:inline>
          </w:drawing>
        </w:r>
      </w:ins>
    </w:p>
    <w:p w14:paraId="193820DF" w14:textId="4F612696" w:rsidR="00B21393" w:rsidRPr="00B21393" w:rsidRDefault="00B21393" w:rsidP="00D8262B">
      <w:pPr>
        <w:pStyle w:val="Caption"/>
      </w:pPr>
      <w:bookmarkStart w:id="188" w:name="Chapter4Figure3"/>
      <w:bookmarkStart w:id="189" w:name="_Ref242736721"/>
      <w:r>
        <w:t>Figure 4-</w:t>
      </w:r>
      <w:ins w:id="190" w:author="Levine, Charles Roger CTR USARMY USMA (USA)" w:date="2026-10-13T16:35:00Z" w16du:dateUtc="2026-10-13T20:35:00Z">
        <w:r w:rsidR="00AC0AA7">
          <w:fldChar w:fldCharType="begin"/>
        </w:r>
        <w:r w:rsidR="00AC0AA7">
          <w:instrText xml:space="preserve"> STYLEREF 1 \s </w:instrText>
        </w:r>
      </w:ins>
      <w:r w:rsidR="00AC0AA7">
        <w:fldChar w:fldCharType="separate"/>
      </w:r>
      <w:r w:rsidR="00AC0AA7">
        <w:rPr>
          <w:noProof/>
        </w:rPr>
        <w:t>0</w:t>
      </w:r>
      <w:ins w:id="191" w:author="Levine, Charles Roger CTR USARMY USMA (USA)" w:date="2026-10-13T16:35:00Z" w16du:dateUtc="2026-10-13T20:35:00Z">
        <w:r w:rsidR="00AC0AA7">
          <w:fldChar w:fldCharType="end"/>
        </w:r>
        <w:r w:rsidR="00AC0AA7">
          <w:noBreakHyphen/>
        </w:r>
        <w:r w:rsidR="00AC0AA7">
          <w:fldChar w:fldCharType="begin"/>
        </w:r>
        <w:r w:rsidR="00AC0AA7">
          <w:instrText xml:space="preserve"> SEQ Figure \* ARABIC \s 1 </w:instrText>
        </w:r>
      </w:ins>
      <w:r w:rsidR="00AC0AA7">
        <w:fldChar w:fldCharType="separate"/>
      </w:r>
      <w:ins w:id="192" w:author="Levine, Charles Roger CTR USARMY USMA (USA)" w:date="2026-10-13T16:35:00Z" w16du:dateUtc="2026-10-13T20:35:00Z">
        <w:r w:rsidR="00AC0AA7">
          <w:rPr>
            <w:noProof/>
          </w:rPr>
          <w:t>3</w:t>
        </w:r>
        <w:r w:rsidR="00AC0AA7">
          <w:fldChar w:fldCharType="end"/>
        </w:r>
      </w:ins>
      <w:del w:id="193" w:author="Levine, Charles Roger CTR USARMY USMA (USA)" w:date="2026-10-13T16:35:00Z" w16du:dateUtc="2026-10-13T20:35:00Z">
        <w:r w:rsidDel="00AC0AA7">
          <w:fldChar w:fldCharType="begin"/>
        </w:r>
        <w:r w:rsidDel="00AC0AA7">
          <w:delInstrText xml:space="preserve"> SEQ Figure \* ARABIC </w:delInstrText>
        </w:r>
        <w:r w:rsidDel="00AC0AA7">
          <w:fldChar w:fldCharType="separate"/>
        </w:r>
        <w:r w:rsidR="00D8262B" w:rsidDel="00AC0AA7">
          <w:rPr>
            <w:noProof/>
          </w:rPr>
          <w:delText>3</w:delText>
        </w:r>
        <w:r w:rsidDel="00AC0AA7">
          <w:fldChar w:fldCharType="end"/>
        </w:r>
      </w:del>
      <w:bookmarkEnd w:id="188"/>
      <w:bookmarkEnd w:id="189"/>
      <w:r>
        <w:t xml:space="preserve">. </w:t>
      </w:r>
      <w:ins w:id="194" w:author="Levine, Charles Roger CTR USARMY USMA (USA)" w:date="2026-10-12T22:29:00Z" w16du:dateUtc="2026-10-13T02:29:00Z">
        <w:r w:rsidRPr="00B21393">
          <w:rPr>
            <w:b/>
            <w:bCs w:val="0"/>
            <w:rPrChange w:id="195" w:author="Levine, Charles Roger CTR USARMY USMA (USA)" w:date="2026-10-12T22:31:00Z" w16du:dateUtc="2026-10-13T02:31:00Z">
              <w:rPr>
                <w:bCs w:val="0"/>
                <w:sz w:val="24"/>
                <w:szCs w:val="22"/>
              </w:rPr>
            </w:rPrChange>
          </w:rPr>
          <w:t>Scarcity</w:t>
        </w:r>
        <w:r w:rsidRPr="006F6DCE">
          <w:rPr>
            <w:b/>
            <w:bCs w:val="0"/>
            <w:rPrChange w:id="196" w:author="Levine, Charles Roger CTR USARMY USMA (USA)" w:date="2026-10-12T22:29:00Z" w16du:dateUtc="2026-10-13T02:29:00Z">
              <w:rPr>
                <w:bCs w:val="0"/>
                <w:sz w:val="24"/>
                <w:szCs w:val="22"/>
              </w:rPr>
            </w:rPrChange>
          </w:rPr>
          <w:t xml:space="preserve"> and competitive relevance change together.</w:t>
        </w:r>
        <w:r>
          <w:rPr>
            <w:b/>
            <w:bCs w:val="0"/>
          </w:rPr>
          <w:t xml:space="preserve">  </w:t>
        </w:r>
      </w:ins>
      <w:ins w:id="197" w:author="Levine, Charles Roger CTR USARMY USMA (USA)" w:date="2026-10-12T22:30:00Z" w16du:dateUtc="2026-10-13T02:30:00Z">
        <w:r>
          <w:t xml:space="preserve">The same nine individuals compete for three places in the left column and one place in the right column. For this illustration, </w:t>
        </w:r>
      </w:ins>
      <m:oMath>
        <m:r>
          <w:rPr>
            <w:rFonts w:ascii="Cambria Math" w:hAnsi="Cambria Math"/>
          </w:rPr>
          <m:t>θ</m:t>
        </m:r>
      </m:oMath>
      <w:ins w:id="198" w:author="Levine, Charles Roger CTR USARMY USMA (USA)" w:date="2026-10-12T22:30:00Z" w16du:dateUtc="2026-10-13T02:30:00Z">
        <w:r>
          <w:t xml:space="preserve"> is the linearly interpolated empirical </w:t>
        </w:r>
      </w:ins>
      <m:oMath>
        <m:d>
          <m:dPr>
            <m:ctrlPr>
              <w:rPr>
                <w:rFonts w:ascii="Cambria Math" w:hAnsi="Cambria Math"/>
              </w:rPr>
            </m:ctrlPr>
          </m:dPr>
          <m:e>
            <m:r>
              <w:rPr>
                <w:rFonts w:ascii="Cambria Math" w:hAnsi="Cambria Math"/>
              </w:rPr>
              <m:t>1-K/N</m:t>
            </m:r>
          </m:e>
        </m:d>
      </m:oMath>
      <w:ins w:id="199" w:author="Levine, Charles Roger CTR USARMY USMA (USA)" w:date="2026-10-12T22:30:00Z" w16du:dateUtc="2026-10-13T02:30:00Z">
        <w:r>
          <w:t xml:space="preserve">-quantile of performance, while </w:t>
        </w:r>
      </w:ins>
      <m:oMath>
        <m:r>
          <w:rPr>
            <w:rFonts w:ascii="Cambria Math" w:hAnsi="Cambria Math"/>
          </w:rPr>
          <m:t>γ=2</m:t>
        </m:r>
      </m:oMath>
      <w:ins w:id="200" w:author="Levine, Charles Roger CTR USARMY USMA (USA)" w:date="2026-10-12T22:30:00Z" w16du:dateUtc="2026-10-13T02:30:00Z">
        <w:r>
          <w:t xml:space="preserve"> and </w:t>
        </w:r>
      </w:ins>
      <m:oMath>
        <m:r>
          <w:rPr>
            <w:rFonts w:ascii="Cambria Math" w:hAnsi="Cambria Math"/>
          </w:rPr>
          <m:t>λ=2</m:t>
        </m:r>
      </m:oMath>
      <w:ins w:id="201" w:author="Levine, Charles Roger CTR USARMY USMA (USA)" w:date="2026-10-12T22:30:00Z" w16du:dateUtc="2026-10-13T02:30:00Z">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w:ins>
      <m:oMath>
        <m:r>
          <w:rPr>
            <w:rFonts w:ascii="Cambria Math" w:hAnsi="Cambria Math"/>
          </w:rPr>
          <m:t>D=1</m:t>
        </m:r>
      </m:oMath>
      <w:ins w:id="202" w:author="Levine, Charles Roger CTR USARMY USMA (USA)" w:date="2026-10-12T22:30:00Z" w16du:dateUtc="2026-10-13T02:30:00Z">
        <w:r>
          <w:t xml:space="preserve"> and </w:t>
        </w:r>
      </w:ins>
      <m:oMath>
        <m:r>
          <w:rPr>
            <w:rFonts w:ascii="Cambria Math" w:hAnsi="Cambria Math"/>
          </w:rPr>
          <m:t>D/K=1/3</m:t>
        </m:r>
      </m:oMath>
      <w:ins w:id="203" w:author="Levine, Charles Roger CTR USARMY USMA (USA)" w:date="2026-10-12T22:30:00Z" w16du:dateUtc="2026-10-13T02:30:00Z">
        <w:r>
          <w:t xml:space="preserve">. With one place, P4 replaces P1, giving </w:t>
        </w:r>
      </w:ins>
      <m:oMath>
        <m:r>
          <w:rPr>
            <w:rFonts w:ascii="Cambria Math" w:hAnsi="Cambria Math"/>
          </w:rPr>
          <m:t>D=1</m:t>
        </m:r>
      </m:oMath>
      <w:ins w:id="204" w:author="Levine, Charles Roger CTR USARMY USMA (USA)" w:date="2026-10-12T22:30:00Z" w16du:dateUtc="2026-10-13T02:30:00Z">
        <w:r>
          <w:t xml:space="preserve"> and </w:t>
        </w:r>
      </w:ins>
      <m:oMath>
        <m:r>
          <w:rPr>
            <w:rFonts w:ascii="Cambria Math" w:hAnsi="Cambria Math"/>
          </w:rPr>
          <m:t>D/K=1</m:t>
        </m:r>
      </m:oMath>
      <w:ins w:id="205" w:author="Levine, Charles Roger CTR USARMY USMA (USA)" w:date="2026-10-12T22:30:00Z" w16du:dateUtc="2026-10-13T02:30:00Z">
        <w:r>
          <w:t>. This constructed example illustrates an aligned threshold rule; it does not establish that greater scarcity necessarily increases the congestion effect.</w:t>
        </w:r>
      </w:ins>
    </w:p>
    <w:p w14:paraId="40CB7868" w14:textId="2596A4F0" w:rsidR="00AB7FFC" w:rsidRPr="00AB7FFC" w:rsidDel="00A5330A" w:rsidRDefault="00A5330A" w:rsidP="00471E0D">
      <w:pPr>
        <w:rPr>
          <w:del w:id="206" w:author="Levine, Charles Roger CTR USARMY USMA (USA)" w:date="2026-10-13T15:42:00Z" w16du:dateUtc="2026-10-13T19:42:00Z"/>
        </w:rPr>
      </w:pPr>
      <w:ins w:id="207" w:author="Levine, Charles Roger CTR USARMY USMA (USA)" w:date="2026-10-13T15:42:00Z" w16du:dateUtc="2026-10-13T19:42:00Z">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ins>
      <w:del w:id="208" w:author="Levine, Charles Roger CTR USARMY USMA (USA)" w:date="2026-10-13T15:42:00Z" w16du:dateUtc="2026-10-13T19:42:00Z">
        <w:r w:rsidR="00471E0D" w:rsidRPr="00471E0D" w:rsidDel="00A5330A">
          <w:delText xml:space="preserve">Under stochastic selection, exactly </w:delText>
        </w:r>
      </w:del>
      <m:oMath>
        <m:r>
          <w:del w:id="209" w:author="Levine, Charles Roger CTR USARMY USMA (USA)" w:date="2026-10-13T15:42:00Z" w16du:dateUtc="2026-10-13T19:42:00Z">
            <w:rPr>
              <w:rFonts w:ascii="Cambria Math" w:hAnsi="Cambria Math"/>
            </w:rPr>
            <m:t>K</m:t>
          </w:del>
        </m:r>
      </m:oMath>
      <w:del w:id="210" w:author="Levine, Charles Roger CTR USARMY USMA (USA)" w:date="2026-10-13T15:42:00Z" w16du:dateUtc="2026-10-13T19:42:00Z">
        <w:r w:rsidR="00471E0D" w:rsidRPr="00471E0D" w:rsidDel="00A5330A">
          <w:delText xml:space="preserve"> individuals still receive places, but their identities can vary even when scores remain fixed. A difference between two realized selected sets can therefore reflect both congestion and selection randomness. Assessing congestion in that setting requires comparing selection probabilities or outcomes over repeated draws, rather than attributing every observed replacement to the score adjustment.</w:delText>
        </w:r>
      </w:del>
    </w:p>
    <w:p w14:paraId="0F1431E9" w14:textId="59B96A2F" w:rsidR="00CB3150" w:rsidRDefault="00CB3150" w:rsidP="00AB7FFC"/>
    <w:p w14:paraId="14CB643B" w14:textId="46458C46" w:rsidR="00CB3150" w:rsidRDefault="00000000">
      <w:pPr>
        <w:pStyle w:val="Heading2"/>
      </w:pPr>
      <w:bookmarkStart w:id="211" w:name="Xa069076e58659a3b4bc8e27a3dcbab40ab45238"/>
      <w:bookmarkEnd w:id="109"/>
      <w:r>
        <w:lastRenderedPageBreak/>
        <w:t xml:space="preserve">4.5.4 </w:t>
      </w:r>
      <w:ins w:id="212" w:author="Levine, Charles Roger CTR USARMY USMA (USA)" w:date="2026-10-12T22:33:00Z" w16du:dateUtc="2026-10-13T02:33:00Z">
        <w:r w:rsidR="00B21393">
          <w:t>Interpreting selection patterns across group environments</w:t>
        </w:r>
      </w:ins>
      <w:del w:id="213" w:author="Levine, Charles Roger CTR USARMY USMA (USA)" w:date="2026-10-12T22:33:00Z" w16du:dateUtc="2026-10-13T02:33:00Z">
        <w:r w:rsidDel="00B21393">
          <w:delText>Why an outcome curve need not have a universal shape</w:delText>
        </w:r>
      </w:del>
    </w:p>
    <w:p w14:paraId="1994F431" w14:textId="3FE0809B" w:rsidR="000B421F" w:rsidRPr="000B421F" w:rsidRDefault="00000000" w:rsidP="000B421F">
      <w:pPr>
        <w:rPr>
          <w:ins w:id="214" w:author="Levine, Charles Roger CTR USARMY USMA (USA)" w:date="2026-10-13T15:58:00Z"/>
        </w:rPr>
      </w:pPr>
      <w:del w:id="215" w:author="Levine, Charles Roger CTR USARMY USMA (USA)" w:date="2026-10-12T22:33:00Z" w16du:dateUtc="2026-10-13T02:33:00Z">
        <w:r w:rsidDel="00B21393">
          <w:delText xml:space="preserve">A </w:delText>
        </w:r>
      </w:del>
      <w:ins w:id="216" w:author="Levine, Charles Roger CTR USARMY USMA (USA)" w:date="2026-10-13T15:58:00Z">
        <w:r w:rsidR="000B421F" w:rsidRPr="000B421F">
          <w:rPr>
            <w:b/>
            <w:bCs/>
          </w:rPr>
          <w:t>A selection curve shows how frequently individuals advance across different group environments, but it does not by itself explain why those rates differ.</w:t>
        </w:r>
        <w:r w:rsidR="000B421F"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ins>
    </w:p>
    <w:p w14:paraId="0268C90E" w14:textId="77777777" w:rsidR="000B421F" w:rsidRPr="000B421F" w:rsidRDefault="000B421F" w:rsidP="000B421F">
      <w:pPr>
        <w:rPr>
          <w:ins w:id="217" w:author="Levine, Charles Roger CTR USARMY USMA (USA)" w:date="2026-10-13T15:58:00Z"/>
        </w:rPr>
      </w:pPr>
      <w:ins w:id="218" w:author="Levine, Charles Roger CTR USARMY USMA (USA)" w:date="2026-10-13T15:58:00Z">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ins>
    </w:p>
    <w:p w14:paraId="08F5DBFB" w14:textId="77777777" w:rsidR="000B421F" w:rsidRPr="000B421F" w:rsidRDefault="000B421F" w:rsidP="000B421F">
      <w:pPr>
        <w:rPr>
          <w:ins w:id="219" w:author="Levine, Charles Roger CTR USARMY USMA (USA)" w:date="2026-10-13T15:58:00Z"/>
        </w:rPr>
      </w:pPr>
      <w:ins w:id="220" w:author="Levine, Charles Roger CTR USARMY USMA (USA)" w:date="2026-10-13T15:58:00Z">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ins>
    </w:p>
    <w:p w14:paraId="5B04E102" w14:textId="35F64006" w:rsidR="000B421F" w:rsidRPr="000B421F" w:rsidRDefault="000B421F" w:rsidP="000B421F">
      <w:pPr>
        <w:rPr>
          <w:ins w:id="221" w:author="Levine, Charles Roger CTR USARMY USMA (USA)" w:date="2026-10-13T15:58:00Z"/>
        </w:rPr>
      </w:pPr>
      <w:ins w:id="222" w:author="Levine, Charles Roger CTR USARMY USMA (USA)" w:date="2026-10-13T15:58:00Z">
        <w:r w:rsidRPr="000B421F">
          <w:rPr>
            <w:b/>
            <w:bCs/>
          </w:rPr>
          <w:t>The group average used on the horizontal axis is different from the roster pressure used in scoring.</w:t>
        </w:r>
        <w:r w:rsidRPr="000B421F">
          <w:t xml:space="preserve"> The group mean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223" w:author="Levine, Charles Roger CTR USARMY USMA (USA)" w:date="2026-10-13T15:58:00Z">
        <w:r w:rsidRPr="000B421F">
          <w:t xml:space="preserve"> averages members’ performance values. Roster pressure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224" w:author="Levine, Charles Roger CTR USARMY USMA (USA)" w:date="2026-10-13T15:58:00Z">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225" w:author="Levine, Charles Roger CTR USARMY USMA (USA)" w:date="2026-10-13T15:58:00Z">
        <w:r w:rsidRPr="000B421F">
          <w:t xml:space="preserve"> therefore compares selection across groups with different average performance; it does not directly show how selection varies with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226" w:author="Levine, Charles Roger CTR USARMY USMA (USA)" w:date="2026-10-13T15:58:00Z">
        <w:r w:rsidRPr="000B421F">
          <w:t>.</w:t>
        </w:r>
      </w:ins>
    </w:p>
    <w:p w14:paraId="6538FCBB" w14:textId="77777777" w:rsidR="000B421F" w:rsidRPr="000B421F" w:rsidRDefault="000B421F" w:rsidP="000B421F">
      <w:pPr>
        <w:rPr>
          <w:ins w:id="227" w:author="Levine, Charles Roger CTR USARMY USMA (USA)" w:date="2026-10-13T15:58:00Z"/>
        </w:rPr>
      </w:pPr>
      <w:ins w:id="228" w:author="Levine, Charles Roger CTR USARMY USMA (USA)" w:date="2026-10-13T15:58:00Z">
        <w:r w:rsidRPr="000B421F">
          <w:rPr>
            <w:b/>
            <w:bCs/>
          </w:rPr>
          <w:lastRenderedPageBreak/>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ins>
    </w:p>
    <w:p w14:paraId="56447BE2" w14:textId="77777777" w:rsidR="000B421F" w:rsidRPr="000B421F" w:rsidRDefault="000B421F" w:rsidP="000B421F">
      <w:pPr>
        <w:rPr>
          <w:ins w:id="229" w:author="Levine, Charles Roger CTR USARMY USMA (USA)" w:date="2026-10-13T15:58:00Z"/>
        </w:rPr>
      </w:pPr>
      <w:ins w:id="230" w:author="Levine, Charles Roger CTR USARMY USMA (USA)" w:date="2026-10-13T15:58:00Z">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ins>
    </w:p>
    <w:p w14:paraId="59D0E1D5" w14:textId="3CF25255" w:rsidR="00CB3150" w:rsidDel="00AC0AA7" w:rsidRDefault="000B421F" w:rsidP="000B421F">
      <w:pPr>
        <w:rPr>
          <w:del w:id="231" w:author="Levine, Charles Roger CTR USARMY USMA (USA)" w:date="2026-10-12T22:33:00Z" w16du:dateUtc="2026-10-13T02:33:00Z"/>
        </w:rPr>
      </w:pPr>
      <w:ins w:id="232" w:author="Levine, Charles Roger CTR USARMY USMA (USA)" w:date="2026-10-13T15:58:00Z">
        <w:r w:rsidRPr="000B421F">
          <w:rPr>
            <w:b/>
            <w:bCs/>
          </w:rPr>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w:ins>
      <m:oMath>
        <m:r>
          <w:rPr>
            <w:rFonts w:ascii="Cambria Math" w:hAnsi="Cambria Math"/>
          </w:rPr>
          <m:t>K</m:t>
        </m:r>
      </m:oMath>
      <w:ins w:id="233" w:author="Levine, Charles Roger CTR USARMY USMA (USA)" w:date="2026-10-13T15:58:00Z">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ins>
      <m:oMath>
        <m:sSub>
          <m:sSubPr>
            <m:ctrlPr>
              <w:del w:id="234" w:author="Levine, Charles Roger CTR USARMY USMA (USA)" w:date="2026-10-13T15:58:00Z" w16du:dateUtc="2026-10-13T19:58:00Z">
                <w:rPr>
                  <w:rFonts w:ascii="Cambria Math" w:hAnsi="Cambria Math"/>
                </w:rPr>
              </w:del>
            </m:ctrlPr>
          </m:sSubPr>
          <m:e>
            <m:r>
              <w:del w:id="235" w:author="Levine, Charles Roger CTR USARMY USMA (USA)" w:date="2026-10-13T15:58:00Z" w16du:dateUtc="2026-10-13T19:58:00Z">
                <w:rPr>
                  <w:rFonts w:ascii="Cambria Math" w:hAnsi="Cambria Math"/>
                </w:rPr>
                <m:t>T</m:t>
              </w:del>
            </m:r>
          </m:e>
          <m:sub>
            <m:r>
              <w:del w:id="236" w:author="Levine, Charles Roger CTR USARMY USMA (USA)" w:date="2026-10-13T15:58:00Z" w16du:dateUtc="2026-10-13T19:58:00Z">
                <w:rPr>
                  <w:rFonts w:ascii="Cambria Math" w:hAnsi="Cambria Math"/>
                </w:rPr>
                <m:t>j</m:t>
              </w:del>
            </m:r>
          </m:sub>
        </m:sSub>
        <m:sSub>
          <m:sSubPr>
            <m:ctrlPr>
              <w:del w:id="237" w:author="Levine, Charles Roger CTR USARMY USMA (USA)" w:date="2026-10-13T15:58:00Z" w16du:dateUtc="2026-10-13T19:58:00Z">
                <w:rPr>
                  <w:rFonts w:ascii="Cambria Math" w:hAnsi="Cambria Math"/>
                </w:rPr>
              </w:del>
            </m:ctrlPr>
          </m:sSubPr>
          <m:e>
            <m:r>
              <w:del w:id="238" w:author="Levine, Charles Roger CTR USARMY USMA (USA)" w:date="2026-10-13T15:58:00Z" w16du:dateUtc="2026-10-13T19:58:00Z">
                <w:rPr>
                  <w:rFonts w:ascii="Cambria Math" w:hAnsi="Cambria Math"/>
                </w:rPr>
                <m:t>C</m:t>
              </w:del>
            </m:r>
          </m:e>
          <m:sub>
            <m:r>
              <w:del w:id="239" w:author="Levine, Charles Roger CTR USARMY USMA (USA)" w:date="2026-10-13T15:58:00Z" w16du:dateUtc="2026-10-13T19:58:00Z">
                <w:rPr>
                  <w:rFonts w:ascii="Cambria Math" w:hAnsi="Cambria Math"/>
                </w:rPr>
                <m:t>j</m:t>
              </w:del>
            </m:r>
          </m:sub>
        </m:sSub>
        <m:sSub>
          <m:sSubPr>
            <m:ctrlPr>
              <w:del w:id="240" w:author="Levine, Charles Roger CTR USARMY USMA (USA)" w:date="2026-10-13T15:58:00Z" w16du:dateUtc="2026-10-13T19:58:00Z">
                <w:rPr>
                  <w:rFonts w:ascii="Cambria Math" w:hAnsi="Cambria Math"/>
                </w:rPr>
              </w:del>
            </m:ctrlPr>
          </m:sSubPr>
          <m:e>
            <m:r>
              <w:del w:id="241" w:author="Levine, Charles Roger CTR USARMY USMA (USA)" w:date="2026-10-13T15:58:00Z" w16du:dateUtc="2026-10-13T19:58:00Z">
                <w:rPr>
                  <w:rFonts w:ascii="Cambria Math" w:hAnsi="Cambria Math"/>
                </w:rPr>
                <m:t>T</m:t>
              </w:del>
            </m:r>
          </m:e>
          <m:sub>
            <m:r>
              <w:del w:id="242" w:author="Levine, Charles Roger CTR USARMY USMA (USA)" w:date="2026-10-13T15:58:00Z" w16du:dateUtc="2026-10-13T19:58:00Z">
                <w:rPr>
                  <w:rFonts w:ascii="Cambria Math" w:hAnsi="Cambria Math"/>
                </w:rPr>
                <m:t>j</m:t>
              </w:del>
            </m:r>
          </m:sub>
        </m:sSub>
      </m:oMath>
      <w:del w:id="243" w:author="Levine, Charles Roger CTR USARMY USMA (USA)" w:date="2026-10-12T22:33:00Z" w16du:dateUtc="2026-10-13T02:33:00Z">
        <w:r w:rsidR="00B21393" w:rsidDel="00B21393">
          <w:delText>success curve plotted against peer quality combines individual performance, group composition, the score adjustment, and selection. An increasing segment can arise from the sorting of strong individuals into strong groups. A declining segment can arise when the congestion penalty offsets that association in a particular region. The equations do not guarantee an inverted U for every population or every parameter setting.</w:delText>
        </w:r>
      </w:del>
    </w:p>
    <w:p w14:paraId="52847089" w14:textId="77777777" w:rsidR="00AC0AA7" w:rsidRDefault="00AC0AA7" w:rsidP="000B421F">
      <w:pPr>
        <w:rPr>
          <w:ins w:id="244" w:author="Levine, Charles Roger CTR USARMY USMA (USA)" w:date="2026-10-13T16:36:00Z" w16du:dateUtc="2026-10-13T20:36:00Z"/>
        </w:rPr>
      </w:pPr>
    </w:p>
    <w:p w14:paraId="4A423BE4" w14:textId="6EBCDC98" w:rsidR="00AC0AA7" w:rsidRDefault="00AC0AA7" w:rsidP="000B421F">
      <w:pPr>
        <w:rPr>
          <w:ins w:id="245" w:author="Levine, Charles Roger CTR USARMY USMA (USA)" w:date="2026-10-13T16:36:00Z" w16du:dateUtc="2026-10-13T20:36:00Z"/>
        </w:rPr>
      </w:pPr>
      <w:ins w:id="246" w:author="Levine, Charles Roger CTR USARMY USMA (USA)" w:date="2026-10-13T16:36:00Z" w16du:dateUtc="2026-10-13T20:36:00Z">
        <w:r>
          <w:t xml:space="preserve">An overall selection curve can conceal patterns within particular performance bands. </w:t>
        </w:r>
      </w:ins>
      <w:ins w:id="247" w:author="Levine, Charles Roger CTR USARMY USMA (USA)" w:date="2026-10-13T16:37:00Z" w16du:dateUtc="2026-10-13T20:37:00Z">
        <w:r>
          <w:fldChar w:fldCharType="begin"/>
        </w:r>
        <w:r>
          <w:instrText xml:space="preserve"> REF _Ref242801844 \h </w:instrText>
        </w:r>
        <w:r>
          <w:fldChar w:fldCharType="separate"/>
        </w:r>
        <w:r>
          <w:t xml:space="preserve">Figure </w:t>
        </w:r>
        <w:r>
          <w:rPr>
            <w:noProof/>
          </w:rPr>
          <w:t>0</w:t>
        </w:r>
        <w:r>
          <w:noBreakHyphen/>
        </w:r>
        <w:r>
          <w:rPr>
            <w:noProof/>
          </w:rPr>
          <w:t>4</w:t>
        </w:r>
        <w:r>
          <w:fldChar w:fldCharType="end"/>
        </w:r>
      </w:ins>
      <w:ins w:id="248" w:author="Levine, Charles Roger CTR USARMY USMA (USA)" w:date="2026-10-13T16:36:00Z" w16du:dateUtc="2026-10-13T20:36:00Z">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w:t>
        </w:r>
        <w:r>
          <w:lastRenderedPageBreak/>
          <w:t>information about sample size and uncertainty. It does not establish that congestion caused the observed pattern.</w:t>
        </w:r>
      </w:ins>
    </w:p>
    <w:p w14:paraId="3C08CA02" w14:textId="77777777" w:rsidR="00AC0AA7" w:rsidRDefault="00AC0AA7" w:rsidP="000B421F">
      <w:pPr>
        <w:rPr>
          <w:ins w:id="249" w:author="Levine, Charles Roger CTR USARMY USMA (USA)" w:date="2026-10-13T16:34:00Z" w16du:dateUtc="2026-10-13T20:34:00Z"/>
        </w:rPr>
      </w:pPr>
    </w:p>
    <w:p w14:paraId="6A5A16DD" w14:textId="77777777" w:rsidR="00AC0AA7" w:rsidRDefault="00AC0AA7" w:rsidP="00AC0AA7">
      <w:pPr>
        <w:keepNext/>
        <w:rPr>
          <w:ins w:id="250" w:author="Levine, Charles Roger CTR USARMY USMA (USA)" w:date="2026-10-13T16:35:00Z" w16du:dateUtc="2026-10-13T20:35:00Z"/>
        </w:rPr>
        <w:pPrChange w:id="251" w:author="Levine, Charles Roger CTR USARMY USMA (USA)" w:date="2026-10-13T16:35:00Z" w16du:dateUtc="2026-10-13T20:35:00Z">
          <w:pPr/>
        </w:pPrChange>
      </w:pPr>
      <w:ins w:id="252" w:author="Levine, Charles Roger CTR USARMY USMA (USA)" w:date="2026-10-13T16:34:00Z" w16du:dateUtc="2026-10-13T20:34:00Z">
        <w:r>
          <w:rPr>
            <w:noProof/>
          </w:rPr>
          <w:drawing>
            <wp:inline distT="0" distB="0" distL="0" distR="0" wp14:anchorId="6F957913" wp14:editId="0C411C61">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ins>
    </w:p>
    <w:p w14:paraId="1D2BFDD8" w14:textId="4DF81270" w:rsidR="00AC0AA7" w:rsidRDefault="00AC0AA7" w:rsidP="00AC0AA7">
      <w:pPr>
        <w:pStyle w:val="Caption"/>
        <w:rPr>
          <w:ins w:id="253" w:author="Levine, Charles Roger CTR USARMY USMA (USA)" w:date="2026-10-13T16:35:00Z" w16du:dateUtc="2026-10-13T20:35:00Z"/>
        </w:rPr>
      </w:pPr>
      <w:bookmarkStart w:id="254" w:name="_Ref242801844"/>
      <w:ins w:id="255" w:author="Levine, Charles Roger CTR USARMY USMA (USA)" w:date="2026-10-13T16:35:00Z" w16du:dateUtc="2026-10-13T20:35:00Z">
        <w:r>
          <w:t xml:space="preserve">Figure </w:t>
        </w:r>
        <w:r>
          <w:fldChar w:fldCharType="begin"/>
        </w:r>
        <w:r>
          <w:instrText xml:space="preserve"> STYLEREF 1 \s </w:instrText>
        </w:r>
      </w:ins>
      <w:r>
        <w:fldChar w:fldCharType="separate"/>
      </w:r>
      <w:r>
        <w:rPr>
          <w:noProof/>
        </w:rPr>
        <w:t>0</w:t>
      </w:r>
      <w:ins w:id="256" w:author="Levine, Charles Roger CTR USARMY USMA (USA)" w:date="2026-10-13T16:35:00Z" w16du:dateUtc="2026-10-13T20:35:00Z">
        <w:r>
          <w:fldChar w:fldCharType="end"/>
        </w:r>
        <w:r>
          <w:noBreakHyphen/>
        </w:r>
        <w:r>
          <w:fldChar w:fldCharType="begin"/>
        </w:r>
        <w:r>
          <w:instrText xml:space="preserve"> SEQ Figure \* ARABIC \s 1 </w:instrText>
        </w:r>
      </w:ins>
      <w:r>
        <w:fldChar w:fldCharType="separate"/>
      </w:r>
      <w:ins w:id="257" w:author="Levine, Charles Roger CTR USARMY USMA (USA)" w:date="2026-10-13T16:35:00Z" w16du:dateUtc="2026-10-13T20:35:00Z">
        <w:r>
          <w:rPr>
            <w:noProof/>
          </w:rPr>
          <w:t>4</w:t>
        </w:r>
        <w:r>
          <w:fldChar w:fldCharType="end"/>
        </w:r>
        <w:bookmarkEnd w:id="254"/>
        <w:r>
          <w:t xml:space="preserve"> </w:t>
        </w:r>
        <w:r>
          <w:rPr>
            <w:rStyle w:val="Strong"/>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ins>
    </w:p>
    <w:p w14:paraId="3D747D46" w14:textId="459B1AA5" w:rsidR="00CB3150" w:rsidDel="00B21393" w:rsidRDefault="00000000" w:rsidP="000B421F">
      <w:pPr>
        <w:rPr>
          <w:del w:id="258" w:author="Levine, Charles Roger CTR USARMY USMA (USA)" w:date="2026-10-12T22:33:00Z" w16du:dateUtc="2026-10-13T02:33:00Z"/>
        </w:rPr>
      </w:pPr>
      <w:del w:id="259" w:author="Levine, Charles Roger CTR USARMY USMA (USA)" w:date="2026-10-12T22:33:00Z" w16du:dateUtc="2026-10-13T02:33:00Z">
        <w:r w:rsidDel="00B21393">
          <w:delText xml:space="preserve">Conditioning on a fixed band of </w:delText>
        </w:r>
      </w:del>
      <m:oMath>
        <m:sSub>
          <m:sSubPr>
            <m:ctrlPr>
              <w:del w:id="260" w:author="Levine, Charles Roger CTR USARMY USMA (USA)" w:date="2026-10-12T22:33:00Z" w16du:dateUtc="2026-10-13T02:33:00Z">
                <w:rPr>
                  <w:rFonts w:ascii="Cambria Math" w:hAnsi="Cambria Math"/>
                </w:rPr>
              </w:del>
            </m:ctrlPr>
          </m:sSubPr>
          <m:e>
            <m:r>
              <w:del w:id="261" w:author="Levine, Charles Roger CTR USARMY USMA (USA)" w:date="2026-10-12T22:33:00Z" w16du:dateUtc="2026-10-13T02:33:00Z">
                <w:rPr>
                  <w:rFonts w:ascii="Cambria Math" w:hAnsi="Cambria Math"/>
                </w:rPr>
                <m:t>A</m:t>
              </w:del>
            </m:r>
          </m:e>
          <m:sub>
            <m:r>
              <w:del w:id="262" w:author="Levine, Charles Roger CTR USARMY USMA (USA)" w:date="2026-10-12T22:33:00Z" w16du:dateUtc="2026-10-13T02:33:00Z">
                <w:rPr>
                  <w:rFonts w:ascii="Cambria Math" w:hAnsi="Cambria Math"/>
                </w:rPr>
                <m:t>i</m:t>
              </w:del>
            </m:r>
          </m:sub>
        </m:sSub>
      </m:oMath>
      <w:del w:id="263" w:author="Levine, Charles Roger CTR USARMY USMA (USA)" w:date="2026-10-12T22:33:00Z" w16du:dateUtc="2026-10-13T02:33:00Z">
        <w:r w:rsidDel="00B21393">
          <w:delText xml:space="preserve"> helps distinguish individual composition from variation in environments, but a broad band still contains differences in </w:delText>
        </w:r>
      </w:del>
      <m:oMath>
        <m:sSub>
          <m:sSubPr>
            <m:ctrlPr>
              <w:del w:id="264" w:author="Levine, Charles Roger CTR USARMY USMA (USA)" w:date="2026-10-12T22:33:00Z" w16du:dateUtc="2026-10-13T02:33:00Z">
                <w:rPr>
                  <w:rFonts w:ascii="Cambria Math" w:hAnsi="Cambria Math"/>
                </w:rPr>
              </w:del>
            </m:ctrlPr>
          </m:sSubPr>
          <m:e>
            <m:r>
              <w:del w:id="265" w:author="Levine, Charles Roger CTR USARMY USMA (USA)" w:date="2026-10-12T22:33:00Z" w16du:dateUtc="2026-10-13T02:33:00Z">
                <w:rPr>
                  <w:rFonts w:ascii="Cambria Math" w:hAnsi="Cambria Math"/>
                </w:rPr>
                <m:t>A</m:t>
              </w:del>
            </m:r>
          </m:e>
          <m:sub>
            <m:r>
              <w:del w:id="266" w:author="Levine, Charles Roger CTR USARMY USMA (USA)" w:date="2026-10-12T22:33:00Z" w16du:dateUtc="2026-10-13T02:33:00Z">
                <w:rPr>
                  <w:rFonts w:ascii="Cambria Math" w:hAnsi="Cambria Math"/>
                </w:rPr>
                <m:t>i</m:t>
              </w:del>
            </m:r>
          </m:sub>
        </m:sSub>
      </m:oMath>
      <w:del w:id="267" w:author="Levine, Charles Roger CTR USARMY USMA (USA)" w:date="2026-10-12T22:33:00Z" w16du:dateUtc="2026-10-13T02:33:00Z">
        <w:r w:rsidDel="00B21393">
          <w:delText>. The most selective tail can also have sparse support in some environments. A comparison among very strong but not extreme performers can be scientifically informative without being presumed to display a downturn. Its definition and support must be reported whether the anticipated pattern appears or not.</w:delText>
        </w:r>
      </w:del>
    </w:p>
    <w:p w14:paraId="38F6B88D" w14:textId="149E3A5D" w:rsidR="00CB3150" w:rsidRDefault="00000000" w:rsidP="000B421F">
      <w:del w:id="268" w:author="Levine, Charles Roger CTR USARMY USMA (USA)" w:date="2026-10-12T22:33:00Z" w16du:dateUtc="2026-10-13T02:33:00Z">
        <w:r w:rsidDel="00B21393">
          <w:delText xml:space="preserve">An unconditional curve, a comparison within </w:delText>
        </w:r>
      </w:del>
      <m:oMath>
        <m:sSub>
          <m:sSubPr>
            <m:ctrlPr>
              <w:del w:id="269" w:author="Levine, Charles Roger CTR USARMY USMA (USA)" w:date="2026-10-12T22:33:00Z" w16du:dateUtc="2026-10-13T02:33:00Z">
                <w:rPr>
                  <w:rFonts w:ascii="Cambria Math" w:hAnsi="Cambria Math"/>
                </w:rPr>
              </w:del>
            </m:ctrlPr>
          </m:sSubPr>
          <m:e>
            <m:r>
              <w:del w:id="270" w:author="Levine, Charles Roger CTR USARMY USMA (USA)" w:date="2026-10-12T22:33:00Z" w16du:dateUtc="2026-10-13T02:33:00Z">
                <w:rPr>
                  <w:rFonts w:ascii="Cambria Math" w:hAnsi="Cambria Math"/>
                </w:rPr>
                <m:t>A</m:t>
              </w:del>
            </m:r>
          </m:e>
          <m:sub>
            <m:r>
              <w:del w:id="271" w:author="Levine, Charles Roger CTR USARMY USMA (USA)" w:date="2026-10-12T22:33:00Z" w16du:dateUtc="2026-10-13T02:33:00Z">
                <w:rPr>
                  <w:rFonts w:ascii="Cambria Math" w:hAnsi="Cambria Math"/>
                </w:rPr>
                <m:t>i</m:t>
              </w:del>
            </m:r>
          </m:sub>
        </m:sSub>
      </m:oMath>
      <w:del w:id="272" w:author="Levine, Charles Roger CTR USARMY USMA (USA)" w:date="2026-10-12T22:33:00Z" w16du:dateUtc="2026-10-13T02:33:00Z">
        <w:r w:rsidDel="00B21393">
          <w:delText xml:space="preserve"> bands, and a count of changed winner identities answer different questions. The chapter uses mathematical properties to establish what the mechanism can do and completed simulations to show what it did in specified configurations. It does not infer a universal causal law from a visually appealing </w:delText>
        </w:r>
      </w:del>
      <w:del w:id="273" w:author="Levine, Charles Roger CTR USARMY USMA (USA)" w:date="2026-10-12T22:34:00Z" w16du:dateUtc="2026-10-13T02:34:00Z">
        <w:r w:rsidDel="00B21393">
          <w:delText>curve.</w:delText>
        </w:r>
      </w:del>
    </w:p>
    <w:p w14:paraId="6C12D60E" w14:textId="77777777" w:rsidR="00CB3150" w:rsidRDefault="00000000">
      <w:pPr>
        <w:pStyle w:val="Heading1"/>
      </w:pPr>
      <w:bookmarkStart w:id="274" w:name="Xace9f33b90814f9bd53ece6c999c09ae207edc6"/>
      <w:bookmarkEnd w:id="84"/>
      <w:bookmarkEnd w:id="211"/>
      <w:r>
        <w:t>4.6 Generating artificial groups with controlled sorting</w:t>
      </w:r>
    </w:p>
    <w:p w14:paraId="3F77ABFA" w14:textId="77777777" w:rsidR="00912BB1" w:rsidRPr="00912BB1" w:rsidRDefault="00000000" w:rsidP="00912BB1">
      <w:pPr>
        <w:rPr>
          <w:ins w:id="275" w:author="Levine, Charles Roger CTR USARMY USMA (USA)" w:date="2026-10-12T22:39:00Z"/>
        </w:rPr>
      </w:pPr>
      <w:del w:id="276" w:author="Levine, Charles Roger CTR USARMY USMA (USA)" w:date="2026-10-12T22:39:00Z" w16du:dateUtc="2026-10-13T02:39:00Z">
        <w:r w:rsidDel="00912BB1">
          <w:delText>Un</w:delText>
        </w:r>
      </w:del>
      <w:ins w:id="277" w:author="Levine, Charles Roger CTR USARMY USMA (USA)" w:date="2026-10-12T22:39:00Z">
        <w:r w:rsidR="00912BB1"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ins>
    </w:p>
    <w:p w14:paraId="29AAD950" w14:textId="52B3B397" w:rsidR="00CB3150" w:rsidRDefault="00912BB1">
      <w:ins w:id="278" w:author="Levine, Charles Roger CTR USARMY USMA (USA)" w:date="2026-10-12T22:39:00Z">
        <w:r w:rsidRPr="00912BB1">
          <w:t xml:space="preserve">The assignment procedure supplies these artificial environments for simulation. It allows us to vary the tendency of similar individuals to join the same group while preserving the number of </w:t>
        </w:r>
        <w:r w:rsidRPr="00912BB1">
          <w:lastRenderedPageBreak/>
          <w:t>individuals and each group’s roster capacity. Assignment is therefore a device for studying the consequences of group composition. The scoring and selection model can also operate on observed groups without generating new memberships</w:t>
        </w:r>
      </w:ins>
      <w:del w:id="279" w:author="Levine, Charles Roger CTR USARMY USMA (USA)" w:date="2026-10-12T22:39:00Z" w16du:dateUtc="2026-10-13T02:39:00Z">
        <w:r w:rsidDel="00912BB1">
          <w:delText>til now, group memberships have been taken as given. To investigate the mechanism systematically, we also need populations in which we can vary who belongs with whom while retaining the same individuals and group capacities. Do similar performers cluster together, or are they distributed across heterogeneous groups? Constructing those alternatives makes sorting an experimental condition and lets us examine how it changes the local environments entering selection</w:delText>
        </w:r>
      </w:del>
      <w:r>
        <w:t>.</w:t>
      </w:r>
    </w:p>
    <w:p w14:paraId="1A5FA011" w14:textId="5D9195F6" w:rsidR="00CB3150" w:rsidRDefault="00000000">
      <w:pPr>
        <w:pStyle w:val="Heading2"/>
      </w:pPr>
      <w:bookmarkStart w:id="280" w:name="why-an-assignment-mechanism-is-needed"/>
      <w:r>
        <w:t xml:space="preserve">4.6.1 </w:t>
      </w:r>
      <w:ins w:id="281" w:author="Levine, Charles Roger CTR USARMY USMA (USA)" w:date="2026-10-12T22:37:00Z" w16du:dateUtc="2026-10-13T02:37:00Z">
        <w:r w:rsidR="00912BB1">
          <w:t>Representing individuals and groups</w:t>
        </w:r>
      </w:ins>
      <w:del w:id="282" w:author="Levine, Charles Roger CTR USARMY USMA (USA)" w:date="2026-10-12T22:37:00Z" w16du:dateUtc="2026-10-13T02:37:00Z">
        <w:r w:rsidDel="00912BB1">
          <w:delText>Why an assignment mechanism is needed</w:delText>
        </w:r>
      </w:del>
    </w:p>
    <w:p w14:paraId="3777C203" w14:textId="77777777" w:rsidR="00912BB1" w:rsidRPr="00912BB1" w:rsidRDefault="00000000" w:rsidP="00912BB1">
      <w:pPr>
        <w:rPr>
          <w:ins w:id="283" w:author="Levine, Charles Roger CTR USARMY USMA (USA)" w:date="2026-10-12T22:42:00Z"/>
        </w:rPr>
      </w:pPr>
      <w:r>
        <w:t xml:space="preserve">The assignment mechanism supplies controlled group memberships for simulation. Observed rosters already </w:t>
      </w:r>
      <w:ins w:id="284" w:author="Levine, Charles Roger CTR USARMY USMA (USA)" w:date="2026-10-12T22:42:00Z">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ins>
    </w:p>
    <w:p w14:paraId="085ABEC4" w14:textId="0973647F" w:rsidR="00912BB1" w:rsidRPr="00912BB1" w:rsidRDefault="00912BB1" w:rsidP="00912BB1">
      <w:pPr>
        <w:rPr>
          <w:ins w:id="285" w:author="Levine, Charles Roger CTR USARMY USMA (USA)" w:date="2026-10-12T22:42:00Z"/>
        </w:rPr>
      </w:pPr>
      <w:ins w:id="286" w:author="Levine, Charles Roger CTR USARMY USMA (USA)" w:date="2026-10-12T22:42:00Z">
        <w:r w:rsidRPr="00912BB1">
          <w:t xml:space="preserve">Let </w:t>
        </w:r>
      </w:ins>
      <m:oMath>
        <m:r>
          <w:rPr>
            <w:rFonts w:ascii="Cambria Math" w:hAnsi="Cambria Math"/>
          </w:rPr>
          <m:t>J</m:t>
        </m:r>
      </m:oMath>
      <w:ins w:id="287" w:author="Levine, Charles Roger CTR USARMY USMA (USA)" w:date="2026-10-12T22:42:00Z">
        <w:r w:rsidRPr="00912BB1">
          <w:t xml:space="preserve"> denote the number of groups and </w:t>
        </w:r>
      </w:ins>
      <m:oMath>
        <m:sSub>
          <m:sSubPr>
            <m:ctrlPr>
              <w:rPr>
                <w:rFonts w:ascii="Cambria Math" w:hAnsi="Cambria Math"/>
              </w:rPr>
            </m:ctrlPr>
          </m:sSubPr>
          <m:e>
            <m:r>
              <w:rPr>
                <w:rFonts w:ascii="Cambria Math" w:hAnsi="Cambria Math"/>
              </w:rPr>
              <m:t>n</m:t>
            </m:r>
          </m:e>
          <m:sub>
            <m:r>
              <w:rPr>
                <w:rFonts w:ascii="Cambria Math" w:hAnsi="Cambria Math"/>
              </w:rPr>
              <m:t>j</m:t>
            </m:r>
          </m:sub>
        </m:sSub>
      </m:oMath>
      <w:ins w:id="288" w:author="Levine, Charles Roger CTR USARMY USMA (USA)" w:date="2026-10-12T22:42:00Z">
        <w:r w:rsidRPr="00912BB1">
          <w:t xml:space="preserve"> the specified capacity of group </w:t>
        </w:r>
      </w:ins>
      <m:oMath>
        <m:r>
          <w:rPr>
            <w:rFonts w:ascii="Cambria Math" w:hAnsi="Cambria Math"/>
          </w:rPr>
          <m:t>j</m:t>
        </m:r>
      </m:oMath>
      <w:ins w:id="289" w:author="Levine, Charles Roger CTR USARMY USMA (USA)" w:date="2026-10-12T22:42:00Z">
        <w:r w:rsidRPr="00912BB1">
          <w:t>. These capacities are positive integers satisfying</w:t>
        </w:r>
      </w:ins>
    </w:p>
    <w:p w14:paraId="1C55183B" w14:textId="415874A1" w:rsidR="00912BB1" w:rsidRPr="00912BB1" w:rsidRDefault="00000000" w:rsidP="00912BB1">
      <w:pPr>
        <w:rPr>
          <w:ins w:id="290" w:author="Levine, Charles Roger CTR USARMY USMA (USA)" w:date="2026-10-12T22:42:00Z"/>
        </w:rP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J</m:t>
              </m:r>
            </m:sup>
            <m:e>
              <m:sSub>
                <m:sSubPr>
                  <m:ctrlPr>
                    <w:rPr>
                      <w:rFonts w:ascii="Cambria Math" w:hAnsi="Cambria Math"/>
                    </w:rPr>
                  </m:ctrlPr>
                </m:sSubPr>
                <m:e>
                  <m:r>
                    <w:rPr>
                      <w:rFonts w:ascii="Cambria Math" w:hAnsi="Cambria Math"/>
                    </w:rPr>
                    <m:t>n</m:t>
                  </m:r>
                </m:e>
                <m:sub>
                  <m:r>
                    <w:rPr>
                      <w:rFonts w:ascii="Cambria Math" w:hAnsi="Cambria Math"/>
                    </w:rPr>
                    <m:t>j</m:t>
                  </m:r>
                </m:sub>
              </m:sSub>
            </m:e>
          </m:nary>
          <m:r>
            <w:rPr>
              <w:rFonts w:ascii="Cambria Math" w:hAnsi="Cambria Math"/>
            </w:rPr>
            <m:t>=N.</m:t>
          </m:r>
        </m:oMath>
      </m:oMathPara>
    </w:p>
    <w:p w14:paraId="078F5DAA" w14:textId="77777777" w:rsidR="00912BB1" w:rsidRPr="00912BB1" w:rsidRDefault="00912BB1" w:rsidP="00912BB1">
      <w:pPr>
        <w:rPr>
          <w:ins w:id="291" w:author="Levine, Charles Roger CTR USARMY USMA (USA)" w:date="2026-10-12T22:42:00Z"/>
        </w:rPr>
      </w:pPr>
      <w:ins w:id="292" w:author="Levine, Charles Roger CTR USARMY USMA (USA)" w:date="2026-10-12T22:42:00Z">
        <w:r w:rsidRPr="00912BB1">
          <w:t>The assignment procedure must therefore give every individual one membership and fill every group to its specified capacity.</w:t>
        </w:r>
      </w:ins>
    </w:p>
    <w:p w14:paraId="618C6306" w14:textId="2AABC62B" w:rsidR="00CB3150" w:rsidDel="00912BB1" w:rsidRDefault="00912BB1" w:rsidP="00912BB1">
      <w:pPr>
        <w:rPr>
          <w:del w:id="293" w:author="Levine, Charles Roger CTR USARMY USMA (USA)" w:date="2026-10-12T22:42:00Z" w16du:dateUtc="2026-10-13T02:42:00Z"/>
        </w:rPr>
      </w:pPr>
      <w:ins w:id="294" w:author="Levine, Charles Roger CTR USARMY USMA (USA)" w:date="2026-10-12T22:42:00Z">
        <w:r w:rsidRPr="00912BB1">
          <w:t xml:space="preserve">The mechanism used here, referred to as the LG mechanism, combines fixed roster capacities with a preference based on the individual characteristic </w:t>
        </w:r>
      </w:ins>
      <m:oMath>
        <m:sSub>
          <m:sSubPr>
            <m:ctrlPr>
              <w:rPr>
                <w:rFonts w:ascii="Cambria Math" w:hAnsi="Cambria Math"/>
              </w:rPr>
            </m:ctrlPr>
          </m:sSubPr>
          <m:e>
            <m:r>
              <w:rPr>
                <w:rFonts w:ascii="Cambria Math" w:hAnsi="Cambria Math"/>
              </w:rPr>
              <m:t>A</m:t>
            </m:r>
          </m:e>
          <m:sub>
            <m:r>
              <w:rPr>
                <w:rFonts w:ascii="Cambria Math" w:hAnsi="Cambria Math"/>
              </w:rPr>
              <m:t>i</m:t>
            </m:r>
          </m:sub>
        </m:sSub>
      </m:oMath>
      <w:ins w:id="295" w:author="Levine, Charles Roger CTR USARMY USMA (USA)" w:date="2026-10-12T22:42:00Z">
        <w:r w:rsidRPr="00912BB1">
          <w:t>. Individuals are more likely to join groups whose current members have similar performance. This is attachment based on a characteristic</w:t>
        </w:r>
      </w:ins>
      <w:ins w:id="296" w:author="Levine, Charles Roger CTR USARMY USMA (USA)" w:date="2026-10-12T22:44:00Z" w16du:dateUtc="2026-10-13T02:44:00Z">
        <w:r>
          <w:t xml:space="preserve">, importantly here metadata, </w:t>
        </w:r>
      </w:ins>
      <w:ins w:id="297" w:author="Levine, Charles Roger CTR USARMY USMA (USA)" w:date="2026-10-12T22:42:00Z">
        <w:r w:rsidRPr="00912BB1">
          <w:t>rather than attachment that rewards a group simply because it already has many members. The remaining capacity of a group nevertheless matters because individuals must be allocated among a fixed number of available places.</w:t>
        </w:r>
      </w:ins>
      <w:del w:id="298" w:author="Levine, Charles Roger CTR USARMY USMA (USA)" w:date="2026-10-12T22:42:00Z" w16du:dateUtc="2026-10-13T02:42:00Z">
        <w:r w:rsidDel="00912BB1">
          <w:delText>provide memberships and do not require this step. We use artificial groups to investigate the consequences of composition, without claiming to predict every institutional process through which real groups form.</w:delText>
        </w:r>
      </w:del>
    </w:p>
    <w:p w14:paraId="61BFB585" w14:textId="517D6A38" w:rsidR="00CB3150" w:rsidDel="00912BB1" w:rsidRDefault="00000000" w:rsidP="00912BB1">
      <w:pPr>
        <w:rPr>
          <w:del w:id="299" w:author="Levine, Charles Roger CTR USARMY USMA (USA)" w:date="2026-10-12T22:42:00Z" w16du:dateUtc="2026-10-13T02:42:00Z"/>
        </w:rPr>
      </w:pPr>
      <w:del w:id="300" w:author="Levine, Charles Roger CTR USARMY USMA (USA)" w:date="2026-10-12T22:42:00Z" w16du:dateUtc="2026-10-13T02:42:00Z">
        <w:r w:rsidDel="00912BB1">
          <w:delText xml:space="preserve">We represent membership as a bipartite network, with individuals on one side and groups on the other. Each individual has one membership edge during the modeled period. Group j must ultimately have </w:delText>
        </w:r>
      </w:del>
      <m:oMath>
        <m:sSub>
          <m:sSubPr>
            <m:ctrlPr>
              <w:del w:id="301" w:author="Levine, Charles Roger CTR USARMY USMA (USA)" w:date="2026-10-12T22:42:00Z" w16du:dateUtc="2026-10-13T02:42:00Z">
                <w:rPr>
                  <w:rFonts w:ascii="Cambria Math" w:hAnsi="Cambria Math"/>
                </w:rPr>
              </w:del>
            </m:ctrlPr>
          </m:sSubPr>
          <m:e>
            <m:r>
              <w:del w:id="302" w:author="Levine, Charles Roger CTR USARMY USMA (USA)" w:date="2026-10-12T22:42:00Z" w16du:dateUtc="2026-10-13T02:42:00Z">
                <w:rPr>
                  <w:rFonts w:ascii="Cambria Math" w:hAnsi="Cambria Math"/>
                </w:rPr>
                <m:t>n</m:t>
              </w:del>
            </m:r>
          </m:e>
          <m:sub>
            <m:r>
              <w:del w:id="303" w:author="Levine, Charles Roger CTR USARMY USMA (USA)" w:date="2026-10-12T22:42:00Z" w16du:dateUtc="2026-10-13T02:42:00Z">
                <w:rPr>
                  <w:rFonts w:ascii="Cambria Math" w:hAnsi="Cambria Math"/>
                </w:rPr>
                <m:t>j</m:t>
              </w:del>
            </m:r>
          </m:sub>
        </m:sSub>
      </m:oMath>
      <w:del w:id="304" w:author="Levine, Charles Roger CTR USARMY USMA (USA)" w:date="2026-10-12T22:42:00Z" w16du:dateUtc="2026-10-13T02:42:00Z">
        <w:r w:rsidDel="00912BB1">
          <w:delText xml:space="preserve"> edges, preserving its specified roster capacity. Shared membership induces peer relationships in the individual projection, but the scoring mechanism can be evaluated directly from group membership without constructing that projection explicitly.</w:delText>
        </w:r>
      </w:del>
    </w:p>
    <w:p w14:paraId="12A38F14" w14:textId="02D20E18" w:rsidR="00CB3150" w:rsidRDefault="00000000" w:rsidP="00912BB1">
      <w:del w:id="305" w:author="Levine, Charles Roger CTR USARMY USMA (USA)" w:date="2026-10-12T22:42:00Z" w16du:dateUtc="2026-10-13T02:42:00Z">
        <w:r w:rsidDel="00912BB1">
          <w:delText xml:space="preserve">This representation preserves the structural constraints of a bipartite configuration-style reference while allowing characteristic-based attachment to affect which memberships form. The LG mechanism combines fixed roster capacities with a preference based on the metadata </w:delText>
        </w:r>
      </w:del>
      <m:oMath>
        <m:sSub>
          <m:sSubPr>
            <m:ctrlPr>
              <w:del w:id="306" w:author="Levine, Charles Roger CTR USARMY USMA (USA)" w:date="2026-10-12T22:42:00Z" w16du:dateUtc="2026-10-13T02:42:00Z">
                <w:rPr>
                  <w:rFonts w:ascii="Cambria Math" w:hAnsi="Cambria Math"/>
                </w:rPr>
              </w:del>
            </m:ctrlPr>
          </m:sSubPr>
          <m:e>
            <m:r>
              <w:del w:id="307" w:author="Levine, Charles Roger CTR USARMY USMA (USA)" w:date="2026-10-12T22:42:00Z" w16du:dateUtc="2026-10-13T02:42:00Z">
                <w:rPr>
                  <w:rFonts w:ascii="Cambria Math" w:hAnsi="Cambria Math"/>
                </w:rPr>
                <m:t>A</m:t>
              </w:del>
            </m:r>
          </m:e>
          <m:sub>
            <m:r>
              <w:del w:id="308" w:author="Levine, Charles Roger CTR USARMY USMA (USA)" w:date="2026-10-12T22:42:00Z" w16du:dateUtc="2026-10-13T02:42:00Z">
                <w:rPr>
                  <w:rFonts w:ascii="Cambria Math" w:hAnsi="Cambria Math"/>
                </w:rPr>
                <m:t>i</m:t>
              </w:del>
            </m:r>
          </m:sub>
        </m:sSub>
      </m:oMath>
      <w:del w:id="309" w:author="Levine, Charles Roger CTR USARMY USMA (USA)" w:date="2026-10-12T22:42:00Z" w16du:dateUtc="2026-10-13T02:42:00Z">
        <w:r w:rsidDel="00912BB1">
          <w:delText xml:space="preserve">. The similarity term does not reward a group merely for having already acquired many members. A separate experiment that relaxes fixed roster sizes is a different model and is not silently substituted for the mechanism described </w:delText>
        </w:r>
      </w:del>
      <w:del w:id="310" w:author="Levine, Charles Roger CTR USARMY USMA (USA)" w:date="2026-10-12T22:43:00Z" w16du:dateUtc="2026-10-13T02:43:00Z">
        <w:r w:rsidDel="00912BB1">
          <w:delText>here.</w:delText>
        </w:r>
      </w:del>
    </w:p>
    <w:p w14:paraId="27B4AAFD" w14:textId="77777777" w:rsidR="00CB3150" w:rsidRDefault="00000000">
      <w:pPr>
        <w:pStyle w:val="Heading2"/>
      </w:pPr>
      <w:bookmarkStart w:id="311" w:name="X3819545970a9b5cccbdae8e4b8b7e3182042c91"/>
      <w:bookmarkEnd w:id="280"/>
      <w:r>
        <w:t>4.6.2 Sequential assignment with evolving centroids</w:t>
      </w:r>
    </w:p>
    <w:p w14:paraId="38F01846" w14:textId="42E73FCC" w:rsidR="00912BB1" w:rsidRPr="00912BB1" w:rsidRDefault="00912BB1" w:rsidP="00912BB1">
      <w:pPr>
        <w:pStyle w:val="BodyText"/>
        <w:rPr>
          <w:ins w:id="312" w:author="Levine, Charles Roger CTR USARMY USMA (USA)" w:date="2026-10-12T22:45:00Z" w16du:dateUtc="2026-10-13T02:45:00Z"/>
        </w:rPr>
      </w:pPr>
      <w:ins w:id="313" w:author="Levine, Charles Roger CTR USARMY USMA (USA)" w:date="2026-10-12T22:45:00Z" w16du:dateUtc="2026-10-13T02:45:00Z">
        <w:r w:rsidRPr="00912BB1">
          <w:t xml:space="preserve">Assignment proceeds one individual at a time. Before anyone is assigned, each group is an empty node with its full roster capacity available. We give every empty group the same initial reference value, the population mean </w:t>
        </w:r>
      </w:ins>
      <m:oMath>
        <m:acc>
          <m:accPr>
            <m:chr m:val="̅"/>
            <m:ctrlPr>
              <w:rPr>
                <w:rFonts w:ascii="Cambria Math" w:hAnsi="Cambria Math"/>
              </w:rPr>
            </m:ctrlPr>
          </m:accPr>
          <m:e>
            <m:r>
              <m:rPr>
                <m:sty m:val="bi"/>
              </m:rPr>
              <w:rPr>
                <w:rFonts w:ascii="Cambria Math" w:hAnsi="Cambria Math"/>
              </w:rPr>
              <m:t>A</m:t>
            </m:r>
          </m:e>
        </m:acc>
      </m:oMath>
      <w:ins w:id="314" w:author="Levine, Charles Roger CTR USARMY USMA (USA)" w:date="2026-10-12T22:45:00Z" w16du:dateUtc="2026-10-13T02:45:00Z">
        <w:r w:rsidRPr="00912BB1">
          <w:t xml:space="preserve">. Once a group receives its first member, that individual’s </w:t>
        </w:r>
      </w:ins>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ins w:id="315" w:author="Levine, Charles Roger CTR USARMY USMA (USA)" w:date="2026-10-12T22:45:00Z" w16du:dateUtc="2026-10-13T02:45:00Z">
        <w:r w:rsidRPr="00912BB1">
          <w:t xml:space="preserve"> replaces the initial reference value. Thereafter, the group’s reference value is the mean performance of its current members. We call this evolving mean its centroid.</w:t>
        </w:r>
      </w:ins>
    </w:p>
    <w:p w14:paraId="6DE00F44" w14:textId="77777777" w:rsidR="00912BB1" w:rsidRPr="00912BB1" w:rsidRDefault="00912BB1" w:rsidP="00912BB1">
      <w:pPr>
        <w:pStyle w:val="BodyText"/>
        <w:rPr>
          <w:ins w:id="316" w:author="Levine, Charles Roger CTR USARMY USMA (USA)" w:date="2026-10-12T22:45:00Z" w16du:dateUtc="2026-10-13T02:45:00Z"/>
        </w:rPr>
      </w:pPr>
      <w:ins w:id="317" w:author="Levine, Charles Roger CTR USARMY USMA (USA)" w:date="2026-10-12T22:45:00Z" w16du:dateUtc="2026-10-13T02:45:00Z">
        <w:r w:rsidRPr="00912BB1">
          <w:lastRenderedPageBreak/>
          <w:t>Individuals are processed in a randomly ordered sequence. When an individual is considered for assignment, each group’s probability depends on two quantities: how many places it still has available and how similar its current centroid is to that individual’s performance.</w:t>
        </w:r>
      </w:ins>
    </w:p>
    <w:p w14:paraId="47B69BBD" w14:textId="6D8E9DB9" w:rsidR="00912BB1" w:rsidRPr="00912BB1" w:rsidRDefault="00912BB1" w:rsidP="00912BB1">
      <w:pPr>
        <w:pStyle w:val="BodyText"/>
        <w:rPr>
          <w:ins w:id="318" w:author="Levine, Charles Roger CTR USARMY USMA (USA)" w:date="2026-10-12T22:45:00Z" w16du:dateUtc="2026-10-13T02:45:00Z"/>
        </w:rPr>
      </w:pPr>
      <w:ins w:id="319" w:author="Levine, Charles Roger CTR USARMY USMA (USA)" w:date="2026-10-12T22:45:00Z" w16du:dateUtc="2026-10-13T02:45:00Z">
        <w:r w:rsidRPr="00912BB1">
          <w:t xml:space="preserve">Let </w:t>
        </w:r>
      </w:ins>
      <m:oMath>
        <m:r>
          <m:rPr>
            <m:sty m:val="bi"/>
          </m:rPr>
          <w:rPr>
            <w:rFonts w:ascii="Cambria Math" w:hAnsi="Cambria Math"/>
          </w:rPr>
          <m:t>m</m:t>
        </m:r>
      </m:oMath>
      <w:ins w:id="320" w:author="Levine, Charles Roger CTR USARMY USMA (USA)" w:date="2026-10-12T22:45:00Z" w16du:dateUtc="2026-10-13T02:45:00Z">
        <w:r w:rsidRPr="00912BB1">
          <w:t xml:space="preserve"> index the assignment steps, </w:t>
        </w:r>
      </w:ins>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ins w:id="321" w:author="Levine, Charles Roger CTR USARMY USMA (USA)" w:date="2026-10-12T22:45:00Z" w16du:dateUtc="2026-10-13T02:45:00Z">
        <w:r w:rsidRPr="00912BB1">
          <w:t xml:space="preserve"> denote the number of places remaining in group </w:t>
        </w:r>
      </w:ins>
      <m:oMath>
        <m:r>
          <m:rPr>
            <m:sty m:val="bi"/>
          </m:rPr>
          <w:rPr>
            <w:rFonts w:ascii="Cambria Math" w:hAnsi="Cambria Math"/>
          </w:rPr>
          <m:t>j</m:t>
        </m:r>
      </m:oMath>
      <w:ins w:id="322" w:author="Levine, Charles Roger CTR USARMY USMA (USA)" w:date="2026-10-12T22:45:00Z" w16du:dateUtc="2026-10-13T02:45:00Z">
        <w:r w:rsidRPr="00912BB1">
          <w:t xml:space="preserve">, and </w:t>
        </w:r>
      </w:ins>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ins w:id="323" w:author="Levine, Charles Roger CTR USARMY USMA (USA)" w:date="2026-10-12T22:45:00Z" w16du:dateUtc="2026-10-13T02:45:00Z">
        <w:r w:rsidRPr="00912BB1">
          <w:t xml:space="preserve"> denote its centroid immediately before step </w:t>
        </w:r>
      </w:ins>
      <m:oMath>
        <m:r>
          <m:rPr>
            <m:sty m:val="bi"/>
          </m:rPr>
          <w:rPr>
            <w:rFonts w:ascii="Cambria Math" w:hAnsi="Cambria Math"/>
          </w:rPr>
          <m:t>m</m:t>
        </m:r>
      </m:oMath>
      <w:ins w:id="324" w:author="Levine, Charles Roger CTR USARMY USMA (USA)" w:date="2026-10-12T22:45:00Z" w16du:dateUtc="2026-10-13T02:45:00Z">
        <w:r w:rsidRPr="00912BB1">
          <w:t xml:space="preserve">. The nonnegative parameter </w:t>
        </w:r>
      </w:ins>
      <m:oMath>
        <m:r>
          <m:rPr>
            <m:sty m:val="bi"/>
          </m:rPr>
          <w:rPr>
            <w:rFonts w:ascii="Cambria Math" w:hAnsi="Cambria Math"/>
          </w:rPr>
          <m:t>ρ</m:t>
        </m:r>
      </m:oMath>
      <w:ins w:id="325" w:author="Levine, Charles Roger CTR USARMY USMA (USA)" w:date="2026-10-12T22:45:00Z" w16du:dateUtc="2026-10-13T02:45:00Z">
        <w:r w:rsidRPr="00912BB1">
          <w:t xml:space="preserve"> controls the preference for similarity. A larger </w:t>
        </w:r>
      </w:ins>
      <m:oMath>
        <m:r>
          <m:rPr>
            <m:sty m:val="bi"/>
          </m:rPr>
          <w:rPr>
            <w:rFonts w:ascii="Cambria Math" w:hAnsi="Cambria Math"/>
          </w:rPr>
          <m:t>ρ</m:t>
        </m:r>
      </m:oMath>
      <w:ins w:id="326" w:author="Levine, Charles Roger CTR USARMY USMA (USA)" w:date="2026-10-12T22:45:00Z" w16du:dateUtc="2026-10-13T02:45:00Z">
        <w:r w:rsidRPr="00912BB1">
          <w:t xml:space="preserve"> gives a greater relative preference to groups whose current centroid is close to </w:t>
        </w:r>
      </w:ins>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ins w:id="327" w:author="Levine, Charles Roger CTR USARMY USMA (USA)" w:date="2026-10-12T22:45:00Z" w16du:dateUtc="2026-10-13T02:45:00Z">
        <w:r w:rsidRPr="00912BB1">
          <w:t>.</w:t>
        </w:r>
      </w:ins>
    </w:p>
    <w:p w14:paraId="591072A4" w14:textId="65D43C97" w:rsidR="00CB3150" w:rsidDel="00912BB1" w:rsidRDefault="00912BB1">
      <w:pPr>
        <w:pStyle w:val="BodyText"/>
        <w:rPr>
          <w:del w:id="328" w:author="Levine, Charles Roger CTR USARMY USMA (USA)" w:date="2026-10-12T22:45:00Z" w16du:dateUtc="2026-10-13T02:45:00Z"/>
        </w:rPr>
      </w:pPr>
      <w:ins w:id="329" w:author="Levine, Charles Roger CTR USARMY USMA (USA)" w:date="2026-10-12T22:45:00Z" w16du:dateUtc="2026-10-13T02:45:00Z">
        <w:r w:rsidRPr="00912BB1">
          <w:t xml:space="preserve">For the individual </w:t>
        </w:r>
      </w:ins>
      <m:oMath>
        <m:r>
          <w:rPr>
            <w:rFonts w:ascii="Cambria Math" w:hAnsi="Cambria Math"/>
          </w:rPr>
          <m:t>i</m:t>
        </m:r>
      </m:oMath>
      <w:ins w:id="330" w:author="Levine, Charles Roger CTR USARMY USMA (USA)" w:date="2026-10-12T22:45:00Z" w16du:dateUtc="2026-10-13T02:45:00Z">
        <w:r w:rsidRPr="00912BB1">
          <w:t xml:space="preserve"> considered at step </w:t>
        </w:r>
      </w:ins>
      <m:oMath>
        <m:r>
          <w:rPr>
            <w:rFonts w:ascii="Cambria Math" w:hAnsi="Cambria Math"/>
          </w:rPr>
          <m:t>m</m:t>
        </m:r>
      </m:oMath>
      <w:ins w:id="331" w:author="Levine, Charles Roger CTR USARMY USMA (USA)" w:date="2026-10-12T22:45:00Z" w16du:dateUtc="2026-10-13T02:45:00Z">
        <w:r w:rsidRPr="00912BB1">
          <w:t xml:space="preserve">, the probability of assignment to group </w:t>
        </w:r>
      </w:ins>
      <m:oMath>
        <m:r>
          <w:rPr>
            <w:rFonts w:ascii="Cambria Math" w:hAnsi="Cambria Math"/>
          </w:rPr>
          <m:t>j</m:t>
        </m:r>
      </m:oMath>
      <w:ins w:id="332" w:author="Levine, Charles Roger CTR USARMY USMA (USA)" w:date="2026-10-12T22:45:00Z" w16du:dateUtc="2026-10-13T02:45:00Z">
        <w:r w:rsidRPr="00912BB1">
          <w:t xml:space="preserve"> is</w:t>
        </w:r>
      </w:ins>
      <w:del w:id="333" w:author="Levine, Charles Roger CTR USARMY USMA (USA)" w:date="2026-10-12T22:45:00Z" w16du:dateUtc="2026-10-13T02:45:00Z">
        <w:r w:rsidDel="00912BB1">
          <w:delText xml:space="preserve">Before assignment, every group has zero members. Its centroid is initialized to the common population mean </w:delText>
        </w:r>
      </w:del>
      <m:oMath>
        <m:bar>
          <m:barPr>
            <m:pos m:val="top"/>
            <m:ctrlPr>
              <w:del w:id="334" w:author="Levine, Charles Roger CTR USARMY USMA (USA)" w:date="2026-10-12T22:45:00Z" w16du:dateUtc="2026-10-13T02:45:00Z">
                <w:rPr>
                  <w:rFonts w:ascii="Cambria Math" w:hAnsi="Cambria Math"/>
                </w:rPr>
              </w:del>
            </m:ctrlPr>
          </m:barPr>
          <m:e>
            <m:r>
              <w:del w:id="335" w:author="Levine, Charles Roger CTR USARMY USMA (USA)" w:date="2026-10-12T22:45:00Z" w16du:dateUtc="2026-10-13T02:45:00Z">
                <w:rPr>
                  <w:rFonts w:ascii="Cambria Math" w:hAnsi="Cambria Math"/>
                </w:rPr>
                <m:t>A</m:t>
              </w:del>
            </m:r>
          </m:e>
        </m:bar>
      </m:oMath>
      <w:del w:id="336" w:author="Levine, Charles Roger CTR USARMY USMA (USA)" w:date="2026-10-12T22:45:00Z" w16du:dateUtc="2026-10-13T02:45:00Z">
        <w:r w:rsidDel="00912BB1">
          <w:delText xml:space="preserve">. Individuals are considered in randomized order. Let </w:delText>
        </w:r>
      </w:del>
      <m:oMath>
        <m:sSubSup>
          <m:sSubSupPr>
            <m:ctrlPr>
              <w:del w:id="337" w:author="Levine, Charles Roger CTR USARMY USMA (USA)" w:date="2026-10-12T22:45:00Z" w16du:dateUtc="2026-10-13T02:45:00Z">
                <w:rPr>
                  <w:rFonts w:ascii="Cambria Math" w:hAnsi="Cambria Math"/>
                </w:rPr>
              </w:del>
            </m:ctrlPr>
          </m:sSubSupPr>
          <m:e>
            <m:r>
              <w:del w:id="338" w:author="Levine, Charles Roger CTR USARMY USMA (USA)" w:date="2026-10-12T22:45:00Z" w16du:dateUtc="2026-10-13T02:45:00Z">
                <w:rPr>
                  <w:rFonts w:ascii="Cambria Math" w:hAnsi="Cambria Math"/>
                </w:rPr>
                <m:t>R</m:t>
              </w:del>
            </m:r>
          </m:e>
          <m:sub>
            <m:r>
              <w:del w:id="339" w:author="Levine, Charles Roger CTR USARMY USMA (USA)" w:date="2026-10-12T22:45:00Z" w16du:dateUtc="2026-10-13T02:45:00Z">
                <w:rPr>
                  <w:rFonts w:ascii="Cambria Math" w:hAnsi="Cambria Math"/>
                </w:rPr>
                <m:t>j</m:t>
              </w:del>
            </m:r>
          </m:sub>
          <m:sup>
            <m:r>
              <w:del w:id="340" w:author="Levine, Charles Roger CTR USARMY USMA (USA)" w:date="2026-10-12T22:45:00Z" w16du:dateUtc="2026-10-13T02:45:00Z">
                <m:rPr>
                  <m:sty m:val="p"/>
                </m:rPr>
                <w:rPr>
                  <w:rFonts w:ascii="Cambria Math" w:hAnsi="Cambria Math"/>
                </w:rPr>
                <m:t>(</m:t>
              </w:del>
            </m:r>
            <m:r>
              <w:del w:id="341" w:author="Levine, Charles Roger CTR USARMY USMA (USA)" w:date="2026-10-12T22:45:00Z" w16du:dateUtc="2026-10-13T02:45:00Z">
                <w:rPr>
                  <w:rFonts w:ascii="Cambria Math" w:hAnsi="Cambria Math"/>
                </w:rPr>
                <m:t>m</m:t>
              </w:del>
            </m:r>
            <m:r>
              <w:del w:id="342" w:author="Levine, Charles Roger CTR USARMY USMA (USA)" w:date="2026-10-12T22:45:00Z" w16du:dateUtc="2026-10-13T02:45:00Z">
                <m:rPr>
                  <m:sty m:val="p"/>
                </m:rPr>
                <w:rPr>
                  <w:rFonts w:ascii="Cambria Math" w:hAnsi="Cambria Math"/>
                </w:rPr>
                <m:t>)</m:t>
              </w:del>
            </m:r>
          </m:sup>
        </m:sSubSup>
      </m:oMath>
      <w:del w:id="343" w:author="Levine, Charles Roger CTR USARMY USMA (USA)" w:date="2026-10-12T22:45:00Z" w16du:dateUtc="2026-10-13T02:45:00Z">
        <w:r w:rsidDel="00912BB1">
          <w:delText xml:space="preserve"> be the number of remaining places in group j at step m, and let </w:delText>
        </w:r>
      </w:del>
      <m:oMath>
        <m:sSubSup>
          <m:sSubSupPr>
            <m:ctrlPr>
              <w:del w:id="344" w:author="Levine, Charles Roger CTR USARMY USMA (USA)" w:date="2026-10-12T22:45:00Z" w16du:dateUtc="2026-10-13T02:45:00Z">
                <w:rPr>
                  <w:rFonts w:ascii="Cambria Math" w:hAnsi="Cambria Math"/>
                </w:rPr>
              </w:del>
            </m:ctrlPr>
          </m:sSubSupPr>
          <m:e>
            <m:r>
              <w:del w:id="345" w:author="Levine, Charles Roger CTR USARMY USMA (USA)" w:date="2026-10-12T22:45:00Z" w16du:dateUtc="2026-10-13T02:45:00Z">
                <w:rPr>
                  <w:rFonts w:ascii="Cambria Math" w:hAnsi="Cambria Math"/>
                </w:rPr>
                <m:t>T</m:t>
              </w:del>
            </m:r>
          </m:e>
          <m:sub>
            <m:r>
              <w:del w:id="346" w:author="Levine, Charles Roger CTR USARMY USMA (USA)" w:date="2026-10-12T22:45:00Z" w16du:dateUtc="2026-10-13T02:45:00Z">
                <w:rPr>
                  <w:rFonts w:ascii="Cambria Math" w:hAnsi="Cambria Math"/>
                </w:rPr>
                <m:t>j</m:t>
              </w:del>
            </m:r>
          </m:sub>
          <m:sup>
            <m:r>
              <w:del w:id="347" w:author="Levine, Charles Roger CTR USARMY USMA (USA)" w:date="2026-10-12T22:45:00Z" w16du:dateUtc="2026-10-13T02:45:00Z">
                <m:rPr>
                  <m:sty m:val="p"/>
                </m:rPr>
                <w:rPr>
                  <w:rFonts w:ascii="Cambria Math" w:hAnsi="Cambria Math"/>
                </w:rPr>
                <m:t>(</m:t>
              </w:del>
            </m:r>
            <m:r>
              <w:del w:id="348" w:author="Levine, Charles Roger CTR USARMY USMA (USA)" w:date="2026-10-12T22:45:00Z" w16du:dateUtc="2026-10-13T02:45:00Z">
                <w:rPr>
                  <w:rFonts w:ascii="Cambria Math" w:hAnsi="Cambria Math"/>
                </w:rPr>
                <m:t>m</m:t>
              </w:del>
            </m:r>
            <m:r>
              <w:del w:id="349" w:author="Levine, Charles Roger CTR USARMY USMA (USA)" w:date="2026-10-12T22:45:00Z" w16du:dateUtc="2026-10-13T02:45:00Z">
                <m:rPr>
                  <m:sty m:val="p"/>
                </m:rPr>
                <w:rPr>
                  <w:rFonts w:ascii="Cambria Math" w:hAnsi="Cambria Math"/>
                </w:rPr>
                <m:t>)</m:t>
              </w:del>
            </m:r>
          </m:sup>
        </m:sSubSup>
      </m:oMath>
      <w:del w:id="350" w:author="Levine, Charles Roger CTR USARMY USMA (USA)" w:date="2026-10-12T22:45:00Z" w16du:dateUtc="2026-10-13T02:45:00Z">
        <w:r w:rsidDel="00912BB1">
          <w:delText xml:space="preserve"> be its centroid just before the next assignment. For the individual </w:delText>
        </w:r>
      </w:del>
      <m:oMath>
        <m:r>
          <w:del w:id="351" w:author="Levine, Charles Roger CTR USARMY USMA (USA)" w:date="2026-10-12T22:45:00Z" w16du:dateUtc="2026-10-13T02:45:00Z">
            <w:rPr>
              <w:rFonts w:ascii="Cambria Math" w:hAnsi="Cambria Math"/>
            </w:rPr>
            <m:t>i</m:t>
          </w:del>
        </m:r>
      </m:oMath>
      <w:del w:id="352" w:author="Levine, Charles Roger CTR USARMY USMA (USA)" w:date="2026-10-12T22:45:00Z" w16du:dateUtc="2026-10-13T02:45:00Z">
        <w:r w:rsidDel="00912BB1">
          <w:delText xml:space="preserve"> arriving at that step, the assignment probability </w:delText>
        </w:r>
        <w:r w:rsidR="004E37D4" w:rsidDel="00912BB1">
          <w:delText xml:space="preserve">of assignment to  team </w:delText>
        </w:r>
      </w:del>
      <m:oMath>
        <m:r>
          <w:del w:id="353" w:author="Levine, Charles Roger CTR USARMY USMA (USA)" w:date="2026-10-12T22:45:00Z" w16du:dateUtc="2026-10-13T02:45:00Z">
            <w:rPr>
              <w:rFonts w:ascii="Cambria Math" w:hAnsi="Cambria Math"/>
            </w:rPr>
            <m:t>j</m:t>
          </w:del>
        </m:r>
      </m:oMath>
      <w:del w:id="354" w:author="Levine, Charles Roger CTR USARMY USMA (USA)" w:date="2026-10-12T22:45:00Z" w16du:dateUtc="2026-10-13T02:45:00Z">
        <w:r w:rsidR="004E37D4" w:rsidDel="00912BB1">
          <w:delText xml:space="preserve"> </w:delText>
        </w:r>
        <w:r w:rsidDel="00912BB1">
          <w:delText>is</w:delText>
        </w:r>
      </w:del>
    </w:p>
    <w:p w14:paraId="186AE803" w14:textId="77777777" w:rsidR="00912BB1" w:rsidRDefault="00912BB1" w:rsidP="00912BB1">
      <w:pPr>
        <w:rPr>
          <w:ins w:id="355" w:author="Levine, Charles Roger CTR USARMY USMA (USA)" w:date="2026-10-12T22:47:00Z" w16du:dateUtc="2026-10-13T02:47:00Z"/>
        </w:rPr>
      </w:pPr>
    </w:p>
    <w:p w14:paraId="2B3DC9E0" w14:textId="6C61706E" w:rsidR="00CC6561" w:rsidRPr="00CC6561" w:rsidRDefault="00000000" w:rsidP="00CC6561">
      <w:pPr>
        <w:pStyle w:val="BodyText"/>
        <w:rPr>
          <w:ins w:id="356" w:author="Levine, Charles Roger CTR USARMY USMA (USA)" w:date="2026-10-13T15:53:00Z" w16du:dateUtc="2026-10-13T19:53:00Z"/>
        </w:rPr>
      </w:pPr>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e>
                  </m:d>
                </m:sup>
              </m:sSup>
            </m:num>
            <m:den>
              <m:nary>
                <m:naryPr>
                  <m:chr m:val="∑"/>
                  <m:limLoc m:val="undOvr"/>
                  <m:supHide m:val="1"/>
                  <m:ctrlPr>
                    <w:rPr>
                      <w:rFonts w:ascii="Cambria Math" w:hAnsi="Cambria Math"/>
                    </w:rPr>
                  </m:ctrlPr>
                </m:naryPr>
                <m:sub>
                  <m:r>
                    <w:rPr>
                      <w:rFonts w:ascii="Cambria Math" w:hAnsi="Cambria Math"/>
                    </w:rPr>
                    <m:t>h</m:t>
                  </m:r>
                </m:sub>
                <m:sup/>
                <m:e>
                  <m:sSubSup>
                    <m:sSubSupPr>
                      <m:ctrlPr>
                        <w:rPr>
                          <w:rFonts w:ascii="Cambria Math" w:hAnsi="Cambria Math"/>
                        </w:rPr>
                      </m:ctrlPr>
                    </m:sSubSupPr>
                    <m:e>
                      <m:r>
                        <w:rPr>
                          <w:rFonts w:ascii="Cambria Math" w:hAnsi="Cambria Math"/>
                        </w:rPr>
                        <m:t>R</m:t>
                      </m:r>
                    </m:e>
                    <m:sub>
                      <m:r>
                        <w:rPr>
                          <w:rFonts w:ascii="Cambria Math" w:hAnsi="Cambria Math"/>
                        </w:rPr>
                        <m:t>h</m:t>
                      </m:r>
                    </m:sub>
                    <m:sup>
                      <m:d>
                        <m:dPr>
                          <m:ctrlPr>
                            <w:rPr>
                              <w:rFonts w:ascii="Cambria Math" w:hAnsi="Cambria Math"/>
                            </w:rPr>
                          </m:ctrlPr>
                        </m:dPr>
                        <m:e>
                          <m:r>
                            <w:rPr>
                              <w:rFonts w:ascii="Cambria Math" w:hAnsi="Cambria Math"/>
                            </w:rPr>
                            <m:t>m</m:t>
                          </m:r>
                        </m:e>
                      </m:d>
                    </m:sup>
                  </m:sSubSup>
                </m:e>
              </m:nary>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h</m:t>
                              </m:r>
                            </m:sub>
                            <m:sup>
                              <m:d>
                                <m:dPr>
                                  <m:ctrlPr>
                                    <w:rPr>
                                      <w:rFonts w:ascii="Cambria Math" w:hAnsi="Cambria Math"/>
                                    </w:rPr>
                                  </m:ctrlPr>
                                </m:dPr>
                                <m:e>
                                  <m:r>
                                    <w:rPr>
                                      <w:rFonts w:ascii="Cambria Math" w:hAnsi="Cambria Math"/>
                                    </w:rPr>
                                    <m:t>m</m:t>
                                  </m:r>
                                </m:e>
                              </m:d>
                            </m:sup>
                          </m:sSubSup>
                        </m:e>
                      </m:d>
                    </m:e>
                  </m:d>
                </m:sup>
              </m:sSup>
            </m:den>
          </m:f>
          <m:sSubSup>
            <m:sSubSupPr>
              <m:ctrlPr>
                <w:del w:id="357" w:author="Levine, Charles Roger CTR USARMY USMA (USA)" w:date="2026-10-13T15:55:00Z" w16du:dateUtc="2026-10-13T19:55:00Z">
                  <w:rPr>
                    <w:rFonts w:ascii="Cambria Math" w:hAnsi="Cambria Math"/>
                  </w:rPr>
                </w:del>
              </m:ctrlPr>
            </m:sSubSupPr>
            <m:e>
              <m:r>
                <w:del w:id="358" w:author="Levine, Charles Roger CTR USARMY USMA (USA)" w:date="2026-10-13T15:55:00Z" w16du:dateUtc="2026-10-13T19:55:00Z">
                  <w:rPr>
                    <w:rFonts w:ascii="Cambria Math" w:hAnsi="Cambria Math"/>
                  </w:rPr>
                  <m:t>p</m:t>
                </w:del>
              </m:r>
            </m:e>
            <m:sub>
              <m:r>
                <w:del w:id="359" w:author="Levine, Charles Roger CTR USARMY USMA (USA)" w:date="2026-10-13T15:55:00Z" w16du:dateUtc="2026-10-13T19:55:00Z">
                  <w:rPr>
                    <w:rFonts w:ascii="Cambria Math" w:hAnsi="Cambria Math"/>
                  </w:rPr>
                  <m:t>ij</m:t>
                </w:del>
              </m:r>
            </m:sub>
            <m:sup>
              <m:d>
                <m:dPr>
                  <m:ctrlPr>
                    <w:del w:id="360" w:author="Levine, Charles Roger CTR USARMY USMA (USA)" w:date="2026-10-13T15:55:00Z" w16du:dateUtc="2026-10-13T19:55:00Z">
                      <w:rPr>
                        <w:rFonts w:ascii="Cambria Math" w:hAnsi="Cambria Math"/>
                      </w:rPr>
                    </w:del>
                  </m:ctrlPr>
                </m:dPr>
                <m:e>
                  <m:r>
                    <w:del w:id="361" w:author="Levine, Charles Roger CTR USARMY USMA (USA)" w:date="2026-10-13T15:55:00Z" w16du:dateUtc="2026-10-13T19:55:00Z">
                      <w:rPr>
                        <w:rFonts w:ascii="Cambria Math" w:hAnsi="Cambria Math"/>
                      </w:rPr>
                      <m:t>m</m:t>
                    </w:del>
                  </m:r>
                </m:e>
              </m:d>
            </m:sup>
          </m:sSubSup>
          <m:r>
            <w:del w:id="362" w:author="Levine, Charles Roger CTR USARMY USMA (USA)" w:date="2026-10-13T15:55:00Z" w16du:dateUtc="2026-10-13T19:55:00Z">
              <w:rPr>
                <w:rFonts w:ascii="Cambria Math" w:hAnsi="Cambria Math"/>
              </w:rPr>
              <m:t>=</m:t>
            </w:del>
          </m:r>
          <m:f>
            <m:fPr>
              <m:ctrlPr>
                <w:del w:id="363" w:author="Levine, Charles Roger CTR USARMY USMA (USA)" w:date="2026-10-13T15:55:00Z" w16du:dateUtc="2026-10-13T19:55:00Z">
                  <w:rPr>
                    <w:rFonts w:ascii="Cambria Math" w:hAnsi="Cambria Math"/>
                  </w:rPr>
                </w:del>
              </m:ctrlPr>
            </m:fPr>
            <m:num>
              <m:sSubSup>
                <m:sSubSupPr>
                  <m:ctrlPr>
                    <w:del w:id="364" w:author="Levine, Charles Roger CTR USARMY USMA (USA)" w:date="2026-10-13T15:55:00Z" w16du:dateUtc="2026-10-13T19:55:00Z">
                      <w:rPr>
                        <w:rFonts w:ascii="Cambria Math" w:hAnsi="Cambria Math"/>
                      </w:rPr>
                    </w:del>
                  </m:ctrlPr>
                </m:sSubSupPr>
                <m:e>
                  <m:r>
                    <w:del w:id="365" w:author="Levine, Charles Roger CTR USARMY USMA (USA)" w:date="2026-10-13T15:55:00Z" w16du:dateUtc="2026-10-13T19:55:00Z">
                      <w:rPr>
                        <w:rFonts w:ascii="Cambria Math" w:hAnsi="Cambria Math"/>
                      </w:rPr>
                      <m:t>R</m:t>
                    </w:del>
                  </m:r>
                </m:e>
                <m:sub>
                  <m:r>
                    <w:del w:id="366" w:author="Levine, Charles Roger CTR USARMY USMA (USA)" w:date="2026-10-13T15:55:00Z" w16du:dateUtc="2026-10-13T19:55:00Z">
                      <w:rPr>
                        <w:rFonts w:ascii="Cambria Math" w:hAnsi="Cambria Math"/>
                      </w:rPr>
                      <m:t>j</m:t>
                    </w:del>
                  </m:r>
                </m:sub>
                <m:sup>
                  <m:d>
                    <m:dPr>
                      <m:ctrlPr>
                        <w:del w:id="367" w:author="Levine, Charles Roger CTR USARMY USMA (USA)" w:date="2026-10-13T15:55:00Z" w16du:dateUtc="2026-10-13T19:55:00Z">
                          <w:rPr>
                            <w:rFonts w:ascii="Cambria Math" w:hAnsi="Cambria Math"/>
                          </w:rPr>
                        </w:del>
                      </m:ctrlPr>
                    </m:dPr>
                    <m:e>
                      <m:r>
                        <w:del w:id="368" w:author="Levine, Charles Roger CTR USARMY USMA (USA)" w:date="2026-10-13T15:55:00Z" w16du:dateUtc="2026-10-13T19:55:00Z">
                          <w:rPr>
                            <w:rFonts w:ascii="Cambria Math" w:hAnsi="Cambria Math"/>
                          </w:rPr>
                          <m:t>m</m:t>
                        </w:del>
                      </m:r>
                    </m:e>
                  </m:d>
                </m:sup>
              </m:sSubSup>
              <m:sSup>
                <m:sSupPr>
                  <m:ctrlPr>
                    <w:del w:id="369" w:author="Levine, Charles Roger CTR USARMY USMA (USA)" w:date="2026-10-13T15:55:00Z" w16du:dateUtc="2026-10-13T19:55:00Z">
                      <w:rPr>
                        <w:rFonts w:ascii="Cambria Math" w:hAnsi="Cambria Math"/>
                      </w:rPr>
                    </w:del>
                  </m:ctrlPr>
                </m:sSupPr>
                <m:e>
                  <m:r>
                    <w:del w:id="370" w:author="Levine, Charles Roger CTR USARMY USMA (USA)" w:date="2026-10-13T15:55:00Z" w16du:dateUtc="2026-10-13T19:55:00Z">
                      <w:rPr>
                        <w:rFonts w:ascii="Cambria Math" w:hAnsi="Cambria Math"/>
                      </w:rPr>
                      <m:t>e</m:t>
                    </w:del>
                  </m:r>
                </m:e>
                <m:sup>
                  <m:r>
                    <w:del w:id="371" w:author="Levine, Charles Roger CTR USARMY USMA (USA)" w:date="2026-10-13T15:55:00Z" w16du:dateUtc="2026-10-13T19:55:00Z">
                      <w:rPr>
                        <w:rFonts w:ascii="Cambria Math" w:hAnsi="Cambria Math"/>
                      </w:rPr>
                      <m:t>-ρ</m:t>
                    </w:del>
                  </m:r>
                  <m:d>
                    <m:dPr>
                      <m:begChr m:val="|"/>
                      <m:endChr m:val="|"/>
                      <m:ctrlPr>
                        <w:del w:id="372" w:author="Levine, Charles Roger CTR USARMY USMA (USA)" w:date="2026-10-13T15:55:00Z" w16du:dateUtc="2026-10-13T19:55:00Z">
                          <w:rPr>
                            <w:rFonts w:ascii="Cambria Math" w:hAnsi="Cambria Math"/>
                          </w:rPr>
                        </w:del>
                      </m:ctrlPr>
                    </m:dPr>
                    <m:e>
                      <m:sSub>
                        <m:sSubPr>
                          <m:ctrlPr>
                            <w:del w:id="373" w:author="Levine, Charles Roger CTR USARMY USMA (USA)" w:date="2026-10-13T15:55:00Z" w16du:dateUtc="2026-10-13T19:55:00Z">
                              <w:rPr>
                                <w:rFonts w:ascii="Cambria Math" w:hAnsi="Cambria Math"/>
                              </w:rPr>
                            </w:del>
                          </m:ctrlPr>
                        </m:sSubPr>
                        <m:e>
                          <m:r>
                            <w:del w:id="374" w:author="Levine, Charles Roger CTR USARMY USMA (USA)" w:date="2026-10-13T15:55:00Z" w16du:dateUtc="2026-10-13T19:55:00Z">
                              <w:rPr>
                                <w:rFonts w:ascii="Cambria Math" w:hAnsi="Cambria Math"/>
                              </w:rPr>
                              <m:t>A</m:t>
                            </w:del>
                          </m:r>
                        </m:e>
                        <m:sub>
                          <m:r>
                            <w:del w:id="375" w:author="Levine, Charles Roger CTR USARMY USMA (USA)" w:date="2026-10-13T15:55:00Z" w16du:dateUtc="2026-10-13T19:55:00Z">
                              <w:rPr>
                                <w:rFonts w:ascii="Cambria Math" w:hAnsi="Cambria Math"/>
                              </w:rPr>
                              <m:t>i</m:t>
                            </w:del>
                          </m:r>
                        </m:sub>
                      </m:sSub>
                      <m:r>
                        <w:del w:id="376" w:author="Levine, Charles Roger CTR USARMY USMA (USA)" w:date="2026-10-13T15:55:00Z" w16du:dateUtc="2026-10-13T19:55:00Z">
                          <w:rPr>
                            <w:rFonts w:ascii="Cambria Math" w:hAnsi="Cambria Math"/>
                          </w:rPr>
                          <m:t>-</m:t>
                        </w:del>
                      </m:r>
                      <m:sSubSup>
                        <m:sSubSupPr>
                          <m:ctrlPr>
                            <w:del w:id="377" w:author="Levine, Charles Roger CTR USARMY USMA (USA)" w:date="2026-10-13T15:55:00Z" w16du:dateUtc="2026-10-13T19:55:00Z">
                              <w:rPr>
                                <w:rFonts w:ascii="Cambria Math" w:hAnsi="Cambria Math"/>
                              </w:rPr>
                            </w:del>
                          </m:ctrlPr>
                        </m:sSubSupPr>
                        <m:e>
                          <m:r>
                            <w:del w:id="378" w:author="Levine, Charles Roger CTR USARMY USMA (USA)" w:date="2026-10-13T15:55:00Z" w16du:dateUtc="2026-10-13T19:55:00Z">
                              <w:rPr>
                                <w:rFonts w:ascii="Cambria Math" w:hAnsi="Cambria Math"/>
                              </w:rPr>
                              <m:t>T</m:t>
                            </w:del>
                          </m:r>
                        </m:e>
                        <m:sub>
                          <m:r>
                            <w:del w:id="379" w:author="Levine, Charles Roger CTR USARMY USMA (USA)" w:date="2026-10-13T15:55:00Z" w16du:dateUtc="2026-10-13T19:55:00Z">
                              <w:rPr>
                                <w:rFonts w:ascii="Cambria Math" w:hAnsi="Cambria Math"/>
                              </w:rPr>
                              <m:t>j</m:t>
                            </w:del>
                          </m:r>
                        </m:sub>
                        <m:sup>
                          <m:d>
                            <m:dPr>
                              <m:ctrlPr>
                                <w:del w:id="380" w:author="Levine, Charles Roger CTR USARMY USMA (USA)" w:date="2026-10-13T15:55:00Z" w16du:dateUtc="2026-10-13T19:55:00Z">
                                  <w:rPr>
                                    <w:rFonts w:ascii="Cambria Math" w:hAnsi="Cambria Math"/>
                                  </w:rPr>
                                </w:del>
                              </m:ctrlPr>
                            </m:dPr>
                            <m:e>
                              <m:r>
                                <w:del w:id="381" w:author="Levine, Charles Roger CTR USARMY USMA (USA)" w:date="2026-10-13T15:55:00Z" w16du:dateUtc="2026-10-13T19:55:00Z">
                                  <w:rPr>
                                    <w:rFonts w:ascii="Cambria Math" w:hAnsi="Cambria Math"/>
                                  </w:rPr>
                                  <m:t>m</m:t>
                                </w:del>
                              </m:r>
                            </m:e>
                          </m:d>
                        </m:sup>
                      </m:sSubSup>
                    </m:e>
                  </m:d>
                </m:sup>
              </m:sSup>
            </m:num>
            <m:den>
              <m:nary>
                <m:naryPr>
                  <m:chr m:val="∑"/>
                  <m:limLoc m:val="undOvr"/>
                  <m:supHide m:val="1"/>
                  <m:ctrlPr>
                    <w:del w:id="382" w:author="Levine, Charles Roger CTR USARMY USMA (USA)" w:date="2026-10-13T15:55:00Z" w16du:dateUtc="2026-10-13T19:55:00Z">
                      <w:rPr>
                        <w:rFonts w:ascii="Cambria Math" w:hAnsi="Cambria Math"/>
                      </w:rPr>
                    </w:del>
                  </m:ctrlPr>
                </m:naryPr>
                <m:sub>
                  <m:r>
                    <w:del w:id="383" w:author="Levine, Charles Roger CTR USARMY USMA (USA)" w:date="2026-10-13T15:55:00Z" w16du:dateUtc="2026-10-13T19:55:00Z">
                      <w:rPr>
                        <w:rFonts w:ascii="Cambria Math" w:hAnsi="Cambria Math"/>
                      </w:rPr>
                      <m:t>h</m:t>
                    </w:del>
                  </m:r>
                </m:sub>
                <m:sup/>
                <m:e>
                  <m:sSubSup>
                    <m:sSubSupPr>
                      <m:ctrlPr>
                        <w:del w:id="384" w:author="Levine, Charles Roger CTR USARMY USMA (USA)" w:date="2026-10-13T15:55:00Z" w16du:dateUtc="2026-10-13T19:55:00Z">
                          <w:rPr>
                            <w:rFonts w:ascii="Cambria Math" w:hAnsi="Cambria Math"/>
                          </w:rPr>
                        </w:del>
                      </m:ctrlPr>
                    </m:sSubSupPr>
                    <m:e>
                      <m:r>
                        <w:del w:id="385" w:author="Levine, Charles Roger CTR USARMY USMA (USA)" w:date="2026-10-13T15:55:00Z" w16du:dateUtc="2026-10-13T19:55:00Z">
                          <w:rPr>
                            <w:rFonts w:ascii="Cambria Math" w:hAnsi="Cambria Math"/>
                          </w:rPr>
                          <m:t>R</m:t>
                        </w:del>
                      </m:r>
                    </m:e>
                    <m:sub>
                      <m:r>
                        <w:del w:id="386" w:author="Levine, Charles Roger CTR USARMY USMA (USA)" w:date="2026-10-13T15:55:00Z" w16du:dateUtc="2026-10-13T19:55:00Z">
                          <w:rPr>
                            <w:rFonts w:ascii="Cambria Math" w:hAnsi="Cambria Math"/>
                          </w:rPr>
                          <m:t>h</m:t>
                        </w:del>
                      </m:r>
                    </m:sub>
                    <m:sup>
                      <m:d>
                        <m:dPr>
                          <m:ctrlPr>
                            <w:del w:id="387" w:author="Levine, Charles Roger CTR USARMY USMA (USA)" w:date="2026-10-13T15:55:00Z" w16du:dateUtc="2026-10-13T19:55:00Z">
                              <w:rPr>
                                <w:rFonts w:ascii="Cambria Math" w:hAnsi="Cambria Math"/>
                              </w:rPr>
                            </w:del>
                          </m:ctrlPr>
                        </m:dPr>
                        <m:e>
                          <m:r>
                            <w:del w:id="388" w:author="Levine, Charles Roger CTR USARMY USMA (USA)" w:date="2026-10-13T15:55:00Z" w16du:dateUtc="2026-10-13T19:55:00Z">
                              <w:rPr>
                                <w:rFonts w:ascii="Cambria Math" w:hAnsi="Cambria Math"/>
                              </w:rPr>
                              <m:t>m</m:t>
                            </w:del>
                          </m:r>
                        </m:e>
                      </m:d>
                    </m:sup>
                  </m:sSubSup>
                </m:e>
              </m:nary>
              <m:sSup>
                <m:sSupPr>
                  <m:ctrlPr>
                    <w:del w:id="389" w:author="Levine, Charles Roger CTR USARMY USMA (USA)" w:date="2026-10-13T15:55:00Z" w16du:dateUtc="2026-10-13T19:55:00Z">
                      <w:rPr>
                        <w:rFonts w:ascii="Cambria Math" w:hAnsi="Cambria Math"/>
                      </w:rPr>
                    </w:del>
                  </m:ctrlPr>
                </m:sSupPr>
                <m:e>
                  <m:r>
                    <w:del w:id="390" w:author="Levine, Charles Roger CTR USARMY USMA (USA)" w:date="2026-10-13T15:55:00Z" w16du:dateUtc="2026-10-13T19:55:00Z">
                      <w:rPr>
                        <w:rFonts w:ascii="Cambria Math" w:hAnsi="Cambria Math"/>
                      </w:rPr>
                      <m:t>e</m:t>
                    </w:del>
                  </m:r>
                </m:e>
                <m:sup>
                  <m:r>
                    <w:del w:id="391" w:author="Levine, Charles Roger CTR USARMY USMA (USA)" w:date="2026-10-13T15:55:00Z" w16du:dateUtc="2026-10-13T19:55:00Z">
                      <w:rPr>
                        <w:rFonts w:ascii="Cambria Math" w:hAnsi="Cambria Math"/>
                      </w:rPr>
                      <m:t>-ρ</m:t>
                    </w:del>
                  </m:r>
                  <m:d>
                    <m:dPr>
                      <m:begChr m:val="|"/>
                      <m:endChr m:val="|"/>
                      <m:ctrlPr>
                        <w:del w:id="392" w:author="Levine, Charles Roger CTR USARMY USMA (USA)" w:date="2026-10-13T15:55:00Z" w16du:dateUtc="2026-10-13T19:55:00Z">
                          <w:rPr>
                            <w:rFonts w:ascii="Cambria Math" w:hAnsi="Cambria Math"/>
                          </w:rPr>
                        </w:del>
                      </m:ctrlPr>
                    </m:dPr>
                    <m:e>
                      <m:sSub>
                        <m:sSubPr>
                          <m:ctrlPr>
                            <w:del w:id="393" w:author="Levine, Charles Roger CTR USARMY USMA (USA)" w:date="2026-10-13T15:55:00Z" w16du:dateUtc="2026-10-13T19:55:00Z">
                              <w:rPr>
                                <w:rFonts w:ascii="Cambria Math" w:hAnsi="Cambria Math"/>
                              </w:rPr>
                            </w:del>
                          </m:ctrlPr>
                        </m:sSubPr>
                        <m:e>
                          <m:r>
                            <w:del w:id="394" w:author="Levine, Charles Roger CTR USARMY USMA (USA)" w:date="2026-10-13T15:55:00Z" w16du:dateUtc="2026-10-13T19:55:00Z">
                              <w:rPr>
                                <w:rFonts w:ascii="Cambria Math" w:hAnsi="Cambria Math"/>
                              </w:rPr>
                              <m:t>A</m:t>
                            </w:del>
                          </m:r>
                        </m:e>
                        <m:sub>
                          <m:r>
                            <w:del w:id="395" w:author="Levine, Charles Roger CTR USARMY USMA (USA)" w:date="2026-10-13T15:55:00Z" w16du:dateUtc="2026-10-13T19:55:00Z">
                              <w:rPr>
                                <w:rFonts w:ascii="Cambria Math" w:hAnsi="Cambria Math"/>
                              </w:rPr>
                              <m:t>i</m:t>
                            </w:del>
                          </m:r>
                        </m:sub>
                      </m:sSub>
                      <m:r>
                        <w:del w:id="396" w:author="Levine, Charles Roger CTR USARMY USMA (USA)" w:date="2026-10-13T15:55:00Z" w16du:dateUtc="2026-10-13T19:55:00Z">
                          <w:rPr>
                            <w:rFonts w:ascii="Cambria Math" w:hAnsi="Cambria Math"/>
                          </w:rPr>
                          <m:t>-</m:t>
                        </w:del>
                      </m:r>
                      <m:sSubSup>
                        <m:sSubSupPr>
                          <m:ctrlPr>
                            <w:del w:id="397" w:author="Levine, Charles Roger CTR USARMY USMA (USA)" w:date="2026-10-13T15:55:00Z" w16du:dateUtc="2026-10-13T19:55:00Z">
                              <w:rPr>
                                <w:rFonts w:ascii="Cambria Math" w:hAnsi="Cambria Math"/>
                              </w:rPr>
                            </w:del>
                          </m:ctrlPr>
                        </m:sSubSupPr>
                        <m:e>
                          <m:r>
                            <w:del w:id="398" w:author="Levine, Charles Roger CTR USARMY USMA (USA)" w:date="2026-10-13T15:55:00Z" w16du:dateUtc="2026-10-13T19:55:00Z">
                              <w:rPr>
                                <w:rFonts w:ascii="Cambria Math" w:hAnsi="Cambria Math"/>
                              </w:rPr>
                              <m:t>T</m:t>
                            </w:del>
                          </m:r>
                        </m:e>
                        <m:sub>
                          <m:r>
                            <w:del w:id="399" w:author="Levine, Charles Roger CTR USARMY USMA (USA)" w:date="2026-10-13T15:55:00Z" w16du:dateUtc="2026-10-13T19:55:00Z">
                              <w:rPr>
                                <w:rFonts w:ascii="Cambria Math" w:hAnsi="Cambria Math"/>
                              </w:rPr>
                              <m:t>h</m:t>
                            </w:del>
                          </m:r>
                        </m:sub>
                        <m:sup>
                          <m:d>
                            <m:dPr>
                              <m:ctrlPr>
                                <w:del w:id="400" w:author="Levine, Charles Roger CTR USARMY USMA (USA)" w:date="2026-10-13T15:55:00Z" w16du:dateUtc="2026-10-13T19:55:00Z">
                                  <w:rPr>
                                    <w:rFonts w:ascii="Cambria Math" w:hAnsi="Cambria Math"/>
                                  </w:rPr>
                                </w:del>
                              </m:ctrlPr>
                            </m:dPr>
                            <m:e>
                              <m:r>
                                <w:del w:id="401" w:author="Levine, Charles Roger CTR USARMY USMA (USA)" w:date="2026-10-13T15:55:00Z" w16du:dateUtc="2026-10-13T19:55:00Z">
                                  <w:rPr>
                                    <w:rFonts w:ascii="Cambria Math" w:hAnsi="Cambria Math"/>
                                  </w:rPr>
                                  <m:t>m</m:t>
                                </w:del>
                              </m:r>
                            </m:e>
                          </m:d>
                        </m:sup>
                      </m:sSubSup>
                    </m:e>
                  </m:d>
                </m:sup>
              </m:sSup>
            </m:den>
          </m:f>
        </m:oMath>
      </m:oMathPara>
    </w:p>
    <w:p w14:paraId="216F85C5" w14:textId="21200B4C" w:rsidR="00CC6561" w:rsidDel="00CC6561" w:rsidRDefault="00CC6561">
      <w:pPr>
        <w:pStyle w:val="BodyText"/>
        <w:rPr>
          <w:del w:id="402" w:author="Levine, Charles Roger CTR USARMY USMA (USA)" w:date="2026-10-13T15:55:00Z" w16du:dateUtc="2026-10-13T19:55:00Z"/>
        </w:rPr>
      </w:pPr>
      <m:oMathPara>
        <m:oMathParaPr>
          <m:jc m:val="center"/>
        </m:oMathParaPr>
        <m:oMath>
          <m:sSubSup>
            <m:sSubSupPr>
              <m:ctrlPr>
                <w:del w:id="403" w:author="Levine, Charles Roger CTR USARMY USMA (USA)" w:date="2026-10-13T15:53:00Z" w16du:dateUtc="2026-10-13T19:53:00Z">
                  <w:rPr>
                    <w:rFonts w:ascii="Cambria Math" w:hAnsi="Cambria Math"/>
                  </w:rPr>
                </w:del>
              </m:ctrlPr>
            </m:sSubSupPr>
            <m:e>
              <m:r>
                <w:del w:id="404" w:author="Levine, Charles Roger CTR USARMY USMA (USA)" w:date="2026-10-13T15:53:00Z" w16du:dateUtc="2026-10-13T19:53:00Z">
                  <w:rPr>
                    <w:rFonts w:ascii="Cambria Math" w:hAnsi="Cambria Math"/>
                  </w:rPr>
                  <m:t>p</m:t>
                </w:del>
              </m:r>
            </m:e>
            <m:sub>
              <m:r>
                <w:del w:id="405" w:author="Levine, Charles Roger CTR USARMY USMA (USA)" w:date="2026-10-13T15:53:00Z" w16du:dateUtc="2026-10-13T19:53:00Z">
                  <w:rPr>
                    <w:rFonts w:ascii="Cambria Math" w:hAnsi="Cambria Math"/>
                  </w:rPr>
                  <m:t>ij</m:t>
                </w:del>
              </m:r>
            </m:sub>
            <m:sup>
              <m:d>
                <m:dPr>
                  <m:ctrlPr>
                    <w:del w:id="406" w:author="Levine, Charles Roger CTR USARMY USMA (USA)" w:date="2026-10-13T15:53:00Z" w16du:dateUtc="2026-10-13T19:53:00Z">
                      <w:rPr>
                        <w:rFonts w:ascii="Cambria Math" w:hAnsi="Cambria Math"/>
                      </w:rPr>
                    </w:del>
                  </m:ctrlPr>
                </m:dPr>
                <m:e>
                  <m:r>
                    <w:del w:id="407" w:author="Levine, Charles Roger CTR USARMY USMA (USA)" w:date="2026-10-13T15:53:00Z" w16du:dateUtc="2026-10-13T19:53:00Z">
                      <w:rPr>
                        <w:rFonts w:ascii="Cambria Math" w:hAnsi="Cambria Math"/>
                      </w:rPr>
                      <m:t>m</m:t>
                    </w:del>
                  </m:r>
                </m:e>
              </m:d>
            </m:sup>
          </m:sSubSup>
          <m:r>
            <w:del w:id="408" w:author="Levine, Charles Roger CTR USARMY USMA (USA)" w:date="2026-10-13T15:53:00Z" w16du:dateUtc="2026-10-13T19:53:00Z">
              <w:rPr>
                <w:rFonts w:ascii="Cambria Math" w:hAnsi="Cambria Math"/>
              </w:rPr>
              <m:t>=</m:t>
            </w:del>
          </m:r>
          <m:f>
            <m:fPr>
              <m:ctrlPr>
                <w:del w:id="409" w:author="Levine, Charles Roger CTR USARMY USMA (USA)" w:date="2026-10-13T15:53:00Z" w16du:dateUtc="2026-10-13T19:53:00Z">
                  <w:rPr>
                    <w:rFonts w:ascii="Cambria Math" w:hAnsi="Cambria Math"/>
                  </w:rPr>
                </w:del>
              </m:ctrlPr>
            </m:fPr>
            <m:num>
              <m:sSubSup>
                <m:sSubSupPr>
                  <m:ctrlPr>
                    <w:del w:id="410" w:author="Levine, Charles Roger CTR USARMY USMA (USA)" w:date="2026-10-13T15:53:00Z" w16du:dateUtc="2026-10-13T19:53:00Z">
                      <w:rPr>
                        <w:rFonts w:ascii="Cambria Math" w:hAnsi="Cambria Math"/>
                      </w:rPr>
                    </w:del>
                  </m:ctrlPr>
                </m:sSubSupPr>
                <m:e>
                  <m:r>
                    <w:del w:id="411" w:author="Levine, Charles Roger CTR USARMY USMA (USA)" w:date="2026-10-13T15:53:00Z" w16du:dateUtc="2026-10-13T19:53:00Z">
                      <w:rPr>
                        <w:rFonts w:ascii="Cambria Math" w:hAnsi="Cambria Math"/>
                      </w:rPr>
                      <m:t>R</m:t>
                    </w:del>
                  </m:r>
                </m:e>
                <m:sub>
                  <m:r>
                    <w:del w:id="412" w:author="Levine, Charles Roger CTR USARMY USMA (USA)" w:date="2026-10-13T15:53:00Z" w16du:dateUtc="2026-10-13T19:53:00Z">
                      <w:rPr>
                        <w:rFonts w:ascii="Cambria Math" w:hAnsi="Cambria Math"/>
                      </w:rPr>
                      <m:t>j</m:t>
                    </w:del>
                  </m:r>
                </m:sub>
                <m:sup>
                  <m:d>
                    <m:dPr>
                      <m:ctrlPr>
                        <w:del w:id="413" w:author="Levine, Charles Roger CTR USARMY USMA (USA)" w:date="2026-10-13T15:53:00Z" w16du:dateUtc="2026-10-13T19:53:00Z">
                          <w:rPr>
                            <w:rFonts w:ascii="Cambria Math" w:hAnsi="Cambria Math"/>
                          </w:rPr>
                        </w:del>
                      </m:ctrlPr>
                    </m:dPr>
                    <m:e>
                      <m:r>
                        <w:del w:id="414" w:author="Levine, Charles Roger CTR USARMY USMA (USA)" w:date="2026-10-13T15:53:00Z" w16du:dateUtc="2026-10-13T19:53:00Z">
                          <w:rPr>
                            <w:rFonts w:ascii="Cambria Math" w:hAnsi="Cambria Math"/>
                          </w:rPr>
                          <m:t>m</m:t>
                        </w:del>
                      </m:r>
                    </m:e>
                  </m:d>
                </m:sup>
              </m:sSubSup>
              <m:sSup>
                <m:sSupPr>
                  <m:ctrlPr>
                    <w:del w:id="415" w:author="Levine, Charles Roger CTR USARMY USMA (USA)" w:date="2026-10-13T15:53:00Z" w16du:dateUtc="2026-10-13T19:53:00Z">
                      <w:rPr>
                        <w:rFonts w:ascii="Cambria Math" w:hAnsi="Cambria Math"/>
                      </w:rPr>
                    </w:del>
                  </m:ctrlPr>
                </m:sSupPr>
                <m:e>
                  <m:r>
                    <w:del w:id="416" w:author="Levine, Charles Roger CTR USARMY USMA (USA)" w:date="2026-10-13T15:53:00Z" w16du:dateUtc="2026-10-13T19:53:00Z">
                      <w:rPr>
                        <w:rFonts w:ascii="Cambria Math" w:hAnsi="Cambria Math"/>
                      </w:rPr>
                      <m:t>e</m:t>
                    </w:del>
                  </m:r>
                </m:e>
                <m:sup>
                  <m:r>
                    <w:del w:id="417" w:author="Levine, Charles Roger CTR USARMY USMA (USA)" w:date="2026-10-13T15:53:00Z" w16du:dateUtc="2026-10-13T19:53:00Z">
                      <w:rPr>
                        <w:rFonts w:ascii="Cambria Math" w:hAnsi="Cambria Math"/>
                      </w:rPr>
                      <m:t>\-ρ</m:t>
                    </w:del>
                  </m:r>
                  <m:d>
                    <m:dPr>
                      <m:begChr m:val="|"/>
                      <m:endChr m:val="|"/>
                      <m:ctrlPr>
                        <w:del w:id="418" w:author="Levine, Charles Roger CTR USARMY USMA (USA)" w:date="2026-10-13T15:53:00Z" w16du:dateUtc="2026-10-13T19:53:00Z">
                          <w:rPr>
                            <w:rFonts w:ascii="Cambria Math" w:hAnsi="Cambria Math"/>
                          </w:rPr>
                        </w:del>
                      </m:ctrlPr>
                    </m:dPr>
                    <m:e>
                      <m:sSub>
                        <m:sSubPr>
                          <m:ctrlPr>
                            <w:del w:id="419" w:author="Levine, Charles Roger CTR USARMY USMA (USA)" w:date="2026-10-13T15:53:00Z" w16du:dateUtc="2026-10-13T19:53:00Z">
                              <w:rPr>
                                <w:rFonts w:ascii="Cambria Math" w:hAnsi="Cambria Math"/>
                              </w:rPr>
                            </w:del>
                          </m:ctrlPr>
                        </m:sSubPr>
                        <m:e>
                          <m:r>
                            <w:del w:id="420" w:author="Levine, Charles Roger CTR USARMY USMA (USA)" w:date="2026-10-13T15:53:00Z" w16du:dateUtc="2026-10-13T19:53:00Z">
                              <w:rPr>
                                <w:rFonts w:ascii="Cambria Math" w:hAnsi="Cambria Math"/>
                              </w:rPr>
                              <m:t>A</m:t>
                            </w:del>
                          </m:r>
                        </m:e>
                        <m:sub>
                          <m:r>
                            <w:del w:id="421" w:author="Levine, Charles Roger CTR USARMY USMA (USA)" w:date="2026-10-13T15:53:00Z" w16du:dateUtc="2026-10-13T19:53:00Z">
                              <w:rPr>
                                <w:rFonts w:ascii="Cambria Math" w:hAnsi="Cambria Math"/>
                              </w:rPr>
                              <m:t>i</m:t>
                            </w:del>
                          </m:r>
                        </m:sub>
                      </m:sSub>
                      <m:r>
                        <w:del w:id="422" w:author="Levine, Charles Roger CTR USARMY USMA (USA)" w:date="2026-10-13T15:53:00Z" w16du:dateUtc="2026-10-13T19:53:00Z">
                          <w:rPr>
                            <w:rFonts w:ascii="Cambria Math" w:hAnsi="Cambria Math"/>
                          </w:rPr>
                          <m:t>-</m:t>
                        </w:del>
                      </m:r>
                      <m:sSubSup>
                        <m:sSubSupPr>
                          <m:ctrlPr>
                            <w:del w:id="423" w:author="Levine, Charles Roger CTR USARMY USMA (USA)" w:date="2026-10-13T15:53:00Z" w16du:dateUtc="2026-10-13T19:53:00Z">
                              <w:rPr>
                                <w:rFonts w:ascii="Cambria Math" w:hAnsi="Cambria Math"/>
                              </w:rPr>
                            </w:del>
                          </m:ctrlPr>
                        </m:sSubSupPr>
                        <m:e>
                          <m:r>
                            <w:del w:id="424" w:author="Levine, Charles Roger CTR USARMY USMA (USA)" w:date="2026-10-13T15:53:00Z" w16du:dateUtc="2026-10-13T19:53:00Z">
                              <w:rPr>
                                <w:rFonts w:ascii="Cambria Math" w:hAnsi="Cambria Math"/>
                              </w:rPr>
                              <m:t>T</m:t>
                            </w:del>
                          </m:r>
                        </m:e>
                        <m:sub>
                          <m:r>
                            <w:del w:id="425" w:author="Levine, Charles Roger CTR USARMY USMA (USA)" w:date="2026-10-13T15:53:00Z" w16du:dateUtc="2026-10-13T19:53:00Z">
                              <w:rPr>
                                <w:rFonts w:ascii="Cambria Math" w:hAnsi="Cambria Math"/>
                              </w:rPr>
                              <m:t>j</m:t>
                            </w:del>
                          </m:r>
                        </m:sub>
                        <m:sup>
                          <m:d>
                            <m:dPr>
                              <m:endChr m:val=""/>
                              <m:ctrlPr>
                                <w:del w:id="426" w:author="Levine, Charles Roger CTR USARMY USMA (USA)" w:date="2026-10-13T15:53:00Z" w16du:dateUtc="2026-10-13T19:53:00Z">
                                  <w:rPr>
                                    <w:rFonts w:ascii="Cambria Math" w:hAnsi="Cambria Math"/>
                                  </w:rPr>
                                </w:del>
                              </m:ctrlPr>
                            </m:dPr>
                            <m:e>
                              <m:r>
                                <w:del w:id="427" w:author="Levine, Charles Roger CTR USARMY USMA (USA)" w:date="2026-10-13T15:53:00Z" w16du:dateUtc="2026-10-13T19:53:00Z">
                                  <w:rPr>
                                    <w:rFonts w:ascii="Cambria Math" w:hAnsi="Cambria Math"/>
                                  </w:rPr>
                                  <m:t>m</m:t>
                                </w:del>
                              </m:r>
                            </m:e>
                          </m:d>
                        </m:sup>
                      </m:sSubSup>
                    </m:e>
                  </m:d>
                </m:sup>
              </m:sSup>
            </m:num>
            <m:den>
              <m:r>
                <w:del w:id="428" w:author="Levine, Charles Roger CTR USARMY USMA (USA)" w:date="2026-10-13T15:53:00Z" w16du:dateUtc="2026-10-13T19:53:00Z">
                  <w:rPr>
                    <w:rFonts w:ascii="Cambria Math" w:hAnsi="Cambria Math"/>
                  </w:rPr>
                  <m:t>\right</m:t>
                </w:del>
              </m:r>
            </m:den>
          </m:f>
          <m:r>
            <w:del w:id="429" w:author="Levine, Charles Roger CTR USARMY USMA (USA)" w:date="2026-10-13T15:53:00Z" w16du:dateUtc="2026-10-13T19:53:00Z">
              <w:rPr>
                <w:rFonts w:ascii="Cambria Math" w:hAnsi="Cambria Math"/>
              </w:rPr>
              <m:t>)</m:t>
            </w:del>
          </m:r>
        </m:oMath>
      </m:oMathPara>
    </w:p>
    <w:p w14:paraId="0A984C9A" w14:textId="120A931B" w:rsidR="00205937" w:rsidRPr="00205937" w:rsidRDefault="00000000" w:rsidP="00CC6561">
      <w:pPr>
        <w:pStyle w:val="BodyText"/>
        <w:rPr>
          <w:ins w:id="430" w:author="Levine, Charles Roger CTR USARMY USMA (USA)" w:date="2026-10-12T22:48:00Z"/>
        </w:rPr>
        <w:pPrChange w:id="431" w:author="Levine, Charles Roger CTR USARMY USMA (USA)" w:date="2026-10-13T15:55:00Z" w16du:dateUtc="2026-10-13T19:55:00Z">
          <w:pPr/>
        </w:pPrChange>
      </w:pPr>
      <w:del w:id="432" w:author="Levine, Charles Roger CTR USARMY USMA (USA)" w:date="2026-10-12T22:48:00Z" w16du:dateUtc="2026-10-13T02:48:00Z">
        <w:r w:rsidDel="00205937">
          <w:delText xml:space="preserve">A full group has zero remaining capacity and receives zero probability. The factor </w:delText>
        </w:r>
      </w:del>
      <m:oMath>
        <m:sSubSup>
          <m:sSubSupPr>
            <m:ctrlPr>
              <w:del w:id="433" w:author="Levine, Charles Roger CTR USARMY USMA (USA)" w:date="2026-10-12T22:48:00Z" w16du:dateUtc="2026-10-13T02:48:00Z">
                <w:rPr>
                  <w:rFonts w:ascii="Cambria Math" w:hAnsi="Cambria Math"/>
                </w:rPr>
              </w:del>
            </m:ctrlPr>
          </m:sSubSupPr>
          <m:e>
            <m:r>
              <w:del w:id="434" w:author="Levine, Charles Roger CTR USARMY USMA (USA)" w:date="2026-10-12T22:48:00Z" w16du:dateUtc="2026-10-13T02:48:00Z">
                <w:rPr>
                  <w:rFonts w:ascii="Cambria Math" w:hAnsi="Cambria Math"/>
                </w:rPr>
                <m:t>R</m:t>
              </w:del>
            </m:r>
          </m:e>
          <m:sub>
            <m:r>
              <w:del w:id="435" w:author="Levine, Charles Roger CTR USARMY USMA (USA)" w:date="2026-10-12T22:48:00Z" w16du:dateUtc="2026-10-13T02:48:00Z">
                <w:rPr>
                  <w:rFonts w:ascii="Cambria Math" w:hAnsi="Cambria Math"/>
                </w:rPr>
                <m:t>j</m:t>
              </w:del>
            </m:r>
          </m:sub>
          <m:sup>
            <m:r>
              <w:del w:id="436" w:author="Levine, Charles Roger CTR USARMY USMA (USA)" w:date="2026-10-12T22:48:00Z" w16du:dateUtc="2026-10-13T02:48:00Z">
                <m:rPr>
                  <m:sty m:val="p"/>
                </m:rPr>
                <w:rPr>
                  <w:rFonts w:ascii="Cambria Math" w:hAnsi="Cambria Math"/>
                </w:rPr>
                <m:t>(</m:t>
              </w:del>
            </m:r>
            <m:r>
              <w:del w:id="437" w:author="Levine, Charles Roger CTR USARMY USMA (USA)" w:date="2026-10-12T22:48:00Z" w16du:dateUtc="2026-10-13T02:48:00Z">
                <w:rPr>
                  <w:rFonts w:ascii="Cambria Math" w:hAnsi="Cambria Math"/>
                </w:rPr>
                <m:t>m</m:t>
              </w:del>
            </m:r>
            <m:r>
              <w:del w:id="438" w:author="Levine, Charles Roger CTR USARMY USMA (USA)" w:date="2026-10-12T22:48:00Z" w16du:dateUtc="2026-10-13T02:48:00Z">
                <m:rPr>
                  <m:sty m:val="p"/>
                </m:rPr>
                <w:rPr>
                  <w:rFonts w:ascii="Cambria Math" w:hAnsi="Cambria Math"/>
                </w:rPr>
                <m:t>)</m:t>
              </w:del>
            </m:r>
          </m:sup>
        </m:sSubSup>
      </m:oMath>
      <w:del w:id="439" w:author="Levine, Charles Roger CTR USARMY USMA (USA)" w:date="2026-10-12T22:48:00Z" w16du:dateUtc="2026-10-13T02:48:00Z">
        <w:r w:rsidDel="00205937">
          <w:delText xml:space="preserve"> accounts for available </w:delText>
        </w:r>
      </w:del>
      <w:ins w:id="440" w:author="Levine, Charles Roger CTR USARMY USMA (USA)" w:date="2026-10-12T22:48:00Z" w16du:dateUtc="2026-10-13T02:48:00Z">
        <w:r w:rsidR="00205937">
          <w:t xml:space="preserve">The </w:t>
        </w:r>
      </w:ins>
      <w:ins w:id="441" w:author="Levine, Charles Roger CTR USARMY USMA (USA)" w:date="2026-10-12T22:48:00Z">
        <w:r w:rsidR="00205937" w:rsidRPr="00205937">
          <w:t xml:space="preserve">absolute difference </w:t>
        </w:r>
      </w:ins>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oMath>
      <w:ins w:id="442" w:author="Levine, Charles Roger CTR USARMY USMA (USA)" w:date="2026-10-12T22:48:00Z">
        <w:r w:rsidR="00205937" w:rsidRPr="00205937">
          <w:t xml:space="preserve"> measures the distance between the individual’s performance and the group’s current centroid. The exponential term decreases as that distance increases. Multiplying by </w:t>
        </w:r>
      </w:ins>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ins w:id="443" w:author="Levine, Charles Roger CTR USARMY USMA (USA)" w:date="2026-10-12T22:48:00Z">
        <w:r w:rsidR="00205937" w:rsidRPr="00205937">
          <w:t xml:space="preserve"> accounts for the number of available places, and the denominator normalizes the weights so that the assignment probabilities sum to one. A full group has </w:t>
        </w:r>
      </w:ins>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rPr>
          <m:t>=0</m:t>
        </m:r>
      </m:oMath>
      <w:ins w:id="444" w:author="Levine, Charles Roger CTR USARMY USMA (USA)" w:date="2026-10-12T22:48:00Z">
        <w:r w:rsidR="00205937" w:rsidRPr="00205937">
          <w:t xml:space="preserve"> and cannot receive another individual.</w:t>
        </w:r>
      </w:ins>
    </w:p>
    <w:p w14:paraId="0FBF54BD" w14:textId="77777777" w:rsidR="00205937" w:rsidRPr="00205937" w:rsidRDefault="00205937" w:rsidP="00205937">
      <w:pPr>
        <w:rPr>
          <w:ins w:id="445" w:author="Levine, Charles Roger CTR USARMY USMA (USA)" w:date="2026-10-12T22:48:00Z"/>
        </w:rPr>
      </w:pPr>
      <w:ins w:id="446" w:author="Levine, Charles Roger CTR USARMY USMA (USA)" w:date="2026-10-12T22:48:00Z">
        <w:r w:rsidRPr="00205937">
          <w:t>The procedure can be stated step by step:</w:t>
        </w:r>
      </w:ins>
    </w:p>
    <w:p w14:paraId="3A229141" w14:textId="6F5B8F07" w:rsidR="00205937" w:rsidRPr="00205937" w:rsidRDefault="00205937">
      <w:pPr>
        <w:numPr>
          <w:ilvl w:val="0"/>
          <w:numId w:val="16"/>
        </w:numPr>
        <w:spacing w:after="0" w:line="240" w:lineRule="auto"/>
        <w:rPr>
          <w:ins w:id="447" w:author="Levine, Charles Roger CTR USARMY USMA (USA)" w:date="2026-10-12T22:48:00Z"/>
        </w:rPr>
        <w:pPrChange w:id="448" w:author="Levine, Charles Roger CTR USARMY USMA (USA)" w:date="2026-10-12T22:50:00Z" w16du:dateUtc="2026-10-13T02:50:00Z">
          <w:pPr>
            <w:numPr>
              <w:numId w:val="16"/>
            </w:numPr>
            <w:tabs>
              <w:tab w:val="num" w:pos="720"/>
            </w:tabs>
            <w:ind w:left="720" w:hanging="360"/>
          </w:pPr>
        </w:pPrChange>
      </w:pPr>
      <w:ins w:id="449" w:author="Levine, Charles Roger CTR USARMY USMA (USA)" w:date="2026-10-12T22:48:00Z">
        <w:r w:rsidRPr="00205937">
          <w:t xml:space="preserve">Initialize every group with zero members, </w:t>
        </w:r>
      </w:ins>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ins w:id="450" w:author="Levine, Charles Roger CTR USARMY USMA (USA)" w:date="2026-10-12T22:48:00Z">
        <w:r w:rsidRPr="00205937">
          <w:t xml:space="preserve">, and </w:t>
        </w:r>
      </w:ins>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acc>
          <m:accPr>
            <m:chr m:val="̅"/>
            <m:ctrlPr>
              <w:rPr>
                <w:rFonts w:ascii="Cambria Math" w:hAnsi="Cambria Math"/>
              </w:rPr>
            </m:ctrlPr>
          </m:accPr>
          <m:e>
            <m:r>
              <w:rPr>
                <w:rFonts w:ascii="Cambria Math" w:hAnsi="Cambria Math"/>
              </w:rPr>
              <m:t>A</m:t>
            </m:r>
          </m:e>
        </m:acc>
      </m:oMath>
      <w:ins w:id="451" w:author="Levine, Charles Roger CTR USARMY USMA (USA)" w:date="2026-10-12T22:48:00Z">
        <w:r w:rsidRPr="00205937">
          <w:t>.</w:t>
        </w:r>
      </w:ins>
    </w:p>
    <w:p w14:paraId="5B2B4619" w14:textId="20B1E41E" w:rsidR="00205937" w:rsidRPr="00205937" w:rsidRDefault="00205937">
      <w:pPr>
        <w:numPr>
          <w:ilvl w:val="0"/>
          <w:numId w:val="16"/>
        </w:numPr>
        <w:spacing w:after="0" w:line="240" w:lineRule="auto"/>
        <w:rPr>
          <w:ins w:id="452" w:author="Levine, Charles Roger CTR USARMY USMA (USA)" w:date="2026-10-12T22:48:00Z"/>
        </w:rPr>
        <w:pPrChange w:id="453" w:author="Levine, Charles Roger CTR USARMY USMA (USA)" w:date="2026-10-12T22:50:00Z" w16du:dateUtc="2026-10-13T02:50:00Z">
          <w:pPr>
            <w:numPr>
              <w:numId w:val="16"/>
            </w:numPr>
            <w:tabs>
              <w:tab w:val="num" w:pos="720"/>
            </w:tabs>
            <w:ind w:left="720" w:hanging="360"/>
          </w:pPr>
        </w:pPrChange>
      </w:pPr>
      <w:ins w:id="454" w:author="Levine, Charles Roger CTR USARMY USMA (USA)" w:date="2026-10-12T22:48:00Z">
        <w:r w:rsidRPr="00205937">
          <w:t xml:space="preserve">Randomly order the </w:t>
        </w:r>
      </w:ins>
      <m:oMath>
        <m:r>
          <w:rPr>
            <w:rFonts w:ascii="Cambria Math" w:hAnsi="Cambria Math"/>
          </w:rPr>
          <m:t>N</m:t>
        </m:r>
      </m:oMath>
      <w:ins w:id="455" w:author="Levine, Charles Roger CTR USARMY USMA (USA)" w:date="2026-10-12T22:48:00Z">
        <w:r w:rsidRPr="00205937">
          <w:t xml:space="preserve"> individuals.</w:t>
        </w:r>
      </w:ins>
    </w:p>
    <w:p w14:paraId="262D24F8" w14:textId="77777777" w:rsidR="00205937" w:rsidRPr="00205937" w:rsidRDefault="00205937">
      <w:pPr>
        <w:numPr>
          <w:ilvl w:val="0"/>
          <w:numId w:val="16"/>
        </w:numPr>
        <w:spacing w:after="0" w:line="240" w:lineRule="auto"/>
        <w:rPr>
          <w:ins w:id="456" w:author="Levine, Charles Roger CTR USARMY USMA (USA)" w:date="2026-10-12T22:48:00Z"/>
        </w:rPr>
        <w:pPrChange w:id="457" w:author="Levine, Charles Roger CTR USARMY USMA (USA)" w:date="2026-10-12T22:50:00Z" w16du:dateUtc="2026-10-13T02:50:00Z">
          <w:pPr>
            <w:numPr>
              <w:numId w:val="16"/>
            </w:numPr>
            <w:tabs>
              <w:tab w:val="num" w:pos="720"/>
            </w:tabs>
            <w:ind w:left="720" w:hanging="360"/>
          </w:pPr>
        </w:pPrChange>
      </w:pPr>
      <w:ins w:id="458" w:author="Levine, Charles Roger CTR USARMY USMA (USA)" w:date="2026-10-12T22:48:00Z">
        <w:r w:rsidRPr="00205937">
          <w:t>For the next individual, calculate the assignment probabilities from the current capacities and centroids.</w:t>
        </w:r>
      </w:ins>
    </w:p>
    <w:p w14:paraId="2CF0098C" w14:textId="77777777" w:rsidR="00205937" w:rsidRPr="00205937" w:rsidRDefault="00205937">
      <w:pPr>
        <w:numPr>
          <w:ilvl w:val="0"/>
          <w:numId w:val="16"/>
        </w:numPr>
        <w:spacing w:after="0" w:line="240" w:lineRule="auto"/>
        <w:rPr>
          <w:ins w:id="459" w:author="Levine, Charles Roger CTR USARMY USMA (USA)" w:date="2026-10-12T22:48:00Z"/>
        </w:rPr>
        <w:pPrChange w:id="460" w:author="Levine, Charles Roger CTR USARMY USMA (USA)" w:date="2026-10-12T22:50:00Z" w16du:dateUtc="2026-10-13T02:50:00Z">
          <w:pPr>
            <w:numPr>
              <w:numId w:val="16"/>
            </w:numPr>
            <w:tabs>
              <w:tab w:val="num" w:pos="720"/>
            </w:tabs>
            <w:ind w:left="720" w:hanging="360"/>
          </w:pPr>
        </w:pPrChange>
      </w:pPr>
      <w:ins w:id="461" w:author="Levine, Charles Roger CTR USARMY USMA (USA)" w:date="2026-10-12T22:48:00Z">
        <w:r w:rsidRPr="00205937">
          <w:t>Draw one group according to those probabilities and assign the individual to it.</w:t>
        </w:r>
      </w:ins>
    </w:p>
    <w:p w14:paraId="0FAB1654" w14:textId="77777777" w:rsidR="00205937" w:rsidRPr="00205937" w:rsidRDefault="00205937">
      <w:pPr>
        <w:numPr>
          <w:ilvl w:val="0"/>
          <w:numId w:val="16"/>
        </w:numPr>
        <w:spacing w:after="0" w:line="240" w:lineRule="auto"/>
        <w:rPr>
          <w:ins w:id="462" w:author="Levine, Charles Roger CTR USARMY USMA (USA)" w:date="2026-10-12T22:48:00Z"/>
        </w:rPr>
        <w:pPrChange w:id="463" w:author="Levine, Charles Roger CTR USARMY USMA (USA)" w:date="2026-10-12T22:50:00Z" w16du:dateUtc="2026-10-13T02:50:00Z">
          <w:pPr>
            <w:numPr>
              <w:numId w:val="16"/>
            </w:numPr>
            <w:tabs>
              <w:tab w:val="num" w:pos="720"/>
            </w:tabs>
            <w:ind w:left="720" w:hanging="360"/>
          </w:pPr>
        </w:pPrChange>
      </w:pPr>
      <w:ins w:id="464" w:author="Levine, Charles Roger CTR USARMY USMA (USA)" w:date="2026-10-12T22:48:00Z">
        <w:r w:rsidRPr="00205937">
          <w:t>Reduce that group’s remaining capacity by one and update its centroid to the mean performance of its assigned members.</w:t>
        </w:r>
      </w:ins>
    </w:p>
    <w:p w14:paraId="31845F85" w14:textId="77777777" w:rsidR="00205937" w:rsidRPr="00205937" w:rsidRDefault="00205937">
      <w:pPr>
        <w:numPr>
          <w:ilvl w:val="0"/>
          <w:numId w:val="16"/>
        </w:numPr>
        <w:spacing w:after="0" w:line="240" w:lineRule="auto"/>
        <w:rPr>
          <w:ins w:id="465" w:author="Levine, Charles Roger CTR USARMY USMA (USA)" w:date="2026-10-12T22:48:00Z"/>
        </w:rPr>
        <w:pPrChange w:id="466" w:author="Levine, Charles Roger CTR USARMY USMA (USA)" w:date="2026-10-12T22:50:00Z" w16du:dateUtc="2026-10-13T02:50:00Z">
          <w:pPr>
            <w:numPr>
              <w:numId w:val="16"/>
            </w:numPr>
            <w:tabs>
              <w:tab w:val="num" w:pos="720"/>
            </w:tabs>
            <w:ind w:left="720" w:hanging="360"/>
          </w:pPr>
        </w:pPrChange>
      </w:pPr>
      <w:ins w:id="467" w:author="Levine, Charles Roger CTR USARMY USMA (USA)" w:date="2026-10-12T22:48:00Z">
        <w:r w:rsidRPr="00205937">
          <w:t>Repeat until every individual has been assigned.</w:t>
        </w:r>
      </w:ins>
    </w:p>
    <w:p w14:paraId="3E514456" w14:textId="3F27B63E" w:rsidR="00205937" w:rsidRDefault="00205937" w:rsidP="00205937">
      <w:pPr>
        <w:rPr>
          <w:ins w:id="468" w:author="Levine, Charles Roger CTR USARMY USMA (USA)" w:date="2026-10-13T08:28:00Z" w16du:dateUtc="2026-10-13T12:28:00Z"/>
        </w:rPr>
      </w:pPr>
      <w:ins w:id="469" w:author="Levine, Charles Roger CTR USARMY USMA (USA)" w:date="2026-10-12T22:48:00Z">
        <w:r w:rsidRPr="00205937">
          <w:t xml:space="preserve">The initial population mean is only a reference for empty groups; it is not counted as an additional observation when a centroid is updated. Once assignment is complete,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470" w:author="Levine, Charles Roger CTR USARMY USMA (USA)" w:date="2026-10-12T22:48:00Z">
        <w:r w:rsidRPr="00205937">
          <w:t xml:space="preserve"> is the final mean of the group’s </w:t>
        </w:r>
      </w:ins>
      <m:oMath>
        <m:sSub>
          <m:sSubPr>
            <m:ctrlPr>
              <w:rPr>
                <w:rFonts w:ascii="Cambria Math" w:hAnsi="Cambria Math"/>
              </w:rPr>
            </m:ctrlPr>
          </m:sSubPr>
          <m:e>
            <m:r>
              <w:rPr>
                <w:rFonts w:ascii="Cambria Math" w:hAnsi="Cambria Math"/>
              </w:rPr>
              <m:t>n</m:t>
            </m:r>
          </m:e>
          <m:sub>
            <m:r>
              <w:rPr>
                <w:rFonts w:ascii="Cambria Math" w:hAnsi="Cambria Math"/>
              </w:rPr>
              <m:t>j</m:t>
            </m:r>
          </m:sub>
        </m:sSub>
      </m:oMath>
      <w:ins w:id="471" w:author="Levine, Charles Roger CTR USARMY USMA (USA)" w:date="2026-10-12T22:48:00Z">
        <w:r w:rsidRPr="00205937">
          <w:t xml:space="preserve"> members. Because total capacity equals </w:t>
        </w:r>
      </w:ins>
      <m:oMath>
        <m:r>
          <w:rPr>
            <w:rFonts w:ascii="Cambria Math" w:hAnsi="Cambria Math"/>
          </w:rPr>
          <m:t>N</m:t>
        </m:r>
      </m:oMath>
      <w:ins w:id="472" w:author="Levine, Charles Roger CTR USARMY USMA (USA)" w:date="2026-10-12T22:48:00Z">
        <w:r w:rsidRPr="00205937">
          <w:t>, the procedure fills every group exactly.</w:t>
        </w:r>
      </w:ins>
    </w:p>
    <w:p w14:paraId="46D2D4F3" w14:textId="4E98EB6F" w:rsidR="007016DB" w:rsidRDefault="003369EC" w:rsidP="003369EC">
      <w:pPr>
        <w:rPr>
          <w:ins w:id="473" w:author="Levine, Charles Roger CTR USARMY USMA (USA)" w:date="2026-10-13T08:55:00Z" w16du:dateUtc="2026-10-13T12:55:00Z"/>
        </w:rPr>
      </w:pPr>
      <w:ins w:id="474" w:author="Levine, Charles Roger CTR USARMY USMA (USA)" w:date="2026-10-13T08:53:00Z" w16du:dateUtc="2026-10-13T12:53:00Z">
        <w:r>
          <w:lastRenderedPageBreak/>
          <w:fldChar w:fldCharType="begin"/>
        </w:r>
        <w:r>
          <w:instrText xml:space="preserve"> REF Chapter4Figure4 \h </w:instrText>
        </w:r>
      </w:ins>
      <w:ins w:id="475" w:author="Levine, Charles Roger CTR USARMY USMA (USA)" w:date="2026-10-13T08:53:00Z" w16du:dateUtc="2026-10-13T12:53:00Z">
        <w:r>
          <w:fldChar w:fldCharType="separate"/>
        </w:r>
      </w:ins>
      <w:ins w:id="476" w:author="Levine, Charles Roger CTR USARMY USMA (USA)" w:date="2026-10-13T09:15:00Z" w16du:dateUtc="2026-10-13T13:15:00Z">
        <w:r w:rsidR="00D8262B">
          <w:t>Figure 4-</w:t>
        </w:r>
        <w:r w:rsidR="00D8262B">
          <w:rPr>
            <w:noProof/>
          </w:rPr>
          <w:t>4</w:t>
        </w:r>
      </w:ins>
      <w:ins w:id="477" w:author="Levine, Charles Roger CTR USARMY USMA (USA)" w:date="2026-10-13T08:53:00Z" w16du:dateUtc="2026-10-13T12:53:00Z">
        <w:r>
          <w:fldChar w:fldCharType="end"/>
        </w:r>
        <w:r>
          <w:t xml:space="preserve"> </w:t>
        </w:r>
      </w:ins>
      <w:ins w:id="478" w:author="Levine, Charles Roger CTR USARMY USMA (USA)" w:date="2026-10-13T08:28:00Z" w16du:dateUtc="2026-10-13T12:28:00Z">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ins>
      <w:ins w:id="479" w:author="Levine, Charles Roger CTR USARMY USMA (USA)" w:date="2026-10-13T08:54:00Z" w16du:dateUtc="2026-10-13T12:54:00Z">
        <w:r>
          <w:t>ity</w:t>
        </w:r>
      </w:ins>
      <w:ins w:id="480" w:author="Levine, Charles Roger CTR USARMY USMA (USA)" w:date="2026-10-13T08:55:00Z" w16du:dateUtc="2026-10-13T12:55:00Z">
        <w:r>
          <w:t>.</w:t>
        </w:r>
      </w:ins>
      <m:oMath>
        <m:sSub>
          <m:sSubPr>
            <m:ctrlPr>
              <w:del w:id="481" w:author="Levine, Charles Roger CTR USARMY USMA (USA)" w:date="2026-10-13T08:54:00Z" w16du:dateUtc="2026-10-13T12:54:00Z">
                <w:rPr>
                  <w:rFonts w:ascii="Cambria Math" w:hAnsi="Cambria Math"/>
                </w:rPr>
              </w:del>
            </m:ctrlPr>
          </m:sSubPr>
          <m:e>
            <m:r>
              <w:del w:id="482" w:author="Levine, Charles Roger CTR USARMY USMA (USA)" w:date="2026-10-13T08:54:00Z" w16du:dateUtc="2026-10-13T12:54:00Z">
                <w:rPr>
                  <w:rFonts w:ascii="Cambria Math" w:hAnsi="Cambria Math"/>
                </w:rPr>
                <m:t>A</m:t>
              </w:del>
            </m:r>
          </m:e>
          <m:sub>
            <m:r>
              <w:del w:id="483" w:author="Levine, Charles Roger CTR USARMY USMA (USA)" w:date="2026-10-13T08:54:00Z" w16du:dateUtc="2026-10-13T12:54:00Z">
                <w:rPr>
                  <w:rFonts w:ascii="Cambria Math" w:hAnsi="Cambria Math"/>
                </w:rPr>
                <m:t>i</m:t>
              </w:del>
            </m:r>
          </m:sub>
        </m:sSub>
        <m:r>
          <w:del w:id="484" w:author="Levine, Charles Roger CTR USARMY USMA (USA)" w:date="2026-10-13T08:54:00Z" w16du:dateUtc="2026-10-13T12:54:00Z">
            <w:rPr>
              <w:rFonts w:ascii="Cambria Math" w:hAnsi="Cambria Math"/>
            </w:rPr>
            <m:t>=</m:t>
          </w:del>
        </m:r>
        <m:d>
          <m:dPr>
            <m:ctrlPr>
              <w:del w:id="485" w:author="Levine, Charles Roger CTR USARMY USMA (USA)" w:date="2026-10-13T08:54:00Z" w16du:dateUtc="2026-10-13T12:54:00Z">
                <w:rPr>
                  <w:rFonts w:ascii="Cambria Math" w:hAnsi="Cambria Math"/>
                </w:rPr>
              </w:del>
            </m:ctrlPr>
          </m:dPr>
          <m:e>
            <m:r>
              <w:del w:id="486" w:author="Levine, Charles Roger CTR USARMY USMA (USA)" w:date="2026-10-13T08:54:00Z" w16du:dateUtc="2026-10-13T12:54:00Z">
                <w:rPr>
                  <w:rFonts w:ascii="Cambria Math" w:hAnsi="Cambria Math"/>
                </w:rPr>
                <m:t>-1.5,-0.9,-0.3,0.3,0.9,1.5</m:t>
              </w:del>
            </m:r>
          </m:e>
        </m:d>
        <m:r>
          <w:del w:id="487" w:author="Levine, Charles Roger CTR USARMY USMA (USA)" w:date="2026-10-13T08:54:00Z" w16du:dateUtc="2026-10-13T12:54:00Z">
            <w:rPr>
              <w:rFonts w:ascii="Cambria Math" w:hAnsi="Cambria Math"/>
            </w:rPr>
            <m:t>ρ=2</m:t>
          </w:del>
        </m:r>
        <m:acc>
          <m:accPr>
            <m:chr m:val="̅"/>
            <m:ctrlPr>
              <w:del w:id="488" w:author="Levine, Charles Roger CTR USARMY USMA (USA)" w:date="2026-10-13T08:54:00Z" w16du:dateUtc="2026-10-13T12:54:00Z">
                <w:rPr>
                  <w:rFonts w:ascii="Cambria Math" w:hAnsi="Cambria Math"/>
                </w:rPr>
              </w:del>
            </m:ctrlPr>
          </m:accPr>
          <m:e>
            <m:r>
              <w:del w:id="489" w:author="Levine, Charles Roger CTR USARMY USMA (USA)" w:date="2026-10-13T08:54:00Z" w16du:dateUtc="2026-10-13T12:54:00Z">
                <w:rPr>
                  <w:rFonts w:ascii="Cambria Math" w:hAnsi="Cambria Math"/>
                </w:rPr>
                <m:t>A</m:t>
              </w:del>
            </m:r>
          </m:e>
        </m:acc>
        <m:r>
          <w:del w:id="490" w:author="Levine, Charles Roger CTR USARMY USMA (USA)" w:date="2026-10-13T08:54:00Z" w16du:dateUtc="2026-10-13T12:54:00Z">
            <w:rPr>
              <w:rFonts w:ascii="Cambria Math" w:hAnsi="Cambria Math"/>
            </w:rPr>
            <m:t>=0</m:t>
          </w:del>
        </m:r>
      </m:oMath>
    </w:p>
    <w:p w14:paraId="5F3EE914" w14:textId="77777777" w:rsidR="003369EC" w:rsidRDefault="003369EC">
      <w:pPr>
        <w:keepNext/>
        <w:rPr>
          <w:ins w:id="491" w:author="Levine, Charles Roger CTR USARMY USMA (USA)" w:date="2026-10-13T08:56:00Z" w16du:dateUtc="2026-10-13T12:56:00Z"/>
        </w:rPr>
        <w:pPrChange w:id="492" w:author="Levine, Charles Roger CTR USARMY USMA (USA)" w:date="2026-10-13T08:56:00Z" w16du:dateUtc="2026-10-13T12:56:00Z">
          <w:pPr/>
        </w:pPrChange>
      </w:pPr>
      <w:ins w:id="493" w:author="Levine, Charles Roger CTR USARMY USMA (USA)" w:date="2026-10-13T08:55:00Z" w16du:dateUtc="2026-10-13T12:55:00Z">
        <w:r>
          <w:rPr>
            <w:noProof/>
          </w:rPr>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2"/>
                      <a:stretch>
                        <a:fillRect/>
                      </a:stretch>
                    </pic:blipFill>
                    <pic:spPr>
                      <a:xfrm>
                        <a:off x="0" y="0"/>
                        <a:ext cx="5943600" cy="5085080"/>
                      </a:xfrm>
                      <a:prstGeom prst="rect">
                        <a:avLst/>
                      </a:prstGeom>
                    </pic:spPr>
                  </pic:pic>
                </a:graphicData>
              </a:graphic>
            </wp:inline>
          </w:drawing>
        </w:r>
      </w:ins>
    </w:p>
    <w:p w14:paraId="0EF61339" w14:textId="12874F2C" w:rsidR="003369EC" w:rsidRPr="00205937" w:rsidRDefault="003369EC" w:rsidP="00D8262B">
      <w:pPr>
        <w:pStyle w:val="Caption"/>
        <w:rPr>
          <w:ins w:id="494" w:author="Levine, Charles Roger CTR USARMY USMA (USA)" w:date="2026-10-12T22:48:00Z"/>
        </w:rPr>
      </w:pPr>
      <w:bookmarkStart w:id="495" w:name="Chapter4Figure4"/>
      <w:r>
        <w:t>Figure 4-</w:t>
      </w:r>
      <w:ins w:id="496" w:author="Levine, Charles Roger CTR USARMY USMA (USA)" w:date="2026-10-13T16:35:00Z" w16du:dateUtc="2026-10-13T20:35:00Z">
        <w:r w:rsidR="00AC0AA7">
          <w:fldChar w:fldCharType="begin"/>
        </w:r>
        <w:r w:rsidR="00AC0AA7">
          <w:instrText xml:space="preserve"> STYLEREF 1 \s </w:instrText>
        </w:r>
      </w:ins>
      <w:r w:rsidR="00AC0AA7">
        <w:fldChar w:fldCharType="separate"/>
      </w:r>
      <w:r w:rsidR="00AC0AA7">
        <w:rPr>
          <w:noProof/>
        </w:rPr>
        <w:t>0</w:t>
      </w:r>
      <w:ins w:id="497" w:author="Levine, Charles Roger CTR USARMY USMA (USA)" w:date="2026-10-13T16:35:00Z" w16du:dateUtc="2026-10-13T20:35:00Z">
        <w:r w:rsidR="00AC0AA7">
          <w:fldChar w:fldCharType="end"/>
        </w:r>
        <w:r w:rsidR="00AC0AA7">
          <w:noBreakHyphen/>
        </w:r>
        <w:r w:rsidR="00AC0AA7">
          <w:fldChar w:fldCharType="begin"/>
        </w:r>
        <w:r w:rsidR="00AC0AA7">
          <w:instrText xml:space="preserve"> SEQ Figure \* ARABIC \s 1 </w:instrText>
        </w:r>
      </w:ins>
      <w:r w:rsidR="00AC0AA7">
        <w:fldChar w:fldCharType="separate"/>
      </w:r>
      <w:ins w:id="498" w:author="Levine, Charles Roger CTR USARMY USMA (USA)" w:date="2026-10-13T16:35:00Z" w16du:dateUtc="2026-10-13T20:35:00Z">
        <w:r w:rsidR="00AC0AA7">
          <w:rPr>
            <w:noProof/>
          </w:rPr>
          <w:t>1</w:t>
        </w:r>
        <w:r w:rsidR="00AC0AA7">
          <w:fldChar w:fldCharType="end"/>
        </w:r>
      </w:ins>
      <w:del w:id="499" w:author="Levine, Charles Roger CTR USARMY USMA (USA)" w:date="2026-10-13T16:35:00Z" w16du:dateUtc="2026-10-13T20:35:00Z">
        <w:r w:rsidDel="00AC0AA7">
          <w:fldChar w:fldCharType="begin"/>
        </w:r>
        <w:r w:rsidDel="00AC0AA7">
          <w:delInstrText xml:space="preserve"> SEQ Figure \* ARABIC </w:delInstrText>
        </w:r>
        <w:r w:rsidDel="00AC0AA7">
          <w:fldChar w:fldCharType="separate"/>
        </w:r>
        <w:r w:rsidR="00D8262B" w:rsidDel="00AC0AA7">
          <w:rPr>
            <w:noProof/>
          </w:rPr>
          <w:delText>4</w:delText>
        </w:r>
        <w:r w:rsidDel="00AC0AA7">
          <w:fldChar w:fldCharType="end"/>
        </w:r>
      </w:del>
      <w:bookmarkEnd w:id="495"/>
      <w:r>
        <w:t xml:space="preserve">. </w:t>
      </w:r>
      <w:ins w:id="500" w:author="Levine, Charles Roger CTR USARMY USMA (USA)" w:date="2026-10-13T08:56:00Z" w16du:dateUtc="2026-10-13T12:56:00Z">
        <w:r w:rsidRPr="0030367F">
          <w:rPr>
            <w:b/>
            <w:bCs w:val="0"/>
          </w:rPr>
          <w:t>Sequential assignment with evolving group centroids</w:t>
        </w:r>
        <w:r w:rsidRPr="00436C53">
          <w:t>.</w:t>
        </w:r>
        <w:r>
          <w:t xml:space="preserve">  Six individuals with performance values </w:t>
        </w:r>
      </w:ins>
      <m:oMath>
        <m:sSub>
          <m:sSubPr>
            <m:ctrlPr>
              <w:ins w:id="501" w:author="Levine, Charles Roger CTR USARMY USMA (USA)" w:date="2026-10-13T08:56:00Z" w16du:dateUtc="2026-10-13T12:56:00Z">
                <w:rPr>
                  <w:rFonts w:ascii="Cambria Math" w:hAnsi="Cambria Math"/>
                </w:rPr>
              </w:ins>
            </m:ctrlPr>
          </m:sSubPr>
          <m:e>
            <m:r>
              <w:ins w:id="502" w:author="Levine, Charles Roger CTR USARMY USMA (USA)" w:date="2026-10-13T08:56:00Z" w16du:dateUtc="2026-10-13T12:56:00Z">
                <w:rPr>
                  <w:rFonts w:ascii="Cambria Math" w:hAnsi="Cambria Math"/>
                </w:rPr>
                <m:t>A</m:t>
              </w:ins>
            </m:r>
          </m:e>
          <m:sub>
            <m:r>
              <w:ins w:id="503" w:author="Levine, Charles Roger CTR USARMY USMA (USA)" w:date="2026-10-13T08:56:00Z" w16du:dateUtc="2026-10-13T12:56:00Z">
                <w:rPr>
                  <w:rFonts w:ascii="Cambria Math" w:hAnsi="Cambria Math"/>
                </w:rPr>
                <m:t>i</m:t>
              </w:ins>
            </m:r>
          </m:sub>
        </m:sSub>
        <m:r>
          <w:ins w:id="504" w:author="Levine, Charles Roger CTR USARMY USMA (USA)" w:date="2026-10-13T08:56:00Z" w16du:dateUtc="2026-10-13T12:56:00Z">
            <w:rPr>
              <w:rFonts w:ascii="Cambria Math" w:hAnsi="Cambria Math"/>
            </w:rPr>
            <m:t>=</m:t>
          </w:ins>
        </m:r>
        <m:d>
          <m:dPr>
            <m:ctrlPr>
              <w:ins w:id="505" w:author="Levine, Charles Roger CTR USARMY USMA (USA)" w:date="2026-10-13T08:56:00Z" w16du:dateUtc="2026-10-13T12:56:00Z">
                <w:rPr>
                  <w:rFonts w:ascii="Cambria Math" w:hAnsi="Cambria Math"/>
                </w:rPr>
              </w:ins>
            </m:ctrlPr>
          </m:dPr>
          <m:e>
            <m:r>
              <w:ins w:id="506" w:author="Levine, Charles Roger CTR USARMY USMA (USA)" w:date="2026-10-13T08:56:00Z" w16du:dateUtc="2026-10-13T12:56:00Z">
                <w:rPr>
                  <w:rFonts w:ascii="Cambria Math" w:hAnsi="Cambria Math"/>
                </w:rPr>
                <m:t>-1.5,-0.9,-0.3,0.3,0.9,1.5</m:t>
              </w:ins>
            </m:r>
          </m:e>
        </m:d>
      </m:oMath>
      <w:ins w:id="507" w:author="Levine, Charles Roger CTR USARMY USMA (USA)" w:date="2026-10-13T08:56:00Z" w16du:dateUtc="2026-10-13T12:56:00Z">
        <w:r>
          <w:t xml:space="preserve"> are assigned to two groups of capacity three using </w:t>
        </w:r>
      </w:ins>
      <m:oMath>
        <m:r>
          <w:ins w:id="508" w:author="Levine, Charles Roger CTR USARMY USMA (USA)" w:date="2026-10-13T08:56:00Z" w16du:dateUtc="2026-10-13T12:56:00Z">
            <w:rPr>
              <w:rFonts w:ascii="Cambria Math" w:hAnsi="Cambria Math"/>
            </w:rPr>
            <m:t>ρ=2</m:t>
          </w:ins>
        </m:r>
      </m:oMath>
      <w:ins w:id="509" w:author="Levine, Charles Roger CTR USARMY USMA (USA)" w:date="2026-10-13T08:56:00Z" w16du:dateUtc="2026-10-13T12:56:00Z">
        <w:r>
          <w:t xml:space="preserve">. Both empty groups begin with the population mean, </w:t>
        </w:r>
      </w:ins>
      <m:oMath>
        <m:acc>
          <m:accPr>
            <m:chr m:val="̅"/>
            <m:ctrlPr>
              <w:ins w:id="510" w:author="Levine, Charles Roger CTR USARMY USMA (USA)" w:date="2026-10-13T08:56:00Z" w16du:dateUtc="2026-10-13T12:56:00Z">
                <w:rPr>
                  <w:rFonts w:ascii="Cambria Math" w:hAnsi="Cambria Math"/>
                </w:rPr>
              </w:ins>
            </m:ctrlPr>
          </m:accPr>
          <m:e>
            <m:r>
              <w:ins w:id="511" w:author="Levine, Charles Roger CTR USARMY USMA (USA)" w:date="2026-10-13T08:56:00Z" w16du:dateUtc="2026-10-13T12:56:00Z">
                <w:rPr>
                  <w:rFonts w:ascii="Cambria Math" w:hAnsi="Cambria Math"/>
                </w:rPr>
                <m:t>A</m:t>
              </w:ins>
            </m:r>
          </m:e>
        </m:acc>
        <m:r>
          <w:ins w:id="512" w:author="Levine, Charles Roger CTR USARMY USMA (USA)" w:date="2026-10-13T08:56:00Z" w16du:dateUtc="2026-10-13T12:56:00Z">
            <w:rPr>
              <w:rFonts w:ascii="Cambria Math" w:hAnsi="Cambria Math"/>
            </w:rPr>
            <m:t>=0</m:t>
          </w:ins>
        </m:r>
      </m:oMath>
      <w:ins w:id="513" w:author="Levine, Charles Roger CTR USARMY USMA (USA)" w:date="2026-10-13T08:56:00Z" w16du:dateUtc="2026-10-13T12:56:00Z">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ins>
    </w:p>
    <w:p w14:paraId="28A8D682" w14:textId="17E4EAF6" w:rsidR="00CB3150" w:rsidDel="00205937" w:rsidRDefault="00205937" w:rsidP="00205937">
      <w:pPr>
        <w:rPr>
          <w:del w:id="514" w:author="Levine, Charles Roger CTR USARMY USMA (USA)" w:date="2026-10-12T22:48:00Z" w16du:dateUtc="2026-10-13T02:48:00Z"/>
        </w:rPr>
      </w:pPr>
      <w:ins w:id="515" w:author="Levine, Charles Roger CTR USARMY USMA (USA)" w:date="2026-10-12T22:48:00Z">
        <w:r w:rsidRPr="00205937">
          <w:t xml:space="preserve">At </w:t>
        </w:r>
      </w:ins>
      <m:oMath>
        <m:r>
          <w:rPr>
            <w:rFonts w:ascii="Cambria Math" w:hAnsi="Cambria Math"/>
          </w:rPr>
          <m:t>ρ=0</m:t>
        </m:r>
      </m:oMath>
      <w:ins w:id="516" w:author="Levine, Charles Roger CTR USARMY USMA (USA)" w:date="2026-10-12T22:48:00Z">
        <w:r w:rsidRPr="00205937">
          <w:t xml:space="preserve">, the similarity terms all equal one. Assignment probabilities then reduce to remaining group capacity divided by total remaining capacity. This is equivalent to choosing uniformly </w:t>
        </w:r>
        <w:r w:rsidRPr="00205937">
          <w:lastRenderedPageBreak/>
          <w:t xml:space="preserve">among all remaining membership places. Positive </w:t>
        </w:r>
      </w:ins>
      <m:oMath>
        <m:r>
          <w:rPr>
            <w:rFonts w:ascii="Cambria Math" w:hAnsi="Cambria Math"/>
          </w:rPr>
          <m:t>ρ</m:t>
        </m:r>
      </m:oMath>
      <w:ins w:id="517" w:author="Levine, Charles Roger CTR USARMY USMA (USA)" w:date="2026-10-12T22:48:00Z">
        <w:r w:rsidRPr="00205937">
          <w:t xml:space="preserve"> introduces a preference for similar performance, but does not remove randomness. Because each assignment changes a centroid, the arrival order and earlier random choices can influence subsequent assignments and the final groups.</w:t>
        </w:r>
      </w:ins>
      <w:del w:id="518" w:author="Levine, Charles Roger CTR USARMY USMA (USA)" w:date="2026-10-12T22:48:00Z" w16du:dateUtc="2026-10-13T02:48:00Z">
        <w:r w:rsidDel="00205937">
          <w:delText xml:space="preserve">slots; the exponential term favors similarity between </w:delText>
        </w:r>
      </w:del>
      <m:oMath>
        <m:sSub>
          <m:sSubPr>
            <m:ctrlPr>
              <w:del w:id="519" w:author="Levine, Charles Roger CTR USARMY USMA (USA)" w:date="2026-10-12T22:48:00Z" w16du:dateUtc="2026-10-13T02:48:00Z">
                <w:rPr>
                  <w:rFonts w:ascii="Cambria Math" w:hAnsi="Cambria Math"/>
                </w:rPr>
              </w:del>
            </m:ctrlPr>
          </m:sSubPr>
          <m:e>
            <m:r>
              <w:del w:id="520" w:author="Levine, Charles Roger CTR USARMY USMA (USA)" w:date="2026-10-12T22:48:00Z" w16du:dateUtc="2026-10-13T02:48:00Z">
                <w:rPr>
                  <w:rFonts w:ascii="Cambria Math" w:hAnsi="Cambria Math"/>
                </w:rPr>
                <m:t>A</m:t>
              </w:del>
            </m:r>
          </m:e>
          <m:sub>
            <m:r>
              <w:del w:id="521" w:author="Levine, Charles Roger CTR USARMY USMA (USA)" w:date="2026-10-12T22:48:00Z" w16du:dateUtc="2026-10-13T02:48:00Z">
                <w:rPr>
                  <w:rFonts w:ascii="Cambria Math" w:hAnsi="Cambria Math"/>
                </w:rPr>
                <m:t>i</m:t>
              </w:del>
            </m:r>
          </m:sub>
        </m:sSub>
      </m:oMath>
      <w:del w:id="522" w:author="Levine, Charles Roger CTR USARMY USMA (USA)" w:date="2026-10-12T22:48:00Z" w16du:dateUtc="2026-10-13T02:48:00Z">
        <w:r w:rsidDel="00205937">
          <w:delText xml:space="preserve"> and the current group centroid. The parameter ρ ≥ 0 controls that similarity preference. This capacity factor belongs to constrained allocation and should not be described as degree-based preferential attachment to already popular groups.</w:delText>
        </w:r>
      </w:del>
    </w:p>
    <w:p w14:paraId="7039F4A4" w14:textId="38B91BD1" w:rsidR="00CB3150" w:rsidDel="00205937" w:rsidRDefault="00000000" w:rsidP="00205937">
      <w:pPr>
        <w:rPr>
          <w:del w:id="523" w:author="Levine, Charles Roger CTR USARMY USMA (USA)" w:date="2026-10-12T22:48:00Z" w16du:dateUtc="2026-10-13T02:48:00Z"/>
        </w:rPr>
      </w:pPr>
      <w:del w:id="524" w:author="Levine, Charles Roger CTR USARMY USMA (USA)" w:date="2026-10-12T22:48:00Z" w16du:dateUtc="2026-10-13T02:48:00Z">
        <w:r w:rsidDel="00205937">
          <w:delText xml:space="preserve">When the first person joins a group, that person’s </w:delText>
        </w:r>
      </w:del>
      <m:oMath>
        <m:sSub>
          <m:sSubPr>
            <m:ctrlPr>
              <w:del w:id="525" w:author="Levine, Charles Roger CTR USARMY USMA (USA)" w:date="2026-10-12T22:48:00Z" w16du:dateUtc="2026-10-13T02:48:00Z">
                <w:rPr>
                  <w:rFonts w:ascii="Cambria Math" w:hAnsi="Cambria Math"/>
                </w:rPr>
              </w:del>
            </m:ctrlPr>
          </m:sSubPr>
          <m:e>
            <m:r>
              <w:del w:id="526" w:author="Levine, Charles Roger CTR USARMY USMA (USA)" w:date="2026-10-12T22:48:00Z" w16du:dateUtc="2026-10-13T02:48:00Z">
                <w:rPr>
                  <w:rFonts w:ascii="Cambria Math" w:hAnsi="Cambria Math"/>
                </w:rPr>
                <m:t>A</m:t>
              </w:del>
            </m:r>
          </m:e>
          <m:sub>
            <m:r>
              <w:del w:id="527" w:author="Levine, Charles Roger CTR USARMY USMA (USA)" w:date="2026-10-12T22:48:00Z" w16du:dateUtc="2026-10-13T02:48:00Z">
                <w:rPr>
                  <w:rFonts w:ascii="Cambria Math" w:hAnsi="Cambria Math"/>
                </w:rPr>
                <m:t>i</m:t>
              </w:del>
            </m:r>
          </m:sub>
        </m:sSub>
      </m:oMath>
      <w:del w:id="528" w:author="Levine, Charles Roger CTR USARMY USMA (USA)" w:date="2026-10-12T22:48:00Z" w16du:dateUtc="2026-10-13T02:48:00Z">
        <w:r w:rsidDel="00205937">
          <w:delText xml:space="preserve"> becomes its centroid. After every subsequent assignment, the centroid becomes the mean A of its current members. Once assignment ends, </w:delText>
        </w:r>
      </w:del>
      <m:oMath>
        <m:sSub>
          <m:sSubPr>
            <m:ctrlPr>
              <w:del w:id="529" w:author="Levine, Charles Roger CTR USARMY USMA (USA)" w:date="2026-10-12T22:48:00Z" w16du:dateUtc="2026-10-13T02:48:00Z">
                <w:rPr>
                  <w:rFonts w:ascii="Cambria Math" w:hAnsi="Cambria Math"/>
                </w:rPr>
              </w:del>
            </m:ctrlPr>
          </m:sSubPr>
          <m:e>
            <m:r>
              <w:del w:id="530" w:author="Levine, Charles Roger CTR USARMY USMA (USA)" w:date="2026-10-12T22:48:00Z" w16du:dateUtc="2026-10-13T02:48:00Z">
                <w:rPr>
                  <w:rFonts w:ascii="Cambria Math" w:hAnsi="Cambria Math"/>
                </w:rPr>
                <m:t>T</m:t>
              </w:del>
            </m:r>
          </m:e>
          <m:sub>
            <m:r>
              <w:del w:id="531" w:author="Levine, Charles Roger CTR USARMY USMA (USA)" w:date="2026-10-12T22:48:00Z" w16du:dateUtc="2026-10-13T02:48:00Z">
                <w:rPr>
                  <w:rFonts w:ascii="Cambria Math" w:hAnsi="Cambria Math"/>
                </w:rPr>
                <m:t>j</m:t>
              </w:del>
            </m:r>
          </m:sub>
        </m:sSub>
      </m:oMath>
      <w:del w:id="532" w:author="Levine, Charles Roger CTR USARMY USMA (USA)" w:date="2026-10-12T22:48:00Z" w16du:dateUtc="2026-10-13T02:48:00Z">
        <w:r w:rsidDel="00205937">
          <w:delText xml:space="preserve"> is the final group mean, including all </w:delText>
        </w:r>
      </w:del>
      <m:oMath>
        <m:sSub>
          <m:sSubPr>
            <m:ctrlPr>
              <w:del w:id="533" w:author="Levine, Charles Roger CTR USARMY USMA (USA)" w:date="2026-10-12T22:48:00Z" w16du:dateUtc="2026-10-13T02:48:00Z">
                <w:rPr>
                  <w:rFonts w:ascii="Cambria Math" w:hAnsi="Cambria Math"/>
                </w:rPr>
              </w:del>
            </m:ctrlPr>
          </m:sSubPr>
          <m:e>
            <m:r>
              <w:del w:id="534" w:author="Levine, Charles Roger CTR USARMY USMA (USA)" w:date="2026-10-12T22:48:00Z" w16du:dateUtc="2026-10-13T02:48:00Z">
                <w:rPr>
                  <w:rFonts w:ascii="Cambria Math" w:hAnsi="Cambria Math"/>
                </w:rPr>
                <m:t>n</m:t>
              </w:del>
            </m:r>
          </m:e>
          <m:sub>
            <m:r>
              <w:del w:id="535" w:author="Levine, Charles Roger CTR USARMY USMA (USA)" w:date="2026-10-12T22:48:00Z" w16du:dateUtc="2026-10-13T02:48:00Z">
                <w:rPr>
                  <w:rFonts w:ascii="Cambria Math" w:hAnsi="Cambria Math"/>
                </w:rPr>
                <m:t>j</m:t>
              </w:del>
            </m:r>
          </m:sub>
        </m:sSub>
      </m:oMath>
      <w:del w:id="536" w:author="Levine, Charles Roger CTR USARMY USMA (USA)" w:date="2026-10-12T22:48:00Z" w16du:dateUtc="2026-10-13T02:48:00Z">
        <w:r w:rsidDel="00205937">
          <w:delText xml:space="preserve"> members. Provided total capacity equals </w:delText>
        </w:r>
      </w:del>
      <m:oMath>
        <m:r>
          <w:del w:id="537" w:author="Levine, Charles Roger CTR USARMY USMA (USA)" w:date="2026-10-12T22:48:00Z" w16du:dateUtc="2026-10-13T02:48:00Z">
            <w:rPr>
              <w:rFonts w:ascii="Cambria Math" w:hAnsi="Cambria Math"/>
            </w:rPr>
            <m:t>N</m:t>
          </w:del>
        </m:r>
      </m:oMath>
      <w:del w:id="538" w:author="Levine, Charles Roger CTR USARMY USMA (USA)" w:date="2026-10-12T22:48:00Z" w16du:dateUtc="2026-10-13T02:48:00Z">
        <w:r w:rsidDel="00205937">
          <w:delText>, the sequential procedure assigns every individual and fills every group exactly.</w:delText>
        </w:r>
      </w:del>
    </w:p>
    <w:p w14:paraId="7A6B395A" w14:textId="29FC9C57" w:rsidR="00CB3150" w:rsidRDefault="00000000" w:rsidP="00205937">
      <w:del w:id="539" w:author="Levine, Charles Roger CTR USARMY USMA (USA)" w:date="2026-10-12T22:48:00Z" w16du:dateUtc="2026-10-13T02:48:00Z">
        <w:r w:rsidDel="00205937">
          <w:delText xml:space="preserve">We introduce a nonnegative similarity-preference parameter </w:delText>
        </w:r>
      </w:del>
      <m:oMath>
        <m:r>
          <w:del w:id="540" w:author="Levine, Charles Roger CTR USARMY USMA (USA)" w:date="2026-10-12T22:48:00Z" w16du:dateUtc="2026-10-13T02:48:00Z">
            <w:rPr>
              <w:rFonts w:ascii="Cambria Math" w:hAnsi="Cambria Math"/>
            </w:rPr>
            <m:t>ρ</m:t>
          </w:del>
        </m:r>
      </m:oMath>
      <w:del w:id="541" w:author="Levine, Charles Roger CTR USARMY USMA (USA)" w:date="2026-10-12T22:48:00Z" w16du:dateUtc="2026-10-13T02:48:00Z">
        <w:r w:rsidDel="00205937">
          <w:delText xml:space="preserve">. At </w:delText>
        </w:r>
      </w:del>
      <m:oMath>
        <m:r>
          <w:del w:id="542" w:author="Levine, Charles Roger CTR USARMY USMA (USA)" w:date="2026-10-12T22:48:00Z" w16du:dateUtc="2026-10-13T02:48:00Z">
            <w:rPr>
              <w:rFonts w:ascii="Cambria Math" w:hAnsi="Cambria Math"/>
            </w:rPr>
            <m:t>ρ</m:t>
          </w:del>
        </m:r>
        <m:r>
          <w:del w:id="543" w:author="Levine, Charles Roger CTR USARMY USMA (USA)" w:date="2026-10-12T22:48:00Z" w16du:dateUtc="2026-10-13T02:48:00Z">
            <m:rPr>
              <m:sty m:val="p"/>
            </m:rPr>
            <w:rPr>
              <w:rFonts w:ascii="Cambria Math" w:hAnsi="Cambria Math"/>
            </w:rPr>
            <m:t>=</m:t>
          </w:del>
        </m:r>
        <m:r>
          <w:del w:id="544" w:author="Levine, Charles Roger CTR USARMY USMA (USA)" w:date="2026-10-12T22:48:00Z" w16du:dateUtc="2026-10-13T02:48:00Z">
            <w:rPr>
              <w:rFonts w:ascii="Cambria Math" w:hAnsi="Cambria Math"/>
            </w:rPr>
            <m:t>0</m:t>
          </w:del>
        </m:r>
      </m:oMath>
      <w:del w:id="545" w:author="Levine, Charles Roger CTR USARMY USMA (USA)" w:date="2026-10-12T22:48:00Z" w16du:dateUtc="2026-10-13T02:48:00Z">
        <w:r w:rsidDel="00205937">
          <w:delText xml:space="preserve">, assignment probabilities reduce to remaining capacity divided by the total remaining capacity. Choosing a group this way is equivalent to choosing uniformly among the remaining membership slots. Increasing </w:delText>
        </w:r>
      </w:del>
      <m:oMath>
        <m:r>
          <w:del w:id="546" w:author="Levine, Charles Roger CTR USARMY USMA (USA)" w:date="2026-10-12T22:48:00Z" w16du:dateUtc="2026-10-13T02:48:00Z">
            <w:rPr>
              <w:rFonts w:ascii="Cambria Math" w:hAnsi="Cambria Math"/>
            </w:rPr>
            <m:t>ρ</m:t>
          </w:del>
        </m:r>
      </m:oMath>
      <w:del w:id="547" w:author="Levine, Charles Roger CTR USARMY USMA (USA)" w:date="2026-10-12T22:48:00Z" w16du:dateUtc="2026-10-13T02:48:00Z">
        <w:r w:rsidDel="00205937">
          <w:delText xml:space="preserve"> gives greater preference to groups whose current mean is closer to the arriving individual’s </w:delText>
        </w:r>
      </w:del>
      <m:oMath>
        <m:sSub>
          <m:sSubPr>
            <m:ctrlPr>
              <w:del w:id="548" w:author="Levine, Charles Roger CTR USARMY USMA (USA)" w:date="2026-10-12T22:48:00Z" w16du:dateUtc="2026-10-13T02:48:00Z">
                <w:rPr>
                  <w:rFonts w:ascii="Cambria Math" w:hAnsi="Cambria Math"/>
                </w:rPr>
              </w:del>
            </m:ctrlPr>
          </m:sSubPr>
          <m:e>
            <m:r>
              <w:del w:id="549" w:author="Levine, Charles Roger CTR USARMY USMA (USA)" w:date="2026-10-12T22:48:00Z" w16du:dateUtc="2026-10-13T02:48:00Z">
                <w:rPr>
                  <w:rFonts w:ascii="Cambria Math" w:hAnsi="Cambria Math"/>
                </w:rPr>
                <m:t>A</m:t>
              </w:del>
            </m:r>
          </m:e>
          <m:sub>
            <m:r>
              <w:del w:id="550" w:author="Levine, Charles Roger CTR USARMY USMA (USA)" w:date="2026-10-12T22:48:00Z" w16du:dateUtc="2026-10-13T02:48:00Z">
                <w:rPr>
                  <w:rFonts w:ascii="Cambria Math" w:hAnsi="Cambria Math"/>
                </w:rPr>
                <m:t>i</m:t>
              </w:del>
            </m:r>
          </m:sub>
        </m:sSub>
      </m:oMath>
      <w:del w:id="551" w:author="Levine, Charles Roger CTR USARMY USMA (USA)" w:date="2026-10-12T22:48:00Z" w16du:dateUtc="2026-10-13T02:48:00Z">
        <w:r w:rsidDel="00205937">
          <w:delText xml:space="preserve">. Because the centroids evolve, the assignment order and random choices can affect the final </w:delText>
        </w:r>
      </w:del>
      <w:del w:id="552" w:author="Levine, Charles Roger CTR USARMY USMA (USA)" w:date="2026-10-12T22:51:00Z" w16du:dateUtc="2026-10-13T02:51:00Z">
        <w:r w:rsidDel="00205937">
          <w:delText>partition.</w:delText>
        </w:r>
      </w:del>
    </w:p>
    <w:p w14:paraId="7E84229C" w14:textId="0BF92DBB" w:rsidR="00CB3150" w:rsidRDefault="00000000">
      <w:pPr>
        <w:pStyle w:val="Heading2"/>
      </w:pPr>
      <w:bookmarkStart w:id="553" w:name="preference-and-realized-sorting"/>
      <w:bookmarkEnd w:id="311"/>
      <w:r>
        <w:t xml:space="preserve">4.6.3 </w:t>
      </w:r>
      <w:ins w:id="554" w:author="Levine, Charles Roger CTR USARMY USMA (USA)" w:date="2026-10-12T22:51:00Z" w16du:dateUtc="2026-10-13T02:51:00Z">
        <w:r w:rsidR="0050416D">
          <w:t>Measuring the sorting that results</w:t>
        </w:r>
      </w:ins>
      <w:del w:id="555" w:author="Levine, Charles Roger CTR USARMY USMA (USA)" w:date="2026-10-12T22:51:00Z" w16du:dateUtc="2026-10-13T02:51:00Z">
        <w:r w:rsidDel="0050416D">
          <w:delText>Preference and realized sorting</w:delText>
        </w:r>
      </w:del>
    </w:p>
    <w:p w14:paraId="68293E9C" w14:textId="1D6FB079" w:rsidR="0050416D" w:rsidRPr="0050416D" w:rsidRDefault="0050416D" w:rsidP="0050416D">
      <w:pPr>
        <w:pStyle w:val="BodyText"/>
        <w:rPr>
          <w:ins w:id="556" w:author="Levine, Charles Roger CTR USARMY USMA (USA)" w:date="2026-10-12T22:52:00Z" w16du:dateUtc="2026-10-13T02:52:00Z"/>
        </w:rPr>
      </w:pPr>
      <w:ins w:id="557" w:author="Levine, Charles Roger CTR USARMY USMA (USA)" w:date="2026-10-12T22:52:00Z" w16du:dateUtc="2026-10-13T02:52:00Z">
        <w:r w:rsidRPr="0050416D">
          <w:t xml:space="preserve">The parameter </w:t>
        </w:r>
      </w:ins>
      <m:oMath>
        <m:r>
          <m:rPr>
            <m:sty m:val="bi"/>
          </m:rPr>
          <w:rPr>
            <w:rFonts w:ascii="Cambria Math" w:hAnsi="Cambria Math"/>
          </w:rPr>
          <m:t>ρ</m:t>
        </m:r>
      </m:oMath>
      <w:ins w:id="558" w:author="Levine, Charles Roger CTR USARMY USMA (USA)" w:date="2026-10-12T22:52:00Z" w16du:dateUtc="2026-10-13T02:52:00Z">
        <w:r w:rsidRPr="0050416D">
          <w:t xml:space="preserve"> describes the preference used during assignment. It does not directly tell us how strongly individuals are sorted in the completed groups. To measure the resulting arrangement, we ask how much of the population’s variation in </w:t>
        </w:r>
      </w:ins>
      <m:oMath>
        <m:r>
          <m:rPr>
            <m:sty m:val="bi"/>
          </m:rPr>
          <w:rPr>
            <w:rFonts w:ascii="Cambria Math" w:hAnsi="Cambria Math"/>
          </w:rPr>
          <m:t>A</m:t>
        </m:r>
      </m:oMath>
      <w:ins w:id="559" w:author="Levine, Charles Roger CTR USARMY USMA (USA)" w:date="2026-10-12T22:52:00Z" w16du:dateUtc="2026-10-13T02:52:00Z">
        <w:r w:rsidRPr="0050416D">
          <w:t xml:space="preserve"> lies between groups rather than within them.</w:t>
        </w:r>
      </w:ins>
    </w:p>
    <w:p w14:paraId="1153D26C" w14:textId="77777777" w:rsidR="0050416D" w:rsidRPr="0050416D" w:rsidRDefault="0050416D" w:rsidP="0050416D">
      <w:pPr>
        <w:pStyle w:val="BodyText"/>
        <w:rPr>
          <w:ins w:id="560" w:author="Levine, Charles Roger CTR USARMY USMA (USA)" w:date="2026-10-12T22:52:00Z" w16du:dateUtc="2026-10-13T02:52:00Z"/>
        </w:rPr>
      </w:pPr>
      <w:ins w:id="561" w:author="Levine, Charles Roger CTR USARMY USMA (USA)" w:date="2026-10-12T22:52:00Z" w16du:dateUtc="2026-10-13T02:52:00Z">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ins>
    </w:p>
    <w:p w14:paraId="57BC345A" w14:textId="77777777" w:rsidR="0050416D" w:rsidRPr="0050416D" w:rsidRDefault="0050416D" w:rsidP="0050416D">
      <w:pPr>
        <w:pStyle w:val="BodyText"/>
        <w:rPr>
          <w:ins w:id="562" w:author="Levine, Charles Roger CTR USARMY USMA (USA)" w:date="2026-10-12T22:52:00Z" w16du:dateUtc="2026-10-13T02:52:00Z"/>
        </w:rPr>
      </w:pPr>
      <w:ins w:id="563" w:author="Levine, Charles Roger CTR USARMY USMA (USA)" w:date="2026-10-12T22:52:00Z" w16du:dateUtc="2026-10-13T02:52:00Z">
        <w:r w:rsidRPr="0050416D">
          <w:t>We summarize this pattern using</w:t>
        </w:r>
      </w:ins>
    </w:p>
    <w:p w14:paraId="3BC7DA1D" w14:textId="4AC2E880" w:rsidR="0050416D" w:rsidRPr="0050416D" w:rsidRDefault="00000000" w:rsidP="0050416D">
      <w:pPr>
        <w:pStyle w:val="BodyText"/>
        <w:rPr>
          <w:ins w:id="564" w:author="Levine, Charles Roger CTR USARMY USMA (USA)" w:date="2026-10-12T22:52:00Z" w16du:dateUtc="2026-10-13T02:52:00Z"/>
        </w:rPr>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=1-</m:t>
          </m:r>
          <m:f>
            <m:fPr>
              <m:ctrlPr>
                <w:rPr>
                  <w:rFonts w:ascii="Cambria Math" w:hAnsi="Cambria Math"/>
                </w:rPr>
              </m:ctrlPr>
            </m:fPr>
            <m:num>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7D075203" w14:textId="7DE4C224" w:rsidR="0050416D" w:rsidRPr="0050416D" w:rsidRDefault="0050416D" w:rsidP="0050416D">
      <w:pPr>
        <w:pStyle w:val="BodyText"/>
        <w:rPr>
          <w:ins w:id="565" w:author="Levine, Charles Roger CTR USARMY USMA (USA)" w:date="2026-10-12T22:52:00Z" w16du:dateUtc="2026-10-13T02:52:00Z"/>
        </w:rPr>
      </w:pPr>
      <w:ins w:id="566" w:author="Levine, Charles Roger CTR USARMY USMA (USA)" w:date="2026-10-12T22:52:00Z" w16du:dateUtc="2026-10-13T02:52:00Z">
        <w:r w:rsidRPr="0050416D">
          <w:t xml:space="preserve">Here, </w:t>
        </w:r>
      </w:ins>
      <m:oMath>
        <m:r>
          <m:rPr>
            <m:sty m:val="bi"/>
          </m:rPr>
          <w:rPr>
            <w:rFonts w:ascii="Cambria Math" w:hAnsi="Cambria Math"/>
          </w:rPr>
          <m:t>g</m:t>
        </m:r>
        <m:d>
          <m:dPr>
            <m:ctrlPr>
              <w:rPr>
                <w:rFonts w:ascii="Cambria Math" w:hAnsi="Cambria Math"/>
              </w:rPr>
            </m:ctrlPr>
          </m:dPr>
          <m:e>
            <m:r>
              <m:rPr>
                <m:sty m:val="bi"/>
              </m:rPr>
              <w:rPr>
                <w:rFonts w:ascii="Cambria Math" w:hAnsi="Cambria Math"/>
              </w:rPr>
              <m:t>i</m:t>
            </m:r>
          </m:e>
        </m:d>
      </m:oMath>
      <w:ins w:id="567" w:author="Levine, Charles Roger CTR USARMY USMA (USA)" w:date="2026-10-12T22:52:00Z" w16du:dateUtc="2026-10-13T02:52:00Z">
        <w:r w:rsidRPr="0050416D">
          <w:t xml:space="preserve"> identifies the group containing individual </w:t>
        </w:r>
      </w:ins>
      <m:oMath>
        <m:r>
          <m:rPr>
            <m:sty m:val="bi"/>
          </m:rPr>
          <w:rPr>
            <w:rFonts w:ascii="Cambria Math" w:hAnsi="Cambria Math"/>
          </w:rPr>
          <m:t>i</m:t>
        </m:r>
      </m:oMath>
      <w:ins w:id="568" w:author="Levine, Charles Roger CTR USARMY USMA (USA)" w:date="2026-10-12T22:52:00Z" w16du:dateUtc="2026-10-13T02:52:00Z">
        <w:r w:rsidRPr="0050416D">
          <w:t xml:space="preserve">, </w:t>
        </w:r>
      </w:ins>
      <m:oMath>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w:ins w:id="569" w:author="Levine, Charles Roger CTR USARMY USMA (USA)" w:date="2026-10-12T22:52:00Z" w16du:dateUtc="2026-10-13T02:52:00Z">
        <w:r w:rsidRPr="0050416D">
          <w:t xml:space="preserve"> is that group’s final mean of </w:t>
        </w:r>
      </w:ins>
      <m:oMath>
        <m:r>
          <m:rPr>
            <m:sty m:val="bi"/>
          </m:rPr>
          <w:rPr>
            <w:rFonts w:ascii="Cambria Math" w:hAnsi="Cambria Math"/>
          </w:rPr>
          <m:t>A</m:t>
        </m:r>
      </m:oMath>
      <w:ins w:id="570" w:author="Levine, Charles Roger CTR USARMY USMA (USA)" w:date="2026-10-12T22:52:00Z" w16du:dateUtc="2026-10-13T02:52:00Z">
        <w:r w:rsidRPr="0050416D">
          <w:t xml:space="preserve">, including individual </w:t>
        </w:r>
      </w:ins>
      <m:oMath>
        <m:r>
          <m:rPr>
            <m:sty m:val="bi"/>
          </m:rPr>
          <w:rPr>
            <w:rFonts w:ascii="Cambria Math" w:hAnsi="Cambria Math"/>
          </w:rPr>
          <m:t>i</m:t>
        </m:r>
      </m:oMath>
      <w:ins w:id="571" w:author="Levine, Charles Roger CTR USARMY USMA (USA)" w:date="2026-10-12T22:52:00Z" w16du:dateUtc="2026-10-13T02:52:00Z">
        <w:r w:rsidRPr="0050416D">
          <w:t xml:space="preserve">, and </w:t>
        </w:r>
      </w:ins>
      <m:oMath>
        <m:acc>
          <m:accPr>
            <m:chr m:val="̅"/>
            <m:ctrlPr>
              <w:rPr>
                <w:rFonts w:ascii="Cambria Math" w:hAnsi="Cambria Math"/>
              </w:rPr>
            </m:ctrlPr>
          </m:accPr>
          <m:e>
            <m:r>
              <m:rPr>
                <m:sty m:val="bi"/>
              </m:rPr>
              <w:rPr>
                <w:rFonts w:ascii="Cambria Math" w:hAnsi="Cambria Math"/>
              </w:rPr>
              <m:t>A</m:t>
            </m:r>
          </m:e>
        </m:acc>
      </m:oMath>
      <w:ins w:id="572" w:author="Levine, Charles Roger CTR USARMY USMA (USA)" w:date="2026-10-12T22:52:00Z" w16du:dateUtc="2026-10-13T02:52:00Z">
        <w:r w:rsidRPr="0050416D">
          <w:t xml:space="preserve"> is the population mean of </w:t>
        </w:r>
      </w:ins>
      <m:oMath>
        <m:r>
          <m:rPr>
            <m:sty m:val="bi"/>
          </m:rPr>
          <w:rPr>
            <w:rFonts w:ascii="Cambria Math" w:hAnsi="Cambria Math"/>
          </w:rPr>
          <m:t>A</m:t>
        </m:r>
      </m:oMath>
      <w:ins w:id="573" w:author="Levine, Charles Roger CTR USARMY USMA (USA)" w:date="2026-10-12T22:52:00Z" w16du:dateUtc="2026-10-13T02:52:00Z">
        <w:r w:rsidRPr="0050416D">
          <w:t>. Both sums run over all individuals in the population.</w:t>
        </w:r>
      </w:ins>
    </w:p>
    <w:p w14:paraId="1CE2483C" w14:textId="77777777" w:rsidR="0050416D" w:rsidRPr="0050416D" w:rsidRDefault="0050416D" w:rsidP="0050416D">
      <w:pPr>
        <w:pStyle w:val="BodyText"/>
        <w:rPr>
          <w:ins w:id="574" w:author="Levine, Charles Roger CTR USARMY USMA (USA)" w:date="2026-10-12T22:52:00Z" w16du:dateUtc="2026-10-13T02:52:00Z"/>
        </w:rPr>
      </w:pPr>
      <w:ins w:id="575" w:author="Levine, Charles Roger CTR USARMY USMA (USA)" w:date="2026-10-12T22:52:00Z" w16du:dateUtc="2026-10-13T02:52:00Z">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ins>
    </w:p>
    <w:p w14:paraId="2FF9E51D" w14:textId="77777777" w:rsidR="0050416D" w:rsidRPr="0050416D" w:rsidRDefault="0050416D" w:rsidP="0050416D">
      <w:pPr>
        <w:pStyle w:val="BodyText"/>
        <w:rPr>
          <w:ins w:id="576" w:author="Levine, Charles Roger CTR USARMY USMA (USA)" w:date="2026-10-12T22:52:00Z" w16du:dateUtc="2026-10-13T02:52:00Z"/>
        </w:rPr>
      </w:pPr>
      <w:ins w:id="577" w:author="Levine, Charles Roger CTR USARMY USMA (USA)" w:date="2026-10-12T22:52:00Z" w16du:dateUtc="2026-10-13T02:52:00Z">
        <w:r w:rsidRPr="0050416D">
          <w:t>This interpretation follows from the decomposition</w:t>
        </w:r>
      </w:ins>
    </w:p>
    <w:p w14:paraId="10285400" w14:textId="46A686CD" w:rsidR="0050416D" w:rsidRPr="0050416D" w:rsidRDefault="00000000" w:rsidP="0050416D">
      <w:pPr>
        <w:pStyle w:val="BodyText"/>
        <w:rPr>
          <w:ins w:id="578" w:author="Levine, Charles Roger CTR USARMY USMA (USA)" w:date="2026-10-12T22:52:00Z" w16du:dateUtc="2026-10-13T02:52:00Z"/>
        </w:rPr>
      </w:pPr>
      <m:oMathPara>
        <m:oMath>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r>
            <m:rPr>
              <m:sty m:val="bi"/>
            </m:rPr>
            <w:rPr>
              <w:rFonts w:ascii="Cambria Math" w:hAnsi="Cambria Math"/>
            </w:rPr>
            <m:t>=</m:t>
          </m:r>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r>
            <m:rPr>
              <m:sty m:val="bi"/>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oMath>
      </m:oMathPara>
    </w:p>
    <w:p w14:paraId="762B4D80" w14:textId="77777777" w:rsidR="0050416D" w:rsidRPr="0050416D" w:rsidRDefault="0050416D" w:rsidP="0050416D">
      <w:pPr>
        <w:pStyle w:val="BodyText"/>
        <w:rPr>
          <w:ins w:id="579" w:author="Levine, Charles Roger CTR USARMY USMA (USA)" w:date="2026-10-12T22:52:00Z" w16du:dateUtc="2026-10-13T02:52:00Z"/>
        </w:rPr>
      </w:pPr>
      <w:ins w:id="580" w:author="Levine, Charles Roger CTR USARMY USMA (USA)" w:date="2026-10-12T22:52:00Z" w16du:dateUtc="2026-10-13T02:52:00Z">
        <w:r w:rsidRPr="0050416D">
          <w:t>For each individual, the deviation from the population mean can be written as the deviation from their group mean plus the group mean’s deviation from the population mean. When these expressions are squared and summed, the cross terms vanish because individuals’ deviations from their own group mean sum to zero. Consequently,</w:t>
        </w:r>
      </w:ins>
    </w:p>
    <w:p w14:paraId="23CEB214" w14:textId="26AB7629" w:rsidR="0050416D" w:rsidRPr="0050416D" w:rsidRDefault="00000000" w:rsidP="0050416D">
      <w:pPr>
        <w:pStyle w:val="BodyText"/>
        <w:rPr>
          <w:ins w:id="581" w:author="Levine, Charles Roger CTR USARMY USMA (USA)" w:date="2026-10-12T22:52:00Z" w16du:dateUtc="2026-10-13T02:52:00Z"/>
        </w:rPr>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4B927EC2" w14:textId="48187C8C" w:rsidR="0050416D" w:rsidRPr="0050416D" w:rsidRDefault="0050416D" w:rsidP="0050416D">
      <w:pPr>
        <w:pStyle w:val="BodyText"/>
        <w:rPr>
          <w:ins w:id="582" w:author="Levine, Charles Roger CTR USARMY USMA (USA)" w:date="2026-10-12T22:52:00Z" w16du:dateUtc="2026-10-13T02:52:00Z"/>
        </w:rPr>
      </w:pPr>
      <w:ins w:id="583" w:author="Levine, Charles Roger CTR USARMY USMA (USA)" w:date="2026-10-12T22:52:00Z" w16du:dateUtc="2026-10-13T02:52:00Z">
        <w:r w:rsidRPr="0050416D">
          <w:t xml:space="preserve">Provided the population has positive variation in </w:t>
        </w:r>
      </w:ins>
      <m:oMath>
        <m:r>
          <m:rPr>
            <m:sty m:val="bi"/>
          </m:rPr>
          <w:rPr>
            <w:rFonts w:ascii="Cambria Math" w:hAnsi="Cambria Math"/>
          </w:rPr>
          <m:t>A</m:t>
        </m:r>
      </m:oMath>
      <w:ins w:id="584" w:author="Levine, Charles Roger CTR USARMY USMA (USA)" w:date="2026-10-12T22:52:00Z" w16du:dateUtc="2026-10-13T02:52:00Z">
        <w:r w:rsidRPr="0050416D">
          <w:t xml:space="preserve">, the index lies between zero and one. A value of zero means all group means equal the population mean. A value of one means there is no variation within groups. If everyone has the same </w:t>
        </w:r>
      </w:ins>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ins w:id="585" w:author="Levine, Charles Roger CTR USARMY USMA (USA)" w:date="2026-10-12T22:52:00Z" w16du:dateUtc="2026-10-13T02:52:00Z">
        <w:r w:rsidRPr="0050416D">
          <w:t>, total variation is zero and the index is undefined.</w:t>
        </w:r>
      </w:ins>
    </w:p>
    <w:p w14:paraId="4E15BBFB" w14:textId="708CE41B" w:rsidR="0050416D" w:rsidRPr="0050416D" w:rsidRDefault="0050416D" w:rsidP="0050416D">
      <w:pPr>
        <w:pStyle w:val="BodyText"/>
        <w:rPr>
          <w:ins w:id="586" w:author="Levine, Charles Roger CTR USARMY USMA (USA)" w:date="2026-10-12T22:52:00Z" w16du:dateUtc="2026-10-13T02:52:00Z"/>
        </w:rPr>
      </w:pPr>
      <w:ins w:id="587" w:author="Levine, Charles Roger CTR USARMY USMA (USA)" w:date="2026-10-12T22:52:00Z" w16du:dateUtc="2026-10-13T02:52:00Z">
        <w:r w:rsidRPr="0050416D">
          <w:t xml:space="preserve">Random assignment does not generally produce an index of exactly zero. Even without a similarity preference, finite groups can differ in their means by chance. Under uniform random allocation of a fixed population into </w:t>
        </w:r>
      </w:ins>
      <m:oMath>
        <m:r>
          <m:rPr>
            <m:sty m:val="bi"/>
          </m:rPr>
          <w:rPr>
            <w:rFonts w:ascii="Cambria Math" w:hAnsi="Cambria Math"/>
          </w:rPr>
          <m:t>J</m:t>
        </m:r>
      </m:oMath>
      <w:ins w:id="588" w:author="Levine, Charles Roger CTR USARMY USMA (USA)" w:date="2026-10-12T22:52:00Z" w16du:dateUtc="2026-10-13T02:52:00Z">
        <w:r w:rsidRPr="0050416D">
          <w:t xml:space="preserve"> nonempty groups with fixed capacities,</w:t>
        </w:r>
      </w:ins>
    </w:p>
    <w:p w14:paraId="55FB3CEC" w14:textId="0D6AD9FA" w:rsidR="0050416D" w:rsidRPr="0050416D" w:rsidRDefault="0050416D" w:rsidP="0050416D">
      <w:pPr>
        <w:pStyle w:val="BodyText"/>
        <w:rPr>
          <w:ins w:id="589" w:author="Levine, Charles Roger CTR USARMY USMA (USA)" w:date="2026-10-12T22:52:00Z" w16du:dateUtc="2026-10-13T02:52:00Z"/>
        </w:rPr>
      </w:pPr>
      <m:oMathPara>
        <m:oMath>
          <m:r>
            <m:rPr>
              <m:scr m:val="double-struck"/>
              <m:sty m:val="b"/>
            </m:rPr>
            <w:rPr>
              <w:rFonts w:ascii="Cambria Math" w:hAnsi="Cambria Math"/>
            </w:rPr>
            <m:t>E</m:t>
          </m:r>
          <m:r>
            <m:rPr>
              <m:sty m:val="bi"/>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e>
          </m:d>
          <m:r>
            <m:rPr>
              <m:sty m:val="bi"/>
            </m:rPr>
            <w:rPr>
              <w:rFonts w:ascii="Cambria Math" w:hAnsi="Cambria Math"/>
            </w:rPr>
            <m:t>=</m:t>
          </m:r>
          <m:f>
            <m:fPr>
              <m:ctrlPr>
                <w:rPr>
                  <w:rFonts w:ascii="Cambria Math" w:hAnsi="Cambria Math"/>
                </w:rPr>
              </m:ctrlPr>
            </m:fPr>
            <m:num>
              <m:r>
                <m:rPr>
                  <m:sty m:val="bi"/>
                </m:rPr>
                <w:rPr>
                  <w:rFonts w:ascii="Cambria Math" w:hAnsi="Cambria Math"/>
                </w:rPr>
                <m:t>J-1</m:t>
              </m:r>
            </m:num>
            <m:den>
              <m:r>
                <m:rPr>
                  <m:sty m:val="bi"/>
                </m:rPr>
                <w:rPr>
                  <w:rFonts w:ascii="Cambria Math" w:hAnsi="Cambria Math"/>
                </w:rPr>
                <m:t>N-1</m:t>
              </m:r>
            </m:den>
          </m:f>
          <m:r>
            <m:rPr>
              <m:sty m:val="bi"/>
            </m:rPr>
            <w:rPr>
              <w:rFonts w:ascii="Cambria Math" w:hAnsi="Cambria Math"/>
            </w:rPr>
            <m:t>,</m:t>
          </m:r>
        </m:oMath>
      </m:oMathPara>
    </w:p>
    <w:p w14:paraId="225D1628" w14:textId="194C397F" w:rsidR="0050416D" w:rsidRPr="0050416D" w:rsidRDefault="0050416D" w:rsidP="0050416D">
      <w:pPr>
        <w:pStyle w:val="BodyText"/>
        <w:rPr>
          <w:ins w:id="590" w:author="Levine, Charles Roger CTR USARMY USMA (USA)" w:date="2026-10-12T22:52:00Z" w16du:dateUtc="2026-10-13T02:52:00Z"/>
        </w:rPr>
      </w:pPr>
      <w:ins w:id="591" w:author="Levine, Charles Roger CTR USARMY USMA (USA)" w:date="2026-10-12T22:52:00Z" w16du:dateUtc="2026-10-13T02:52:00Z">
        <w:r w:rsidRPr="0050416D">
          <w:t xml:space="preserve">where </w:t>
        </w:r>
      </w:ins>
      <m:oMath>
        <m:r>
          <m:rPr>
            <m:scr m:val="double-struck"/>
            <m:sty m:val="b"/>
          </m:rPr>
          <w:rPr>
            <w:rFonts w:ascii="Cambria Math" w:hAnsi="Cambria Math"/>
          </w:rPr>
          <m:t>E</m:t>
        </m:r>
      </m:oMath>
      <w:ins w:id="592" w:author="Levine, Charles Roger CTR USARMY USMA (USA)" w:date="2026-10-12T22:52:00Z" w16du:dateUtc="2026-10-13T02:52:00Z">
        <w:r w:rsidRPr="0050416D">
          <w:t xml:space="preserve"> denotes the average over possible random assignments. This expression gives the expected reference value, while repeated random assignments show how much individual realizations can vary around it.</w:t>
        </w:r>
      </w:ins>
    </w:p>
    <w:p w14:paraId="3BA980DE" w14:textId="03B8E0CF" w:rsidR="0050416D" w:rsidRDefault="0050416D">
      <w:pPr>
        <w:pStyle w:val="BodyText"/>
        <w:rPr>
          <w:ins w:id="593" w:author="Levine, Charles Roger CTR USARMY USMA (USA)" w:date="2026-10-12T22:56:00Z" w16du:dateUtc="2026-10-13T02:56:00Z"/>
        </w:rPr>
      </w:pPr>
      <w:ins w:id="594" w:author="Levine, Charles Roger CTR USARMY USMA (USA)" w:date="2026-10-12T22:52:00Z" w16du:dateUtc="2026-10-13T02:52:00Z">
        <w:r w:rsidRPr="0050416D">
          <w:t xml:space="preserve">We therefore report both the assignment preference </w:t>
        </w:r>
      </w:ins>
      <m:oMath>
        <m:r>
          <w:rPr>
            <w:rFonts w:ascii="Cambria Math" w:hAnsi="Cambria Math"/>
          </w:rPr>
          <m:t>ρ</m:t>
        </m:r>
      </m:oMath>
      <w:ins w:id="595" w:author="Levine, Charles Roger CTR USARMY USMA (USA)" w:date="2026-10-12T22:52:00Z" w16du:dateUtc="2026-10-13T02:52:00Z">
        <w:r w:rsidRPr="0050416D">
          <w:t xml:space="preserve"> and the resulting </w:t>
        </w:r>
      </w:ins>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oMath>
      <w:ins w:id="596" w:author="Levine, Charles Roger CTR USARMY USMA (USA)" w:date="2026-10-12T22:52:00Z" w16du:dateUtc="2026-10-13T02:52:00Z">
        <w:r w:rsidRPr="0050416D">
          <w:t xml:space="preserve">. The first describes how groups were generated; the second describes the arrangement that resulted. Their relationship also depends on the performance distribution, roster capacities, and assignment history. In particular, </w:t>
        </w:r>
      </w:ins>
      <m:oMath>
        <m:r>
          <m:rPr>
            <m:sty m:val="bi"/>
          </m:rPr>
          <w:rPr>
            <w:rFonts w:ascii="Cambria Math" w:hAnsi="Cambria Math"/>
          </w:rPr>
          <m:t>ρ=0</m:t>
        </m:r>
      </m:oMath>
      <w:ins w:id="597" w:author="Levine, Charles Roger CTR USARMY USMA (USA)" w:date="2026-10-12T22:52:00Z" w16du:dateUtc="2026-10-13T02:52:00Z">
        <w:r w:rsidRPr="0050416D">
          <w:t xml:space="preserve"> should not be equated with an observed sorting index of zero</w:t>
        </w:r>
      </w:ins>
      <w:ins w:id="598" w:author="Levine, Charles Roger CTR USARMY USMA (USA)" w:date="2026-10-12T22:56:00Z" w16du:dateUtc="2026-10-13T02:56:00Z">
        <w:r>
          <w:t>.</w:t>
        </w:r>
      </w:ins>
    </w:p>
    <w:p w14:paraId="2E30B0AF" w14:textId="49D2EF02" w:rsidR="00CB3150" w:rsidDel="0050416D" w:rsidRDefault="00000000" w:rsidP="0050416D">
      <w:pPr>
        <w:rPr>
          <w:del w:id="599" w:author="Levine, Charles Roger CTR USARMY USMA (USA)" w:date="2026-10-12T22:52:00Z" w16du:dateUtc="2026-10-13T02:52:00Z"/>
        </w:rPr>
      </w:pPr>
      <w:del w:id="600" w:author="Levine, Charles Roger CTR USARMY USMA (USA)" w:date="2026-10-12T22:52:00Z" w16du:dateUtc="2026-10-13T02:52:00Z">
        <w:r w:rsidDel="0050416D">
          <w:delText xml:space="preserve">The parameter </w:delText>
        </w:r>
      </w:del>
      <m:oMath>
        <m:r>
          <w:del w:id="601" w:author="Levine, Charles Roger CTR USARMY USMA (USA)" w:date="2026-10-12T22:52:00Z" w16du:dateUtc="2026-10-13T02:52:00Z">
            <w:rPr>
              <w:rFonts w:ascii="Cambria Math" w:hAnsi="Cambria Math"/>
            </w:rPr>
            <m:t>ρ</m:t>
          </w:del>
        </m:r>
      </m:oMath>
      <w:del w:id="602" w:author="Levine, Charles Roger CTR USARMY USMA (USA)" w:date="2026-10-12T22:52:00Z" w16du:dateUtc="2026-10-13T02:52:00Z">
        <w:r w:rsidDel="0050416D">
          <w:delText xml:space="preserve"> governs a generative preference. It does not directly measure the sorting realized in a completed population. We summarize realized sorting by </w:delText>
        </w:r>
      </w:del>
      <m:oMath>
        <m:sSub>
          <m:sSubPr>
            <m:ctrlPr>
              <w:del w:id="603" w:author="Levine, Charles Roger CTR USARMY USMA (USA)" w:date="2026-10-12T22:52:00Z" w16du:dateUtc="2026-10-13T02:52:00Z">
                <w:rPr>
                  <w:rFonts w:ascii="Cambria Math" w:hAnsi="Cambria Math"/>
                </w:rPr>
              </w:del>
            </m:ctrlPr>
          </m:sSubPr>
          <m:e>
            <m:r>
              <w:del w:id="604" w:author="Levine, Charles Roger CTR USARMY USMA (USA)" w:date="2026-10-12T22:52:00Z" w16du:dateUtc="2026-10-13T02:52:00Z">
                <w:rPr>
                  <w:rFonts w:ascii="Cambria Math" w:hAnsi="Cambria Math"/>
                </w:rPr>
                <m:t>H</m:t>
              </w:del>
            </m:r>
          </m:e>
          <m:sub>
            <m:r>
              <w:del w:id="605" w:author="Levine, Charles Roger CTR USARMY USMA (USA)" w:date="2026-10-12T22:52:00Z" w16du:dateUtc="2026-10-13T02:52:00Z">
                <m:rPr>
                  <m:sty m:val="p"/>
                </m:rPr>
                <w:rPr>
                  <w:rFonts w:ascii="Cambria Math" w:hAnsi="Cambria Math"/>
                </w:rPr>
                <m:t>sort</m:t>
              </w:del>
            </m:r>
          </m:sub>
        </m:sSub>
      </m:oMath>
      <w:del w:id="606" w:author="Levine, Charles Roger CTR USARMY USMA (USA)" w:date="2026-10-12T22:52:00Z" w16du:dateUtc="2026-10-13T02:52:00Z">
        <w:r w:rsidDel="0050416D">
          <w:delText xml:space="preserve">, the fraction of total variation in </w:delText>
        </w:r>
      </w:del>
      <m:oMath>
        <m:r>
          <w:del w:id="607" w:author="Levine, Charles Roger CTR USARMY USMA (USA)" w:date="2026-10-12T22:52:00Z" w16du:dateUtc="2026-10-13T02:52:00Z">
            <w:rPr>
              <w:rFonts w:ascii="Cambria Math" w:hAnsi="Cambria Math"/>
            </w:rPr>
            <m:t>A</m:t>
          </w:del>
        </m:r>
      </m:oMath>
      <w:del w:id="608" w:author="Levine, Charles Roger CTR USARMY USMA (USA)" w:date="2026-10-12T22:52:00Z" w16du:dateUtc="2026-10-13T02:52:00Z">
        <w:r w:rsidDel="0050416D">
          <w:delText xml:space="preserve"> attributable to differences between group means.</w:delText>
        </w:r>
      </w:del>
    </w:p>
    <w:p w14:paraId="1CF706B6" w14:textId="20E27710" w:rsidR="00CB3150" w:rsidDel="0050416D" w:rsidRDefault="00000000">
      <w:pPr>
        <w:pStyle w:val="BodyText"/>
        <w:rPr>
          <w:del w:id="609" w:author="Levine, Charles Roger CTR USARMY USMA (USA)" w:date="2026-10-12T22:52:00Z" w16du:dateUtc="2026-10-13T02:52:00Z"/>
        </w:rPr>
      </w:pPr>
      <m:oMathPara>
        <m:oMathParaPr>
          <m:jc m:val="center"/>
        </m:oMathParaPr>
        <m:oMath>
          <m:sSub>
            <m:sSubPr>
              <m:ctrlPr>
                <w:del w:id="610" w:author="Levine, Charles Roger CTR USARMY USMA (USA)" w:date="2026-10-12T22:52:00Z" w16du:dateUtc="2026-10-13T02:52:00Z">
                  <w:rPr>
                    <w:rFonts w:ascii="Cambria Math" w:hAnsi="Cambria Math"/>
                  </w:rPr>
                </w:del>
              </m:ctrlPr>
            </m:sSubPr>
            <m:e>
              <m:r>
                <w:del w:id="611" w:author="Levine, Charles Roger CTR USARMY USMA (USA)" w:date="2026-10-12T22:52:00Z" w16du:dateUtc="2026-10-13T02:52:00Z">
                  <w:rPr>
                    <w:rFonts w:ascii="Cambria Math" w:hAnsi="Cambria Math"/>
                  </w:rPr>
                  <m:t>H</m:t>
                </w:del>
              </m:r>
            </m:e>
            <m:sub>
              <m:r>
                <w:del w:id="612" w:author="Levine, Charles Roger CTR USARMY USMA (USA)" w:date="2026-10-12T22:52:00Z" w16du:dateUtc="2026-10-13T02:52:00Z">
                  <m:rPr>
                    <m:nor/>
                  </m:rPr>
                  <m:t>sort</m:t>
                </w:del>
              </m:r>
            </m:sub>
          </m:sSub>
          <m:r>
            <w:del w:id="613" w:author="Levine, Charles Roger CTR USARMY USMA (USA)" w:date="2026-10-12T22:52:00Z" w16du:dateUtc="2026-10-13T02:52:00Z">
              <m:rPr>
                <m:sty m:val="p"/>
              </m:rPr>
              <w:rPr>
                <w:rFonts w:ascii="Cambria Math" w:hAnsi="Cambria Math"/>
              </w:rPr>
              <m:t>=</m:t>
            </w:del>
          </m:r>
          <m:r>
            <w:del w:id="614" w:author="Levine, Charles Roger CTR USARMY USMA (USA)" w:date="2026-10-12T22:52:00Z" w16du:dateUtc="2026-10-13T02:52:00Z">
              <w:rPr>
                <w:rFonts w:ascii="Cambria Math" w:hAnsi="Cambria Math"/>
              </w:rPr>
              <m:t>1</m:t>
            </w:del>
          </m:r>
          <m:r>
            <w:del w:id="615" w:author="Levine, Charles Roger CTR USARMY USMA (USA)" w:date="2026-10-12T22:52:00Z" w16du:dateUtc="2026-10-13T02:52:00Z">
              <m:rPr>
                <m:sty m:val="p"/>
              </m:rPr>
              <w:rPr>
                <w:rFonts w:ascii="Cambria Math" w:hAnsi="Cambria Math"/>
              </w:rPr>
              <m:t>-</m:t>
            </w:del>
          </m:r>
          <m:f>
            <m:fPr>
              <m:ctrlPr>
                <w:del w:id="616" w:author="Levine, Charles Roger CTR USARMY USMA (USA)" w:date="2026-10-12T22:52:00Z" w16du:dateUtc="2026-10-13T02:52:00Z">
                  <w:rPr>
                    <w:rFonts w:ascii="Cambria Math" w:hAnsi="Cambria Math"/>
                  </w:rPr>
                </w:del>
              </m:ctrlPr>
            </m:fPr>
            <m:num>
              <m:nary>
                <m:naryPr>
                  <m:chr m:val="∑"/>
                  <m:limLoc m:val="undOvr"/>
                  <m:supHide m:val="1"/>
                  <m:ctrlPr>
                    <w:del w:id="617" w:author="Levine, Charles Roger CTR USARMY USMA (USA)" w:date="2026-10-12T22:52:00Z" w16du:dateUtc="2026-10-13T02:52:00Z">
                      <w:rPr>
                        <w:rFonts w:ascii="Cambria Math" w:hAnsi="Cambria Math"/>
                      </w:rPr>
                    </w:del>
                  </m:ctrlPr>
                </m:naryPr>
                <m:sub>
                  <m:r>
                    <w:del w:id="618" w:author="Levine, Charles Roger CTR USARMY USMA (USA)" w:date="2026-10-12T22:52:00Z" w16du:dateUtc="2026-10-13T02:52:00Z">
                      <w:rPr>
                        <w:rFonts w:ascii="Cambria Math" w:hAnsi="Cambria Math"/>
                      </w:rPr>
                      <m:t>i</m:t>
                    </w:del>
                  </m:r>
                </m:sub>
                <m:sup>
                  <m:r>
                    <w:del w:id="619" w:author="Levine, Charles Roger CTR USARMY USMA (USA)" w:date="2026-10-12T22:52:00Z" w16du:dateUtc="2026-10-13T02:52:00Z">
                      <w:rPr>
                        <w:rFonts w:ascii="Cambria Math" w:hAnsi="Cambria Math"/>
                      </w:rPr>
                      <m:t>​</m:t>
                    </w:del>
                  </m:r>
                </m:sup>
                <m:e>
                  <m:sSup>
                    <m:sSupPr>
                      <m:ctrlPr>
                        <w:del w:id="620" w:author="Levine, Charles Roger CTR USARMY USMA (USA)" w:date="2026-10-12T22:52:00Z" w16du:dateUtc="2026-10-13T02:52:00Z">
                          <w:rPr>
                            <w:rFonts w:ascii="Cambria Math" w:hAnsi="Cambria Math"/>
                          </w:rPr>
                        </w:del>
                      </m:ctrlPr>
                    </m:sSupPr>
                    <m:e>
                      <m:d>
                        <m:dPr>
                          <m:ctrlPr>
                            <w:del w:id="621" w:author="Levine, Charles Roger CTR USARMY USMA (USA)" w:date="2026-10-12T22:52:00Z" w16du:dateUtc="2026-10-13T02:52:00Z">
                              <w:rPr>
                                <w:rFonts w:ascii="Cambria Math" w:hAnsi="Cambria Math"/>
                              </w:rPr>
                            </w:del>
                          </m:ctrlPr>
                        </m:dPr>
                        <m:e>
                          <m:sSub>
                            <m:sSubPr>
                              <m:ctrlPr>
                                <w:del w:id="622" w:author="Levine, Charles Roger CTR USARMY USMA (USA)" w:date="2026-10-12T22:52:00Z" w16du:dateUtc="2026-10-13T02:52:00Z">
                                  <w:rPr>
                                    <w:rFonts w:ascii="Cambria Math" w:hAnsi="Cambria Math"/>
                                  </w:rPr>
                                </w:del>
                              </m:ctrlPr>
                            </m:sSubPr>
                            <m:e>
                              <m:r>
                                <w:del w:id="623" w:author="Levine, Charles Roger CTR USARMY USMA (USA)" w:date="2026-10-12T22:52:00Z" w16du:dateUtc="2026-10-13T02:52:00Z">
                                  <w:rPr>
                                    <w:rFonts w:ascii="Cambria Math" w:hAnsi="Cambria Math"/>
                                  </w:rPr>
                                  <m:t>A</m:t>
                                </w:del>
                              </m:r>
                            </m:e>
                            <m:sub>
                              <m:r>
                                <w:del w:id="624" w:author="Levine, Charles Roger CTR USARMY USMA (USA)" w:date="2026-10-12T22:52:00Z" w16du:dateUtc="2026-10-13T02:52:00Z">
                                  <w:rPr>
                                    <w:rFonts w:ascii="Cambria Math" w:hAnsi="Cambria Math"/>
                                  </w:rPr>
                                  <m:t>i</m:t>
                                </w:del>
                              </m:r>
                            </m:sub>
                          </m:sSub>
                          <m:r>
                            <w:del w:id="625" w:author="Levine, Charles Roger CTR USARMY USMA (USA)" w:date="2026-10-12T22:52:00Z" w16du:dateUtc="2026-10-13T02:52:00Z">
                              <m:rPr>
                                <m:sty m:val="p"/>
                              </m:rPr>
                              <w:rPr>
                                <w:rFonts w:ascii="Cambria Math" w:hAnsi="Cambria Math"/>
                              </w:rPr>
                              <m:t>-</m:t>
                            </w:del>
                          </m:r>
                          <m:sSub>
                            <m:sSubPr>
                              <m:ctrlPr>
                                <w:del w:id="626" w:author="Levine, Charles Roger CTR USARMY USMA (USA)" w:date="2026-10-12T22:52:00Z" w16du:dateUtc="2026-10-13T02:52:00Z">
                                  <w:rPr>
                                    <w:rFonts w:ascii="Cambria Math" w:hAnsi="Cambria Math"/>
                                  </w:rPr>
                                </w:del>
                              </m:ctrlPr>
                            </m:sSubPr>
                            <m:e>
                              <m:r>
                                <w:del w:id="627" w:author="Levine, Charles Roger CTR USARMY USMA (USA)" w:date="2026-10-12T22:52:00Z" w16du:dateUtc="2026-10-13T02:52:00Z">
                                  <w:rPr>
                                    <w:rFonts w:ascii="Cambria Math" w:hAnsi="Cambria Math"/>
                                  </w:rPr>
                                  <m:t>T</m:t>
                                </w:del>
                              </m:r>
                            </m:e>
                            <m:sub>
                              <m:r>
                                <w:del w:id="628" w:author="Levine, Charles Roger CTR USARMY USMA (USA)" w:date="2026-10-12T22:52:00Z" w16du:dateUtc="2026-10-13T02:52:00Z">
                                  <w:rPr>
                                    <w:rFonts w:ascii="Cambria Math" w:hAnsi="Cambria Math"/>
                                  </w:rPr>
                                  <m:t>g</m:t>
                                </w:del>
                              </m:r>
                              <m:r>
                                <w:del w:id="629" w:author="Levine, Charles Roger CTR USARMY USMA (USA)" w:date="2026-10-12T22:52:00Z" w16du:dateUtc="2026-10-13T02:52:00Z">
                                  <m:rPr>
                                    <m:sty m:val="p"/>
                                  </m:rPr>
                                  <w:rPr>
                                    <w:rFonts w:ascii="Cambria Math" w:hAnsi="Cambria Math"/>
                                  </w:rPr>
                                  <m:t>(</m:t>
                                </w:del>
                              </m:r>
                              <m:r>
                                <w:del w:id="630" w:author="Levine, Charles Roger CTR USARMY USMA (USA)" w:date="2026-10-12T22:52:00Z" w16du:dateUtc="2026-10-13T02:52:00Z">
                                  <w:rPr>
                                    <w:rFonts w:ascii="Cambria Math" w:hAnsi="Cambria Math"/>
                                  </w:rPr>
                                  <m:t>i</m:t>
                                </w:del>
                              </m:r>
                              <m:r>
                                <w:del w:id="631" w:author="Levine, Charles Roger CTR USARMY USMA (USA)" w:date="2026-10-12T22:52:00Z" w16du:dateUtc="2026-10-13T02:52:00Z">
                                  <m:rPr>
                                    <m:sty m:val="p"/>
                                  </m:rPr>
                                  <w:rPr>
                                    <w:rFonts w:ascii="Cambria Math" w:hAnsi="Cambria Math"/>
                                  </w:rPr>
                                  <m:t>)</m:t>
                                </w:del>
                              </m:r>
                            </m:sub>
                          </m:sSub>
                        </m:e>
                      </m:d>
                    </m:e>
                    <m:sup>
                      <m:r>
                        <w:del w:id="632" w:author="Levine, Charles Roger CTR USARMY USMA (USA)" w:date="2026-10-12T22:52:00Z" w16du:dateUtc="2026-10-13T02:52:00Z">
                          <w:rPr>
                            <w:rFonts w:ascii="Cambria Math" w:hAnsi="Cambria Math"/>
                          </w:rPr>
                          <m:t>2</m:t>
                        </w:del>
                      </m:r>
                    </m:sup>
                  </m:sSup>
                </m:e>
              </m:nary>
            </m:num>
            <m:den>
              <m:nary>
                <m:naryPr>
                  <m:chr m:val="∑"/>
                  <m:limLoc m:val="undOvr"/>
                  <m:supHide m:val="1"/>
                  <m:ctrlPr>
                    <w:del w:id="633" w:author="Levine, Charles Roger CTR USARMY USMA (USA)" w:date="2026-10-12T22:52:00Z" w16du:dateUtc="2026-10-13T02:52:00Z">
                      <w:rPr>
                        <w:rFonts w:ascii="Cambria Math" w:hAnsi="Cambria Math"/>
                      </w:rPr>
                    </w:del>
                  </m:ctrlPr>
                </m:naryPr>
                <m:sub>
                  <m:r>
                    <w:del w:id="634" w:author="Levine, Charles Roger CTR USARMY USMA (USA)" w:date="2026-10-12T22:52:00Z" w16du:dateUtc="2026-10-13T02:52:00Z">
                      <w:rPr>
                        <w:rFonts w:ascii="Cambria Math" w:hAnsi="Cambria Math"/>
                      </w:rPr>
                      <m:t>i</m:t>
                    </w:del>
                  </m:r>
                </m:sub>
                <m:sup>
                  <m:r>
                    <w:del w:id="635" w:author="Levine, Charles Roger CTR USARMY USMA (USA)" w:date="2026-10-12T22:52:00Z" w16du:dateUtc="2026-10-13T02:52:00Z">
                      <w:rPr>
                        <w:rFonts w:ascii="Cambria Math" w:hAnsi="Cambria Math"/>
                      </w:rPr>
                      <m:t>​</m:t>
                    </w:del>
                  </m:r>
                </m:sup>
                <m:e>
                  <m:sSup>
                    <m:sSupPr>
                      <m:ctrlPr>
                        <w:del w:id="636" w:author="Levine, Charles Roger CTR USARMY USMA (USA)" w:date="2026-10-12T22:52:00Z" w16du:dateUtc="2026-10-13T02:52:00Z">
                          <w:rPr>
                            <w:rFonts w:ascii="Cambria Math" w:hAnsi="Cambria Math"/>
                          </w:rPr>
                        </w:del>
                      </m:ctrlPr>
                    </m:sSupPr>
                    <m:e>
                      <m:d>
                        <m:dPr>
                          <m:ctrlPr>
                            <w:del w:id="637" w:author="Levine, Charles Roger CTR USARMY USMA (USA)" w:date="2026-10-12T22:52:00Z" w16du:dateUtc="2026-10-13T02:52:00Z">
                              <w:rPr>
                                <w:rFonts w:ascii="Cambria Math" w:hAnsi="Cambria Math"/>
                              </w:rPr>
                            </w:del>
                          </m:ctrlPr>
                        </m:dPr>
                        <m:e>
                          <m:sSub>
                            <m:sSubPr>
                              <m:ctrlPr>
                                <w:del w:id="638" w:author="Levine, Charles Roger CTR USARMY USMA (USA)" w:date="2026-10-12T22:52:00Z" w16du:dateUtc="2026-10-13T02:52:00Z">
                                  <w:rPr>
                                    <w:rFonts w:ascii="Cambria Math" w:hAnsi="Cambria Math"/>
                                  </w:rPr>
                                </w:del>
                              </m:ctrlPr>
                            </m:sSubPr>
                            <m:e>
                              <m:r>
                                <w:del w:id="639" w:author="Levine, Charles Roger CTR USARMY USMA (USA)" w:date="2026-10-12T22:52:00Z" w16du:dateUtc="2026-10-13T02:52:00Z">
                                  <w:rPr>
                                    <w:rFonts w:ascii="Cambria Math" w:hAnsi="Cambria Math"/>
                                  </w:rPr>
                                  <m:t>A</m:t>
                                </w:del>
                              </m:r>
                            </m:e>
                            <m:sub>
                              <m:r>
                                <w:del w:id="640" w:author="Levine, Charles Roger CTR USARMY USMA (USA)" w:date="2026-10-12T22:52:00Z" w16du:dateUtc="2026-10-13T02:52:00Z">
                                  <w:rPr>
                                    <w:rFonts w:ascii="Cambria Math" w:hAnsi="Cambria Math"/>
                                  </w:rPr>
                                  <m:t>i</m:t>
                                </w:del>
                              </m:r>
                            </m:sub>
                          </m:sSub>
                          <m:r>
                            <w:del w:id="641" w:author="Levine, Charles Roger CTR USARMY USMA (USA)" w:date="2026-10-12T22:52:00Z" w16du:dateUtc="2026-10-13T02:52:00Z">
                              <m:rPr>
                                <m:sty m:val="p"/>
                              </m:rPr>
                              <w:rPr>
                                <w:rFonts w:ascii="Cambria Math" w:hAnsi="Cambria Math"/>
                              </w:rPr>
                              <m:t>-</m:t>
                            </w:del>
                          </m:r>
                          <m:bar>
                            <m:barPr>
                              <m:pos m:val="top"/>
                              <m:ctrlPr>
                                <w:del w:id="642" w:author="Levine, Charles Roger CTR USARMY USMA (USA)" w:date="2026-10-12T22:52:00Z" w16du:dateUtc="2026-10-13T02:52:00Z">
                                  <w:rPr>
                                    <w:rFonts w:ascii="Cambria Math" w:hAnsi="Cambria Math"/>
                                  </w:rPr>
                                </w:del>
                              </m:ctrlPr>
                            </m:barPr>
                            <m:e>
                              <m:r>
                                <w:del w:id="643" w:author="Levine, Charles Roger CTR USARMY USMA (USA)" w:date="2026-10-12T22:52:00Z" w16du:dateUtc="2026-10-13T02:52:00Z">
                                  <w:rPr>
                                    <w:rFonts w:ascii="Cambria Math" w:hAnsi="Cambria Math"/>
                                  </w:rPr>
                                  <m:t>A</m:t>
                                </w:del>
                              </m:r>
                            </m:e>
                          </m:bar>
                        </m:e>
                      </m:d>
                    </m:e>
                    <m:sup>
                      <m:r>
                        <w:del w:id="644" w:author="Levine, Charles Roger CTR USARMY USMA (USA)" w:date="2026-10-12T22:52:00Z" w16du:dateUtc="2026-10-13T02:52:00Z">
                          <w:rPr>
                            <w:rFonts w:ascii="Cambria Math" w:hAnsi="Cambria Math"/>
                          </w:rPr>
                          <m:t>2</m:t>
                        </w:del>
                      </m:r>
                    </m:sup>
                  </m:sSup>
                </m:e>
              </m:nary>
            </m:den>
          </m:f>
          <m:r>
            <w:del w:id="645" w:author="Levine, Charles Roger CTR USARMY USMA (USA)" w:date="2026-10-12T22:52:00Z" w16du:dateUtc="2026-10-13T02:52:00Z">
              <m:rPr>
                <m:sty m:val="p"/>
              </m:rPr>
              <w:rPr>
                <w:rFonts w:ascii="Cambria Math" w:hAnsi="Cambria Math"/>
              </w:rPr>
              <m:t>,</m:t>
            </w:del>
          </m:r>
        </m:oMath>
      </m:oMathPara>
    </w:p>
    <w:p w14:paraId="4BC9457D" w14:textId="4BB318DA" w:rsidR="00CB3150" w:rsidDel="0050416D" w:rsidRDefault="00000000">
      <w:pPr>
        <w:rPr>
          <w:del w:id="646" w:author="Levine, Charles Roger CTR USARMY USMA (USA)" w:date="2026-10-12T22:52:00Z" w16du:dateUtc="2026-10-13T02:52:00Z"/>
        </w:rPr>
      </w:pPr>
      <w:del w:id="647" w:author="Levine, Charles Roger CTR USARMY USMA (USA)" w:date="2026-10-12T22:52:00Z" w16du:dateUtc="2026-10-13T02:52:00Z">
        <w:r w:rsidDel="0050416D">
          <w:delText xml:space="preserve">Here, </w:delText>
        </w:r>
      </w:del>
      <m:oMath>
        <m:r>
          <w:del w:id="648" w:author="Levine, Charles Roger CTR USARMY USMA (USA)" w:date="2026-10-12T22:52:00Z" w16du:dateUtc="2026-10-13T02:52:00Z">
            <w:rPr>
              <w:rFonts w:ascii="Cambria Math" w:hAnsi="Cambria Math"/>
            </w:rPr>
            <m:t>g</m:t>
          </w:del>
        </m:r>
        <m:r>
          <w:del w:id="649" w:author="Levine, Charles Roger CTR USARMY USMA (USA)" w:date="2026-10-12T22:52:00Z" w16du:dateUtc="2026-10-13T02:52:00Z">
            <m:rPr>
              <m:sty m:val="p"/>
            </m:rPr>
            <w:rPr>
              <w:rFonts w:ascii="Cambria Math" w:hAnsi="Cambria Math"/>
            </w:rPr>
            <m:t>(</m:t>
          </w:del>
        </m:r>
        <m:r>
          <w:del w:id="650" w:author="Levine, Charles Roger CTR USARMY USMA (USA)" w:date="2026-10-12T22:52:00Z" w16du:dateUtc="2026-10-13T02:52:00Z">
            <w:rPr>
              <w:rFonts w:ascii="Cambria Math" w:hAnsi="Cambria Math"/>
            </w:rPr>
            <m:t>i</m:t>
          </w:del>
        </m:r>
        <m:r>
          <w:del w:id="651" w:author="Levine, Charles Roger CTR USARMY USMA (USA)" w:date="2026-10-12T22:52:00Z" w16du:dateUtc="2026-10-13T02:52:00Z">
            <m:rPr>
              <m:sty m:val="p"/>
            </m:rPr>
            <w:rPr>
              <w:rFonts w:ascii="Cambria Math" w:hAnsi="Cambria Math"/>
            </w:rPr>
            <m:t>)</m:t>
          </w:del>
        </m:r>
      </m:oMath>
      <w:del w:id="652" w:author="Levine, Charles Roger CTR USARMY USMA (USA)" w:date="2026-10-12T22:52:00Z" w16du:dateUtc="2026-10-13T02:52:00Z">
        <w:r w:rsidDel="0050416D">
          <w:delText xml:space="preserve"> identifies the group containing individual </w:delText>
        </w:r>
      </w:del>
      <m:oMath>
        <m:r>
          <w:del w:id="653" w:author="Levine, Charles Roger CTR USARMY USMA (USA)" w:date="2026-10-12T22:52:00Z" w16du:dateUtc="2026-10-13T02:52:00Z">
            <w:rPr>
              <w:rFonts w:ascii="Cambria Math" w:hAnsi="Cambria Math"/>
            </w:rPr>
            <m:t>i</m:t>
          </w:del>
        </m:r>
      </m:oMath>
      <w:del w:id="654" w:author="Levine, Charles Roger CTR USARMY USMA (USA)" w:date="2026-10-12T22:52:00Z" w16du:dateUtc="2026-10-13T02:52:00Z">
        <w:r w:rsidDel="0050416D">
          <w:delText xml:space="preserve">, </w:delText>
        </w:r>
      </w:del>
      <m:oMath>
        <m:sSub>
          <m:sSubPr>
            <m:ctrlPr>
              <w:del w:id="655" w:author="Levine, Charles Roger CTR USARMY USMA (USA)" w:date="2026-10-12T22:52:00Z" w16du:dateUtc="2026-10-13T02:52:00Z">
                <w:rPr>
                  <w:rFonts w:ascii="Cambria Math" w:hAnsi="Cambria Math"/>
                </w:rPr>
              </w:del>
            </m:ctrlPr>
          </m:sSubPr>
          <m:e>
            <m:r>
              <w:del w:id="656" w:author="Levine, Charles Roger CTR USARMY USMA (USA)" w:date="2026-10-12T22:52:00Z" w16du:dateUtc="2026-10-13T02:52:00Z">
                <w:rPr>
                  <w:rFonts w:ascii="Cambria Math" w:hAnsi="Cambria Math"/>
                </w:rPr>
                <m:t>T</m:t>
              </w:del>
            </m:r>
          </m:e>
          <m:sub>
            <m:r>
              <w:del w:id="657" w:author="Levine, Charles Roger CTR USARMY USMA (USA)" w:date="2026-10-12T22:52:00Z" w16du:dateUtc="2026-10-13T02:52:00Z">
                <w:rPr>
                  <w:rFonts w:ascii="Cambria Math" w:hAnsi="Cambria Math"/>
                </w:rPr>
                <m:t>g</m:t>
              </w:del>
            </m:r>
            <m:r>
              <w:del w:id="658" w:author="Levine, Charles Roger CTR USARMY USMA (USA)" w:date="2026-10-12T22:52:00Z" w16du:dateUtc="2026-10-13T02:52:00Z">
                <m:rPr>
                  <m:sty m:val="p"/>
                </m:rPr>
                <w:rPr>
                  <w:rFonts w:ascii="Cambria Math" w:hAnsi="Cambria Math"/>
                </w:rPr>
                <m:t>(</m:t>
              </w:del>
            </m:r>
            <m:r>
              <w:del w:id="659" w:author="Levine, Charles Roger CTR USARMY USMA (USA)" w:date="2026-10-12T22:52:00Z" w16du:dateUtc="2026-10-13T02:52:00Z">
                <w:rPr>
                  <w:rFonts w:ascii="Cambria Math" w:hAnsi="Cambria Math"/>
                </w:rPr>
                <m:t>i</m:t>
              </w:del>
            </m:r>
            <m:r>
              <w:del w:id="660" w:author="Levine, Charles Roger CTR USARMY USMA (USA)" w:date="2026-10-12T22:52:00Z" w16du:dateUtc="2026-10-13T02:52:00Z">
                <m:rPr>
                  <m:sty m:val="p"/>
                </m:rPr>
                <w:rPr>
                  <w:rFonts w:ascii="Cambria Math" w:hAnsi="Cambria Math"/>
                </w:rPr>
                <m:t>)</m:t>
              </w:del>
            </m:r>
          </m:sub>
        </m:sSub>
      </m:oMath>
      <w:del w:id="661" w:author="Levine, Charles Roger CTR USARMY USMA (USA)" w:date="2026-10-12T22:52:00Z" w16du:dateUtc="2026-10-13T02:52:00Z">
        <w:r w:rsidDel="0050416D">
          <w:delText xml:space="preserve"> is that group’s final mean of </w:delText>
        </w:r>
      </w:del>
      <m:oMath>
        <m:r>
          <w:del w:id="662" w:author="Levine, Charles Roger CTR USARMY USMA (USA)" w:date="2026-10-12T22:52:00Z" w16du:dateUtc="2026-10-13T02:52:00Z">
            <w:rPr>
              <w:rFonts w:ascii="Cambria Math" w:hAnsi="Cambria Math"/>
            </w:rPr>
            <m:t>A</m:t>
          </w:del>
        </m:r>
      </m:oMath>
      <w:del w:id="663" w:author="Levine, Charles Roger CTR USARMY USMA (USA)" w:date="2026-10-12T22:52:00Z" w16du:dateUtc="2026-10-13T02:52:00Z">
        <w:r w:rsidDel="0050416D">
          <w:delText xml:space="preserve">, including individual </w:delText>
        </w:r>
      </w:del>
      <m:oMath>
        <m:r>
          <w:del w:id="664" w:author="Levine, Charles Roger CTR USARMY USMA (USA)" w:date="2026-10-12T22:52:00Z" w16du:dateUtc="2026-10-13T02:52:00Z">
            <w:rPr>
              <w:rFonts w:ascii="Cambria Math" w:hAnsi="Cambria Math"/>
            </w:rPr>
            <m:t>i</m:t>
          </w:del>
        </m:r>
      </m:oMath>
      <w:del w:id="665" w:author="Levine, Charles Roger CTR USARMY USMA (USA)" w:date="2026-10-12T22:52:00Z" w16du:dateUtc="2026-10-13T02:52:00Z">
        <w:r w:rsidDel="0050416D">
          <w:delText xml:space="preserve">, and </w:delText>
        </w:r>
      </w:del>
      <m:oMath>
        <m:bar>
          <m:barPr>
            <m:pos m:val="top"/>
            <m:ctrlPr>
              <w:del w:id="666" w:author="Levine, Charles Roger CTR USARMY USMA (USA)" w:date="2026-10-12T22:52:00Z" w16du:dateUtc="2026-10-13T02:52:00Z">
                <w:rPr>
                  <w:rFonts w:ascii="Cambria Math" w:hAnsi="Cambria Math"/>
                </w:rPr>
              </w:del>
            </m:ctrlPr>
          </m:barPr>
          <m:e>
            <m:r>
              <w:del w:id="667" w:author="Levine, Charles Roger CTR USARMY USMA (USA)" w:date="2026-10-12T22:52:00Z" w16du:dateUtc="2026-10-13T02:52:00Z">
                <w:rPr>
                  <w:rFonts w:ascii="Cambria Math" w:hAnsi="Cambria Math"/>
                </w:rPr>
                <m:t>A</m:t>
              </w:del>
            </m:r>
          </m:e>
        </m:bar>
      </m:oMath>
      <w:del w:id="668" w:author="Levine, Charles Roger CTR USARMY USMA (USA)" w:date="2026-10-12T22:52:00Z" w16du:dateUtc="2026-10-13T02:52:00Z">
        <w:r w:rsidDel="0050416D">
          <w:delText xml:space="preserve"> is the population mean of </w:delText>
        </w:r>
      </w:del>
      <m:oMath>
        <m:r>
          <w:del w:id="669" w:author="Levine, Charles Roger CTR USARMY USMA (USA)" w:date="2026-10-12T22:52:00Z" w16du:dateUtc="2026-10-13T02:52:00Z">
            <w:rPr>
              <w:rFonts w:ascii="Cambria Math" w:hAnsi="Cambria Math"/>
            </w:rPr>
            <m:t>A</m:t>
          </w:del>
        </m:r>
      </m:oMath>
      <w:del w:id="670" w:author="Levine, Charles Roger CTR USARMY USMA (USA)" w:date="2026-10-12T22:52:00Z" w16du:dateUtc="2026-10-13T02:52:00Z">
        <w:r w:rsidDel="0050416D">
          <w:delText>. Both sums run over all individuals in the population.</w:delText>
        </w:r>
      </w:del>
    </w:p>
    <w:p w14:paraId="037BB04B" w14:textId="5FAC307F" w:rsidR="00CB3150" w:rsidDel="0050416D" w:rsidRDefault="00000000">
      <w:pPr>
        <w:pStyle w:val="BodyText"/>
        <w:rPr>
          <w:del w:id="671" w:author="Levine, Charles Roger CTR USARMY USMA (USA)" w:date="2026-10-12T22:52:00Z" w16du:dateUtc="2026-10-13T02:52:00Z"/>
        </w:rPr>
      </w:pPr>
      <w:del w:id="672" w:author="Levine, Charles Roger CTR USARMY USMA (USA)" w:date="2026-10-12T22:52:00Z" w16du:dateUtc="2026-10-13T02:52:00Z">
        <w:r w:rsidDel="0050416D">
          <w:delText xml:space="preserve">A denotes the characteristic and </w:delText>
        </w:r>
      </w:del>
      <m:oMath>
        <m:sSub>
          <m:sSubPr>
            <m:ctrlPr>
              <w:del w:id="673" w:author="Levine, Charles Roger CTR USARMY USMA (USA)" w:date="2026-10-12T22:52:00Z" w16du:dateUtc="2026-10-13T02:52:00Z">
                <w:rPr>
                  <w:rFonts w:ascii="Cambria Math" w:hAnsi="Cambria Math"/>
                </w:rPr>
              </w:del>
            </m:ctrlPr>
          </m:sSubPr>
          <m:e>
            <m:r>
              <w:del w:id="674" w:author="Levine, Charles Roger CTR USARMY USMA (USA)" w:date="2026-10-12T22:52:00Z" w16du:dateUtc="2026-10-13T02:52:00Z">
                <w:rPr>
                  <w:rFonts w:ascii="Cambria Math" w:hAnsi="Cambria Math"/>
                </w:rPr>
                <m:t>A</m:t>
              </w:del>
            </m:r>
          </m:e>
          <m:sub>
            <m:r>
              <w:del w:id="675" w:author="Levine, Charles Roger CTR USARMY USMA (USA)" w:date="2026-10-12T22:52:00Z" w16du:dateUtc="2026-10-13T02:52:00Z">
                <w:rPr>
                  <w:rFonts w:ascii="Cambria Math" w:hAnsi="Cambria Math"/>
                </w:rPr>
                <m:t>i</m:t>
              </w:del>
            </m:r>
          </m:sub>
        </m:sSub>
      </m:oMath>
      <w:del w:id="676" w:author="Levine, Charles Roger CTR USARMY USMA (USA)" w:date="2026-10-12T22:52:00Z" w16du:dateUtc="2026-10-13T02:52:00Z">
        <w:r w:rsidDel="0050416D">
          <w:delText xml:space="preserve"> its value for individual i. </w:delText>
        </w:r>
      </w:del>
      <m:oMath>
        <m:sSub>
          <m:sSubPr>
            <m:ctrlPr>
              <w:del w:id="677" w:author="Levine, Charles Roger CTR USARMY USMA (USA)" w:date="2026-10-12T22:52:00Z" w16du:dateUtc="2026-10-13T02:52:00Z">
                <w:rPr>
                  <w:rFonts w:ascii="Cambria Math" w:hAnsi="Cambria Math"/>
                </w:rPr>
              </w:del>
            </m:ctrlPr>
          </m:sSubPr>
          <m:e>
            <m:r>
              <w:del w:id="678" w:author="Levine, Charles Roger CTR USARMY USMA (USA)" w:date="2026-10-12T22:52:00Z" w16du:dateUtc="2026-10-13T02:52:00Z">
                <w:rPr>
                  <w:rFonts w:ascii="Cambria Math" w:hAnsi="Cambria Math"/>
                </w:rPr>
                <m:t>T</m:t>
              </w:del>
            </m:r>
          </m:e>
          <m:sub>
            <m:r>
              <w:del w:id="679" w:author="Levine, Charles Roger CTR USARMY USMA (USA)" w:date="2026-10-12T22:52:00Z" w16du:dateUtc="2026-10-13T02:52:00Z">
                <w:rPr>
                  <w:rFonts w:ascii="Cambria Math" w:hAnsi="Cambria Math"/>
                </w:rPr>
                <m:t>j</m:t>
              </w:del>
            </m:r>
          </m:sub>
        </m:sSub>
      </m:oMath>
      <w:del w:id="680" w:author="Levine, Charles Roger CTR USARMY USMA (USA)" w:date="2026-10-12T22:52:00Z" w16du:dateUtc="2026-10-13T02:52:00Z">
        <w:r w:rsidDel="0050416D">
          <w:delText xml:space="preserve"> is the evolving centroid during assignment and the final group mean afterward. Unlike the leave-one-out peer-quality measure, </w:delText>
        </w:r>
      </w:del>
      <m:oMath>
        <m:sSub>
          <m:sSubPr>
            <m:ctrlPr>
              <w:del w:id="681" w:author="Levine, Charles Roger CTR USARMY USMA (USA)" w:date="2026-10-12T22:52:00Z" w16du:dateUtc="2026-10-13T02:52:00Z">
                <w:rPr>
                  <w:rFonts w:ascii="Cambria Math" w:hAnsi="Cambria Math"/>
                </w:rPr>
              </w:del>
            </m:ctrlPr>
          </m:sSubPr>
          <m:e>
            <m:r>
              <w:del w:id="682" w:author="Levine, Charles Roger CTR USARMY USMA (USA)" w:date="2026-10-12T22:52:00Z" w16du:dateUtc="2026-10-13T02:52:00Z">
                <w:rPr>
                  <w:rFonts w:ascii="Cambria Math" w:hAnsi="Cambria Math"/>
                </w:rPr>
                <m:t>H</m:t>
              </w:del>
            </m:r>
          </m:e>
          <m:sub>
            <m:r>
              <w:del w:id="683" w:author="Levine, Charles Roger CTR USARMY USMA (USA)" w:date="2026-10-12T22:52:00Z" w16du:dateUtc="2026-10-13T02:52:00Z">
                <w:rPr>
                  <w:rFonts w:ascii="Cambria Math" w:hAnsi="Cambria Math"/>
                </w:rPr>
                <m:t>sort</m:t>
              </w:del>
            </m:r>
          </m:sub>
        </m:sSub>
      </m:oMath>
      <w:del w:id="684" w:author="Levine, Charles Roger CTR USARMY USMA (USA)" w:date="2026-10-12T22:52:00Z" w16du:dateUtc="2026-10-13T02:52:00Z">
        <w:r w:rsidDel="0050416D">
          <w:delText xml:space="preserve"> uses full-group means.</w:delText>
        </w:r>
      </w:del>
    </w:p>
    <w:p w14:paraId="3B26E598" w14:textId="427D8B13" w:rsidR="00CB3150" w:rsidDel="0050416D" w:rsidRDefault="00000000">
      <w:pPr>
        <w:pStyle w:val="BodyText"/>
        <w:rPr>
          <w:del w:id="685" w:author="Levine, Charles Roger CTR USARMY USMA (USA)" w:date="2026-10-12T22:52:00Z" w16du:dateUtc="2026-10-13T02:52:00Z"/>
        </w:rPr>
      </w:pPr>
      <w:del w:id="686" w:author="Levine, Charles Roger CTR USARMY USMA (USA)" w:date="2026-10-12T22:52:00Z" w16du:dateUtc="2026-10-13T02:52:00Z">
        <w:r w:rsidDel="0050416D">
          <w:delText>For positive total variation in A, the within-group and between-group decomposition gives</w:delText>
        </w:r>
      </w:del>
    </w:p>
    <w:p w14:paraId="5E42C279" w14:textId="250C76E5" w:rsidR="00CB3150" w:rsidDel="0050416D" w:rsidRDefault="00000000">
      <w:pPr>
        <w:pStyle w:val="BodyText"/>
        <w:rPr>
          <w:del w:id="687" w:author="Levine, Charles Roger CTR USARMY USMA (USA)" w:date="2026-10-12T22:52:00Z" w16du:dateUtc="2026-10-13T02:52:00Z"/>
        </w:rPr>
      </w:pPr>
      <m:oMathPara>
        <m:oMathParaPr>
          <m:jc m:val="center"/>
        </m:oMathParaPr>
        <m:oMath>
          <m:nary>
            <m:naryPr>
              <m:chr m:val="∑"/>
              <m:limLoc m:val="undOvr"/>
              <m:supHide m:val="1"/>
              <m:ctrlPr>
                <w:del w:id="688" w:author="Levine, Charles Roger CTR USARMY USMA (USA)" w:date="2026-10-12T22:52:00Z" w16du:dateUtc="2026-10-13T02:52:00Z">
                  <w:rPr>
                    <w:rFonts w:ascii="Cambria Math" w:hAnsi="Cambria Math"/>
                  </w:rPr>
                </w:del>
              </m:ctrlPr>
            </m:naryPr>
            <m:sub>
              <m:r>
                <w:del w:id="689" w:author="Levine, Charles Roger CTR USARMY USMA (USA)" w:date="2026-10-12T22:52:00Z" w16du:dateUtc="2026-10-13T02:52:00Z">
                  <w:rPr>
                    <w:rFonts w:ascii="Cambria Math" w:hAnsi="Cambria Math"/>
                  </w:rPr>
                  <m:t>i</m:t>
                </w:del>
              </m:r>
            </m:sub>
            <m:sup>
              <m:r>
                <w:del w:id="690" w:author="Levine, Charles Roger CTR USARMY USMA (USA)" w:date="2026-10-12T22:52:00Z" w16du:dateUtc="2026-10-13T02:52:00Z">
                  <w:rPr>
                    <w:rFonts w:ascii="Cambria Math" w:hAnsi="Cambria Math"/>
                  </w:rPr>
                  <m:t>​</m:t>
                </w:del>
              </m:r>
            </m:sup>
            <m:e>
              <m:r>
                <w:del w:id="691" w:author="Levine, Charles Roger CTR USARMY USMA (USA)" w:date="2026-10-12T22:52:00Z" w16du:dateUtc="2026-10-13T02:52:00Z">
                  <m:rPr>
                    <m:sty m:val="p"/>
                  </m:rPr>
                  <w:rPr>
                    <w:rFonts w:ascii="Cambria Math" w:hAnsi="Cambria Math"/>
                  </w:rPr>
                  <m:t>(</m:t>
                </w:del>
              </m:r>
            </m:e>
          </m:nary>
          <m:sSub>
            <m:sSubPr>
              <m:ctrlPr>
                <w:del w:id="692" w:author="Levine, Charles Roger CTR USARMY USMA (USA)" w:date="2026-10-12T22:52:00Z" w16du:dateUtc="2026-10-13T02:52:00Z">
                  <w:rPr>
                    <w:rFonts w:ascii="Cambria Math" w:hAnsi="Cambria Math"/>
                  </w:rPr>
                </w:del>
              </m:ctrlPr>
            </m:sSubPr>
            <m:e>
              <m:r>
                <w:del w:id="693" w:author="Levine, Charles Roger CTR USARMY USMA (USA)" w:date="2026-10-12T22:52:00Z" w16du:dateUtc="2026-10-13T02:52:00Z">
                  <w:rPr>
                    <w:rFonts w:ascii="Cambria Math" w:hAnsi="Cambria Math"/>
                  </w:rPr>
                  <m:t>A</m:t>
                </w:del>
              </m:r>
            </m:e>
            <m:sub>
              <m:r>
                <w:del w:id="694" w:author="Levine, Charles Roger CTR USARMY USMA (USA)" w:date="2026-10-12T22:52:00Z" w16du:dateUtc="2026-10-13T02:52:00Z">
                  <w:rPr>
                    <w:rFonts w:ascii="Cambria Math" w:hAnsi="Cambria Math"/>
                  </w:rPr>
                  <m:t>i</m:t>
                </w:del>
              </m:r>
            </m:sub>
          </m:sSub>
          <m:r>
            <w:del w:id="695" w:author="Levine, Charles Roger CTR USARMY USMA (USA)" w:date="2026-10-12T22:52:00Z" w16du:dateUtc="2026-10-13T02:52:00Z">
              <m:rPr>
                <m:sty m:val="p"/>
              </m:rPr>
              <w:rPr>
                <w:rFonts w:ascii="Cambria Math" w:hAnsi="Cambria Math"/>
              </w:rPr>
              <m:t>-</m:t>
            </w:del>
          </m:r>
          <m:bar>
            <m:barPr>
              <m:pos m:val="top"/>
              <m:ctrlPr>
                <w:del w:id="696" w:author="Levine, Charles Roger CTR USARMY USMA (USA)" w:date="2026-10-12T22:52:00Z" w16du:dateUtc="2026-10-13T02:52:00Z">
                  <w:rPr>
                    <w:rFonts w:ascii="Cambria Math" w:hAnsi="Cambria Math"/>
                  </w:rPr>
                </w:del>
              </m:ctrlPr>
            </m:barPr>
            <m:e>
              <m:r>
                <w:del w:id="697" w:author="Levine, Charles Roger CTR USARMY USMA (USA)" w:date="2026-10-12T22:52:00Z" w16du:dateUtc="2026-10-13T02:52:00Z">
                  <w:rPr>
                    <w:rFonts w:ascii="Cambria Math" w:hAnsi="Cambria Math"/>
                  </w:rPr>
                  <m:t>A</m:t>
                </w:del>
              </m:r>
            </m:e>
          </m:bar>
          <m:sSup>
            <m:sSupPr>
              <m:ctrlPr>
                <w:del w:id="698" w:author="Levine, Charles Roger CTR USARMY USMA (USA)" w:date="2026-10-12T22:52:00Z" w16du:dateUtc="2026-10-13T02:52:00Z">
                  <w:rPr>
                    <w:rFonts w:ascii="Cambria Math" w:hAnsi="Cambria Math"/>
                  </w:rPr>
                </w:del>
              </m:ctrlPr>
            </m:sSupPr>
            <m:e>
              <m:r>
                <w:del w:id="699" w:author="Levine, Charles Roger CTR USARMY USMA (USA)" w:date="2026-10-12T22:52:00Z" w16du:dateUtc="2026-10-13T02:52:00Z">
                  <m:rPr>
                    <m:sty m:val="p"/>
                  </m:rPr>
                  <w:rPr>
                    <w:rFonts w:ascii="Cambria Math" w:hAnsi="Cambria Math"/>
                  </w:rPr>
                  <m:t>)</m:t>
                </w:del>
              </m:r>
            </m:e>
            <m:sup>
              <m:r>
                <w:del w:id="700" w:author="Levine, Charles Roger CTR USARMY USMA (USA)" w:date="2026-10-12T22:52:00Z" w16du:dateUtc="2026-10-13T02:52:00Z">
                  <w:rPr>
                    <w:rFonts w:ascii="Cambria Math" w:hAnsi="Cambria Math"/>
                  </w:rPr>
                  <m:t>2</m:t>
                </w:del>
              </m:r>
            </m:sup>
          </m:sSup>
          <m:r>
            <w:del w:id="701" w:author="Levine, Charles Roger CTR USARMY USMA (USA)" w:date="2026-10-12T22:52:00Z" w16du:dateUtc="2026-10-13T02:52:00Z">
              <m:rPr>
                <m:sty m:val="p"/>
              </m:rPr>
              <w:rPr>
                <w:rFonts w:ascii="Cambria Math" w:hAnsi="Cambria Math"/>
              </w:rPr>
              <m:t>=</m:t>
            </w:del>
          </m:r>
          <m:nary>
            <m:naryPr>
              <m:chr m:val="∑"/>
              <m:limLoc m:val="undOvr"/>
              <m:supHide m:val="1"/>
              <m:ctrlPr>
                <w:del w:id="702" w:author="Levine, Charles Roger CTR USARMY USMA (USA)" w:date="2026-10-12T22:52:00Z" w16du:dateUtc="2026-10-13T02:52:00Z">
                  <w:rPr>
                    <w:rFonts w:ascii="Cambria Math" w:hAnsi="Cambria Math"/>
                  </w:rPr>
                </w:del>
              </m:ctrlPr>
            </m:naryPr>
            <m:sub>
              <m:r>
                <w:del w:id="703" w:author="Levine, Charles Roger CTR USARMY USMA (USA)" w:date="2026-10-12T22:52:00Z" w16du:dateUtc="2026-10-13T02:52:00Z">
                  <w:rPr>
                    <w:rFonts w:ascii="Cambria Math" w:hAnsi="Cambria Math"/>
                  </w:rPr>
                  <m:t>i</m:t>
                </w:del>
              </m:r>
            </m:sub>
            <m:sup>
              <m:r>
                <w:del w:id="704" w:author="Levine, Charles Roger CTR USARMY USMA (USA)" w:date="2026-10-12T22:52:00Z" w16du:dateUtc="2026-10-13T02:52:00Z">
                  <w:rPr>
                    <w:rFonts w:ascii="Cambria Math" w:hAnsi="Cambria Math"/>
                  </w:rPr>
                  <m:t>​</m:t>
                </w:del>
              </m:r>
            </m:sup>
            <m:e>
              <m:r>
                <w:del w:id="705" w:author="Levine, Charles Roger CTR USARMY USMA (USA)" w:date="2026-10-12T22:52:00Z" w16du:dateUtc="2026-10-13T02:52:00Z">
                  <m:rPr>
                    <m:sty m:val="p"/>
                  </m:rPr>
                  <w:rPr>
                    <w:rFonts w:ascii="Cambria Math" w:hAnsi="Cambria Math"/>
                  </w:rPr>
                  <m:t>(</m:t>
                </w:del>
              </m:r>
            </m:e>
          </m:nary>
          <m:sSub>
            <m:sSubPr>
              <m:ctrlPr>
                <w:del w:id="706" w:author="Levine, Charles Roger CTR USARMY USMA (USA)" w:date="2026-10-12T22:52:00Z" w16du:dateUtc="2026-10-13T02:52:00Z">
                  <w:rPr>
                    <w:rFonts w:ascii="Cambria Math" w:hAnsi="Cambria Math"/>
                  </w:rPr>
                </w:del>
              </m:ctrlPr>
            </m:sSubPr>
            <m:e>
              <m:r>
                <w:del w:id="707" w:author="Levine, Charles Roger CTR USARMY USMA (USA)" w:date="2026-10-12T22:52:00Z" w16du:dateUtc="2026-10-13T02:52:00Z">
                  <w:rPr>
                    <w:rFonts w:ascii="Cambria Math" w:hAnsi="Cambria Math"/>
                  </w:rPr>
                  <m:t>A</m:t>
                </w:del>
              </m:r>
            </m:e>
            <m:sub>
              <m:r>
                <w:del w:id="708" w:author="Levine, Charles Roger CTR USARMY USMA (USA)" w:date="2026-10-12T22:52:00Z" w16du:dateUtc="2026-10-13T02:52:00Z">
                  <w:rPr>
                    <w:rFonts w:ascii="Cambria Math" w:hAnsi="Cambria Math"/>
                  </w:rPr>
                  <m:t>i</m:t>
                </w:del>
              </m:r>
            </m:sub>
          </m:sSub>
          <m:r>
            <w:del w:id="709" w:author="Levine, Charles Roger CTR USARMY USMA (USA)" w:date="2026-10-12T22:52:00Z" w16du:dateUtc="2026-10-13T02:52:00Z">
              <m:rPr>
                <m:sty m:val="p"/>
              </m:rPr>
              <w:rPr>
                <w:rFonts w:ascii="Cambria Math" w:hAnsi="Cambria Math"/>
              </w:rPr>
              <m:t>-</m:t>
            </w:del>
          </m:r>
          <m:sSub>
            <m:sSubPr>
              <m:ctrlPr>
                <w:del w:id="710" w:author="Levine, Charles Roger CTR USARMY USMA (USA)" w:date="2026-10-12T22:52:00Z" w16du:dateUtc="2026-10-13T02:52:00Z">
                  <w:rPr>
                    <w:rFonts w:ascii="Cambria Math" w:hAnsi="Cambria Math"/>
                  </w:rPr>
                </w:del>
              </m:ctrlPr>
            </m:sSubPr>
            <m:e>
              <m:r>
                <w:del w:id="711" w:author="Levine, Charles Roger CTR USARMY USMA (USA)" w:date="2026-10-12T22:52:00Z" w16du:dateUtc="2026-10-13T02:52:00Z">
                  <w:rPr>
                    <w:rFonts w:ascii="Cambria Math" w:hAnsi="Cambria Math"/>
                  </w:rPr>
                  <m:t>T</m:t>
                </w:del>
              </m:r>
            </m:e>
            <m:sub>
              <m:r>
                <w:del w:id="712" w:author="Levine, Charles Roger CTR USARMY USMA (USA)" w:date="2026-10-12T22:52:00Z" w16du:dateUtc="2026-10-13T02:52:00Z">
                  <w:rPr>
                    <w:rFonts w:ascii="Cambria Math" w:hAnsi="Cambria Math"/>
                  </w:rPr>
                  <m:t>g</m:t>
                </w:del>
              </m:r>
              <m:r>
                <w:del w:id="713" w:author="Levine, Charles Roger CTR USARMY USMA (USA)" w:date="2026-10-12T22:52:00Z" w16du:dateUtc="2026-10-13T02:52:00Z">
                  <m:rPr>
                    <m:sty m:val="p"/>
                  </m:rPr>
                  <w:rPr>
                    <w:rFonts w:ascii="Cambria Math" w:hAnsi="Cambria Math"/>
                  </w:rPr>
                  <m:t>(</m:t>
                </w:del>
              </m:r>
              <m:r>
                <w:del w:id="714" w:author="Levine, Charles Roger CTR USARMY USMA (USA)" w:date="2026-10-12T22:52:00Z" w16du:dateUtc="2026-10-13T02:52:00Z">
                  <w:rPr>
                    <w:rFonts w:ascii="Cambria Math" w:hAnsi="Cambria Math"/>
                  </w:rPr>
                  <m:t>i</m:t>
                </w:del>
              </m:r>
              <m:r>
                <w:del w:id="715" w:author="Levine, Charles Roger CTR USARMY USMA (USA)" w:date="2026-10-12T22:52:00Z" w16du:dateUtc="2026-10-13T02:52:00Z">
                  <m:rPr>
                    <m:sty m:val="p"/>
                  </m:rPr>
                  <w:rPr>
                    <w:rFonts w:ascii="Cambria Math" w:hAnsi="Cambria Math"/>
                  </w:rPr>
                  <m:t>)</m:t>
                </w:del>
              </m:r>
            </m:sub>
          </m:sSub>
          <m:sSup>
            <m:sSupPr>
              <m:ctrlPr>
                <w:del w:id="716" w:author="Levine, Charles Roger CTR USARMY USMA (USA)" w:date="2026-10-12T22:52:00Z" w16du:dateUtc="2026-10-13T02:52:00Z">
                  <w:rPr>
                    <w:rFonts w:ascii="Cambria Math" w:hAnsi="Cambria Math"/>
                  </w:rPr>
                </w:del>
              </m:ctrlPr>
            </m:sSupPr>
            <m:e>
              <m:r>
                <w:del w:id="717" w:author="Levine, Charles Roger CTR USARMY USMA (USA)" w:date="2026-10-12T22:52:00Z" w16du:dateUtc="2026-10-13T02:52:00Z">
                  <m:rPr>
                    <m:sty m:val="p"/>
                  </m:rPr>
                  <w:rPr>
                    <w:rFonts w:ascii="Cambria Math" w:hAnsi="Cambria Math"/>
                  </w:rPr>
                  <m:t>)</m:t>
                </w:del>
              </m:r>
            </m:e>
            <m:sup>
              <m:r>
                <w:del w:id="718" w:author="Levine, Charles Roger CTR USARMY USMA (USA)" w:date="2026-10-12T22:52:00Z" w16du:dateUtc="2026-10-13T02:52:00Z">
                  <w:rPr>
                    <w:rFonts w:ascii="Cambria Math" w:hAnsi="Cambria Math"/>
                  </w:rPr>
                  <m:t>2</m:t>
                </w:del>
              </m:r>
            </m:sup>
          </m:sSup>
          <m:r>
            <w:del w:id="719" w:author="Levine, Charles Roger CTR USARMY USMA (USA)" w:date="2026-10-12T22:52:00Z" w16du:dateUtc="2026-10-13T02:52:00Z">
              <m:rPr>
                <m:sty m:val="p"/>
              </m:rPr>
              <w:rPr>
                <w:rFonts w:ascii="Cambria Math" w:hAnsi="Cambria Math"/>
              </w:rPr>
              <m:t>+</m:t>
            </w:del>
          </m:r>
          <m:nary>
            <m:naryPr>
              <m:chr m:val="∑"/>
              <m:limLoc m:val="undOvr"/>
              <m:supHide m:val="1"/>
              <m:ctrlPr>
                <w:del w:id="720" w:author="Levine, Charles Roger CTR USARMY USMA (USA)" w:date="2026-10-12T22:52:00Z" w16du:dateUtc="2026-10-13T02:52:00Z">
                  <w:rPr>
                    <w:rFonts w:ascii="Cambria Math" w:hAnsi="Cambria Math"/>
                  </w:rPr>
                </w:del>
              </m:ctrlPr>
            </m:naryPr>
            <m:sub>
              <m:r>
                <w:del w:id="721" w:author="Levine, Charles Roger CTR USARMY USMA (USA)" w:date="2026-10-12T22:52:00Z" w16du:dateUtc="2026-10-13T02:52:00Z">
                  <w:rPr>
                    <w:rFonts w:ascii="Cambria Math" w:hAnsi="Cambria Math"/>
                  </w:rPr>
                  <m:t>j</m:t>
                </w:del>
              </m:r>
            </m:sub>
            <m:sup>
              <m:r>
                <w:del w:id="722" w:author="Levine, Charles Roger CTR USARMY USMA (USA)" w:date="2026-10-12T22:52:00Z" w16du:dateUtc="2026-10-13T02:52:00Z">
                  <w:rPr>
                    <w:rFonts w:ascii="Cambria Math" w:hAnsi="Cambria Math"/>
                  </w:rPr>
                  <m:t>​</m:t>
                </w:del>
              </m:r>
            </m:sup>
            <m:e>
              <m:r>
                <w:del w:id="723" w:author="Levine, Charles Roger CTR USARMY USMA (USA)" w:date="2026-10-12T22:52:00Z" w16du:dateUtc="2026-10-13T02:52:00Z">
                  <w:rPr>
                    <w:rFonts w:ascii="Cambria Math" w:hAnsi="Cambria Math"/>
                  </w:rPr>
                  <m:t> </m:t>
                </w:del>
              </m:r>
            </m:e>
          </m:nary>
          <m:sSub>
            <m:sSubPr>
              <m:ctrlPr>
                <w:del w:id="724" w:author="Levine, Charles Roger CTR USARMY USMA (USA)" w:date="2026-10-12T22:52:00Z" w16du:dateUtc="2026-10-13T02:52:00Z">
                  <w:rPr>
                    <w:rFonts w:ascii="Cambria Math" w:hAnsi="Cambria Math"/>
                  </w:rPr>
                </w:del>
              </m:ctrlPr>
            </m:sSubPr>
            <m:e>
              <m:r>
                <w:del w:id="725" w:author="Levine, Charles Roger CTR USARMY USMA (USA)" w:date="2026-10-12T22:52:00Z" w16du:dateUtc="2026-10-13T02:52:00Z">
                  <w:rPr>
                    <w:rFonts w:ascii="Cambria Math" w:hAnsi="Cambria Math"/>
                  </w:rPr>
                  <m:t>n</m:t>
                </w:del>
              </m:r>
            </m:e>
            <m:sub>
              <m:r>
                <w:del w:id="726" w:author="Levine, Charles Roger CTR USARMY USMA (USA)" w:date="2026-10-12T22:52:00Z" w16du:dateUtc="2026-10-13T02:52:00Z">
                  <w:rPr>
                    <w:rFonts w:ascii="Cambria Math" w:hAnsi="Cambria Math"/>
                  </w:rPr>
                  <m:t>j</m:t>
                </w:del>
              </m:r>
            </m:sub>
          </m:sSub>
          <m:r>
            <w:del w:id="727" w:author="Levine, Charles Roger CTR USARMY USMA (USA)" w:date="2026-10-12T22:52:00Z" w16du:dateUtc="2026-10-13T02:52:00Z">
              <m:rPr>
                <m:sty m:val="p"/>
              </m:rPr>
              <w:rPr>
                <w:rFonts w:ascii="Cambria Math" w:hAnsi="Cambria Math"/>
              </w:rPr>
              <m:t>(</m:t>
            </w:del>
          </m:r>
          <m:sSub>
            <m:sSubPr>
              <m:ctrlPr>
                <w:del w:id="728" w:author="Levine, Charles Roger CTR USARMY USMA (USA)" w:date="2026-10-12T22:52:00Z" w16du:dateUtc="2026-10-13T02:52:00Z">
                  <w:rPr>
                    <w:rFonts w:ascii="Cambria Math" w:hAnsi="Cambria Math"/>
                  </w:rPr>
                </w:del>
              </m:ctrlPr>
            </m:sSubPr>
            <m:e>
              <m:r>
                <w:del w:id="729" w:author="Levine, Charles Roger CTR USARMY USMA (USA)" w:date="2026-10-12T22:52:00Z" w16du:dateUtc="2026-10-13T02:52:00Z">
                  <w:rPr>
                    <w:rFonts w:ascii="Cambria Math" w:hAnsi="Cambria Math"/>
                  </w:rPr>
                  <m:t>T</m:t>
                </w:del>
              </m:r>
            </m:e>
            <m:sub>
              <m:r>
                <w:del w:id="730" w:author="Levine, Charles Roger CTR USARMY USMA (USA)" w:date="2026-10-12T22:52:00Z" w16du:dateUtc="2026-10-13T02:52:00Z">
                  <w:rPr>
                    <w:rFonts w:ascii="Cambria Math" w:hAnsi="Cambria Math"/>
                  </w:rPr>
                  <m:t>j</m:t>
                </w:del>
              </m:r>
            </m:sub>
          </m:sSub>
          <m:r>
            <w:del w:id="731" w:author="Levine, Charles Roger CTR USARMY USMA (USA)" w:date="2026-10-12T22:52:00Z" w16du:dateUtc="2026-10-13T02:52:00Z">
              <m:rPr>
                <m:sty m:val="p"/>
              </m:rPr>
              <w:rPr>
                <w:rFonts w:ascii="Cambria Math" w:hAnsi="Cambria Math"/>
              </w:rPr>
              <m:t>-</m:t>
            </w:del>
          </m:r>
          <m:bar>
            <m:barPr>
              <m:pos m:val="top"/>
              <m:ctrlPr>
                <w:del w:id="732" w:author="Levine, Charles Roger CTR USARMY USMA (USA)" w:date="2026-10-12T22:52:00Z" w16du:dateUtc="2026-10-13T02:52:00Z">
                  <w:rPr>
                    <w:rFonts w:ascii="Cambria Math" w:hAnsi="Cambria Math"/>
                  </w:rPr>
                </w:del>
              </m:ctrlPr>
            </m:barPr>
            <m:e>
              <m:r>
                <w:del w:id="733" w:author="Levine, Charles Roger CTR USARMY USMA (USA)" w:date="2026-10-12T22:52:00Z" w16du:dateUtc="2026-10-13T02:52:00Z">
                  <w:rPr>
                    <w:rFonts w:ascii="Cambria Math" w:hAnsi="Cambria Math"/>
                  </w:rPr>
                  <m:t>A</m:t>
                </w:del>
              </m:r>
            </m:e>
          </m:bar>
          <m:sSup>
            <m:sSupPr>
              <m:ctrlPr>
                <w:del w:id="734" w:author="Levine, Charles Roger CTR USARMY USMA (USA)" w:date="2026-10-12T22:52:00Z" w16du:dateUtc="2026-10-13T02:52:00Z">
                  <w:rPr>
                    <w:rFonts w:ascii="Cambria Math" w:hAnsi="Cambria Math"/>
                  </w:rPr>
                </w:del>
              </m:ctrlPr>
            </m:sSupPr>
            <m:e>
              <m:r>
                <w:del w:id="735" w:author="Levine, Charles Roger CTR USARMY USMA (USA)" w:date="2026-10-12T22:52:00Z" w16du:dateUtc="2026-10-13T02:52:00Z">
                  <m:rPr>
                    <m:sty m:val="p"/>
                  </m:rPr>
                  <w:rPr>
                    <w:rFonts w:ascii="Cambria Math" w:hAnsi="Cambria Math"/>
                  </w:rPr>
                  <m:t>)</m:t>
                </w:del>
              </m:r>
            </m:e>
            <m:sup>
              <m:r>
                <w:del w:id="736" w:author="Levine, Charles Roger CTR USARMY USMA (USA)" w:date="2026-10-12T22:52:00Z" w16du:dateUtc="2026-10-13T02:52:00Z">
                  <w:rPr>
                    <w:rFonts w:ascii="Cambria Math" w:hAnsi="Cambria Math"/>
                  </w:rPr>
                  <m:t>2</m:t>
                </w:del>
              </m:r>
            </m:sup>
          </m:sSup>
          <m:r>
            <w:del w:id="737" w:author="Levine, Charles Roger CTR USARMY USMA (USA)" w:date="2026-10-12T22:52:00Z" w16du:dateUtc="2026-10-13T02:52:00Z">
              <m:rPr>
                <m:sty m:val="p"/>
              </m:rPr>
              <w:rPr>
                <w:rFonts w:ascii="Cambria Math" w:hAnsi="Cambria Math"/>
              </w:rPr>
              <m:t>.</m:t>
            </w:del>
          </m:r>
        </m:oMath>
      </m:oMathPara>
    </w:p>
    <w:p w14:paraId="422B7605" w14:textId="6193DF9D" w:rsidR="00CB3150" w:rsidDel="0050416D" w:rsidRDefault="00000000">
      <w:pPr>
        <w:rPr>
          <w:del w:id="738" w:author="Levine, Charles Roger CTR USARMY USMA (USA)" w:date="2026-10-12T22:52:00Z" w16du:dateUtc="2026-10-13T02:52:00Z"/>
        </w:rPr>
      </w:pPr>
      <w:del w:id="739" w:author="Levine, Charles Roger CTR USARMY USMA (USA)" w:date="2026-10-12T22:52:00Z" w16du:dateUtc="2026-10-13T02:52:00Z">
        <w:r w:rsidDel="0050416D">
          <w:delText xml:space="preserve">To see this, write </w:delText>
        </w:r>
      </w:del>
      <m:oMath>
        <m:sSub>
          <m:sSubPr>
            <m:ctrlPr>
              <w:del w:id="740" w:author="Levine, Charles Roger CTR USARMY USMA (USA)" w:date="2026-10-12T22:52:00Z" w16du:dateUtc="2026-10-13T02:52:00Z">
                <w:rPr>
                  <w:rFonts w:ascii="Cambria Math" w:hAnsi="Cambria Math"/>
                </w:rPr>
              </w:del>
            </m:ctrlPr>
          </m:sSubPr>
          <m:e>
            <m:r>
              <w:del w:id="741" w:author="Levine, Charles Roger CTR USARMY USMA (USA)" w:date="2026-10-12T22:52:00Z" w16du:dateUtc="2026-10-13T02:52:00Z">
                <w:rPr>
                  <w:rFonts w:ascii="Cambria Math" w:hAnsi="Cambria Math"/>
                </w:rPr>
                <m:t>A</m:t>
              </w:del>
            </m:r>
          </m:e>
          <m:sub>
            <m:r>
              <w:del w:id="742" w:author="Levine, Charles Roger CTR USARMY USMA (USA)" w:date="2026-10-12T22:52:00Z" w16du:dateUtc="2026-10-13T02:52:00Z">
                <w:rPr>
                  <w:rFonts w:ascii="Cambria Math" w:hAnsi="Cambria Math"/>
                </w:rPr>
                <m:t>i</m:t>
              </w:del>
            </m:r>
          </m:sub>
        </m:sSub>
      </m:oMath>
      <w:del w:id="743" w:author="Levine, Charles Roger CTR USARMY USMA (USA)" w:date="2026-10-12T22:52:00Z" w16du:dateUtc="2026-10-13T02:52:00Z">
        <w:r w:rsidDel="0050416D">
          <w:delText xml:space="preserve"> − </w:delText>
        </w:r>
      </w:del>
      <m:oMath>
        <m:bar>
          <m:barPr>
            <m:pos m:val="top"/>
            <m:ctrlPr>
              <w:del w:id="744" w:author="Levine, Charles Roger CTR USARMY USMA (USA)" w:date="2026-10-12T22:52:00Z" w16du:dateUtc="2026-10-13T02:52:00Z">
                <w:rPr>
                  <w:rFonts w:ascii="Cambria Math" w:hAnsi="Cambria Math"/>
                </w:rPr>
              </w:del>
            </m:ctrlPr>
          </m:barPr>
          <m:e>
            <m:r>
              <w:del w:id="745" w:author="Levine, Charles Roger CTR USARMY USMA (USA)" w:date="2026-10-12T22:52:00Z" w16du:dateUtc="2026-10-13T02:52:00Z">
                <w:rPr>
                  <w:rFonts w:ascii="Cambria Math" w:hAnsi="Cambria Math"/>
                </w:rPr>
                <m:t>A</m:t>
              </w:del>
            </m:r>
          </m:e>
        </m:bar>
      </m:oMath>
      <w:del w:id="746" w:author="Levine, Charles Roger CTR USARMY USMA (USA)" w:date="2026-10-12T22:52:00Z" w16du:dateUtc="2026-10-13T02:52:00Z">
        <w:r w:rsidDel="0050416D">
          <w:delText xml:space="preserve"> as the sum of </w:delText>
        </w:r>
      </w:del>
      <m:oMath>
        <m:sSub>
          <m:sSubPr>
            <m:ctrlPr>
              <w:del w:id="747" w:author="Levine, Charles Roger CTR USARMY USMA (USA)" w:date="2026-10-12T22:52:00Z" w16du:dateUtc="2026-10-13T02:52:00Z">
                <w:rPr>
                  <w:rFonts w:ascii="Cambria Math" w:hAnsi="Cambria Math"/>
                </w:rPr>
              </w:del>
            </m:ctrlPr>
          </m:sSubPr>
          <m:e>
            <m:r>
              <w:del w:id="748" w:author="Levine, Charles Roger CTR USARMY USMA (USA)" w:date="2026-10-12T22:52:00Z" w16du:dateUtc="2026-10-13T02:52:00Z">
                <w:rPr>
                  <w:rFonts w:ascii="Cambria Math" w:hAnsi="Cambria Math"/>
                </w:rPr>
                <m:t>A</m:t>
              </w:del>
            </m:r>
          </m:e>
          <m:sub>
            <m:r>
              <w:del w:id="749" w:author="Levine, Charles Roger CTR USARMY USMA (USA)" w:date="2026-10-12T22:52:00Z" w16du:dateUtc="2026-10-13T02:52:00Z">
                <w:rPr>
                  <w:rFonts w:ascii="Cambria Math" w:hAnsi="Cambria Math"/>
                </w:rPr>
                <m:t>i</m:t>
              </w:del>
            </m:r>
          </m:sub>
        </m:sSub>
      </m:oMath>
      <w:del w:id="750" w:author="Levine, Charles Roger CTR USARMY USMA (USA)" w:date="2026-10-12T22:52:00Z" w16du:dateUtc="2026-10-13T02:52:00Z">
        <w:r w:rsidDel="0050416D">
          <w:delText xml:space="preserve"> − </w:delText>
        </w:r>
      </w:del>
      <m:oMath>
        <m:sSub>
          <m:sSubPr>
            <m:ctrlPr>
              <w:del w:id="751" w:author="Levine, Charles Roger CTR USARMY USMA (USA)" w:date="2026-10-12T22:52:00Z" w16du:dateUtc="2026-10-13T02:52:00Z">
                <w:rPr>
                  <w:rFonts w:ascii="Cambria Math" w:hAnsi="Cambria Math"/>
                </w:rPr>
              </w:del>
            </m:ctrlPr>
          </m:sSubPr>
          <m:e>
            <m:r>
              <w:del w:id="752" w:author="Levine, Charles Roger CTR USARMY USMA (USA)" w:date="2026-10-12T22:52:00Z" w16du:dateUtc="2026-10-13T02:52:00Z">
                <w:rPr>
                  <w:rFonts w:ascii="Cambria Math" w:hAnsi="Cambria Math"/>
                </w:rPr>
                <m:t>T</m:t>
              </w:del>
            </m:r>
          </m:e>
          <m:sub>
            <m:r>
              <w:del w:id="753" w:author="Levine, Charles Roger CTR USARMY USMA (USA)" w:date="2026-10-12T22:52:00Z" w16du:dateUtc="2026-10-13T02:52:00Z">
                <w:rPr>
                  <w:rFonts w:ascii="Cambria Math" w:hAnsi="Cambria Math"/>
                </w:rPr>
                <m:t>g</m:t>
              </w:del>
            </m:r>
            <m:r>
              <w:del w:id="754" w:author="Levine, Charles Roger CTR USARMY USMA (USA)" w:date="2026-10-12T22:52:00Z" w16du:dateUtc="2026-10-13T02:52:00Z">
                <m:rPr>
                  <m:sty m:val="p"/>
                </m:rPr>
                <w:rPr>
                  <w:rFonts w:ascii="Cambria Math" w:hAnsi="Cambria Math"/>
                </w:rPr>
                <m:t>(</m:t>
              </w:del>
            </m:r>
            <m:r>
              <w:del w:id="755" w:author="Levine, Charles Roger CTR USARMY USMA (USA)" w:date="2026-10-12T22:52:00Z" w16du:dateUtc="2026-10-13T02:52:00Z">
                <w:rPr>
                  <w:rFonts w:ascii="Cambria Math" w:hAnsi="Cambria Math"/>
                </w:rPr>
                <m:t>i</m:t>
              </w:del>
            </m:r>
            <m:r>
              <w:del w:id="756" w:author="Levine, Charles Roger CTR USARMY USMA (USA)" w:date="2026-10-12T22:52:00Z" w16du:dateUtc="2026-10-13T02:52:00Z">
                <m:rPr>
                  <m:sty m:val="p"/>
                </m:rPr>
                <w:rPr>
                  <w:rFonts w:ascii="Cambria Math" w:hAnsi="Cambria Math"/>
                </w:rPr>
                <m:t>)</m:t>
              </w:del>
            </m:r>
          </m:sub>
        </m:sSub>
      </m:oMath>
      <w:del w:id="757" w:author="Levine, Charles Roger CTR USARMY USMA (USA)" w:date="2026-10-12T22:52:00Z" w16du:dateUtc="2026-10-13T02:52:00Z">
        <w:r w:rsidDel="0050416D">
          <w:delText xml:space="preserve"> and </w:delText>
        </w:r>
      </w:del>
      <m:oMath>
        <m:sSub>
          <m:sSubPr>
            <m:ctrlPr>
              <w:del w:id="758" w:author="Levine, Charles Roger CTR USARMY USMA (USA)" w:date="2026-10-12T22:52:00Z" w16du:dateUtc="2026-10-13T02:52:00Z">
                <w:rPr>
                  <w:rFonts w:ascii="Cambria Math" w:hAnsi="Cambria Math"/>
                </w:rPr>
              </w:del>
            </m:ctrlPr>
          </m:sSubPr>
          <m:e>
            <m:r>
              <w:del w:id="759" w:author="Levine, Charles Roger CTR USARMY USMA (USA)" w:date="2026-10-12T22:52:00Z" w16du:dateUtc="2026-10-13T02:52:00Z">
                <w:rPr>
                  <w:rFonts w:ascii="Cambria Math" w:hAnsi="Cambria Math"/>
                </w:rPr>
                <m:t>T</m:t>
              </w:del>
            </m:r>
          </m:e>
          <m:sub>
            <m:r>
              <w:del w:id="760" w:author="Levine, Charles Roger CTR USARMY USMA (USA)" w:date="2026-10-12T22:52:00Z" w16du:dateUtc="2026-10-13T02:52:00Z">
                <w:rPr>
                  <w:rFonts w:ascii="Cambria Math" w:hAnsi="Cambria Math"/>
                </w:rPr>
                <m:t>g</m:t>
              </w:del>
            </m:r>
            <m:r>
              <w:del w:id="761" w:author="Levine, Charles Roger CTR USARMY USMA (USA)" w:date="2026-10-12T22:52:00Z" w16du:dateUtc="2026-10-13T02:52:00Z">
                <m:rPr>
                  <m:sty m:val="p"/>
                </m:rPr>
                <w:rPr>
                  <w:rFonts w:ascii="Cambria Math" w:hAnsi="Cambria Math"/>
                </w:rPr>
                <m:t>(</m:t>
              </w:del>
            </m:r>
            <m:r>
              <w:del w:id="762" w:author="Levine, Charles Roger CTR USARMY USMA (USA)" w:date="2026-10-12T22:52:00Z" w16du:dateUtc="2026-10-13T02:52:00Z">
                <w:rPr>
                  <w:rFonts w:ascii="Cambria Math" w:hAnsi="Cambria Math"/>
                </w:rPr>
                <m:t>i</m:t>
              </w:del>
            </m:r>
            <m:r>
              <w:del w:id="763" w:author="Levine, Charles Roger CTR USARMY USMA (USA)" w:date="2026-10-12T22:52:00Z" w16du:dateUtc="2026-10-13T02:52:00Z">
                <m:rPr>
                  <m:sty m:val="p"/>
                </m:rPr>
                <w:rPr>
                  <w:rFonts w:ascii="Cambria Math" w:hAnsi="Cambria Math"/>
                </w:rPr>
                <m:t>)</m:t>
              </w:del>
            </m:r>
          </m:sub>
        </m:sSub>
      </m:oMath>
      <w:del w:id="764" w:author="Levine, Charles Roger CTR USARMY USMA (USA)" w:date="2026-10-12T22:52:00Z" w16du:dateUtc="2026-10-13T02:52:00Z">
        <w:r w:rsidDel="0050416D">
          <w:delText xml:space="preserve"> − </w:delText>
        </w:r>
      </w:del>
      <m:oMath>
        <m:bar>
          <m:barPr>
            <m:pos m:val="top"/>
            <m:ctrlPr>
              <w:del w:id="765" w:author="Levine, Charles Roger CTR USARMY USMA (USA)" w:date="2026-10-12T22:52:00Z" w16du:dateUtc="2026-10-13T02:52:00Z">
                <w:rPr>
                  <w:rFonts w:ascii="Cambria Math" w:hAnsi="Cambria Math"/>
                </w:rPr>
              </w:del>
            </m:ctrlPr>
          </m:barPr>
          <m:e>
            <m:r>
              <w:del w:id="766" w:author="Levine, Charles Roger CTR USARMY USMA (USA)" w:date="2026-10-12T22:52:00Z" w16du:dateUtc="2026-10-13T02:52:00Z">
                <w:rPr>
                  <w:rFonts w:ascii="Cambria Math" w:hAnsi="Cambria Math"/>
                </w:rPr>
                <m:t>A</m:t>
              </w:del>
            </m:r>
          </m:e>
        </m:bar>
      </m:oMath>
      <w:del w:id="767" w:author="Levine, Charles Roger CTR USARMY USMA (USA)" w:date="2026-10-12T22:52:00Z" w16du:dateUtc="2026-10-13T02:52:00Z">
        <w:r w:rsidDel="0050416D">
          <w:delText xml:space="preserve">. The cross terms sum to zero inside each group because deviations from that group’s mean sum to zero. Consequently, </w:delText>
        </w:r>
      </w:del>
      <m:oMath>
        <m:sSub>
          <m:sSubPr>
            <m:ctrlPr>
              <w:del w:id="768" w:author="Levine, Charles Roger CTR USARMY USMA (USA)" w:date="2026-10-12T22:52:00Z" w16du:dateUtc="2026-10-13T02:52:00Z">
                <w:rPr>
                  <w:rFonts w:ascii="Cambria Math" w:hAnsi="Cambria Math"/>
                </w:rPr>
              </w:del>
            </m:ctrlPr>
          </m:sSubPr>
          <m:e>
            <m:r>
              <w:del w:id="769" w:author="Levine, Charles Roger CTR USARMY USMA (USA)" w:date="2026-10-12T22:52:00Z" w16du:dateUtc="2026-10-13T02:52:00Z">
                <w:rPr>
                  <w:rFonts w:ascii="Cambria Math" w:hAnsi="Cambria Math"/>
                </w:rPr>
                <m:t>H</m:t>
              </w:del>
            </m:r>
          </m:e>
          <m:sub>
            <m:r>
              <w:del w:id="770" w:author="Levine, Charles Roger CTR USARMY USMA (USA)" w:date="2026-10-12T22:52:00Z" w16du:dateUtc="2026-10-13T02:52:00Z">
                <w:rPr>
                  <w:rFonts w:ascii="Cambria Math" w:hAnsi="Cambria Math"/>
                </w:rPr>
                <m:t>sort</m:t>
              </w:del>
            </m:r>
          </m:sub>
        </m:sSub>
      </m:oMath>
      <w:del w:id="771" w:author="Levine, Charles Roger CTR USARMY USMA (USA)" w:date="2026-10-12T22:52:00Z" w16du:dateUtc="2026-10-13T02:52:00Z">
        <w:r w:rsidDel="0050416D">
          <w:delText xml:space="preserve"> is the between-group share of total variation and lies between zero and one. If the population has no variation in A, its denominator is zero and the statistic is undefined rather than evidence of perfect or absent sorting.</w:delText>
        </w:r>
      </w:del>
    </w:p>
    <w:p w14:paraId="185B8465" w14:textId="0C13F79D" w:rsidR="00CB3150" w:rsidDel="0050416D" w:rsidRDefault="00000000">
      <w:pPr>
        <w:pStyle w:val="BodyText"/>
        <w:rPr>
          <w:del w:id="772" w:author="Levine, Charles Roger CTR USARMY USMA (USA)" w:date="2026-10-12T22:52:00Z" w16du:dateUtc="2026-10-13T02:52:00Z"/>
        </w:rPr>
      </w:pPr>
      <w:del w:id="773" w:author="Levine, Charles Roger CTR USARMY USMA (USA)" w:date="2026-10-12T22:52:00Z" w16du:dateUtc="2026-10-13T02:52:00Z">
        <w:r w:rsidDel="0050416D">
          <w:delText xml:space="preserve">Nonzero sorting can occur under random assignment in finite groups. With J fixed nonempty group sizes, uniform random allocation of the same </w:delText>
        </w:r>
      </w:del>
      <m:oMath>
        <m:r>
          <w:del w:id="774" w:author="Levine, Charles Roger CTR USARMY USMA (USA)" w:date="2026-10-12T22:52:00Z" w16du:dateUtc="2026-10-13T02:52:00Z">
            <w:rPr>
              <w:rFonts w:ascii="Cambria Math" w:hAnsi="Cambria Math"/>
            </w:rPr>
            <m:t>N</m:t>
          </w:del>
        </m:r>
      </m:oMath>
      <w:del w:id="775" w:author="Levine, Charles Roger CTR USARMY USMA (USA)" w:date="2026-10-12T22:52:00Z" w16du:dateUtc="2026-10-13T02:52:00Z">
        <w:r w:rsidDel="0050416D">
          <w:delText xml:space="preserve"> individuals, and positive total variation, the expected index is (J − 1)/(N − 1). One obtains this by applying the finite-population variance of each random group mean and summing its </w:delText>
        </w:r>
      </w:del>
      <m:oMath>
        <m:sSub>
          <m:sSubPr>
            <m:ctrlPr>
              <w:del w:id="776" w:author="Levine, Charles Roger CTR USARMY USMA (USA)" w:date="2026-10-12T22:52:00Z" w16du:dateUtc="2026-10-13T02:52:00Z">
                <w:rPr>
                  <w:rFonts w:ascii="Cambria Math" w:hAnsi="Cambria Math"/>
                </w:rPr>
              </w:del>
            </m:ctrlPr>
          </m:sSubPr>
          <m:e>
            <m:r>
              <w:del w:id="777" w:author="Levine, Charles Roger CTR USARMY USMA (USA)" w:date="2026-10-12T22:52:00Z" w16du:dateUtc="2026-10-13T02:52:00Z">
                <w:rPr>
                  <w:rFonts w:ascii="Cambria Math" w:hAnsi="Cambria Math"/>
                </w:rPr>
                <m:t>n</m:t>
              </w:del>
            </m:r>
          </m:e>
          <m:sub>
            <m:r>
              <w:del w:id="778" w:author="Levine, Charles Roger CTR USARMY USMA (USA)" w:date="2026-10-12T22:52:00Z" w16du:dateUtc="2026-10-13T02:52:00Z">
                <w:rPr>
                  <w:rFonts w:ascii="Cambria Math" w:hAnsi="Cambria Math"/>
                </w:rPr>
                <m:t>j</m:t>
              </w:del>
            </m:r>
          </m:sub>
        </m:sSub>
      </m:oMath>
      <w:del w:id="779" w:author="Levine, Charles Roger CTR USARMY USMA (USA)" w:date="2026-10-12T22:52:00Z" w16du:dateUtc="2026-10-13T02:52:00Z">
        <w:r w:rsidDel="0050416D">
          <w:delText xml:space="preserve">-weighted squared deviation from </w:delText>
        </w:r>
      </w:del>
      <m:oMath>
        <m:bar>
          <m:barPr>
            <m:pos m:val="top"/>
            <m:ctrlPr>
              <w:del w:id="780" w:author="Levine, Charles Roger CTR USARMY USMA (USA)" w:date="2026-10-12T22:52:00Z" w16du:dateUtc="2026-10-13T02:52:00Z">
                <w:rPr>
                  <w:rFonts w:ascii="Cambria Math" w:hAnsi="Cambria Math"/>
                </w:rPr>
              </w:del>
            </m:ctrlPr>
          </m:barPr>
          <m:e>
            <m:r>
              <w:del w:id="781" w:author="Levine, Charles Roger CTR USARMY USMA (USA)" w:date="2026-10-12T22:52:00Z" w16du:dateUtc="2026-10-13T02:52:00Z">
                <w:rPr>
                  <w:rFonts w:ascii="Cambria Math" w:hAnsi="Cambria Math"/>
                </w:rPr>
                <m:t>A</m:t>
              </w:del>
            </m:r>
          </m:e>
        </m:bar>
      </m:oMath>
      <w:del w:id="782" w:author="Levine, Charles Roger CTR USARMY USMA (USA)" w:date="2026-10-12T22:52:00Z" w16du:dateUtc="2026-10-13T02:52:00Z">
        <w:r w:rsidDel="0050416D">
          <w:delText>. This analytic reference applies to the uniform allocation benchmark; a reference ensemble remains useful for variability and for procedures with additional constraints.</w:delText>
        </w:r>
      </w:del>
    </w:p>
    <w:p w14:paraId="09F2E3B9" w14:textId="0C530666" w:rsidR="00CB3150" w:rsidDel="0050416D" w:rsidRDefault="00000000">
      <w:pPr>
        <w:pStyle w:val="BodyText"/>
        <w:rPr>
          <w:del w:id="783" w:author="Levine, Charles Roger CTR USARMY USMA (USA)" w:date="2026-10-12T22:52:00Z" w16du:dateUtc="2026-10-13T02:52:00Z"/>
        </w:rPr>
      </w:pPr>
      <w:del w:id="784" w:author="Levine, Charles Roger CTR USARMY USMA (USA)" w:date="2026-10-12T22:52:00Z" w16du:dateUtc="2026-10-13T02:52:00Z">
        <w:r w:rsidDel="0050416D">
          <w:delText xml:space="preserve">Realized sorting therefore depends on </w:delText>
        </w:r>
      </w:del>
      <m:oMath>
        <m:r>
          <w:del w:id="785" w:author="Levine, Charles Roger CTR USARMY USMA (USA)" w:date="2026-10-12T22:52:00Z" w16du:dateUtc="2026-10-13T02:52:00Z">
            <w:rPr>
              <w:rFonts w:ascii="Cambria Math" w:hAnsi="Cambria Math"/>
            </w:rPr>
            <m:t>ρ</m:t>
          </w:del>
        </m:r>
      </m:oMath>
      <w:del w:id="786" w:author="Levine, Charles Roger CTR USARMY USMA (USA)" w:date="2026-10-12T22:52:00Z" w16du:dateUtc="2026-10-13T02:52:00Z">
        <w:r w:rsidDel="0050416D">
          <w:delText xml:space="preserve">, the A distribution, roster capacities, and stochastic assignment history. A comparison should report both the chosen preference and the resulting </w:delText>
        </w:r>
      </w:del>
      <m:oMath>
        <m:sSub>
          <m:sSubPr>
            <m:ctrlPr>
              <w:del w:id="787" w:author="Levine, Charles Roger CTR USARMY USMA (USA)" w:date="2026-10-12T22:52:00Z" w16du:dateUtc="2026-10-13T02:52:00Z">
                <w:rPr>
                  <w:rFonts w:ascii="Cambria Math" w:hAnsi="Cambria Math"/>
                </w:rPr>
              </w:del>
            </m:ctrlPr>
          </m:sSubPr>
          <m:e>
            <m:r>
              <w:del w:id="788" w:author="Levine, Charles Roger CTR USARMY USMA (USA)" w:date="2026-10-12T22:52:00Z" w16du:dateUtc="2026-10-13T02:52:00Z">
                <w:rPr>
                  <w:rFonts w:ascii="Cambria Math" w:hAnsi="Cambria Math"/>
                </w:rPr>
                <m:t>H</m:t>
              </w:del>
            </m:r>
          </m:e>
          <m:sub>
            <m:r>
              <w:del w:id="789" w:author="Levine, Charles Roger CTR USARMY USMA (USA)" w:date="2026-10-12T22:52:00Z" w16du:dateUtc="2026-10-13T02:52:00Z">
                <w:rPr>
                  <w:rFonts w:ascii="Cambria Math" w:hAnsi="Cambria Math"/>
                </w:rPr>
                <m:t>sort</m:t>
              </w:del>
            </m:r>
          </m:sub>
        </m:sSub>
      </m:oMath>
      <w:del w:id="790" w:author="Levine, Charles Roger CTR USARMY USMA (USA)" w:date="2026-10-12T22:52:00Z" w16du:dateUtc="2026-10-13T02:52:00Z">
        <w:r w:rsidDel="0050416D">
          <w:delText xml:space="preserve">, rather than equating ρ = 0 with an observed index of zero. An empirical </w:delText>
        </w:r>
      </w:del>
      <m:oMath>
        <m:sSub>
          <m:sSubPr>
            <m:ctrlPr>
              <w:del w:id="791" w:author="Levine, Charles Roger CTR USARMY USMA (USA)" w:date="2026-10-12T22:52:00Z" w16du:dateUtc="2026-10-13T02:52:00Z">
                <w:rPr>
                  <w:rFonts w:ascii="Cambria Math" w:hAnsi="Cambria Math"/>
                </w:rPr>
              </w:del>
            </m:ctrlPr>
          </m:sSubPr>
          <m:e>
            <m:r>
              <w:del w:id="792" w:author="Levine, Charles Roger CTR USARMY USMA (USA)" w:date="2026-10-12T22:52:00Z" w16du:dateUtc="2026-10-13T02:52:00Z">
                <w:rPr>
                  <w:rFonts w:ascii="Cambria Math" w:hAnsi="Cambria Math"/>
                </w:rPr>
                <m:t>H</m:t>
              </w:del>
            </m:r>
          </m:e>
          <m:sub>
            <m:r>
              <w:del w:id="793" w:author="Levine, Charles Roger CTR USARMY USMA (USA)" w:date="2026-10-12T22:52:00Z" w16du:dateUtc="2026-10-13T02:52:00Z">
                <w:rPr>
                  <w:rFonts w:ascii="Cambria Math" w:hAnsi="Cambria Math"/>
                </w:rPr>
                <m:t>sort</m:t>
              </w:del>
            </m:r>
          </m:sub>
        </m:sSub>
      </m:oMath>
      <w:del w:id="794" w:author="Levine, Charles Roger CTR USARMY USMA (USA)" w:date="2026-10-12T22:52:00Z" w16du:dateUtc="2026-10-13T02:52:00Z">
        <w:r w:rsidDel="0050416D">
          <w:delText xml:space="preserve"> below a simulated reference does not establish that real assignment was random.</w:delText>
        </w:r>
      </w:del>
    </w:p>
    <w:p w14:paraId="4616D931" w14:textId="264273B2" w:rsidR="00CB3150" w:rsidRDefault="00000000">
      <w:pPr>
        <w:pStyle w:val="Heading2"/>
      </w:pPr>
      <w:bookmarkStart w:id="795" w:name="X1ad203f4aedc8fcded9afae827919e65ec1bf18"/>
      <w:bookmarkEnd w:id="553"/>
      <w:r>
        <w:t xml:space="preserve">4.6.4 </w:t>
      </w:r>
      <w:ins w:id="796" w:author="Levine, Charles Roger CTR USARMY USMA (USA)" w:date="2026-10-12T22:56:00Z" w16du:dateUtc="2026-10-13T02:56:00Z">
        <w:r w:rsidR="0050416D">
          <w:t>Using artificial groups to investigate congestion</w:t>
        </w:r>
      </w:ins>
      <w:del w:id="797" w:author="Levine, Charles Roger CTR USARMY USMA (USA)" w:date="2026-10-12T22:56:00Z" w16du:dateUtc="2026-10-13T02:56:00Z">
        <w:r w:rsidDel="0050416D">
          <w:delText>Connecting assignment to mechanism experiments</w:delText>
        </w:r>
      </w:del>
    </w:p>
    <w:p w14:paraId="7FB19BA2" w14:textId="77777777" w:rsidR="0050416D" w:rsidRPr="0050416D" w:rsidRDefault="00000000" w:rsidP="0050416D">
      <w:pPr>
        <w:rPr>
          <w:ins w:id="798" w:author="Levine, Charles Roger CTR USARMY USMA (USA)" w:date="2026-10-12T22:57:00Z"/>
        </w:rPr>
      </w:pPr>
      <w:del w:id="799" w:author="Levine, Charles Roger CTR USARMY USMA (USA)" w:date="2026-10-12T22:57:00Z" w16du:dateUtc="2026-10-13T02:57:00Z">
        <w:r w:rsidDel="0050416D">
          <w:delText>A controlled</w:delText>
        </w:r>
      </w:del>
      <w:ins w:id="800" w:author="Levine, Charles Roger CTR USARMY USMA (USA)" w:date="2026-10-12T22:57:00Z">
        <w:r w:rsidR="0050416D"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ins>
    </w:p>
    <w:p w14:paraId="5BAC98AD" w14:textId="77777777" w:rsidR="0050416D" w:rsidRPr="0050416D" w:rsidRDefault="0050416D" w:rsidP="0050416D">
      <w:pPr>
        <w:rPr>
          <w:ins w:id="801" w:author="Levine, Charles Roger CTR USARMY USMA (USA)" w:date="2026-10-12T22:57:00Z"/>
        </w:rPr>
      </w:pPr>
      <w:ins w:id="802" w:author="Levine, Charles Roger CTR USARMY USMA (USA)" w:date="2026-10-12T22:57:00Z">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ins>
    </w:p>
    <w:p w14:paraId="076A043C" w14:textId="150C344F" w:rsidR="0050416D" w:rsidRPr="0050416D" w:rsidRDefault="0050416D" w:rsidP="0050416D">
      <w:pPr>
        <w:rPr>
          <w:ins w:id="803" w:author="Levine, Charles Roger CTR USARMY USMA (USA)" w:date="2026-10-12T22:57:00Z"/>
        </w:rPr>
      </w:pPr>
      <w:ins w:id="804" w:author="Levine, Charles Roger CTR USARMY USMA (USA)" w:date="2026-10-12T22:57:00Z">
        <w:r w:rsidRPr="0050416D">
          <w:lastRenderedPageBreak/>
          <w:t xml:space="preserve">To examine the consequences of sorting, we instead vary </w:t>
        </w:r>
      </w:ins>
      <m:oMath>
        <m:r>
          <w:rPr>
            <w:rFonts w:ascii="Cambria Math" w:hAnsi="Cambria Math"/>
          </w:rPr>
          <m:t>ρ</m:t>
        </m:r>
      </m:oMath>
      <w:ins w:id="805" w:author="Levine, Charles Roger CTR USARMY USMA (USA)" w:date="2026-10-12T22:57:00Z">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ins>
    </w:p>
    <w:p w14:paraId="75971459" w14:textId="3CA6A1CF" w:rsidR="00CB3150" w:rsidDel="0050416D" w:rsidRDefault="0050416D" w:rsidP="0050416D">
      <w:pPr>
        <w:rPr>
          <w:del w:id="806" w:author="Levine, Charles Roger CTR USARMY USMA (USA)" w:date="2026-10-12T22:57:00Z" w16du:dateUtc="2026-10-13T02:57:00Z"/>
        </w:rPr>
      </w:pPr>
      <w:ins w:id="807" w:author="Levine, Charles Roger CTR USARMY USMA (USA)" w:date="2026-10-12T22:57:00Z">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ins>
      <w:del w:id="808" w:author="Levine, Charles Roger CTR USARMY USMA (USA)" w:date="2026-10-12T22:57:00Z" w16du:dateUtc="2026-10-13T02:57:00Z">
        <w:r w:rsidDel="0050416D">
          <w:delText xml:space="preserve"> simulation first assigns individuals, then computes scores on the resulting groups, and finally selects winners. That is the chronological ASSIGN → SCORE → SELECT pipeline. The chapter introduced the components in a different order to establish the advancement mechanism before explaining how its artificial environments are generated.</w:delText>
        </w:r>
      </w:del>
    </w:p>
    <w:p w14:paraId="3FF49B95" w14:textId="1D6DB69D" w:rsidR="00CB3150" w:rsidRDefault="00000000" w:rsidP="0050416D">
      <w:del w:id="809" w:author="Levine, Charles Roger CTR USARMY USMA (USA)" w:date="2026-10-12T22:57:00Z" w16du:dateUtc="2026-10-13T02:57:00Z">
        <w:r w:rsidDel="0050416D">
          <w:delText xml:space="preserve">When comparing penalties on the same assignments, the population, capacities, and groups can be held exactly fixed. When comparing assignment preferences, paired arrival orders and random draws reduce avoidable simulation variation, but they do not hold the resulting groups fixed. Changes in </w:delText>
        </w:r>
      </w:del>
      <m:oMath>
        <m:r>
          <w:del w:id="810" w:author="Levine, Charles Roger CTR USARMY USMA (USA)" w:date="2026-10-12T22:57:00Z" w16du:dateUtc="2026-10-13T02:57:00Z">
            <w:rPr>
              <w:rFonts w:ascii="Cambria Math" w:hAnsi="Cambria Math"/>
            </w:rPr>
            <m:t>ρ</m:t>
          </w:del>
        </m:r>
      </m:oMath>
      <w:del w:id="811" w:author="Levine, Charles Roger CTR USARMY USMA (USA)" w:date="2026-10-12T22:57:00Z" w16du:dateUtc="2026-10-13T02:57:00Z">
        <w:r w:rsidDel="0050416D">
          <w:delText xml:space="preserve"> can alter the range of environments, the association between </w:delText>
        </w:r>
      </w:del>
      <m:oMath>
        <m:sSub>
          <m:sSubPr>
            <m:ctrlPr>
              <w:del w:id="812" w:author="Levine, Charles Roger CTR USARMY USMA (USA)" w:date="2026-10-12T22:57:00Z" w16du:dateUtc="2026-10-13T02:57:00Z">
                <w:rPr>
                  <w:rFonts w:ascii="Cambria Math" w:hAnsi="Cambria Math"/>
                </w:rPr>
              </w:del>
            </m:ctrlPr>
          </m:sSubPr>
          <m:e>
            <m:r>
              <w:del w:id="813" w:author="Levine, Charles Roger CTR USARMY USMA (USA)" w:date="2026-10-12T22:57:00Z" w16du:dateUtc="2026-10-13T02:57:00Z">
                <w:rPr>
                  <w:rFonts w:ascii="Cambria Math" w:hAnsi="Cambria Math"/>
                </w:rPr>
                <m:t>A</m:t>
              </w:del>
            </m:r>
          </m:e>
          <m:sub>
            <m:r>
              <w:del w:id="814" w:author="Levine, Charles Roger CTR USARMY USMA (USA)" w:date="2026-10-12T22:57:00Z" w16du:dateUtc="2026-10-13T02:57:00Z">
                <w:rPr>
                  <w:rFonts w:ascii="Cambria Math" w:hAnsi="Cambria Math"/>
                </w:rPr>
                <m:t>i</m:t>
              </w:del>
            </m:r>
          </m:sub>
        </m:sSub>
      </m:oMath>
      <w:del w:id="815" w:author="Levine, Charles Roger CTR USARMY USMA (USA)" w:date="2026-10-12T22:57:00Z" w16du:dateUtc="2026-10-13T02:57:00Z">
        <w:r w:rsidDel="0050416D">
          <w:delText xml:space="preserve"> and those environments, and winner identities. Those channels must be considered when interpreting a changed success curve.</w:delText>
        </w:r>
      </w:del>
    </w:p>
    <w:p w14:paraId="260189B5" w14:textId="77777777" w:rsidR="00CB3150" w:rsidRDefault="00000000">
      <w:pPr>
        <w:pStyle w:val="Heading1"/>
      </w:pPr>
      <w:bookmarkStart w:id="816" w:name="X3c3c4c0997d1df4bc4320797fc414201263c54a"/>
      <w:bookmarkEnd w:id="274"/>
      <w:bookmarkEnd w:id="795"/>
      <w:r>
        <w:t>4.7 What the completed mechanism experiments establish</w:t>
      </w:r>
    </w:p>
    <w:p w14:paraId="240CB1C8"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160D1502" w14:textId="77777777" w:rsidR="00CB3150" w:rsidRDefault="00000000">
      <w:pPr>
        <w:pStyle w:val="Heading2"/>
      </w:pPr>
      <w:bookmarkStart w:id="817" w:name="experimental-setting-and-interpretation"/>
      <w:r>
        <w:t>4.7.1 Experimental setting and interpretation</w:t>
      </w:r>
    </w:p>
    <w:p w14:paraId="0EEBAEEB" w14:textId="58C8EB9B"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rPr>
          <m:t>γ</m:t>
        </m:r>
        <m:r>
          <m:rPr>
            <m:sty m:val="p"/>
          </m:rPr>
          <w:rPr>
            <w:rFonts w:ascii="Cambria Math" w:hAnsi="Cambria Math"/>
          </w:rPr>
          <m:t>=</m:t>
        </m:r>
        <m:r>
          <w:rPr>
            <w:rFonts w:ascii="Cambria Math" w:hAnsi="Cambria Math"/>
          </w:rPr>
          <m:t>10</m:t>
        </m:r>
      </m:oMath>
      <w:r>
        <w:t xml:space="preserve">, and a </w:t>
      </w:r>
      <m:oMath>
        <m:r>
          <w:rPr>
            <w:rFonts w:ascii="Cambria Math" w:hAnsi="Cambria Math"/>
          </w:rPr>
          <m:t>θ</m:t>
        </m:r>
      </m:oMath>
      <w:r>
        <w:t xml:space="preserve"> fixed at the season’s 99th performance percentile. The selection rule was deterministic top-</w:t>
      </w:r>
      <m:oMath>
        <m:r>
          <w:rPr>
            <w:rFonts w:ascii="Cambria Math" w:hAnsi="Cambria Math"/>
          </w:rPr>
          <m:t>K</m:t>
        </m:r>
      </m:oMath>
      <w:r>
        <w:t>. Thus these experiments demonstrate behavior of the deterministic member of the model family; they are not results from the unrestricted stochastic SELECT rule. [14]</w:t>
      </w:r>
    </w:p>
    <w:p w14:paraId="02A221E6" w14:textId="77777777" w:rsidR="00CB3150" w:rsidRDefault="00000000">
      <w:pPr>
        <w:pStyle w:val="BodyText"/>
      </w:pPr>
      <w:r>
        <w:t xml:space="preserve">The characteristic values came from measured basketball production and should not be relabeled portable or innate talent. The 2015 working population contained 4,267 players on 351 teams. </w:t>
      </w:r>
      <w:r>
        <w:lastRenderedPageBreak/>
        <w:t>The same athlete can appear in more than one year, and repeated assignments do not create independent empirical populations. These are controlled mechanism experiments, not a held-out prediction exercise or a causal estimate of basketball peer effects.</w:t>
      </w:r>
    </w:p>
    <w:p w14:paraId="20FB34B2" w14:textId="77777777" w:rsidR="00CB3150" w:rsidRDefault="00000000">
      <w:pPr>
        <w:pStyle w:val="Heading2"/>
      </w:pPr>
      <w:bookmarkStart w:id="818" w:name="X2bdcce90be781303280a4b078df70adb92028df"/>
      <w:bookmarkEnd w:id="817"/>
      <w:r>
        <w:t>4.7.2 Congestion can change winners without similarity preference</w:t>
      </w:r>
    </w:p>
    <w:p w14:paraId="602156B9" w14:textId="77777777" w:rsidR="00CB3150" w:rsidRDefault="00000000">
      <w:r>
        <w:t xml:space="preserve">At approximately 2.7% selection and </w:t>
      </w:r>
      <m:oMath>
        <m:r>
          <w:rPr>
            <w:rFonts w:ascii="Cambria Math" w:hAnsi="Cambria Math"/>
          </w:rPr>
          <m:t>λ</m:t>
        </m:r>
        <m:r>
          <m:rPr>
            <m:sty m:val="p"/>
          </m:rPr>
          <w:rPr>
            <w:rFonts w:ascii="Cambria Math" w:hAnsi="Cambria Math"/>
          </w:rPr>
          <m:t>=</m:t>
        </m:r>
        <m:r>
          <w:rPr>
            <w:rFonts w:ascii="Cambria Math" w:hAnsi="Cambria Math"/>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7A08E1AD"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41C6AE52" w14:textId="77777777" w:rsidR="00CB3150" w:rsidRDefault="00000000">
      <w:pPr>
        <w:pStyle w:val="BodyText"/>
      </w:pPr>
      <w:r>
        <w:t xml:space="preserve">The penalty’s numerical scale helped explain the small initial changes. At </w:t>
      </w:r>
      <m:oMath>
        <m:r>
          <w:rPr>
            <w:rFonts w:ascii="Cambria Math" w:hAnsi="Cambria Math"/>
          </w:rPr>
          <m:t>λ</m:t>
        </m:r>
        <m:r>
          <m:rPr>
            <m:sty m:val="p"/>
          </m:rPr>
          <w:rPr>
            <w:rFonts w:ascii="Cambria Math" w:hAnsi="Cambria Math"/>
          </w:rPr>
          <m:t>=</m:t>
        </m:r>
        <m:r>
          <w:rPr>
            <w:rFonts w:ascii="Cambria Math" w:hAnsi="Cambria Math"/>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7E1A5F05" w14:textId="77777777" w:rsidR="00CB3150" w:rsidRDefault="00000000">
      <w:pPr>
        <w:pStyle w:val="Heading2"/>
      </w:pPr>
      <w:bookmarkStart w:id="819" w:name="X97d9df95a828479ab0f1857fc0478829051bfc4"/>
      <w:bookmarkEnd w:id="818"/>
      <w:r>
        <w:t>4.7.3 Penalty strength and the visibility of the tail</w:t>
      </w:r>
    </w:p>
    <w:p w14:paraId="54BC3DD9" w14:textId="77777777" w:rsidR="00CB3150" w:rsidRDefault="00000000">
      <w:r>
        <w:t xml:space="preserve">Holding </w:t>
      </w:r>
      <m:oMath>
        <m:r>
          <w:rPr>
            <w:rFonts w:ascii="Cambria Math" w:hAnsi="Cambria Math"/>
          </w:rPr>
          <m:t>ρ</m:t>
        </m:r>
        <m:r>
          <m:rPr>
            <m:sty m:val="p"/>
          </m:rPr>
          <w:rPr>
            <w:rFonts w:ascii="Cambria Math" w:hAnsi="Cambria Math"/>
          </w:rPr>
          <m:t>=</m:t>
        </m:r>
        <m:r>
          <w:rPr>
            <w:rFonts w:ascii="Cambria Math" w:hAnsi="Cambria Math"/>
          </w:rPr>
          <m:t>1</m:t>
        </m:r>
      </m:oMath>
      <w:r>
        <w:t xml:space="preserve"> and selection near 10% fixed, the next comparison varied </w:t>
      </w:r>
      <m:oMath>
        <m:r>
          <w:rPr>
            <w:rFonts w:ascii="Cambria Math" w:hAnsi="Cambria Math"/>
          </w:rPr>
          <m:t>λ</m:t>
        </m:r>
      </m:oMath>
      <w:r>
        <w:t xml:space="preserve"> across 0, 1, 2, and 4 on the same saved assignments. At </w:t>
      </w:r>
      <m:oMath>
        <m:r>
          <w:rPr>
            <w:rFonts w:ascii="Cambria Math" w:hAnsi="Cambria Math"/>
          </w:rPr>
          <m:t>λ</m:t>
        </m:r>
        <m:r>
          <m:rPr>
            <m:sty m:val="p"/>
          </m:rPr>
          <w:rPr>
            <w:rFonts w:ascii="Cambria Math" w:hAnsi="Cambria Math"/>
          </w:rPr>
          <m:t>=</m:t>
        </m:r>
        <m:r>
          <w:rPr>
            <w:rFonts w:ascii="Cambria Math" w:hAnsi="Cambria Math"/>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49D9169" w14:textId="542EFEC9" w:rsidR="00CB3150" w:rsidRDefault="00000000">
      <w:pPr>
        <w:pStyle w:val="BodyText"/>
      </w:pPr>
      <w:r>
        <w:t xml:space="preserve">In 2015 at </w:t>
      </w:r>
      <m:oMath>
        <m:r>
          <w:rPr>
            <w:rFonts w:ascii="Cambria Math" w:hAnsi="Cambria Math"/>
          </w:rPr>
          <m:t>λ</m:t>
        </m:r>
        <m:r>
          <m:rPr>
            <m:sty m:val="p"/>
          </m:rPr>
          <w:rPr>
            <w:rFonts w:ascii="Cambria Math" w:hAnsi="Cambria Math"/>
          </w:rPr>
          <m:t>=</m:t>
        </m:r>
        <m:r>
          <w:rPr>
            <w:rFonts w:ascii="Cambria Math" w:hAnsi="Cambria Math"/>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w:t>
      </w:r>
      <w:r>
        <w:lastRenderedPageBreak/>
        <w:t>solely the last bar, but its outermost estimates were supported by few observations.</w:t>
      </w:r>
      <w:r>
        <w:fldChar w:fldCharType="begin"/>
      </w:r>
      <w:r>
        <w:instrText xml:space="preserve"> REF Chapter4Figure5 \h </w:instrText>
      </w:r>
      <w:r>
        <w:fldChar w:fldCharType="separate"/>
      </w:r>
      <w:r w:rsidR="00D8262B">
        <w:t>Figure 4-</w:t>
      </w:r>
      <w:r w:rsidR="00D8262B">
        <w:rPr>
          <w:noProof/>
        </w:rPr>
        <w:t>5</w:t>
      </w:r>
      <w:r>
        <w:fldChar w:fldCharType="end"/>
      </w:r>
      <w:r>
        <w:t>retains the population-count row so that the visual pattern can be judged alongside its support.</w:t>
      </w:r>
    </w:p>
    <w:p w14:paraId="3BE05258"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C3D4B5" w14:textId="77777777" w:rsidR="00CB3150" w:rsidRDefault="00000000">
      <w:pPr>
        <w:pStyle w:val="BodyText"/>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3"/>
                    <a:stretch>
                      <a:fillRect/>
                    </a:stretch>
                  </pic:blipFill>
                  <pic:spPr bwMode="auto">
                    <a:xfrm>
                      <a:off x="0" y="0"/>
                      <a:ext cx="5943600" cy="6438900"/>
                    </a:xfrm>
                    <a:prstGeom prst="rect">
                      <a:avLst/>
                    </a:prstGeom>
                    <a:noFill/>
                    <a:ln w="9525">
                      <a:noFill/>
                      <a:headEnd/>
                      <a:tailEnd/>
                    </a:ln>
                  </pic:spPr>
                </pic:pic>
              </a:graphicData>
            </a:graphic>
          </wp:inline>
        </w:drawing>
      </w:r>
    </w:p>
    <w:p w14:paraId="1EC3FC52" w14:textId="33E93118" w:rsidR="00CB3150" w:rsidRDefault="00000000">
      <w:pPr>
        <w:pStyle w:val="Caption"/>
        <w:spacing w:line="240" w:lineRule="auto"/>
      </w:pPr>
      <w:bookmarkStart w:id="820" w:name="Chapter4Figure5"/>
      <w:r>
        <w:t>Figure 4-</w:t>
      </w:r>
      <w:ins w:id="821" w:author="Levine, Charles Roger CTR USARMY USMA (USA)" w:date="2026-10-13T16:35:00Z" w16du:dateUtc="2026-10-13T20:35:00Z">
        <w:r w:rsidR="00AC0AA7">
          <w:fldChar w:fldCharType="begin"/>
        </w:r>
        <w:r w:rsidR="00AC0AA7">
          <w:instrText xml:space="preserve"> STYLEREF 1 \s </w:instrText>
        </w:r>
      </w:ins>
      <w:r w:rsidR="00AC0AA7">
        <w:fldChar w:fldCharType="separate"/>
      </w:r>
      <w:r w:rsidR="00AC0AA7">
        <w:rPr>
          <w:noProof/>
        </w:rPr>
        <w:t>0</w:t>
      </w:r>
      <w:ins w:id="822" w:author="Levine, Charles Roger CTR USARMY USMA (USA)" w:date="2026-10-13T16:35:00Z" w16du:dateUtc="2026-10-13T20:35:00Z">
        <w:r w:rsidR="00AC0AA7">
          <w:fldChar w:fldCharType="end"/>
        </w:r>
        <w:r w:rsidR="00AC0AA7">
          <w:noBreakHyphen/>
        </w:r>
        <w:r w:rsidR="00AC0AA7">
          <w:fldChar w:fldCharType="begin"/>
        </w:r>
        <w:r w:rsidR="00AC0AA7">
          <w:instrText xml:space="preserve"> SEQ Figure \* ARABIC \s 1 </w:instrText>
        </w:r>
      </w:ins>
      <w:r w:rsidR="00AC0AA7">
        <w:fldChar w:fldCharType="separate"/>
      </w:r>
      <w:ins w:id="823" w:author="Levine, Charles Roger CTR USARMY USMA (USA)" w:date="2026-10-13T16:35:00Z" w16du:dateUtc="2026-10-13T20:35:00Z">
        <w:r w:rsidR="00AC0AA7">
          <w:rPr>
            <w:noProof/>
          </w:rPr>
          <w:t>1</w:t>
        </w:r>
        <w:r w:rsidR="00AC0AA7">
          <w:fldChar w:fldCharType="end"/>
        </w:r>
      </w:ins>
      <w:del w:id="824" w:author="Levine, Charles Roger CTR USARMY USMA (USA)" w:date="2026-10-13T16:35:00Z" w16du:dateUtc="2026-10-13T20:35:00Z">
        <w:r w:rsidDel="00AC0AA7">
          <w:fldChar w:fldCharType="begin"/>
        </w:r>
        <w:r w:rsidDel="00AC0AA7">
          <w:delInstrText xml:space="preserve"> SEQ Figure \* ARABIC </w:delInstrText>
        </w:r>
        <w:r w:rsidDel="00AC0AA7">
          <w:fldChar w:fldCharType="separate"/>
        </w:r>
        <w:r w:rsidR="00D8262B" w:rsidDel="00AC0AA7">
          <w:rPr>
            <w:noProof/>
          </w:rPr>
          <w:delText>5</w:delText>
        </w:r>
        <w:r w:rsidDel="00AC0AA7">
          <w:fldChar w:fldCharType="end"/>
        </w:r>
      </w:del>
      <w:bookmarkEnd w:id="820"/>
      <w:r>
        <w:t xml:space="preserve">.  Penalty strength and binning in the 2015 simulation. Rows compare </w:t>
      </w:r>
      <m:oMath>
        <m:r>
          <w:rPr>
            <w:rFonts w:ascii="Cambria Math" w:hAnsi="Cambria Math"/>
          </w:rPr>
          <m:t>λ</m:t>
        </m:r>
      </m:oMath>
      <w:r>
        <w:t xml:space="preserve"> = 0, 1, 2, and 4; the final row shows mean player counts per assignment. Assignment preference is </w:t>
      </w:r>
      <m:oMath>
        <m:r>
          <w:rPr>
            <w:rFonts w:ascii="Cambria Math" w:hAnsi="Cambria Math"/>
          </w:rPr>
          <m:t>ρ</m:t>
        </m:r>
        <m:r>
          <m:rPr>
            <m:sty m:val="p"/>
          </m:rPr>
          <w:rPr>
            <w:rFonts w:ascii="Cambria Math" w:hAnsi="Cambria Math"/>
          </w:rPr>
          <m:t>=</m:t>
        </m:r>
        <m:r>
          <w:rPr>
            <w:rFonts w:ascii="Cambria Math" w:hAnsi="Cambria Math"/>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FB3A416" w14:textId="77777777" w:rsidR="00CB3150" w:rsidRDefault="00000000">
      <w:pPr>
        <w:pStyle w:val="Heading2"/>
      </w:pPr>
      <w:bookmarkStart w:id="825" w:name="assignment-preference-and-scarcity"/>
      <w:bookmarkEnd w:id="819"/>
      <w:r>
        <w:lastRenderedPageBreak/>
        <w:t>4.7.4 Assignment preference and scarcity</w:t>
      </w:r>
    </w:p>
    <w:p w14:paraId="09AAD914" w14:textId="504D4696" w:rsidR="00CB3150" w:rsidRDefault="00000000">
      <w:r>
        <w:t xml:space="preserve">A later comparison held </w:t>
      </w:r>
      <m:oMath>
        <m:r>
          <w:rPr>
            <w:rFonts w:ascii="Cambria Math" w:hAnsi="Cambria Math"/>
          </w:rPr>
          <m:t>λ</m:t>
        </m:r>
        <m:r>
          <m:rPr>
            <m:sty m:val="p"/>
          </m:rPr>
          <w:rPr>
            <w:rFonts w:ascii="Cambria Math" w:hAnsi="Cambria Math"/>
          </w:rPr>
          <m:t>=</m:t>
        </m:r>
        <m:r>
          <w:rPr>
            <w:rFonts w:ascii="Cambria Math" w:hAnsi="Cambria Math"/>
          </w:rPr>
          <m:t>4</m:t>
        </m:r>
      </m:oMath>
      <w:r>
        <w:t xml:space="preserve"> fixed and compared </w:t>
      </w:r>
      <m:oMath>
        <m:r>
          <w:rPr>
            <w:rFonts w:ascii="Cambria Math" w:hAnsi="Cambria Math"/>
          </w:rPr>
          <m:t>ρ</m:t>
        </m:r>
        <m:r>
          <m:rPr>
            <m:sty m:val="p"/>
          </m:rPr>
          <w:rPr>
            <w:rFonts w:ascii="Cambria Math" w:hAnsi="Cambria Math"/>
          </w:rPr>
          <m:t>=</m:t>
        </m:r>
        <m:r>
          <w:rPr>
            <w:rFonts w:ascii="Cambria Math" w:hAnsi="Cambria Math"/>
          </w:rPr>
          <m:t>1</m:t>
        </m:r>
      </m:oMath>
      <w:r>
        <w:t xml:space="preserve"> with </w:t>
      </w:r>
      <m:oMath>
        <m:r>
          <w:rPr>
            <w:rFonts w:ascii="Cambria Math" w:hAnsi="Cambria Math"/>
          </w:rPr>
          <m:t>ρ</m:t>
        </m:r>
        <m:r>
          <m:rPr>
            <m:sty m:val="p"/>
          </m:rPr>
          <w:rPr>
            <w:rFonts w:ascii="Cambria Math" w:hAnsi="Cambria Math"/>
          </w:rPr>
          <m:t>=</m:t>
        </m:r>
        <m:r>
          <w:rPr>
            <w:rFonts w:ascii="Cambria Math" w:hAnsi="Cambria Math"/>
          </w:rPr>
          <m:t>0.05</m:t>
        </m:r>
      </m:oMath>
      <w: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D8262B">
        <w:t>Figure 4-</w:t>
      </w:r>
      <w:r w:rsidR="00D8262B">
        <w:rPr>
          <w:noProof/>
        </w:rPr>
        <w:t>6</w:t>
      </w:r>
      <w:r>
        <w:fldChar w:fldCharType="end"/>
      </w:r>
      <w:r>
        <w:t xml:space="preserve"> expresses each bin’s rate relative to the achieved overall selection rate, making small absolute probabilities visible on a comparable relative scale. [17]</w:t>
      </w:r>
    </w:p>
    <w:p w14:paraId="7A569C1E"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67B03284"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D8EE950" w14:textId="77777777" w:rsidR="00CB3150" w:rsidRDefault="00000000">
      <w:pPr>
        <w:pStyle w:val="BodyText"/>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4"/>
                    <a:stretch>
                      <a:fillRect/>
                    </a:stretch>
                  </pic:blipFill>
                  <pic:spPr bwMode="auto">
                    <a:xfrm>
                      <a:off x="0" y="0"/>
                      <a:ext cx="5943600" cy="5448300"/>
                    </a:xfrm>
                    <a:prstGeom prst="rect">
                      <a:avLst/>
                    </a:prstGeom>
                    <a:noFill/>
                    <a:ln w="9525">
                      <a:noFill/>
                      <a:headEnd/>
                      <a:tailEnd/>
                    </a:ln>
                  </pic:spPr>
                </pic:pic>
              </a:graphicData>
            </a:graphic>
          </wp:inline>
        </w:drawing>
      </w:r>
    </w:p>
    <w:p w14:paraId="1E998977" w14:textId="64CE747C" w:rsidR="00CB3150" w:rsidRDefault="00000000">
      <w:pPr>
        <w:pStyle w:val="Caption"/>
        <w:spacing w:line="240" w:lineRule="auto"/>
      </w:pPr>
      <w:bookmarkStart w:id="826" w:name="Chapter4Figure6"/>
      <w:r>
        <w:t>Figure 4-</w:t>
      </w:r>
      <w:ins w:id="827" w:author="Levine, Charles Roger CTR USARMY USMA (USA)" w:date="2026-10-13T16:35:00Z" w16du:dateUtc="2026-10-13T20:35:00Z">
        <w:r w:rsidR="00AC0AA7">
          <w:fldChar w:fldCharType="begin"/>
        </w:r>
        <w:r w:rsidR="00AC0AA7">
          <w:instrText xml:space="preserve"> STYLEREF 1 \s </w:instrText>
        </w:r>
      </w:ins>
      <w:r w:rsidR="00AC0AA7">
        <w:fldChar w:fldCharType="separate"/>
      </w:r>
      <w:r w:rsidR="00AC0AA7">
        <w:rPr>
          <w:noProof/>
        </w:rPr>
        <w:t>0</w:t>
      </w:r>
      <w:ins w:id="828" w:author="Levine, Charles Roger CTR USARMY USMA (USA)" w:date="2026-10-13T16:35:00Z" w16du:dateUtc="2026-10-13T20:35:00Z">
        <w:r w:rsidR="00AC0AA7">
          <w:fldChar w:fldCharType="end"/>
        </w:r>
        <w:r w:rsidR="00AC0AA7">
          <w:noBreakHyphen/>
        </w:r>
        <w:r w:rsidR="00AC0AA7">
          <w:fldChar w:fldCharType="begin"/>
        </w:r>
        <w:r w:rsidR="00AC0AA7">
          <w:instrText xml:space="preserve"> SEQ Figure \* ARABIC \s 1 </w:instrText>
        </w:r>
      </w:ins>
      <w:r w:rsidR="00AC0AA7">
        <w:fldChar w:fldCharType="separate"/>
      </w:r>
      <w:ins w:id="829" w:author="Levine, Charles Roger CTR USARMY USMA (USA)" w:date="2026-10-13T16:35:00Z" w16du:dateUtc="2026-10-13T20:35:00Z">
        <w:r w:rsidR="00AC0AA7">
          <w:rPr>
            <w:noProof/>
          </w:rPr>
          <w:t>2</w:t>
        </w:r>
        <w:r w:rsidR="00AC0AA7">
          <w:fldChar w:fldCharType="end"/>
        </w:r>
      </w:ins>
      <w:del w:id="830" w:author="Levine, Charles Roger CTR USARMY USMA (USA)" w:date="2026-10-13T16:35:00Z" w16du:dateUtc="2026-10-13T20:35:00Z">
        <w:r w:rsidDel="00AC0AA7">
          <w:fldChar w:fldCharType="begin"/>
        </w:r>
        <w:r w:rsidDel="00AC0AA7">
          <w:delInstrText xml:space="preserve"> SEQ Figure \* ARABIC </w:delInstrText>
        </w:r>
        <w:r w:rsidDel="00AC0AA7">
          <w:fldChar w:fldCharType="separate"/>
        </w:r>
        <w:r w:rsidR="00D8262B" w:rsidDel="00AC0AA7">
          <w:rPr>
            <w:noProof/>
          </w:rPr>
          <w:delText>6</w:delText>
        </w:r>
        <w:r w:rsidDel="00AC0AA7">
          <w:fldChar w:fldCharType="end"/>
        </w:r>
      </w:del>
      <w:bookmarkEnd w:id="826"/>
      <w:r>
        <w:t xml:space="preserve">.  Assignment preference under two levels of scarcity in the 2015 simulation. The upper two rows show selection near 50%; the lower two show selection near 1%. Red indicates </w:t>
      </w:r>
      <m:oMath>
        <m:r>
          <w:rPr>
            <w:rFonts w:ascii="Cambria Math" w:hAnsi="Cambria Math"/>
          </w:rPr>
          <m:t>ρ</m:t>
        </m:r>
        <m:r>
          <m:rPr>
            <m:sty m:val="p"/>
          </m:rPr>
          <w:rPr>
            <w:rFonts w:ascii="Cambria Math" w:hAnsi="Cambria Math"/>
          </w:rPr>
          <m:t>=</m:t>
        </m:r>
        <m:r>
          <w:rPr>
            <w:rFonts w:ascii="Cambria Math" w:hAnsi="Cambria Math"/>
          </w:rPr>
          <m:t>1</m:t>
        </m:r>
      </m:oMath>
      <w:r>
        <w:t xml:space="preserve"> and teal </w:t>
      </w:r>
      <m:oMath>
        <m:r>
          <w:rPr>
            <w:rFonts w:ascii="Cambria Math" w:hAnsi="Cambria Math"/>
          </w:rPr>
          <m:t>ρ</m:t>
        </m:r>
        <m:r>
          <m:rPr>
            <m:sty m:val="p"/>
          </m:rPr>
          <w:rPr>
            <w:rFonts w:ascii="Cambria Math" w:hAnsi="Cambria Math"/>
          </w:rPr>
          <m:t>=</m:t>
        </m:r>
        <m:r>
          <w:rPr>
            <w:rFonts w:ascii="Cambria Math" w:hAnsi="Cambria Math"/>
          </w:rPr>
          <m:t>0.05</m:t>
        </m:r>
      </m:oMath>
      <w:r>
        <w:t xml:space="preserve">. The penalty is </w:t>
      </w:r>
      <m:oMath>
        <m:r>
          <w:rPr>
            <w:rFonts w:ascii="Cambria Math" w:hAnsi="Cambria Math"/>
          </w:rPr>
          <m:t>λ</m:t>
        </m:r>
        <m:r>
          <m:rPr>
            <m:sty m:val="p"/>
          </m:rPr>
          <w:rPr>
            <w:rFonts w:ascii="Cambria Math" w:hAnsi="Cambria Math"/>
          </w:rPr>
          <m:t>=</m:t>
        </m:r>
        <m:r>
          <w:rPr>
            <w:rFonts w:ascii="Cambria Math" w:hAnsi="Cambria Math"/>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33B6730" w14:textId="77777777" w:rsidR="00CB3150" w:rsidRDefault="00000000">
      <w:pPr>
        <w:pStyle w:val="Heading2"/>
      </w:pPr>
      <w:bookmarkStart w:id="831" w:name="what-remains-to-be-established"/>
      <w:bookmarkEnd w:id="825"/>
      <w:r>
        <w:t>4.7.5 What remains to be established</w:t>
      </w:r>
    </w:p>
    <w:p w14:paraId="18F23E75"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lastRenderedPageBreak/>
        <w:t>prove a universal necessity theorem for assortativity or guarantee a downturn within every high-performance band.</w:t>
      </w:r>
    </w:p>
    <w:p w14:paraId="2052D3D1" w14:textId="77777777" w:rsidR="00CB3150" w:rsidRDefault="00000000">
      <w:pPr>
        <w:pStyle w:val="BodyText"/>
      </w:pPr>
      <w:r>
        <w:t xml:space="preserve">The analytic discussion in Section 4.5 explains the roles of </w:t>
      </w:r>
      <m:oMath>
        <m:r>
          <w:rPr>
            <w:rFonts w:ascii="Cambria Math" w:hAnsi="Cambria Math"/>
          </w:rPr>
          <m:t>γ</m:t>
        </m:r>
      </m:oMath>
      <w:r>
        <w:t xml:space="preserve">, </w:t>
      </w:r>
      <m:oMath>
        <m:r>
          <w:rPr>
            <w:rFonts w:ascii="Cambria Math" w:hAnsi="Cambria Math"/>
          </w:rPr>
          <m:t>θ</m:t>
        </m:r>
      </m:oMath>
      <w:r>
        <w:t xml:space="preserve">, </w:t>
      </w:r>
      <m:oMath>
        <m:r>
          <w:rPr>
            <w:rFonts w:ascii="Cambria Math" w:hAnsi="Cambria Math"/>
          </w:rPr>
          <m:t>λ</m:t>
        </m:r>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2494C415" w14:textId="77777777" w:rsidR="00CB3150" w:rsidRDefault="00000000">
      <w:pPr>
        <w:pStyle w:val="Heading1"/>
      </w:pPr>
      <w:bookmarkStart w:id="832" w:name="the-bridge-to-empirical-fitting"/>
      <w:bookmarkEnd w:id="816"/>
      <w:bookmarkEnd w:id="831"/>
      <w:r>
        <w:t>4.8 The bridge to empirical fitting</w:t>
      </w:r>
    </w:p>
    <w:p w14:paraId="7A331438"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149BAA33"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rPr>
          <m:t>K</m:t>
        </m:r>
      </m:oMath>
      <w:r>
        <w:t xml:space="preserve"> selection rule introduced in Section 4.3. We describe that fitted specification explicitly because its parameter estimates must be interpreted in relation to the probability model that produced them.</w:t>
      </w:r>
    </w:p>
    <w:p w14:paraId="32DD11C3" w14:textId="77777777" w:rsidR="00CB3150" w:rsidRDefault="00000000">
      <w:pPr>
        <w:pStyle w:val="BodyText"/>
      </w:pPr>
      <w:r>
        <w:t xml:space="preserve">Each observation describes a player in a particular season. Let </w:t>
      </w:r>
      <m:oMath>
        <m:r>
          <w:rPr>
            <w:rFonts w:ascii="Cambria Math" w:hAnsi="Cambria Math"/>
          </w:rPr>
          <m:t>s</m:t>
        </m:r>
      </m:oMath>
      <w:r>
        <w:t xml:space="preserve"> index seasons and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t xml:space="preserve"> denote the set of players included in season </w:t>
      </w:r>
      <m:oMath>
        <m:r>
          <w:rPr>
            <w:rFonts w:ascii="Cambria Math" w:hAnsi="Cambria Math"/>
          </w:rPr>
          <m:t>s</m:t>
        </m:r>
      </m:oMath>
      <w:r>
        <w:t xml:space="preserve">. For player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is</m:t>
            </m:r>
          </m:sub>
        </m:sSub>
      </m:oMath>
      <w:r>
        <w:t xml:space="preserve"> is performance measured as points per minute and standardized within that season. The group identifier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t xml:space="preserve"> specifies the player’s team in that season.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does not indicate that the player was drafted during season </w:t>
      </w:r>
      <m:oMath>
        <m:r>
          <w:rPr>
            <w:rFonts w:ascii="Cambria Math" w:hAnsi="Cambria Math"/>
          </w:rPr>
          <m:t>s</m:t>
        </m:r>
      </m:oMath>
      <w:r>
        <w:t>.</w:t>
      </w:r>
    </w:p>
    <w:p w14:paraId="65FF3842"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t xml:space="preserve"> for the congestion assigned to player </w:t>
      </w:r>
      <m:oMath>
        <m:r>
          <w:rPr>
            <w:rFonts w:ascii="Cambria Math" w:hAnsi="Cambria Math"/>
          </w:rPr>
          <m:t>i</m:t>
        </m:r>
      </m:oMath>
      <w:r>
        <w:t xml:space="preserve"> in season </w:t>
      </w:r>
      <m:oMath>
        <m:r>
          <w:rPr>
            <w:rFonts w:ascii="Cambria Math" w:hAnsi="Cambria Math"/>
          </w:rPr>
          <m:t>s</m:t>
        </m:r>
      </m:oMath>
      <w:r>
        <w:t xml:space="preserve">. The parameter </w:t>
      </w:r>
      <m:oMath>
        <m:r>
          <w:rPr>
            <w:rFonts w:ascii="Cambria Math" w:hAnsi="Cambria Math"/>
          </w:rPr>
          <m:t>γ</m:t>
        </m:r>
      </m:oMath>
      <w:r>
        <w:t xml:space="preserve"> controls how sharply competitive relevance </w:t>
      </w:r>
      <w:r>
        <w:lastRenderedPageBreak/>
        <w:t xml:space="preserve">increases around the threshold, and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is the threshold used for that season. The thresholds were calculated before optimization and then held fixed; congestion was recalculated as the fitted value of </w:t>
      </w:r>
      <m:oMath>
        <m:r>
          <w:rPr>
            <w:rFonts w:ascii="Cambria Math" w:hAnsi="Cambria Math"/>
          </w:rPr>
          <m:t>γ</m:t>
        </m:r>
      </m:oMath>
      <w:r>
        <w:t xml:space="preserve"> changed.</w:t>
      </w:r>
    </w:p>
    <w:p w14:paraId="0B1E34B1"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hAnsi="Cambria Math"/>
              </w:rPr>
            </m:ctrlPr>
          </m:sSubPr>
          <m:e>
            <m:r>
              <w:rPr>
                <w:rFonts w:ascii="Cambria Math" w:hAnsi="Cambria Math"/>
              </w:rPr>
              <m:t>η</m:t>
            </m:r>
          </m:e>
          <m:sub>
            <m:r>
              <w:rPr>
                <w:rFonts w:ascii="Cambria Math" w:hAnsi="Cambria Math"/>
              </w:rPr>
              <m:t>is</m:t>
            </m:r>
          </m:sub>
        </m:sSub>
      </m:oMath>
      <w:r>
        <w:t xml:space="preserve">. Two additional positive parameters govern this calculation. The parameter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t xml:space="preserve"> divides the performance term, controlling how strongly performance differences enter the comparison. The coefficient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p w14:paraId="20D80F5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14:paraId="1BD065ED"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for the resulting modeled probability of a positive outcome gives</w:t>
      </w:r>
    </w:p>
    <w:p w14:paraId="24E30439"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hs</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3425D15B"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while a negative outcome contributes probability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oMath>
      <w:r>
        <w:t>, the objective is</w:t>
      </w:r>
    </w:p>
    <w:p w14:paraId="29DD50F3" w14:textId="77777777" w:rsidR="00CB3150" w:rsidRDefault="00000000">
      <w:pPr>
        <w:pStyle w:val="BodyText"/>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e>
                  </m:d>
                </m:e>
              </m:nary>
            </m:e>
          </m:nary>
          <m:r>
            <m:rPr>
              <m:sty m:val="p"/>
            </m:rPr>
            <w:rPr>
              <w:rFonts w:ascii="Cambria Math" w:hAnsi="Cambria Math"/>
            </w:rPr>
            <m:t>.</m:t>
          </m:r>
        </m:oMath>
      </m:oMathPara>
    </w:p>
    <w:p w14:paraId="2A77394B" w14:textId="77777777" w:rsidR="00CB3150" w:rsidRDefault="00000000">
      <w:r>
        <w:t xml:space="preserve">The joint optimization estimated </w:t>
      </w:r>
      <m:oMath>
        <m:r>
          <w:rPr>
            <w:rFonts w:ascii="Cambria Math" w:hAnsi="Cambria Math"/>
          </w:rPr>
          <m:t>γ</m:t>
        </m:r>
      </m:oMath>
      <w:r>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t xml:space="preserve"> by maximizing this objective. Assignment preference </w:t>
      </w:r>
      <m:oMath>
        <m:r>
          <w:rPr>
            <w:rFonts w:ascii="Cambria Math" w:hAnsi="Cambria Math"/>
          </w:rPr>
          <m:t>ρ</m:t>
        </m:r>
      </m:oMath>
      <w:r>
        <w:t xml:space="preserve"> was outside the outcome fit because observed team memberships were held fixed. The saved estimates were approximately </w:t>
      </w: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hAnsi="Cambria Math"/>
              </w:rPr>
              <m:t>MLE</m:t>
            </m:r>
          </m:sub>
        </m:sSub>
        <m:r>
          <m:rPr>
            <m:sty m:val="p"/>
          </m:rPr>
          <w:rPr>
            <w:rFonts w:ascii="Cambria Math" w:hAnsi="Cambria Math"/>
          </w:rPr>
          <m:t>=</m:t>
        </m:r>
        <m:r>
          <w:rPr>
            <w:rFonts w:ascii="Cambria Math" w:hAnsi="Cambria Math"/>
          </w:rPr>
          <m:t>1.3024</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MLE</m:t>
            </m:r>
          </m:sub>
        </m:sSub>
        <m:r>
          <m:rPr>
            <m:sty m:val="p"/>
          </m:rPr>
          <w:rPr>
            <w:rFonts w:ascii="Cambria Math" w:hAnsi="Cambria Math"/>
          </w:rPr>
          <m:t>=</m:t>
        </m:r>
        <m:r>
          <w:rPr>
            <w:rFonts w:ascii="Cambria Math" w:hAnsi="Cambria Math"/>
          </w:rPr>
          <m:t>1.0699</m:t>
        </m:r>
      </m:oMath>
      <w:r>
        <w:t xml:space="preserve">. These estimates belong to the Bernoulli fitting specification described here. They were not </w:t>
      </w:r>
      <w:r>
        <w:lastRenderedPageBreak/>
        <w:t>obtained by fitting the exact-</w:t>
      </w:r>
      <m:oMath>
        <m:r>
          <w:rPr>
            <w:rFonts w:ascii="Cambria Math" w:hAnsi="Cambria Math"/>
          </w:rPr>
          <m:t>K</m:t>
        </m:r>
      </m:oMath>
      <w:r>
        <w:t xml:space="preserve"> selection model. Appendix 4A provides the sample description, numerical implementation details, and supporting source record. [4–9]</w:t>
      </w:r>
    </w:p>
    <w:p w14:paraId="3ADDC2DF"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6889A992" w14:textId="77777777" w:rsidR="00CB3150" w:rsidRDefault="00000000">
      <w:pPr>
        <w:pStyle w:val="BodyText"/>
      </w:pPr>
      <w:r>
        <w:t xml:space="preserve">There is also a coefficient-scale distinction: dividing </w:t>
      </w:r>
      <m:oMath>
        <m:r>
          <w:rPr>
            <w:rFonts w:ascii="Cambria Math" w:hAnsi="Cambria Math"/>
          </w:rPr>
          <m:t>A</m:t>
        </m:r>
      </m:oMath>
      <w:r>
        <w:t xml:space="preserve"> alone by </w:t>
      </w:r>
      <m:oMath>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is not the same as dividing </w:t>
      </w:r>
      <m:oMath>
        <m:r>
          <w:rPr>
            <w:rFonts w:ascii="Cambria Math" w:hAnsi="Cambria Math"/>
          </w:rPr>
          <m:t>A</m:t>
        </m:r>
        <m:r>
          <m:rPr>
            <m:sty m:val="p"/>
          </m:rPr>
          <w:rPr>
            <w:rFonts w:ascii="Cambria Math" w:hAnsi="Cambria Math"/>
          </w:rPr>
          <m:t>-</m:t>
        </m:r>
        <m:r>
          <w:rPr>
            <w:rFonts w:ascii="Cambria Math" w:hAnsi="Cambria Math"/>
          </w:rPr>
          <m:t>λC</m:t>
        </m:r>
      </m:oMath>
      <w:r>
        <w:t xml:space="preserve"> by temperature while retaining the same numerical </w:t>
      </w:r>
      <m:oMath>
        <m:r>
          <w:rPr>
            <w:rFonts w:ascii="Cambria Math" w:hAnsi="Cambria Math"/>
          </w:rPr>
          <m:t>λ</m:t>
        </m:r>
      </m:oMath>
      <w:r>
        <w:t>. An algebraic reparameterization can match logits for fixed congestion, but it does not turn the Bernoulli likelihood into the likelihood of exact-</w:t>
      </w:r>
      <m:oMath>
        <m:r>
          <w:rPr>
            <w:rFonts w:ascii="Cambria Math" w:hAnsi="Cambria Math"/>
          </w:rPr>
          <m:t>K</m:t>
        </m:r>
      </m:oMath>
      <w:r>
        <w:t xml:space="preserve"> selection. No completed exact-</w:t>
      </w:r>
      <m:oMath>
        <m:r>
          <w:rPr>
            <w:rFonts w:ascii="Cambria Math" w:hAnsi="Cambria Math"/>
          </w:rPr>
          <m:t>K</m:t>
        </m:r>
      </m:oMath>
      <w:r>
        <w:t xml:space="preserve"> refit has been established in the verified record. [11, 12]</w:t>
      </w:r>
    </w:p>
    <w:p w14:paraId="043B279A" w14:textId="77777777" w:rsidR="00CB3150" w:rsidRDefault="00000000">
      <w:pPr>
        <w:pStyle w:val="BodyText"/>
      </w:pPr>
      <w: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6C6ADF16" w14:textId="77777777" w:rsidR="00CB3150" w:rsidRDefault="00000000">
      <w:pPr>
        <w:pStyle w:val="Heading1"/>
      </w:pPr>
      <w:bookmarkStart w:id="833" w:name="X34faad1c749316954420b934931aff7c96ea3d6"/>
      <w:bookmarkEnd w:id="832"/>
      <w:r>
        <w:t>Appendix 4A Technical qualifications and the historical fitting record</w:t>
      </w:r>
    </w:p>
    <w:p w14:paraId="5AFD4C45" w14:textId="77777777" w:rsidR="00CB3150" w:rsidRDefault="00000000">
      <w:pPr>
        <w:pStyle w:val="Heading2"/>
      </w:pPr>
      <w:bookmarkStart w:id="834" w:name="Xc4cff8260d0316924cc51552c5cb860d3737775"/>
      <w:r>
        <w:t>4A.1 The intended stochastic rule and legacy software</w:t>
      </w:r>
    </w:p>
    <w:p w14:paraId="4263E7E1" w14:textId="77777777" w:rsidR="00CB3150" w:rsidRDefault="00000000">
      <w:r>
        <w:t xml:space="preserve">The stochastic selection rule in Section 4.3 accepts any finite score, including negative scores, and selects exactly </w:t>
      </w:r>
      <m:oMath>
        <m:r>
          <w:rPr>
            <w:rFonts w:ascii="Cambria Math" w:hAnsi="Cambria Math"/>
          </w:rPr>
          <m:t>K</m:t>
        </m:r>
      </m:oMath>
      <w:r>
        <w:t xml:space="preserve"> individuals. A negative score still produces a positive exponential weight. Adding the same constant to every score leaves the selection probabilities unchanged because it preserves all score differences.</w:t>
      </w:r>
    </w:p>
    <w:p w14:paraId="0DC38366" w14:textId="77777777" w:rsidR="00CB3150" w:rsidRDefault="00000000">
      <w:pPr>
        <w:pStyle w:val="BodyText"/>
      </w:pPr>
      <w: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rPr>
          <m:t>K</m:t>
        </m:r>
      </m:oMath>
      <w:r>
        <w:t xml:space="preserve"> individuals. Replacing negative scores with zero can also change relative selection probabilities by erasing differences among those scores. [3]</w:t>
      </w:r>
    </w:p>
    <w:p w14:paraId="20949FAC"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00BE4522" w14:textId="77777777" w:rsidR="00CB3150" w:rsidRDefault="00000000">
      <w:pPr>
        <w:pStyle w:val="BodyText"/>
      </w:pPr>
      <w: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E6ECCF2" w14:textId="77777777" w:rsidR="00CB3150" w:rsidRDefault="00000000">
      <w:pPr>
        <w:pStyle w:val="Heading2"/>
      </w:pPr>
      <w:bookmarkStart w:id="835" w:name="X30020ca2e28c3ddcf47702a707f4f0d8976e712"/>
      <w:bookmarkEnd w:id="834"/>
      <w:r>
        <w:t>4A.2 Differences between the stated selection rule and earlier implementations</w:t>
      </w:r>
    </w:p>
    <w:p w14:paraId="1BB91E1C" w14:textId="77777777" w:rsidR="00CB3150" w:rsidRDefault="00000000">
      <w:r>
        <w:t xml:space="preserve">For season </w:t>
      </w:r>
      <m:oMath>
        <m:r>
          <w:rPr>
            <w:rFonts w:ascii="Cambria Math" w:hAnsi="Cambria Math"/>
          </w:rPr>
          <m:t>s</m:t>
        </m:r>
      </m:oMath>
      <w:r>
        <w:t xml:space="preserve">,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t xml:space="preserve"> denote the player-season observations entering the likelihood. The measured performance quantity </w:t>
      </w:r>
      <m:oMath>
        <m:sSub>
          <m:sSubPr>
            <m:ctrlPr>
              <w:rPr>
                <w:rFonts w:ascii="Cambria Math" w:hAnsi="Cambria Math"/>
              </w:rPr>
            </m:ctrlPr>
          </m:sSubPr>
          <m:e>
            <m:r>
              <w:rPr>
                <w:rFonts w:ascii="Cambria Math" w:hAnsi="Cambria Math"/>
              </w:rPr>
              <m:t>A</m:t>
            </m:r>
          </m:e>
          <m:sub>
            <m:r>
              <w:rPr>
                <w:rFonts w:ascii="Cambria Math" w:hAnsi="Cambria Math"/>
              </w:rPr>
              <m:t>is</m:t>
            </m:r>
          </m:sub>
        </m:sSub>
      </m:oMath>
      <w:r>
        <w:t xml:space="preserve"> was points per minute standardized within season by the analysis pipeline.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t>
      </w:r>
      <w:proofErr w:type="spellStart"/>
      <w:r>
        <w:t>ws</w:t>
      </w:r>
      <w:proofErr w:type="spellEnd"/>
      <w:r>
        <w:t>. A revision intended to model annual selection would need to establish a corresponding eligible population and outcome timing. [5]</w:t>
      </w:r>
    </w:p>
    <w:p w14:paraId="27C4CE02" w14:textId="77777777" w:rsidR="00CB3150" w:rsidRDefault="00000000">
      <w:pPr>
        <w:pStyle w:val="BodyText"/>
      </w:pPr>
      <w:r>
        <w:lastRenderedPageBreak/>
        <w:t xml:space="preserve">Congestion was computed on the observed team-season rosters using the full-group definition introduced in Section 4.4.3. Let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t xml:space="preserve"> identify individual </w:t>
      </w:r>
      <m:oMath>
        <m:r>
          <w:rPr>
            <w:rFonts w:ascii="Cambria Math" w:hAnsi="Cambria Math"/>
          </w:rPr>
          <m:t>i</m:t>
        </m:r>
      </m:oMath>
      <w:r>
        <w:t xml:space="preserve">’s group in season </w:t>
      </w:r>
      <m:oMath>
        <m:r>
          <w:rPr>
            <w:rFonts w:ascii="Cambria Math" w:hAnsi="Cambria Math"/>
          </w:rPr>
          <m:t>s</m:t>
        </m:r>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js</m:t>
            </m:r>
          </m:sub>
        </m:sSub>
      </m:oMath>
      <w:r>
        <w:t xml:space="preserve"> be the number of individuals included in group </w:t>
      </w:r>
      <m:oMath>
        <m:r>
          <w:rPr>
            <w:rFonts w:ascii="Cambria Math" w:hAnsi="Cambria Math"/>
          </w:rPr>
          <m:t>j</m:t>
        </m:r>
      </m:oMath>
      <w:r>
        <w:t xml:space="preserve"> for that season. Thus, the fitted congestion term was</w:t>
      </w:r>
    </w:p>
    <w:p w14:paraId="441FFCE7" w14:textId="10A7FF1E"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js</m:t>
              </m:r>
            </m:sub>
          </m:sSub>
          <m:d>
            <m:dPr>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θ</m:t>
                  </m:r>
                </m:e>
                <m:sub>
                  <m:r>
                    <w:rPr>
                      <w:rFonts w:ascii="Cambria Math" w:hAnsi="Cambria Math"/>
                    </w:rPr>
                    <m:t>s</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js</m:t>
                  </m:r>
                </m:sub>
              </m:sSub>
            </m:den>
          </m:f>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d>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-x</m:t>
                      </m:r>
                    </m:e>
                  </m:d>
                </m:sup>
              </m:sSup>
            </m:den>
          </m:f>
        </m:oMath>
      </m:oMathPara>
    </w:p>
    <w:p w14:paraId="1A3607C5"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hAnsi="Cambria Math"/>
          </w:rPr>
          <m:t>poolcsmoothteam</m:t>
        </m:r>
      </m:oMath>
      <w:r>
        <w:t xml:space="preserve"> and was often denoted </w:t>
      </w:r>
      <m:oMath>
        <m:sSup>
          <m:sSupPr>
            <m:ctrlPr>
              <w:rPr>
                <w:rFonts w:ascii="Cambria Math" w:hAnsi="Cambria Math"/>
              </w:rPr>
            </m:ctrlPr>
          </m:sSupPr>
          <m:e>
            <m:r>
              <w:rPr>
                <w:rFonts w:ascii="Cambria Math" w:hAnsi="Cambria Math"/>
              </w:rPr>
              <m:t>L</m:t>
            </m:r>
          </m:e>
          <m:sup>
            <m:r>
              <w:rPr>
                <w:rFonts w:ascii="Cambria Math" w:hAnsi="Cambria Math"/>
              </w:rPr>
              <m:t>C</m:t>
            </m:r>
          </m:sup>
        </m:sSup>
      </m:oMath>
      <w:r>
        <w:t xml:space="preserve"> in development documents. Here </w:t>
      </w:r>
      <m:oMath>
        <m:sSub>
          <m:sSubPr>
            <m:ctrlPr>
              <w:rPr>
                <w:rFonts w:ascii="Cambria Math" w:hAnsi="Cambria Math"/>
              </w:rPr>
            </m:ctrlPr>
          </m:sSubPr>
          <m:e>
            <m:r>
              <w:rPr>
                <w:rFonts w:ascii="Cambria Math" w:hAnsi="Cambria Math"/>
              </w:rPr>
              <m:t>C</m:t>
            </m:r>
          </m:e>
          <m:sub>
            <m:r>
              <w:rPr>
                <w:rFonts w:ascii="Cambria Math" w:hAnsi="Cambria Math"/>
              </w:rPr>
              <m:t>js</m:t>
            </m:r>
          </m:sub>
        </m:sSub>
      </m:oMath>
      <w:r>
        <w:t xml:space="preserve"> denotes the shared congestion of group </w:t>
      </w:r>
      <m:oMath>
        <m:r>
          <w:rPr>
            <w:rFonts w:ascii="Cambria Math" w:hAnsi="Cambria Math"/>
          </w:rPr>
          <m:t>j</m:t>
        </m:r>
      </m:oMath>
      <w:r>
        <w:t xml:space="preserve"> in season </w:t>
      </w:r>
      <m:oMath>
        <m:r>
          <w:rPr>
            <w:rFonts w:ascii="Cambria Math" w:hAnsi="Cambria Math"/>
          </w:rPr>
          <m:t>s</m:t>
        </m:r>
      </m:oMath>
      <w:r>
        <w:t xml:space="preserve">; the effective congestion applied to individual </w:t>
      </w:r>
      <m:oMath>
        <m:r>
          <w:rPr>
            <w:rFonts w:ascii="Cambria Math" w:hAnsi="Cambria Math"/>
          </w:rPr>
          <m:t>i</m:t>
        </m:r>
      </m:oMath>
      <w:r>
        <w:t xml:space="preserve"> is therefore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5D4C445" w14:textId="77777777" w:rsidR="00CB3150" w:rsidRDefault="00000000">
      <w:pPr>
        <w:pStyle w:val="BodyText"/>
      </w:pPr>
      <w:r>
        <w:t>The intermediate quantity supplied to the probability calculation, called the board logit in the implementation, was</w:t>
      </w:r>
    </w:p>
    <w:p w14:paraId="6E7A4B4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oMath>
      </m:oMathPara>
    </w:p>
    <w:p w14:paraId="64A6D62E" w14:textId="77777777" w:rsidR="00CB3150" w:rsidRDefault="00000000">
      <w:r>
        <w:t>The script converted these quantities to probabilities by applying a softmax function within each season:</w:t>
      </w:r>
    </w:p>
    <w:p w14:paraId="6F73986C" w14:textId="23507A95"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is</m:t>
                          </m:r>
                        </m:sub>
                      </m:sSub>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hs</m:t>
                              </m:r>
                            </m:sub>
                          </m:sSub>
                        </m:e>
                      </m:d>
                    </m:sup>
                  </m:sSup>
                </m:e>
              </m:nary>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is</m:t>
                  </m:r>
                </m:sub>
              </m:sSub>
            </m:e>
          </m:nary>
          <m:r>
            <w:rPr>
              <w:rFonts w:ascii="Cambria Math" w:hAnsi="Cambria Math"/>
            </w:rPr>
            <m:t>=1</m:t>
          </m:r>
        </m:oMath>
      </m:oMathPara>
    </w:p>
    <w:p w14:paraId="40AB4EC9" w14:textId="77777777" w:rsidR="00CB3150" w:rsidRDefault="00000000">
      <w:r>
        <w:t>The softmax specifies the probabilities; the Bernoulli model specifies how those probabilities contribute to the likelihood of the observed binary outcomes. The historical likelihood and log-likelihood were</w:t>
      </w:r>
    </w:p>
    <w:p w14:paraId="06FA4FE9" w14:textId="77777777" w:rsidR="00CB315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is</m:t>
                      </m:r>
                    </m:sub>
                    <m:sup>
                      <m:sSub>
                        <m:sSubPr>
                          <m:ctrlPr>
                            <w:rPr>
                              <w:rFonts w:ascii="Cambria Math" w:hAnsi="Cambria Math"/>
                            </w:rPr>
                          </m:ctrlPr>
                        </m:sSubPr>
                        <m:e>
                          <m:r>
                            <w:rPr>
                              <w:rFonts w:ascii="Cambria Math" w:hAnsi="Cambria Math"/>
                            </w:rPr>
                            <m:t>Y</m:t>
                          </m:r>
                        </m:e>
                        <m:sub>
                          <m:r>
                            <w:rPr>
                              <w:rFonts w:ascii="Cambria Math" w:hAnsi="Cambria Math"/>
                            </w:rPr>
                            <m:t>is</m:t>
                          </m:r>
                        </m:sub>
                      </m:sSub>
                    </m:sup>
                  </m:sSubSup>
                </m:e>
              </m:nary>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sup>
          </m:sSup>
          <m:r>
            <m:rPr>
              <m:sty m:val="p"/>
            </m:rPr>
            <w:rPr>
              <w:rFonts w:ascii="Cambria Math" w:hAnsi="Cambria Math"/>
            </w:rPr>
            <m:t>,</m:t>
          </m:r>
        </m:oMath>
      </m:oMathPara>
    </w:p>
    <w:p w14:paraId="4BD85DC8" w14:textId="77777777" w:rsidR="00CB3150"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oMath>
      </m:oMathPara>
    </w:p>
    <w:p w14:paraId="4692AE14" w14:textId="77777777" w:rsidR="00CB3150" w:rsidRDefault="00000000">
      <w:r>
        <w:lastRenderedPageBreak/>
        <w:t xml:space="preserve">For numerical evaluation, the implementation clipped each probability to the interval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e>
        </m:d>
      </m:oMath>
      <w:r>
        <w:t xml:space="preserve"> before taking logarithms. It minimized the negative log-likelihood using L-BFGS-B over the logarithms of the positive parameters </w:t>
      </w:r>
      <m:oMath>
        <m:sSub>
          <m:sSubPr>
            <m:ctrlPr>
              <w:rPr>
                <w:rFonts w:ascii="Cambria Math" w:hAnsi="Cambria Math"/>
              </w:rPr>
            </m:ctrlPr>
          </m:sSubPr>
          <m:e>
            <m:r>
              <w:rPr>
                <w:rFonts w:ascii="Cambria Math" w:hAnsi="Cambria Math"/>
              </w:rPr>
              <m:t>λ</m:t>
            </m:r>
          </m:e>
          <m:sub>
            <m:r>
              <w:rPr>
                <w:rFonts w:ascii="Cambria Math" w:hAnsi="Cambria Math"/>
              </w:rPr>
              <m:t>MLE</m:t>
            </m:r>
          </m:sub>
        </m:sSub>
      </m:oMath>
      <w:r>
        <w:t xml:space="preserve">, </w:t>
      </w:r>
      <m:oMath>
        <m:r>
          <w:rPr>
            <w:rFonts w:ascii="Cambria Math" w:hAnsi="Cambria Math"/>
          </w:rPr>
          <m:t>γ</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Congestion was recomputed as </w:t>
      </w:r>
      <m:oMath>
        <m:r>
          <w:rPr>
            <w:rFonts w:ascii="Cambria Math" w:hAnsi="Cambria Math"/>
          </w:rPr>
          <m:t>γ</m:t>
        </m:r>
      </m:oMath>
      <w:r>
        <w:t xml:space="preserve"> changed during joint optimization. A separate option held </w:t>
      </w:r>
      <m:oMath>
        <m:r>
          <w:rPr>
            <w:rFonts w:ascii="Cambria Math" w:hAnsi="Cambria Math"/>
          </w:rPr>
          <m:t>γ</m:t>
        </m:r>
      </m:oMath>
      <w:r>
        <w:t xml:space="preserve"> fixed and optimized the other two parameters. Reported overlap between the highest-probability observations and positive outcomes was a diagnostic, not the objective being optimized. [4]</w:t>
      </w:r>
    </w:p>
    <w:p w14:paraId="042D08BD" w14:textId="77777777" w:rsidR="00CB3150" w:rsidRDefault="00000000">
      <w:pPr>
        <w:pStyle w:val="Heading2"/>
      </w:pPr>
      <w:bookmarkStart w:id="836" w:name="X61c80e37b1d723545285bb680c26300a41eba3a"/>
      <w:bookmarkEnd w:id="835"/>
      <w:r>
        <w:t>4A.3 Normalization and threshold construction</w:t>
      </w:r>
    </w:p>
    <w:p w14:paraId="4EB4FB79" w14:textId="77777777" w:rsidR="00CB3150" w:rsidRDefault="00000000">
      <w:r>
        <w:t xml:space="preserve">We can ask how many positive outcomes this probability model expects in a season. Write </w:t>
      </w:r>
      <m:oMath>
        <m:r>
          <w:rPr>
            <w:rFonts w:ascii="Cambria Math" w:hAnsi="Cambria Math"/>
          </w:rPr>
          <m:t>E</m:t>
        </m:r>
        <m:r>
          <m:rPr>
            <m:sty m:val="p"/>
          </m:rPr>
          <w:rPr>
            <w:rFonts w:ascii="Cambria Math" w:hAnsi="Cambria Math"/>
          </w:rPr>
          <m:t>[⋅]</m:t>
        </m:r>
      </m:oMath>
      <w:r>
        <w:t xml:space="preserve"> for an expected value under the model, and let </w:t>
      </w:r>
      <m:oMath>
        <m:r>
          <m:rPr>
            <m:sty m:val="bi"/>
          </m:rPr>
          <w:rPr>
            <w:rFonts w:ascii="Cambria Math" w:hAnsi="Cambria Math"/>
          </w:rPr>
          <m:t>A</m:t>
        </m:r>
      </m:oMath>
      <w:r>
        <w:t xml:space="preserve"> and </w:t>
      </w:r>
      <m:oMath>
        <m:r>
          <m:rPr>
            <m:sty m:val="bi"/>
          </m:rPr>
          <w:rPr>
            <w:rFonts w:ascii="Cambria Math" w:hAnsi="Cambria Math"/>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the working Bernoulli model satisfies</w:t>
      </w:r>
    </w:p>
    <w:p w14:paraId="10202F5F" w14:textId="77777777" w:rsidR="00CB3150"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oMath>
      </m:oMathPara>
    </w:p>
    <w:p w14:paraId="3DC5FDE5"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w:t>
      </w:r>
      <w:proofErr w:type="spellStart"/>
      <w:r>
        <w:t>ry</w:t>
      </w:r>
      <w:proofErr w:type="spellEnd"/>
      <w:r>
        <w:t xml:space="preserve"> ranking diagnostic nor a successful optimizer convergence message resolves that question.</w:t>
      </w:r>
    </w:p>
    <w:p w14:paraId="6FA9FE60" w14:textId="77777777" w:rsidR="00CB3150" w:rsidRDefault="00000000">
      <w:pPr>
        <w:pStyle w:val="BodyText"/>
      </w:pPr>
      <w:r>
        <w:t xml:space="preserve">The viability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rPr>
            </m:ctrlPr>
          </m:sSubPr>
          <m:e>
            <m:r>
              <w:rPr>
                <w:rFonts w:ascii="Cambria Math" w:hAnsi="Cambria Math"/>
              </w:rPr>
              <m:t>Q</m:t>
            </m:r>
          </m:e>
          <m:sub>
            <m:r>
              <w:rPr>
                <w:rFonts w:ascii="Cambria Math" w:hAnsi="Cambria Math"/>
              </w:rPr>
              <m:t>q</m:t>
            </m:r>
          </m:sub>
        </m:sSub>
      </m:oMath>
      <w:r>
        <w:t xml:space="preserve"> denote its empirical </w:t>
      </w:r>
      <m:oMath>
        <m:r>
          <w:rPr>
            <w:rFonts w:ascii="Cambria Math" w:hAnsi="Cambria Math"/>
          </w:rPr>
          <m:t>q</m:t>
        </m:r>
      </m:oMath>
      <w:r>
        <w:t xml:space="preserve">-quantile—the performance value marking approximately the fraction </w:t>
      </w:r>
      <m:oMath>
        <m:r>
          <w:rPr>
            <w:rFonts w:ascii="Cambria Math" w:hAnsi="Cambria Math"/>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=max(</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denoting the number of observations in that preprocessing population, the threshold was set to</w:t>
      </w:r>
    </w:p>
    <w:p w14:paraId="67908DF4"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is</m:t>
                      </m:r>
                    </m:sub>
                  </m:sSub>
                </m:e>
              </m:d>
            </m:e>
          </m:d>
        </m:oMath>
      </m:oMathPara>
    </w:p>
    <w:p w14:paraId="2FA2A4D4" w14:textId="77777777" w:rsidR="00CB3150" w:rsidRDefault="00000000">
      <w:r>
        <w:t xml:space="preserve">The superscript </w:t>
      </w:r>
      <m:oMath>
        <m:r>
          <w:rPr>
            <w:rFonts w:ascii="Cambria Math" w:hAnsi="Cambria Math"/>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0D9A3508" w14:textId="77777777" w:rsidR="00CB3150" w:rsidRDefault="00000000">
      <w:pPr>
        <w:pStyle w:val="BodyText"/>
      </w:pPr>
      <w:r>
        <w:t xml:space="preserve">Assignment preference </w:t>
      </w:r>
      <m:oMath>
        <m:r>
          <w:rPr>
            <w:rFonts w:ascii="Cambria Math" w:hAnsi="Cambria Math"/>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t xml:space="preserve">. The saved longitudinal result selected </w:t>
      </w:r>
      <m:oMath>
        <m:r>
          <w:rPr>
            <w:rFonts w:ascii="Cambria Math" w:hAnsi="Cambria Math"/>
          </w:rPr>
          <m:t>ρ</m:t>
        </m:r>
        <m:r>
          <m:rPr>
            <m:sty m:val="p"/>
          </m:rPr>
          <w:rPr>
            <w:rFonts w:ascii="Cambria Math" w:hAnsi="Cambria Math"/>
          </w:rPr>
          <m:t>=</m:t>
        </m:r>
        <m:r>
          <w:rPr>
            <w:rFonts w:ascii="Cambria Math" w:hAnsi="Cambria Math"/>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rPr>
          <m:t>K</m:t>
        </m:r>
      </m:oMath>
      <w:r>
        <w:t xml:space="preserve"> likelihood. [1, 8]</w:t>
      </w:r>
    </w:p>
    <w:p w14:paraId="6FF1297A" w14:textId="77777777" w:rsidR="00CB3150" w:rsidRDefault="00000000">
      <w:pPr>
        <w:pStyle w:val="Heading2"/>
      </w:pPr>
      <w:bookmarkStart w:id="837" w:name="X37bb242055bc516b188ab4496a584a40b1a9c72"/>
      <w:bookmarkEnd w:id="836"/>
      <w:r>
        <w:t>4A.4 Saved estimates and parameter transfer</w:t>
      </w:r>
    </w:p>
    <w:p w14:paraId="11D128A8" w14:textId="77777777" w:rsidR="00CB3150" w:rsidRDefault="00000000">
      <w:r>
        <w:t xml:space="preserve">A hat denotes an estimated parameter value; for example, </w:t>
      </w:r>
      <m:oMath>
        <m:acc>
          <m:accPr>
            <m:ctrlPr>
              <w:rPr>
                <w:rFonts w:ascii="Cambria Math" w:hAnsi="Cambria Math"/>
              </w:rPr>
            </m:ctrlPr>
          </m:accPr>
          <m:e>
            <m:r>
              <w:rPr>
                <w:rFonts w:ascii="Cambria Math" w:hAnsi="Cambria Math"/>
              </w:rPr>
              <m:t>γ</m:t>
            </m:r>
          </m:e>
        </m:acc>
      </m:oMath>
      <w:r>
        <w:t xml:space="preserve"> is the estimate of </w:t>
      </w:r>
      <m:oMath>
        <m:r>
          <w:rPr>
            <w:rFonts w:ascii="Cambria Math" w:hAnsi="Cambria Math"/>
          </w:rPr>
          <m:t>γ</m:t>
        </m:r>
      </m:oMath>
      <w:r>
        <w:t xml:space="preserve"> obtained by fitting the model. The joint fitting artifact saved on 28 August 2026 reports</w:t>
      </w:r>
    </w:p>
    <w:p w14:paraId="201167C3" w14:textId="77777777" w:rsidR="00CB3150" w:rsidRDefault="00000000">
      <w:pPr>
        <w:pStyle w:val="BodyText"/>
      </w:pP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19.57233208</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1.30243058</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1.06989673</m:t>
        </m:r>
      </m:oMath>
      <w:r>
        <w:t>,</w:t>
      </w:r>
    </w:p>
    <w:p w14:paraId="56C65631" w14:textId="77777777" w:rsidR="00CB3150" w:rsidRDefault="00000000">
      <w:pPr>
        <w:pStyle w:val="BodyText"/>
      </w:pPr>
      <w:r>
        <w:t xml:space="preserve">with log-likelihood -8865.70116079, </w:t>
      </w:r>
      <m:oMath>
        <m:r>
          <w:rPr>
            <w:rFonts w:ascii="Cambria Math" w:hAnsi="Cambria Math"/>
          </w:rPr>
          <m:t>46</m:t>
        </m:r>
        <m:r>
          <m:rPr>
            <m:sty m:val="p"/>
          </m:rPr>
          <w:rPr>
            <w:rFonts w:ascii="Cambria Math" w:hAnsi="Cambria Math"/>
          </w:rPr>
          <m:t>,</m:t>
        </m:r>
        <m:r>
          <w:rPr>
            <w:rFonts w:ascii="Cambria Math" w:hAnsi="Cambria Math"/>
          </w:rPr>
          <m:t>306</m:t>
        </m:r>
      </m:oMath>
      <w:r>
        <w:t xml:space="preserve"> player-season observations, and </w:t>
      </w:r>
      <m:oMath>
        <m:r>
          <w:rPr>
            <w:rFonts w:ascii="Cambria Math" w:hAnsi="Cambria Math"/>
          </w:rPr>
          <m:t>1</m:t>
        </m:r>
        <m:r>
          <m:rPr>
            <m:sty m:val="p"/>
          </m:rPr>
          <w:rPr>
            <w:rFonts w:ascii="Cambria Math" w:hAnsi="Cambria Math"/>
          </w:rPr>
          <m:t>,</m:t>
        </m:r>
        <m:r>
          <w:rPr>
            <w:rFonts w:ascii="Cambria Math" w:hAnsi="Cambria Math"/>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11E5720A" w14:textId="77777777" w:rsidR="00CB3150" w:rsidRDefault="00000000">
      <w:pPr>
        <w:pStyle w:val="BodyText"/>
      </w:pPr>
      <w: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lastRenderedPageBreak/>
        <w:t xml:space="preserve">Confirmation of the original run’s input seasons and code version remains necessary to finalize its sample description. An earlier 2013–2021 fit, with </w:t>
      </w:r>
      <m:oMath>
        <m:r>
          <w:rPr>
            <w:rFonts w:ascii="Cambria Math" w:hAnsi="Cambria Math"/>
          </w:rPr>
          <m:t>γ</m:t>
        </m:r>
        <m:r>
          <m:rPr>
            <m:sty m:val="p"/>
          </m:rPr>
          <w:rPr>
            <w:rFonts w:ascii="Cambria Math" w:hAnsi="Cambria Math"/>
          </w:rPr>
          <m:t>=</m:t>
        </m:r>
        <m:r>
          <w:rPr>
            <w:rFonts w:ascii="Cambria Math" w:hAnsi="Cambria Math"/>
          </w:rPr>
          <m:t>18</m:t>
        </m:r>
      </m:oMath>
      <w:r>
        <w:t xml:space="preserve"> fixed, instead reported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2.57150065</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1.06556159</m:t>
        </m:r>
      </m:oMath>
      <w:r>
        <w:t>. Those estimates belong to a different fitting specification and should not be merged with the later joint estimates. [5, 9, 10]</w:t>
      </w:r>
    </w:p>
    <w:p w14:paraId="2A54B41D"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p w14:paraId="0E8E8525" w14:textId="77777777" w:rsidR="00CB31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oMath>
      </m:oMathPara>
    </w:p>
    <w:p w14:paraId="0C96904C" w14:textId="77777777" w:rsidR="00CB3150" w:rsidRDefault="00000000">
      <w:r>
        <w:t xml:space="preserve">For fixed congestion values, reproducing those same logits with a score of the chapter’s form would require a score coefficient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oMath>
      <w:r>
        <w:t xml:space="preserve"> and, for the Gibbs weights, </w:t>
      </w:r>
      <m:oMath>
        <m:sSub>
          <m:sSubPr>
            <m:ctrlPr>
              <w:rPr>
                <w:rFonts w:ascii="Cambria Math" w:hAnsi="Cambria Math"/>
              </w:rPr>
            </m:ctrlPr>
          </m:sSubPr>
          <m:e>
            <m:r>
              <w:rPr>
                <w:rFonts w:ascii="Cambria Math" w:hAnsi="Cambria Math"/>
              </w:rPr>
              <m:t>t</m:t>
            </m:r>
          </m:e>
          <m:sub>
            <m:r>
              <w:rPr>
                <w:rFonts w:ascii="Cambria Math" w:hAnsi="Cambria Math"/>
              </w:rPr>
              <m:t>sel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when the numerical penalty coefficient is transferred unchanged. [4, 11]</w:t>
      </w:r>
    </w:p>
    <w:p w14:paraId="072A5B66" w14:textId="77777777" w:rsidR="00CB3150" w:rsidRDefault="00000000">
      <w:pPr>
        <w:pStyle w:val="BodyText"/>
      </w:pPr>
      <w:r>
        <w:t>An exact-</w:t>
      </w:r>
      <m:oMath>
        <m:r>
          <w:rPr>
            <w:rFonts w:ascii="Cambria Math" w:hAnsi="Cambria Math"/>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rPr>
          <m:t>K</m:t>
        </m:r>
      </m:oMath>
      <w:r>
        <w:t xml:space="preserve"> refit has been established in the verified record. [2, 12]</w:t>
      </w:r>
    </w:p>
    <w:p w14:paraId="7F011CD6" w14:textId="77777777" w:rsidR="00CB3150" w:rsidRDefault="00000000">
      <w:pPr>
        <w:pStyle w:val="BodyText"/>
      </w:pPr>
      <w:r>
        <w:t>The empirical bridge consequently remains a separate methodological task. Before treating the historical estimates as fitted parameters of deterministic top-</w:t>
      </w:r>
      <m:oMath>
        <m:r>
          <w:rPr>
            <w:rFonts w:ascii="Cambria Math" w:hAnsi="Cambria Math"/>
          </w:rPr>
          <m:t>K</m:t>
        </m:r>
      </m:oMath>
      <w:r>
        <w:t xml:space="preserve"> or stochastic exact-</w:t>
      </w:r>
      <m:oMath>
        <m:r>
          <w:rPr>
            <w:rFonts w:ascii="Cambria Math" w:hAnsi="Cambria Math"/>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8BC3434" w14:textId="77777777" w:rsidR="00CB3150" w:rsidRDefault="00000000">
      <w:pPr>
        <w:pStyle w:val="Heading2"/>
      </w:pPr>
      <w:bookmarkStart w:id="838" w:name="Xc89fd0d0a0538ad258b22b5118afea5b3189c30"/>
      <w:bookmarkEnd w:id="837"/>
      <w:r>
        <w:lastRenderedPageBreak/>
        <w:t>4A.5 Alternative congestion specifications</w:t>
      </w:r>
    </w:p>
    <w:p w14:paraId="172B8F7A" w14:textId="77777777" w:rsidR="00CB3150" w:rsidRDefault="00000000">
      <w:r>
        <w:t xml:space="preserve">After introducing the two mean-performance benchmarks, the main chapter uses refined full-group congestion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rPr>
          <m:t>λ</m:t>
        </m:r>
      </m:oMath>
      <w:r>
        <w:t xml:space="preserve">. Moving the threshold with </w:t>
      </w:r>
      <m:oMath>
        <m:r>
          <w:rPr>
            <w:rFonts w:ascii="Cambria Math" w:hAnsi="Cambria Math"/>
          </w:rPr>
          <m:t>K</m:t>
        </m:r>
      </m:oMath>
      <w:r>
        <w:t xml:space="preserve"> couples competitive relevance to the outcome capacity, whereas holding it fixed permits those quantities to be varied independently. These choices require explicit identification wherever their results are compared.</w:t>
      </w:r>
    </w:p>
    <w:p w14:paraId="7D2BF3F6" w14:textId="77777777" w:rsidR="00CA538B" w:rsidRDefault="00000000">
      <w:r>
        <w:t xml:space="preserve">The full-group measure in Section 4.4.3 deliberately includes the focal individual. To make the alternative explicit, suppose individual </w:t>
      </w:r>
      <m:oMath>
        <m:r>
          <w:rPr>
            <w:rFonts w:ascii="Cambria Math" w:hAnsi="Cambria Math"/>
          </w:rPr>
          <m:t>i</m:t>
        </m:r>
      </m:oMath>
      <w:r>
        <w:t xml:space="preserve"> belongs to group </w:t>
      </w:r>
      <m:oMath>
        <m:r>
          <w:rPr>
            <w:rFonts w:ascii="Cambria Math" w:hAnsi="Cambria Math"/>
          </w:rPr>
          <m:t>j</m:t>
        </m:r>
      </m:oMath>
      <w:r>
        <w:t xml:space="preserve">, so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t>. Excluding that individual’s competitive relevance would give</w:t>
      </w:r>
    </w:p>
    <w:p w14:paraId="1A3B30DC" w14:textId="77777777" w:rsidR="00CA538B" w:rsidRDefault="00000000">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h</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BCE3193" w14:textId="77777777" w:rsidR="00CA538B" w:rsidRDefault="00000000">
      <w:r>
        <w:t xml:space="preserve">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full-group mean of competitive relevance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is the focal individual’s relevance. The numerator removes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w:r>
        <w:t xml:space="preserve"> in Section 4.4.1, which averages other members’ performance values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rather than their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The refined model retains the full-group mean as a measure of shared roster pressure; this leave-one-out alternative is recorded here to clarify that modeling choice.</w:t>
      </w:r>
    </w:p>
    <w:p w14:paraId="6050C372"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66CD99" w14:textId="77777777" w:rsidR="00CB3150" w:rsidRDefault="00000000">
      <w:pPr>
        <w:pStyle w:val="Heading1"/>
      </w:pPr>
      <w:bookmarkStart w:id="839" w:name="X8a33aa523801c967d2fea04397cc8e7252f71fa"/>
      <w:bookmarkEnd w:id="833"/>
      <w:bookmarkEnd w:id="838"/>
      <w:r>
        <w:lastRenderedPageBreak/>
        <w:t>Appendix 4B Sources for the equations and completed results</w:t>
      </w:r>
    </w:p>
    <w:p w14:paraId="23EA309D"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6A57BC31" w14:textId="70577329" w:rsidR="00CB3150" w:rsidRDefault="00000000">
      <w:pPr>
        <w:pStyle w:val="BodyText"/>
      </w:pPr>
      <w:r>
        <w:t xml:space="preserve">[1] The stochastic replay decision and distinction between temperatures are documented in </w:t>
      </w:r>
      <w:hyperlink r:id="rId15">
        <w:r w:rsidR="00CB3150">
          <w:t>MBB_empirical_roster_select_replay.md</w:t>
        </w:r>
      </w:hyperlink>
      <w:r>
        <w:t xml:space="preserve">, lines 370–418 and 454–462. The direct user instruction is preserved in </w:t>
      </w:r>
      <w:hyperlink r:id="rId16">
        <w:r w:rsidR="00CB3150">
          <w:t>.</w:t>
        </w:r>
        <w:proofErr w:type="spellStart"/>
        <w:r w:rsidR="00CB3150">
          <w:t>specstory</w:t>
        </w:r>
        <w:proofErr w:type="spellEnd"/>
        <w:r w:rsidR="00CB3150">
          <w:t>/history/2026-06-11_08-19-11-0400-compass.md</w:t>
        </w:r>
      </w:hyperlink>
      <w:r>
        <w:t>, line 331818, with the subsequent implementation authorization at line 332351. The lock was for empirical-roster replay; it does not retroactively change earlier deterministic runs.</w:t>
      </w:r>
    </w:p>
    <w:p w14:paraId="42DB96BE" w14:textId="02C7DEF6" w:rsidR="00CB3150" w:rsidRDefault="00000000">
      <w:pPr>
        <w:pStyle w:val="BodyText"/>
      </w:pPr>
      <w:r>
        <w:t xml:space="preserve">[2] </w:t>
      </w:r>
      <w:hyperlink r:id="rId17">
        <w:r w:rsidR="00CB3150">
          <w:t>PD20_softmax_K_winners_explainer.md</w:t>
        </w:r>
      </w:hyperlink>
      <w:r>
        <w:t xml:space="preserve">, lines 190–199, describes the observed-set likelihood for sequential proportional sampling. </w:t>
      </w:r>
      <w:hyperlink r:id="rId18">
        <w:r w:rsidR="00CB3150">
          <w:t>PD20_notes.md</w:t>
        </w:r>
      </w:hyperlink>
      <w:r>
        <w:t>, lines 121–127, identifies the weighted without-replacement procedure as Plackett–Luce.</w:t>
      </w:r>
    </w:p>
    <w:p w14:paraId="7D32C2EC" w14:textId="35200823" w:rsidR="00CB3150" w:rsidRDefault="00000000">
      <w:pPr>
        <w:pStyle w:val="BodyText"/>
      </w:pPr>
      <w:r>
        <w:t xml:space="preserve">[3] </w:t>
      </w:r>
      <w:hyperlink r:id="rId19">
        <w:r w:rsidR="00CB3150">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6CD804" w14:textId="755B8D5B" w:rsidR="00CB3150" w:rsidRDefault="00000000">
      <w:pPr>
        <w:pStyle w:val="BodyText"/>
      </w:pPr>
      <w:r>
        <w:t xml:space="preserve">[4] </w:t>
      </w:r>
      <w:hyperlink r:id="rId20">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2DA7C3BB" w14:textId="475035C0" w:rsidR="00CB3150" w:rsidRDefault="00000000">
      <w:pPr>
        <w:pStyle w:val="BodyText"/>
      </w:pPr>
      <w:r>
        <w:t xml:space="preserve">[5] </w:t>
      </w:r>
      <w:hyperlink r:id="rId21">
        <w:r w:rsidR="00CB3150">
          <w:t>ASSORT_20260927_SCOUT_response_selection_population_and_reigning_alignment.md</w:t>
        </w:r>
      </w:hyperlink>
      <w:r>
        <w:t xml:space="preserve">, lines 94–115, documents all-player-season rows and repeated ever-drafted labels. The loader is </w:t>
      </w:r>
      <w:hyperlink r:id="rId22">
        <w:r w:rsidR="00CB3150">
          <w:t>sports/scripts/grandchild_selection_inverted_u_diagnostic.py</w:t>
        </w:r>
      </w:hyperlink>
      <w:r>
        <w:t xml:space="preserve">, lines 89–122. It sets within-season standardized points per minute and fixes the initial panel bounds from FULL_PANEL_SEASON_MIN = 2011 and FULL_PANEL_SEASON_MAX = 2021 at lines </w:t>
      </w:r>
      <w:r>
        <w:lastRenderedPageBreak/>
        <w:t>46–47. The later requested-window filter cannot restore excluded 2009–2010 rows. Historical input-season provenance remains to be confirmed rather than inferred solely from a filename.</w:t>
      </w:r>
    </w:p>
    <w:p w14:paraId="180CB234" w14:textId="0AF305C7" w:rsidR="00CB3150" w:rsidRDefault="00000000">
      <w:pPr>
        <w:pStyle w:val="BodyText"/>
      </w:pPr>
      <w:r>
        <w:t xml:space="preserve">[6] </w:t>
      </w:r>
      <w:hyperlink r:id="rId23">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4">
        <w:r w:rsidR="00CB3150">
          <w:t>MBB_empirical_roster_select_replay.md</w:t>
        </w:r>
      </w:hyperlink>
      <w:r>
        <w:t>, lines 464–471.</w:t>
      </w:r>
    </w:p>
    <w:p w14:paraId="3A1D437E" w14:textId="099B0111" w:rsidR="00CB3150" w:rsidRDefault="00000000">
      <w:pPr>
        <w:pStyle w:val="BodyText"/>
      </w:pPr>
      <w:r>
        <w:t xml:space="preserve">[7] </w:t>
      </w:r>
      <w:hyperlink r:id="rId25">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0FB30102" w14:textId="6DCDB514" w:rsidR="00CB3150" w:rsidRDefault="00000000">
      <w:pPr>
        <w:pStyle w:val="BodyText"/>
      </w:pPr>
      <w:r>
        <w:t xml:space="preserve">[8] </w:t>
      </w:r>
      <w:hyperlink r:id="rId26">
        <w:r w:rsidR="00CB3150">
          <w:t>REIGNING_PD21_rho_hsort_calibrate_2009_2021_mg10_min20_09_21_fit_bracket.json</w:t>
        </w:r>
      </w:hyperlink>
      <w:r>
        <w:t xml:space="preserve">, 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613A6119" w14:textId="25831C67" w:rsidR="00CB3150" w:rsidRDefault="00000000">
      <w:pPr>
        <w:pStyle w:val="BodyText"/>
      </w:pPr>
      <w:r>
        <w:t xml:space="preserve">[9] </w:t>
      </w:r>
      <w:hyperlink r:id="rId27">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8">
        <w:r w:rsidR="00CB3150">
          <w:t>calibration/</w:t>
        </w:r>
        <w:proofErr w:type="spellStart"/>
        <w:r w:rsidR="00CB3150">
          <w:t>manifest.json</w:t>
        </w:r>
        <w:proofErr w:type="spellEnd"/>
      </w:hyperlink>
      <w:r>
        <w:t xml:space="preserve">. </w:t>
      </w:r>
      <w:hyperlink r:id="rId29">
        <w:r w:rsidR="00CB3150">
          <w:t>sports/scripts/reigning_hero_calibration.py</w:t>
        </w:r>
      </w:hyperlink>
      <w:r>
        <w:t>, lines 40–41 and 82–99, requests the 2009–2021 window. Read these alongside note [5] when describing the effective sample.</w:t>
      </w:r>
    </w:p>
    <w:p w14:paraId="17ABDED7" w14:textId="3F174DB9" w:rsidR="00CB3150" w:rsidRDefault="00000000">
      <w:pPr>
        <w:pStyle w:val="BodyText"/>
      </w:pPr>
      <w:r>
        <w:t xml:space="preserve">[10] </w:t>
      </w:r>
      <w:hyperlink r:id="rId30">
        <w:r w:rsidR="00CB3150">
          <w:t>PD21_draft_bernoulli_mle_2013_2021.json</w:t>
        </w:r>
      </w:hyperlink>
      <w:r>
        <w:t xml:space="preserve">, lines 2–21, records the fixed-gamma fit: gamma = 18, lambda = 2.571500648851351, t = 1.065561586816066, 38,123 rows, 882 positive flags, and nine seasons. The older </w:t>
      </w:r>
      <w:hyperlink r:id="rId31">
        <w:r w:rsidR="00CB3150">
          <w:t>PD21_draft_bernoulli_mle_2011_2021.json</w:t>
        </w:r>
      </w:hyperlink>
      <w:r>
        <w:t xml:space="preserve"> records a grid-best point with gamma = 10 fixed, lambda = 2, t = 1, and </w:t>
      </w:r>
      <w:proofErr w:type="spellStart"/>
      <w:r>
        <w:t>bfgs</w:t>
      </w:r>
      <w:proofErr w:type="spellEnd"/>
      <w:r>
        <w:t xml:space="preserve"> = null; it must not be substituted for the later joint estimate.</w:t>
      </w:r>
    </w:p>
    <w:p w14:paraId="3790A104" w14:textId="2F1B9606" w:rsidR="00CB3150" w:rsidRDefault="00000000">
      <w:pPr>
        <w:pStyle w:val="BodyText"/>
      </w:pPr>
      <w:r>
        <w:t xml:space="preserve">[11] </w:t>
      </w:r>
      <w:hyperlink r:id="rId32">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hAnsi="Cambria Math"/>
          </w:rPr>
          <m:t>K</m:t>
        </m:r>
      </m:oMath>
      <w:r>
        <w:t xml:space="preserve"> likelihoods is asserted.</w:t>
      </w:r>
    </w:p>
    <w:p w14:paraId="427DF829" w14:textId="3BFEEDFE" w:rsidR="00CB3150" w:rsidRDefault="00000000">
      <w:pPr>
        <w:pStyle w:val="BodyText"/>
      </w:pPr>
      <w:r>
        <w:lastRenderedPageBreak/>
        <w:t xml:space="preserve">[12] </w:t>
      </w:r>
      <w:hyperlink r:id="rId33">
        <w:r w:rsidR="00CB3150">
          <w:t>MLE_basics.md</w:t>
        </w:r>
      </w:hyperlink>
      <w:r>
        <w:t>, lines 208, 244–250, and 420–426, states that empirical fitting ended with the Bernoulli optimization, with no Phase B re-estimation, while describing exact-</w:t>
      </w:r>
      <m:oMath>
        <m:r>
          <w:rPr>
            <w:rFonts w:ascii="Cambria Math" w:hAnsi="Cambria Math"/>
          </w:rPr>
          <m:t>K</m:t>
        </m:r>
      </m:oMath>
      <w:r>
        <w:t xml:space="preserve"> estimation as an alternative. The later replay lock in note [1] kept that fitting procedure unchanged.</w:t>
      </w:r>
    </w:p>
    <w:p w14:paraId="75A61156" w14:textId="2C95D66B" w:rsidR="00CB3150" w:rsidRDefault="00000000">
      <w:pPr>
        <w:pStyle w:val="BodyText"/>
      </w:pPr>
      <w:r>
        <w:t xml:space="preserve">[13] </w:t>
      </w:r>
      <w:hyperlink r:id="rId34">
        <w:r w:rsidR="00CB3150">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EF40547"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727B6A5A" w14:textId="77777777" w:rsidR="00CB3150" w:rsidRDefault="00000000">
      <w:pPr>
        <w:pStyle w:val="BodyText"/>
      </w:pPr>
      <w:r>
        <w:t>[15] ASSORT_20260927_penalty_magnitude_v1_report.md documents the raw penalty scale relative to standardized individual performance. Numerical values quoted in Section 4.7 are taken from the completed report.</w:t>
      </w:r>
    </w:p>
    <w:p w14:paraId="03ABFEC0" w14:textId="02DA74A8" w:rsidR="00CB3150" w:rsidRDefault="00000000">
      <w:pPr>
        <w:pStyle w:val="BodyText"/>
      </w:pPr>
      <w:r>
        <w:t xml:space="preserve">[16] ASSORT_20260927_penalty_bars_v1_report.md records the </w:t>
      </w:r>
      <m:oMath>
        <m:r>
          <w:rPr>
            <w:rFonts w:ascii="Cambria Math" w:hAnsi="Cambria Math"/>
          </w:rPr>
          <m:t>λ</m:t>
        </m:r>
      </m:oMath>
      <w:r>
        <w:t xml:space="preserve"> = 0, 1, 2, 4 comparison and the bin-support qualification. </w:t>
      </w:r>
      <w:r>
        <w:fldChar w:fldCharType="begin"/>
      </w:r>
      <w:r>
        <w:instrText xml:space="preserve"> REF Chapter4Figure5 \h </w:instrText>
      </w:r>
      <w:r>
        <w:fldChar w:fldCharType="separate"/>
      </w:r>
      <w:r w:rsidR="00D8262B">
        <w:t>Figure 4-</w:t>
      </w:r>
      <w:r w:rsidR="00D8262B">
        <w:rPr>
          <w:noProof/>
        </w:rPr>
        <w:t>5</w:t>
      </w:r>
      <w:r>
        <w:fldChar w:fldCharType="end"/>
      </w:r>
      <w:r>
        <w:t xml:space="preserve"> is the saved 2015_penalty_bars.png under </w:t>
      </w:r>
      <w:proofErr w:type="spellStart"/>
      <w:r>
        <w:t>assort_analysis</w:t>
      </w:r>
      <w:proofErr w:type="spellEnd"/>
      <w:r>
        <w:t>/outputs/penalty_bars_v1. The report identifies its specification, code, bin summaries, and execution record.</w:t>
      </w:r>
    </w:p>
    <w:p w14:paraId="7858CF8F" w14:textId="726E3C54" w:rsidR="00CB3150" w:rsidRDefault="00000000">
      <w:pPr>
        <w:pStyle w:val="BodyText"/>
      </w:pPr>
      <w:r>
        <w:t xml:space="preserve">[17] ASSORT_20260927_rho_scarcity_v1_report.md records the paired </w:t>
      </w:r>
      <m:oMath>
        <m:r>
          <w:rPr>
            <w:rFonts w:ascii="Cambria Math" w:hAnsi="Cambria Math"/>
          </w:rPr>
          <m:t>ρ</m:t>
        </m:r>
        <m:r>
          <m:rPr>
            <m:sty m:val="p"/>
          </m:rPr>
          <w:rPr>
            <w:rFonts w:ascii="Cambria Math" w:hAnsi="Cambria Math"/>
          </w:rPr>
          <m:t>=</m:t>
        </m:r>
        <m:r>
          <w:rPr>
            <w:rFonts w:ascii="Cambria Math" w:hAnsi="Cambria Math"/>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D8262B">
        <w:t>Figure 4-</w:t>
      </w:r>
      <w:r w:rsidR="00D8262B">
        <w:rPr>
          <w:noProof/>
        </w:rPr>
        <w:t>6</w:t>
      </w:r>
      <w:r>
        <w:fldChar w:fldCharType="end"/>
      </w:r>
      <w:r>
        <w:t xml:space="preserve"> is the saved 2015_relative.png under </w:t>
      </w:r>
      <w:proofErr w:type="spellStart"/>
      <w:r>
        <w:t>assort_analysis</w:t>
      </w:r>
      <w:proofErr w:type="spellEnd"/>
      <w:r>
        <w:t>/outputs/rho_scarcity_v1. The report links the saved rates, population support, identity summaries, and run record.</w:t>
      </w:r>
      <w:bookmarkEnd w:id="839"/>
    </w:p>
    <w:sectPr w:rsidR="00CB3150" w:rsidSect="00EC7973">
      <w:headerReference w:type="default" r:id="rId35"/>
      <w:footerReference w:type="default" r:id="rId36"/>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3B0696" w14:textId="77777777" w:rsidR="00981AD6" w:rsidRDefault="00981AD6">
      <w:pPr>
        <w:spacing w:after="0" w:line="240" w:lineRule="auto"/>
      </w:pPr>
      <w:r>
        <w:separator/>
      </w:r>
    </w:p>
  </w:endnote>
  <w:endnote w:type="continuationSeparator" w:id="0">
    <w:p w14:paraId="441C8E63" w14:textId="77777777" w:rsidR="00981AD6" w:rsidRDefault="00981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D371C"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CD38A8" w14:textId="77777777" w:rsidR="00981AD6" w:rsidRDefault="00981AD6">
      <w:pPr>
        <w:spacing w:after="0" w:line="240" w:lineRule="auto"/>
      </w:pPr>
      <w:r>
        <w:separator/>
      </w:r>
    </w:p>
  </w:footnote>
  <w:footnote w:type="continuationSeparator" w:id="0">
    <w:p w14:paraId="34679035" w14:textId="77777777" w:rsidR="00981AD6" w:rsidRDefault="00981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1378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CTR USARMY USMA (USA)">
    <w15:presenceInfo w15:providerId="AD" w15:userId="S::charles.r.levine.ctr@army.mil::a211ea81-78fa-4454-a60c-ab60e471a66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21AA1"/>
    <w:rsid w:val="00133EE0"/>
    <w:rsid w:val="00143374"/>
    <w:rsid w:val="0015074B"/>
    <w:rsid w:val="00154186"/>
    <w:rsid w:val="00161C59"/>
    <w:rsid w:val="00176DD0"/>
    <w:rsid w:val="00182A54"/>
    <w:rsid w:val="0018609E"/>
    <w:rsid w:val="0019481C"/>
    <w:rsid w:val="001B5580"/>
    <w:rsid w:val="001C123B"/>
    <w:rsid w:val="001C5821"/>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E2689"/>
    <w:rsid w:val="004E37D4"/>
    <w:rsid w:val="005026D1"/>
    <w:rsid w:val="005034AB"/>
    <w:rsid w:val="0050416D"/>
    <w:rsid w:val="00506582"/>
    <w:rsid w:val="0051183D"/>
    <w:rsid w:val="00517A5E"/>
    <w:rsid w:val="00521087"/>
    <w:rsid w:val="00524EA9"/>
    <w:rsid w:val="00531C7D"/>
    <w:rsid w:val="00543B36"/>
    <w:rsid w:val="005667BC"/>
    <w:rsid w:val="005A1528"/>
    <w:rsid w:val="005A2EC9"/>
    <w:rsid w:val="005A5775"/>
    <w:rsid w:val="005C16C5"/>
    <w:rsid w:val="005D16A8"/>
    <w:rsid w:val="005D1A3F"/>
    <w:rsid w:val="005D2C04"/>
    <w:rsid w:val="005D32CB"/>
    <w:rsid w:val="005E6903"/>
    <w:rsid w:val="005F2FB9"/>
    <w:rsid w:val="005F76C5"/>
    <w:rsid w:val="006003BE"/>
    <w:rsid w:val="00605038"/>
    <w:rsid w:val="006225F7"/>
    <w:rsid w:val="00637BCE"/>
    <w:rsid w:val="006421B7"/>
    <w:rsid w:val="006425A8"/>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1656"/>
    <w:rsid w:val="008A30D3"/>
    <w:rsid w:val="008C5B2D"/>
    <w:rsid w:val="00912BB1"/>
    <w:rsid w:val="00921496"/>
    <w:rsid w:val="00927B5E"/>
    <w:rsid w:val="00933B73"/>
    <w:rsid w:val="00944396"/>
    <w:rsid w:val="00950606"/>
    <w:rsid w:val="00981AD6"/>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9F3"/>
    <w:rsid w:val="00AA1D8D"/>
    <w:rsid w:val="00AA2BD3"/>
    <w:rsid w:val="00AB7FFC"/>
    <w:rsid w:val="00AC0AA7"/>
    <w:rsid w:val="00AD3153"/>
    <w:rsid w:val="00AF7AC1"/>
    <w:rsid w:val="00B17DFA"/>
    <w:rsid w:val="00B21393"/>
    <w:rsid w:val="00B329C0"/>
    <w:rsid w:val="00B35FFE"/>
    <w:rsid w:val="00B4506E"/>
    <w:rsid w:val="00B47730"/>
    <w:rsid w:val="00B563C3"/>
    <w:rsid w:val="00B654E4"/>
    <w:rsid w:val="00BA4016"/>
    <w:rsid w:val="00BA6187"/>
    <w:rsid w:val="00BC36B4"/>
    <w:rsid w:val="00BD0C74"/>
    <w:rsid w:val="00C03B62"/>
    <w:rsid w:val="00C17F93"/>
    <w:rsid w:val="00C253FE"/>
    <w:rsid w:val="00C510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46647"/>
    <w:rsid w:val="00E56E0C"/>
    <w:rsid w:val="00E73B90"/>
    <w:rsid w:val="00E92302"/>
    <w:rsid w:val="00E94E66"/>
    <w:rsid w:val="00E96D99"/>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89BA"/>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76"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40" w:line="252"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26"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34"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5"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3"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0"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29"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3"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0"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47</Pages>
  <Words>17031</Words>
  <Characters>97078</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113882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54</cp:revision>
  <cp:lastPrinted>2026-10-13T13:15:00Z</cp:lastPrinted>
  <dcterms:created xsi:type="dcterms:W3CDTF">2026-10-12T00:06:00Z</dcterms:created>
  <dcterms:modified xsi:type="dcterms:W3CDTF">2026-10-13T20:37:00Z</dcterms:modified>
</cp:coreProperties>
</file>