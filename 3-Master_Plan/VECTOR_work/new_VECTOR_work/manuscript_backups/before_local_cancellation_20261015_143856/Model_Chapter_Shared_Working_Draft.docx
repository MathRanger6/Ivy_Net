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40554" w14:textId="77777777" w:rsidR="00CB3150" w:rsidRDefault="00000000">
      <w:pPr>
        <w:pStyle w:val="Title"/>
      </w:pPr>
      <w:r>
        <w:t>Chapter 4 — A model of competitive congestion and advancement</w:t>
      </w:r>
    </w:p>
    <w:p w14:paraId="63CD08A2" w14:textId="77777777" w:rsidR="00CB3150" w:rsidRDefault="00000000">
      <w:pPr>
        <w:pStyle w:val="Heading1"/>
      </w:pPr>
      <w:bookmarkStart w:id="0" w:name="X166b1176d9c834602c4793dd44ed9435b820f4f"/>
      <w:r>
        <w:t>4.1 Individual performance and success in groups</w:t>
      </w:r>
    </w:p>
    <w:p w14:paraId="4BD113A2"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2EEAF88E"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074E3D1A"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5F8AB5EE" w14:textId="77777777" w:rsidR="00CB3150" w:rsidRDefault="00000000">
      <w:pPr>
        <w:pStyle w:val="Heading1"/>
      </w:pPr>
      <w:bookmarkStart w:id="1" w:name="Xfada5e96b17685afb9851f145398c9afa85bcfe"/>
      <w:bookmarkEnd w:id="0"/>
      <w:r>
        <w:lastRenderedPageBreak/>
        <w:t>4.2 Selecting the highest performing individuals</w:t>
      </w:r>
    </w:p>
    <w:p w14:paraId="67726119"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2A03DCAB"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713544C4" w14:textId="77777777" w:rsidR="00CB3150" w:rsidRDefault="00000000">
      <w:pPr>
        <w:pStyle w:val="Heading2"/>
      </w:pPr>
      <w:bookmarkStart w:id="2" w:name="performance-and-the-selection-population"/>
      <w:r>
        <w:t>4.2.1 Performance and the selection population</w:t>
      </w:r>
    </w:p>
    <w:p w14:paraId="239BF955"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31B8FB89"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20967F74"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48A43FF6" w14:textId="77777777" w:rsidR="00CB3150" w:rsidRDefault="00000000">
      <w:pPr>
        <w:pStyle w:val="Heading2"/>
      </w:pPr>
      <w:bookmarkStart w:id="3" w:name="the-score-and-the-selection-rule"/>
      <w:bookmarkEnd w:id="2"/>
      <w:r>
        <w:t>4.2.2 The score and the selection rule</w:t>
      </w:r>
    </w:p>
    <w:p w14:paraId="60368A65"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p w14:paraId="2768303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p w14:paraId="630E7A8E"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p w14:paraId="3D808BDA"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p w14:paraId="0782041D"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21E47ED0" w14:textId="77777777" w:rsidR="00CB3150" w:rsidRDefault="00000000">
      <w:pPr>
        <w:pStyle w:val="Heading2"/>
      </w:pPr>
      <w:bookmarkStart w:id="4" w:name="Xa5823cb72cde8cbb5180a30bdc574971e9835d8"/>
      <w:bookmarkEnd w:id="3"/>
      <w:r>
        <w:lastRenderedPageBreak/>
        <w:t xml:space="preserve">4.2.3 What group membership does in the </w:t>
      </w:r>
      <w:r w:rsidR="00A16FA4">
        <w:t xml:space="preserve">naïve </w:t>
      </w:r>
      <w:r>
        <w:t>benchmark</w:t>
      </w:r>
    </w:p>
    <w:p w14:paraId="55E1C6D4"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5195A7FA" w14:textId="77777777" w:rsidR="00CB3150" w:rsidRDefault="00000000">
      <w:pPr>
        <w:pStyle w:val="Heading1"/>
      </w:pPr>
      <w:bookmarkStart w:id="5" w:name="allowing-uncertainty-in-selection"/>
      <w:bookmarkEnd w:id="1"/>
      <w:bookmarkEnd w:id="4"/>
      <w:r>
        <w:t>4.3 Allowing uncertainty in selection</w:t>
      </w:r>
    </w:p>
    <w:p w14:paraId="755A1069"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1B34903F" w14:textId="77777777" w:rsidR="00CB3150" w:rsidRDefault="00000000">
      <w:pPr>
        <w:pStyle w:val="Heading2"/>
      </w:pPr>
      <w:bookmarkStart w:id="6" w:name="Xa81b982df13d1d13892043cb673ae528535138a"/>
      <w:r>
        <w:t>4.3.1 From a fixed ranking to uncertain winners</w:t>
      </w:r>
    </w:p>
    <w:p w14:paraId="4A8E7D5B"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76BD5F0"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5EFB35C5" w14:textId="77777777" w:rsidR="00CB3150" w:rsidRDefault="00000000">
      <w:pPr>
        <w:pStyle w:val="Heading2"/>
      </w:pPr>
      <w:bookmarkStart w:id="7" w:name="X3403a481b954ec6ac05b20913aa990d79a7f6ac"/>
      <w:bookmarkEnd w:id="6"/>
      <w:r>
        <w:t xml:space="preserve">4.3.2 </w:t>
      </w:r>
      <w:r w:rsidR="003E7FF3">
        <w:t>Stochastic selection using Gibbs weights</w:t>
      </w:r>
    </w:p>
    <w:p w14:paraId="664AC1BF"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5CF7ADE7"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p w14:paraId="24D757E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745307DC"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p w14:paraId="30617ACF"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p w14:paraId="26B122A7" w14:textId="77777777" w:rsidR="002E03B0" w:rsidRDefault="002E03B0"/>
    <w:p w14:paraId="748B3722" w14:textId="77777777" w:rsidR="00CB3150" w:rsidRDefault="00000000">
      <w:r>
        <w:t>Scores and group memberships remain fixed across draws. Only the set of candidates still eligible to be drawn changes. The final outcome is</w:t>
      </w:r>
    </w:p>
    <w:p w14:paraId="1BCF04B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p w14:paraId="6FF4D9F0"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1F59B6E3"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4FC9EF1E" w14:textId="77777777" w:rsidR="00CB3150" w:rsidRDefault="00000000">
      <w:pPr>
        <w:pStyle w:val="Heading2"/>
      </w:pPr>
      <w:bookmarkStart w:id="8" w:name="limits-and-score-units"/>
      <w:bookmarkEnd w:id="7"/>
      <w:r>
        <w:t>4.3.3 Limits and score units</w:t>
      </w:r>
    </w:p>
    <w:p w14:paraId="10E724C6" w14:textId="77777777" w:rsidR="0005452B" w:rsidRDefault="0005452B">
      <w:r>
        <w:t xml:space="preserve">To understand how strongly this rule favors higher scores, consider two candidates </w:t>
      </w:r>
      <w:r w:rsidR="00733DCB">
        <w:t xml:space="preserve">I </w:t>
      </w:r>
      <w:r>
        <w:t>who remain eligible at the same draw. We ask how many times more likely one is to be selected next than the other. Each candidate’s probability is their Gibbs weight divided by the same total remaining weight. Taking the ratio cancels that common denominator, leaving a comparison determined by their score difference and the selection temperature.</w:t>
      </w:r>
    </w:p>
    <w:p w14:paraId="0E7A6F5D" w14:textId="77777777" w:rsidR="00CB3150" w:rsidRDefault="00000000">
      <w:pPr>
        <w:pStyle w:val="BodyText"/>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p w14:paraId="0A0EF571"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w:t>
      </w:r>
      <w:r>
        <w:lastRenderedPageBreak/>
        <w:t xml:space="preserve">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7AEA9B6E"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559D1AF"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31CDF0AE" w14:textId="77777777" w:rsidR="00CB3150" w:rsidRDefault="00000000">
      <w:pPr>
        <w:pStyle w:val="Heading1"/>
      </w:pPr>
      <w:bookmarkStart w:id="9" w:name="introducing-local-competitive-congestion"/>
      <w:bookmarkEnd w:id="5"/>
      <w:bookmarkEnd w:id="8"/>
      <w:r>
        <w:t>4.4 Introducing local competitive congestion</w:t>
      </w:r>
    </w:p>
    <w:p w14:paraId="44970F57"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7234450F"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A4A4317" w14:textId="77777777" w:rsidR="00F90200" w:rsidRDefault="00F90200">
      <w:pPr>
        <w:pStyle w:val="BodyText"/>
      </w:pPr>
      <w:r>
        <w:lastRenderedPageBreak/>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p w14:paraId="6DFC9FB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p w14:paraId="0F894CCA"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2153922A" w14:textId="77777777" w:rsidR="00CB3150" w:rsidRDefault="00F90200" w:rsidP="00E21165">
      <w:pPr>
        <w:pStyle w:val="BodyText"/>
      </w:pPr>
      <w:r w:rsidRPr="00F90200">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1E1B1240" w14:textId="77777777" w:rsidR="00CB3150" w:rsidRDefault="00000000">
      <w:pPr>
        <w:pStyle w:val="Heading2"/>
      </w:pPr>
      <w:bookmarkStart w:id="10" w:name="Xfcdd4f2c4319546fc0ffa163bb157420eb9d8c3"/>
      <w:r>
        <w:t>4.4.1 A first approximation using average peer performance</w:t>
      </w:r>
    </w:p>
    <w:p w14:paraId="0F97F58C"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3B3BC99"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p w14:paraId="3157110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7434EC0B"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p w14:paraId="2D504C2C"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p w14:paraId="7C86F64B"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60A391EE"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7E224CDF"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04EBF90E" w14:textId="77777777" w:rsidR="00F90200" w:rsidRDefault="006E112A">
      <w:pPr>
        <w:pStyle w:val="BodyText"/>
      </w:pPr>
      <w: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p w14:paraId="6BBE5318"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7F86A4B8" w14:textId="77777777" w:rsidR="00F90200" w:rsidRDefault="006E112A">
      <w:pPr>
        <w:pStyle w:val="BodyText"/>
      </w:pPr>
      <w:r>
        <w:t xml:space="preserve">The corresponding score is </w:t>
      </w:r>
    </w:p>
    <w:p w14:paraId="6B6A2159"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618E52EF"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C10818D" w14:textId="77777777" w:rsidR="00592BCF" w:rsidRDefault="00000000">
      <w:pPr>
        <w:pStyle w:val="BodyText"/>
      </w:pPr>
      <w:r>
        <w:lastRenderedPageBreak/>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1046D930"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0906CD8C" w14:textId="77777777" w:rsidR="00592BCF" w:rsidRDefault="00000000">
      <w:pPr>
        <w:pStyle w:val="BodyText"/>
      </w:pPr>
      <w:r>
        <w:t>Subtracting the focal individual’s performance leaves the total for everyone else:</w:t>
      </w:r>
    </w:p>
    <w:p w14:paraId="650835C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0704A6F5"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p w14:paraId="5885C24B"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1E7BA76B" w14:textId="77777777" w:rsidR="00592BCF" w:rsidRDefault="00000000">
      <w:pPr>
        <w:pStyle w:val="BodyText"/>
        <w:keepNext/>
      </w:pPr>
      <w:r>
        <w:t>We can also write this relationship as</w:t>
      </w:r>
    </w:p>
    <w:p w14:paraId="08D26421"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0A57F892"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6BE79D74"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2F904F9F"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The claim that stronger peers impose </w:t>
      </w:r>
      <w:r w:rsidRPr="006E112A">
        <w:lastRenderedPageBreak/>
        <w:t>a disadvantage concerns comparisons at fixed own performance; it does not require every average-based adjustment to be a positive absolute burden.</w:t>
      </w:r>
    </w:p>
    <w:p w14:paraId="4E4B5091"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3A5EA14B"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5B5E932F"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5641633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25881976"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p w14:paraId="71458D98"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p w14:paraId="1455F63C" w14:textId="77777777" w:rsidR="00506582" w:rsidRDefault="00506582">
      <w:r>
        <w:lastRenderedPageBreak/>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40D41292"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22D93C6A" w14:textId="77777777" w:rsidR="00CB3150" w:rsidRDefault="00B329C0">
      <w:pPr>
        <w:pStyle w:val="BodyText"/>
      </w:pPr>
      <w:r>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02EF6C07" w14:textId="77777777" w:rsidR="00CB3150" w:rsidRDefault="00000000">
      <w:pPr>
        <w:pStyle w:val="Heading2"/>
      </w:pPr>
      <w:bookmarkStart w:id="12" w:name="Xc082d50cc048025a16853c6d31ad799bd4fde31"/>
      <w:bookmarkEnd w:id="11"/>
      <w:r>
        <w:t>4.4.3 Aggregating competitive relevance into a group adjustment</w:t>
      </w:r>
    </w:p>
    <w:p w14:paraId="361000E4"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 xml:space="preserve">averaged the performance values of all group members. Our refined measure instead averages their competitive relevance. This allows a group’s congestion to reflect the concentration of plausible candidates for advancement rather than its average </w:t>
      </w:r>
      <w:r w:rsidRPr="006D78CC">
        <w:lastRenderedPageBreak/>
        <w:t>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EFEF516"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p w14:paraId="360D17B2"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p w14:paraId="2F52E52D" w14:textId="77777777" w:rsidR="006D78CC" w:rsidRPr="006D78CC" w:rsidRDefault="006D78CC" w:rsidP="006D78CC">
      <w:r w:rsidRPr="006D78CC">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1A2EBD33"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p w14:paraId="0E1D1CCE"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p w14:paraId="0DE6C50F"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Their individual score remains distinct because it also depends on their own performance. Substituting the shared congestion measure into the SCORE equation gives</w:t>
      </w:r>
    </w:p>
    <w:p w14:paraId="69228918"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p w14:paraId="6CF243D8" w14:textId="77777777" w:rsidR="006D78CC" w:rsidRPr="006D78CC" w:rsidRDefault="006D78CC" w:rsidP="006D78CC">
      <w:r w:rsidRPr="006D78CC">
        <w:lastRenderedPageBreak/>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2521A56A"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16D39539" w14:textId="77777777" w:rsidR="00A40337" w:rsidRPr="00A40337" w:rsidRDefault="00A40337" w:rsidP="00A40337">
      <w:r w:rsidRPr="00A40337">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4E106AA5"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6D82BF5"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E1B450D" w14:textId="77777777" w:rsidR="00720CC2" w:rsidRPr="00720CC2" w:rsidRDefault="00720CC2" w:rsidP="00720CC2">
      <w:r w:rsidRPr="00720CC2">
        <w:lastRenderedPageBreak/>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734BE8B"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t>.</w:t>
      </w:r>
    </w:p>
    <w:p w14:paraId="4D7EA486" w14:textId="77777777" w:rsidR="00CB3150" w:rsidRDefault="00000000">
      <w:pPr>
        <w:pStyle w:val="Heading2"/>
      </w:pPr>
      <w:bookmarkStart w:id="13" w:name="X6be0b98e308fb3b1e3a269c0b46a979e83043a9"/>
      <w:bookmarkEnd w:id="12"/>
      <w:r>
        <w:t>4.4.4 How local composition changes global comparisons</w:t>
      </w:r>
    </w:p>
    <w:p w14:paraId="0E7A9435"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p w14:paraId="0F945B7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p w14:paraId="4985D67F"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p w14:paraId="2E82A00D"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p w14:paraId="6442EB5C"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p w14:paraId="764C240D" w14:textId="77777777" w:rsidR="00CB3150" w:rsidRDefault="00000000">
      <w:pPr>
        <w:pStyle w:val="BodyText"/>
      </w:pPr>
      <m:oMathPara>
        <m:oMathParaPr>
          <m:jc m:val="center"/>
        </m:oMathParaPr>
        <m:oMath>
          <m:r>
            <w:rPr>
              <w:rFonts w:ascii="Cambria Math" w:hAnsi="Cambria Math"/>
              <w:sz w:val="22"/>
              <w:szCs w:val="22"/>
            </w:rPr>
            <w:lastRenderedPageBreak/>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p w14:paraId="620FFBAF"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A37573F" w14:textId="77777777" w:rsidR="00CB3150" w:rsidRDefault="00DC6ABB">
      <w:pPr>
        <w:pStyle w:val="BodyText"/>
      </w:pPr>
      <w:r w:rsidRPr="00DC6ABB">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t xml:space="preserve">  A </w:t>
      </w:r>
      <w:r w:rsidR="00FC6EE5" w:rsidRPr="00FC6EE5">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581ACA3A" w14:textId="77777777" w:rsidR="00CB3150" w:rsidRDefault="00000000">
      <w:pPr>
        <w:pStyle w:val="Heading1"/>
      </w:pPr>
      <w:bookmarkStart w:id="14" w:name="X7a04dd235f4b61b299248b9776f1ec12743c145"/>
      <w:bookmarkEnd w:id="9"/>
      <w:bookmarkEnd w:id="13"/>
      <w:r>
        <w:t>4.5 Mathematical behavior and parameter regimes</w:t>
      </w:r>
    </w:p>
    <w:p w14:paraId="16CCF1B5" w14:textId="77777777" w:rsidR="00CB3150" w:rsidRDefault="0039309B">
      <w:r>
        <w:t xml:space="preserve">We have specified how roster pressure adjusts individual scores and how those scores determine selection. We now examine when these adjustments change who advances. Lowering everyone’s score by the same amount leaves their ranking unchanged. Even when </w:t>
      </w:r>
      <w:r>
        <w:lastRenderedPageBreak/>
        <w:t>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4F61700A" w14:textId="77777777" w:rsidR="00CB3150" w:rsidRDefault="00000000">
      <w:pPr>
        <w:pStyle w:val="Heading2"/>
      </w:pPr>
      <w:bookmarkStart w:id="15" w:name="X6d651838145b13eafa5e51df11b757b7c1070b2"/>
      <w:r>
        <w:t>4.5.1 Threshold location and transition sharpness</w:t>
      </w:r>
    </w:p>
    <w:p w14:paraId="68140DD1"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6462F120" w14:textId="77777777" w:rsidR="00C5784C" w:rsidRPr="00C5784C" w:rsidRDefault="00C5784C" w:rsidP="00C5784C">
      <w:pPr>
        <w:spacing w:before="100" w:beforeAutospacing="1" w:after="100" w:afterAutospacing="1"/>
        <w:rPr>
          <w:color w:val="auto"/>
        </w:rPr>
      </w:pPr>
      <w:r w:rsidRPr="00C5784C">
        <w:rPr>
          <w:color w:val="auto"/>
        </w:rPr>
        <w:t>Start with our definition of competitive relevance:</w:t>
      </w:r>
    </w:p>
    <w:p w14:paraId="42C94F8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3FFD1EB9"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6C9084E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F46BE98"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580ACE05"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318E78F3"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41C2C1AB"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678C8A3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159F8307"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2372609D"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w:lastRenderedPageBreak/>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75F11BEE" w14:textId="77777777" w:rsidR="00C5784C" w:rsidRPr="00C5784C" w:rsidRDefault="00C5784C" w:rsidP="00C5784C">
      <w:pPr>
        <w:spacing w:before="100" w:beforeAutospacing="1" w:after="100" w:afterAutospacing="1"/>
        <w:rPr>
          <w:color w:val="auto"/>
        </w:rPr>
      </w:pPr>
      <w:r w:rsidRPr="00C5784C">
        <w:rPr>
          <w:color w:val="auto"/>
        </w:rPr>
        <w:t>Consequently,</w:t>
      </w:r>
    </w:p>
    <w:p w14:paraId="3DC982CE"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76ABF0B9"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p w14:paraId="3D3EEBE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p w14:paraId="31EC0E8D" w14:textId="77777777" w:rsidR="00C5784C" w:rsidRPr="00C5784C" w:rsidRDefault="00C5784C" w:rsidP="00C5784C">
      <w:pPr>
        <w:spacing w:before="100" w:beforeAutospacing="1" w:after="100" w:afterAutospacing="1"/>
        <w:rPr>
          <w:color w:val="auto"/>
        </w:rPr>
      </w:pPr>
      <w:r w:rsidRPr="00C5784C">
        <w:rPr>
          <w:b/>
          <w:bCs/>
          <w:color w:val="auto"/>
        </w:rPr>
        <w:t>This also explains why the response is strongest at the threshold.</w:t>
      </w:r>
      <w:r w:rsidRPr="00C5784C">
        <w:rPr>
          <w:color w:val="auto"/>
        </w:rPr>
        <w:t xml:space="preserve"> The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largest at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oMath>
      <w:r w:rsidRPr="00C5784C">
        <w:rPr>
          <w:color w:val="auto"/>
        </w:rPr>
        <w:t>, as we can see by writing</w:t>
      </w:r>
    </w:p>
    <w:p w14:paraId="47F6FBB5" w14:textId="77777777" w:rsidR="009701B6" w:rsidRDefault="00000000" w:rsidP="00C5784C">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4</m:t>
              </m:r>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e>
              </m:d>
            </m:e>
            <m:sup>
              <m:r>
                <w:rPr>
                  <w:rFonts w:ascii="Cambria Math" w:eastAsia="Times New Roman" w:hAnsi="Cambria Math" w:cs="Times New Roman"/>
                  <w:color w:val="auto"/>
                  <w:sz w:val="22"/>
                  <w:szCs w:val="22"/>
                </w:rPr>
                <m:t>2</m:t>
              </m:r>
            </m:sup>
          </m:sSup>
          <m:r>
            <m:rPr>
              <m:sty m:val="p"/>
            </m:rPr>
            <w:rPr>
              <w:rFonts w:eastAsia="Times New Roman" w:cs="Times New Roman"/>
              <w:color w:val="auto"/>
              <w:sz w:val="22"/>
              <w:szCs w:val="22"/>
            </w:rPr>
            <w:br/>
          </m:r>
        </m:oMath>
      </m:oMathPara>
    </w:p>
    <w:p w14:paraId="69232957"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4F5DF9A" w14:textId="77777777"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5E5BEF">
        <w:noBreakHyphen/>
      </w:r>
      <w:r w:rsidR="00927B5E">
        <w:fldChar w:fldCharType="end"/>
      </w:r>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w:t>
      </w:r>
      <w:r w:rsidR="00927B5E">
        <w:lastRenderedPageBreak/>
        <w:t>transition along the performance axis. Every curve reaches competitive relevance of one half at its threshold.</w:t>
      </w:r>
    </w:p>
    <w:p w14:paraId="678FC71F"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1D6E89A" w14:textId="77777777" w:rsidR="00927B5E" w:rsidRPr="00521087" w:rsidRDefault="00927B5E" w:rsidP="00E21165">
      <w:pPr>
        <w:pStyle w:val="Caption"/>
      </w:pPr>
      <w:bookmarkStart w:id="16" w:name="Chapter4Figure1"/>
      <w:bookmarkStart w:id="17" w:name="_Ref242720681"/>
      <w:bookmarkStart w:id="18" w:name="_Ref242772765"/>
      <w:r>
        <w:t>Figure 4-</w:t>
      </w:r>
      <w:fldSimple w:instr=" SEQ Figure \* ARABIC ">
        <w:r w:rsidR="005E5BEF">
          <w:rPr>
            <w:noProof/>
          </w:rPr>
          <w:t>1</w:t>
        </w:r>
      </w:fldSimple>
      <w:bookmarkEnd w:id="16"/>
      <w:bookmarkEnd w:id="17"/>
      <w:bookmarkEnd w:id="18"/>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p>
    <w:p w14:paraId="7CA6047A"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0806C6CB" w14:textId="77777777" w:rsidR="00521087" w:rsidRPr="00521087" w:rsidRDefault="00521087" w:rsidP="00521087">
      <w:r w:rsidRPr="00521087">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070500A3"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w:t>
      </w:r>
      <w:r w:rsidRPr="00521087">
        <w:lastRenderedPageBreak/>
        <w:t>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65F62B1B"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FE085FF" w14:textId="77777777" w:rsidR="00CB3150" w:rsidRDefault="00000000">
      <w:pPr>
        <w:pStyle w:val="Heading2"/>
      </w:pPr>
      <w:bookmarkStart w:id="19" w:name="penalty-strength-and-score-scale"/>
      <w:bookmarkEnd w:id="15"/>
      <w:r>
        <w:t>4.5.2 Penalty strength and score scale</w:t>
      </w:r>
    </w:p>
    <w:p w14:paraId="538163A6"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25D8B33E" w14:textId="7777777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5E5BEF">
        <w:noBreakHyphen/>
      </w:r>
      <w:r w:rsidR="007E58FD">
        <w:fldChar w:fldCharType="end"/>
      </w:r>
      <w:r w:rsidR="00BD0C74">
        <w:t xml:space="preserve"> follows nine individuals in three fixed groups as </w:t>
      </w:r>
      <m:oMath>
        <m:r>
          <w:rPr>
            <w:rFonts w:ascii="Cambria Math" w:hAnsi="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0561267F"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7B0E88DC" w14:textId="77777777" w:rsidR="00927B5E" w:rsidRDefault="00BD0C74" w:rsidP="00E21165">
      <w:pPr>
        <w:pStyle w:val="Caption"/>
      </w:pPr>
      <w:bookmarkStart w:id="20" w:name="Chapter4Figure2"/>
      <w:bookmarkStart w:id="21" w:name="_Ref242721199"/>
      <w:r>
        <w:t>Figure 4-</w:t>
      </w:r>
      <w:fldSimple w:instr=" SEQ Figure \* ARABIC ">
        <w:r w:rsidR="005E5BEF">
          <w:rPr>
            <w:noProof/>
          </w:rPr>
          <w:t>2</w:t>
        </w:r>
      </w:fldSimple>
      <w:bookmarkEnd w:id="20"/>
      <w:bookmarkEnd w:id="21"/>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p>
    <w:p w14:paraId="77A55EFF" w14:textId="77777777" w:rsidR="00143374" w:rsidRPr="00143374" w:rsidRDefault="00143374" w:rsidP="00C5784C"/>
    <w:p w14:paraId="1E3A5F3D"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406471B7" w14:textId="77777777" w:rsidR="0064739C" w:rsidRPr="0064739C" w:rsidRDefault="0064739C" w:rsidP="0064739C">
      <w:pPr>
        <w:pStyle w:val="BodyText"/>
      </w:pPr>
      <w:r w:rsidRPr="0064739C">
        <w:lastRenderedPageBreak/>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686B490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76DE742D" w14:textId="77777777" w:rsidR="0064739C" w:rsidRPr="0064739C" w:rsidRDefault="0064739C" w:rsidP="0064739C">
      <w:pPr>
        <w:pStyle w:val="BodyText"/>
      </w:pPr>
      <w:r w:rsidRPr="0064739C">
        <w:t>where</w:t>
      </w:r>
    </w:p>
    <w:p w14:paraId="4F1BD73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7A1D006B"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45A61117" w14:textId="77777777" w:rsidR="0064739C" w:rsidRPr="0064739C" w:rsidRDefault="0064739C" w:rsidP="0064739C">
      <w:pPr>
        <w:pStyle w:val="BodyText"/>
      </w:pPr>
      <w:r w:rsidRPr="0064739C">
        <w:t>First, separate the focal individual’s competitive relevance from everyone else’s:</w:t>
      </w:r>
    </w:p>
    <w:p w14:paraId="0EEA81B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557FF617"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2910C6AB"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03A260B2" w14:textId="77777777" w:rsidR="0064739C" w:rsidRPr="0064739C" w:rsidRDefault="0064739C" w:rsidP="0064739C">
      <w:pPr>
        <w:pStyle w:val="BodyText"/>
      </w:pPr>
      <w:r w:rsidRPr="0064739C">
        <w:t>Using the derivative we just established,</w:t>
      </w:r>
    </w:p>
    <w:p w14:paraId="07644696"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2CF4ABA1" w14:textId="77777777" w:rsidR="0064739C" w:rsidRPr="0064739C" w:rsidRDefault="0064739C" w:rsidP="0064739C">
      <w:pPr>
        <w:pStyle w:val="BodyText"/>
      </w:pPr>
      <w:r w:rsidRPr="0064739C">
        <w:t>we obtain</w:t>
      </w:r>
    </w:p>
    <w:p w14:paraId="41690FBD"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p w14:paraId="768D8DBD"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2F8381D3" w14:textId="77777777" w:rsidR="0064739C" w:rsidRPr="0064739C" w:rsidRDefault="0064739C" w:rsidP="0064739C">
      <w:pPr>
        <w:pStyle w:val="BodyText"/>
      </w:pPr>
      <w:r w:rsidRPr="0064739C">
        <w:t>Because</w:t>
      </w:r>
    </w:p>
    <w:p w14:paraId="6318405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3469F8EB" w14:textId="77777777" w:rsidR="0064739C" w:rsidRPr="0064739C" w:rsidRDefault="0064739C" w:rsidP="0064739C">
      <w:pPr>
        <w:pStyle w:val="BodyText"/>
      </w:pPr>
      <w:r w:rsidRPr="0064739C">
        <w:t>we have</w:t>
      </w:r>
    </w:p>
    <w:p w14:paraId="607F0DA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p w14:paraId="053AFDE3" w14:textId="77777777" w:rsidR="0064739C" w:rsidRPr="0064739C" w:rsidRDefault="0064739C" w:rsidP="0064739C">
      <w:pPr>
        <w:pStyle w:val="BodyText"/>
      </w:pPr>
      <w:r w:rsidRPr="0064739C">
        <w:t>Therefore,</w:t>
      </w:r>
    </w:p>
    <w:p w14:paraId="432A8E82"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p w14:paraId="52A9EF09"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5C4415FE"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3B0C966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6CF3B5AD"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5C8DA522" w14:textId="77777777" w:rsidR="00CB3150" w:rsidRDefault="00000000">
      <w:pPr>
        <w:pStyle w:val="Heading2"/>
      </w:pPr>
      <w:bookmarkStart w:id="22" w:name="scarcity-and-the-selection-margin"/>
      <w:bookmarkEnd w:id="19"/>
      <w:r>
        <w:t>4.5.3 Scarcity and the selection margin</w:t>
      </w:r>
    </w:p>
    <w:p w14:paraId="4104E9C9" w14:textId="77777777" w:rsidR="00471E0D" w:rsidRPr="00471E0D" w:rsidRDefault="009A1126" w:rsidP="00471E0D">
      <w:r>
        <w:t xml:space="preserve">We focus on advancement under scarce opportunities, where meeting a qualification standard does not guarantee selection.  </w:t>
      </w:r>
      <w:r w:rsidR="00471E0D" w:rsidRPr="00471E0D">
        <w:t xml:space="preserve">An individual may perform well and still fall short because others are competing for the same places. Our interest is therefore in selection settings where the number of available opportunities helps determine what it means to be a </w:t>
      </w:r>
      <w:r w:rsidR="00471E0D" w:rsidRPr="00471E0D">
        <w:lastRenderedPageBreak/>
        <w:t>credible competitor. Settings in which everyone meeting a qualification standard can succeed are outside the competitive-selection setting emphasized here.</w:t>
      </w:r>
    </w:p>
    <w:p w14:paraId="74899517"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5D2981B9"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1C62857A"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w:t>
      </w:r>
      <w:r w:rsidR="00143374">
        <w:lastRenderedPageBreak/>
        <w:t xml:space="preserve">of </w:t>
      </w:r>
      <m:oMath>
        <m:r>
          <w:rPr>
            <w:rFonts w:ascii="Cambria Math" w:hAnsi="Cambria Math"/>
            <w:sz w:val="22"/>
            <w:szCs w:val="22"/>
          </w:rPr>
          <m:t>γ</m:t>
        </m:r>
      </m:oMath>
      <w:r w:rsidR="00143374">
        <w:t xml:space="preserve"> producing a sharper transition. Selection then depends on the adjusted scores and the selection rule.</w:t>
      </w:r>
    </w:p>
    <w:p w14:paraId="0AA7690C" w14:textId="77777777"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5E5BEF">
        <w:noBreakHyphen/>
      </w:r>
      <w:r w:rsidR="00A5330A">
        <w:fldChar w:fldCharType="end"/>
      </w:r>
      <w:r>
        <w:t xml:space="preserve"> illustrates one such rule without establishing it as the general specification.</w:t>
      </w:r>
    </w:p>
    <w:p w14:paraId="5375AF06"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64C865D3"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76F73806"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w:t>
      </w:r>
      <w:r w:rsidRPr="00471E0D">
        <w:lastRenderedPageBreak/>
        <w:t xml:space="preserve">contains those selected under both rules. Using vertical bars to denote the </w:t>
      </w:r>
      <w:r w:rsidR="006758F5">
        <w:t>cardinality of</w:t>
      </w:r>
      <w:r w:rsidRPr="00471E0D">
        <w:t xml:space="preserve"> a set, the number of replaced places is</w:t>
      </w:r>
    </w:p>
    <w:p w14:paraId="052D3F5C"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p w14:paraId="33E46598"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5C1A4265" w14:textId="77777777" w:rsidR="00B21393" w:rsidRDefault="00B21393" w:rsidP="00471E0D">
      <w:r>
        <w:fldChar w:fldCharType="begin"/>
      </w:r>
      <w:r>
        <w:instrText xml:space="preserve"> REF _Ref242736721 \h </w:instrText>
      </w:r>
      <w:r>
        <w:fldChar w:fldCharType="separate"/>
      </w:r>
      <w:r w:rsidR="005E5BEF">
        <w:t>Figure 4-3</w:t>
      </w:r>
      <w:r w:rsidR="005E5BEF">
        <w:noBreakHyphen/>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76721626"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11C89A81" w14:textId="77777777" w:rsidR="00B21393" w:rsidRPr="00B21393" w:rsidRDefault="00B21393" w:rsidP="00D8262B">
      <w:pPr>
        <w:pStyle w:val="Caption"/>
      </w:pPr>
      <w:bookmarkStart w:id="23" w:name="Chapter4Figure3"/>
      <w:bookmarkStart w:id="24" w:name="_Ref242736721"/>
      <w:r>
        <w:t>Figure 4-</w:t>
      </w:r>
      <w:fldSimple w:instr=" SEQ Figure \* ARABIC ">
        <w:r w:rsidR="005E5BEF">
          <w:rPr>
            <w:noProof/>
          </w:rPr>
          <w:t>3</w:t>
        </w:r>
      </w:fldSimple>
      <w:bookmarkEnd w:id="23"/>
      <w:bookmarkEnd w:id="24"/>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p>
    <w:p w14:paraId="57DC138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30E581D3" w14:textId="77777777" w:rsidR="00CB3150" w:rsidRDefault="00000000">
      <w:pPr>
        <w:pStyle w:val="Heading2"/>
      </w:pPr>
      <w:bookmarkStart w:id="25" w:name="Xa069076e58659a3b4bc8e27a3dcbab40ab45238"/>
      <w:bookmarkEnd w:id="22"/>
      <w:r>
        <w:lastRenderedPageBreak/>
        <w:t xml:space="preserve">4.5.4 </w:t>
      </w:r>
      <w:r w:rsidR="00B21393">
        <w:t>Interpreting selection patterns across group environments</w:t>
      </w:r>
    </w:p>
    <w:p w14:paraId="6FB25171"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26EB5B6E"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2E1F5CB6"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04346C1E"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6A245EA3"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104F85B5"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5C93935"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3A498E5"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rsidR="005E5BEF">
        <w:noBreakHyphen/>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7C8A5F95" w14:textId="77777777" w:rsidR="00AC0AA7" w:rsidRDefault="00AC0AA7" w:rsidP="000B421F"/>
    <w:p w14:paraId="6381C186"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03EA2F30" w14:textId="77777777" w:rsidR="00AC0AA7" w:rsidRDefault="00AC0AA7" w:rsidP="00AC0AA7">
      <w:pPr>
        <w:pStyle w:val="Caption"/>
      </w:pPr>
      <w:bookmarkStart w:id="26" w:name="_Ref242801844"/>
      <w:r>
        <w:t>Figure 4-</w:t>
      </w:r>
      <w:fldSimple w:instr=" SEQ Figure \* ARABIC ">
        <w:r w:rsidR="005E5BEF">
          <w:rPr>
            <w:noProof/>
          </w:rPr>
          <w:t>4</w:t>
        </w:r>
      </w:fldSimple>
      <w:bookmarkEnd w:id="26"/>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4A21016E"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rsidR="005E5BEF">
        <w:noBreakHyphen/>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F40AD4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1F437DB8" w14:textId="77777777" w:rsidR="00890411" w:rsidRDefault="00890411" w:rsidP="00890411">
      <w:pPr>
        <w:pStyle w:val="Caption"/>
      </w:pPr>
      <w:bookmarkStart w:id="27" w:name="_Ref242867911"/>
      <w:r>
        <w:t>Figure 4-</w:t>
      </w:r>
      <w:fldSimple w:instr=" SEQ Figure \* ARABIC ">
        <w:r w:rsidR="005E5BEF">
          <w:rPr>
            <w:noProof/>
          </w:rPr>
          <w:t>5</w:t>
        </w:r>
      </w:fldSimple>
      <w:bookmarkEnd w:id="27"/>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7B3AACEB" w14:textId="77777777" w:rsidR="00CB3150" w:rsidRDefault="00000000">
      <w:pPr>
        <w:pStyle w:val="Heading1"/>
      </w:pPr>
      <w:bookmarkStart w:id="28" w:name="Xace9f33b90814f9bd53ece6c999c09ae207edc6"/>
      <w:bookmarkEnd w:id="14"/>
      <w:bookmarkEnd w:id="25"/>
      <w:r>
        <w:t>4.6 Generating artificial groups with controlled sorting</w:t>
      </w:r>
    </w:p>
    <w:p w14:paraId="1508B29A"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09B881C2"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0656B1B8" w14:textId="77777777" w:rsidR="00CB3150" w:rsidRDefault="00000000">
      <w:pPr>
        <w:pStyle w:val="Heading2"/>
      </w:pPr>
      <w:bookmarkStart w:id="29" w:name="why-an-assignment-mechanism-is-needed"/>
      <w:r>
        <w:t xml:space="preserve">4.6.1 </w:t>
      </w:r>
      <w:r w:rsidR="00912BB1">
        <w:t>Representing individuals and groups</w:t>
      </w:r>
    </w:p>
    <w:p w14:paraId="46EC82D6"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7A641EE9"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p w14:paraId="6E02C24F"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7AE53FAA" w14:textId="77777777" w:rsidR="00912BB1" w:rsidRPr="00912BB1" w:rsidRDefault="00912BB1" w:rsidP="00912BB1">
      <w:r w:rsidRPr="00912BB1">
        <w:t>The assignment procedure must therefore give every individual one membership and fill every group to its specified capacity.</w:t>
      </w:r>
    </w:p>
    <w:p w14:paraId="47C85D69"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6CB45A56" w14:textId="77777777" w:rsidR="00CB3150" w:rsidRDefault="00000000">
      <w:pPr>
        <w:pStyle w:val="Heading2"/>
      </w:pPr>
      <w:bookmarkStart w:id="30" w:name="X3819545970a9b5cccbdae8e4b8b7e3182042c91"/>
      <w:bookmarkEnd w:id="29"/>
      <w:r>
        <w:t>4.6.2 Sequential assignment with evolving centroids</w:t>
      </w:r>
    </w:p>
    <w:p w14:paraId="5DFA833C"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6E898782" w14:textId="77777777" w:rsidR="00592BCF" w:rsidRDefault="00000000">
      <w:pPr>
        <w:pStyle w:val="BodyText"/>
        <w:keepNext/>
      </w:pPr>
      <w:r>
        <w:t>The assignment procedure proceeds as follows:</w:t>
      </w:r>
    </w:p>
    <w:p w14:paraId="2D2089F4" w14:textId="77777777" w:rsidR="00592BCF" w:rsidRDefault="00000000">
      <w:pPr>
        <w:pStyle w:val="BodyText"/>
        <w:numPr>
          <w:ilvl w:val="0"/>
          <w:numId w:val="16"/>
        </w:numPr>
      </w:pPr>
      <w:r>
        <w:t>Start with every group empty, with all of its roster places available and the population mean as its initial reference centroid.</w:t>
      </w:r>
    </w:p>
    <w:p w14:paraId="5459158E" w14:textId="77777777" w:rsidR="00592BCF" w:rsidRDefault="00000000">
      <w:pPr>
        <w:pStyle w:val="BodyText"/>
        <w:numPr>
          <w:ilvl w:val="0"/>
          <w:numId w:val="16"/>
        </w:numPr>
      </w:pPr>
      <w:r>
        <w:t>Randomly order the individuals.</w:t>
      </w:r>
    </w:p>
    <w:p w14:paraId="789CC019"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30828548" w14:textId="77777777" w:rsidR="00592BCF" w:rsidRDefault="00000000">
      <w:pPr>
        <w:pStyle w:val="BodyText"/>
        <w:numPr>
          <w:ilvl w:val="0"/>
          <w:numId w:val="16"/>
        </w:numPr>
      </w:pPr>
      <w:r>
        <w:t>Draw one group according to the resulting probabilities and assign the individual to it.</w:t>
      </w:r>
    </w:p>
    <w:p w14:paraId="1A3FDAEC" w14:textId="77777777" w:rsidR="00592BCF" w:rsidRDefault="00000000">
      <w:pPr>
        <w:pStyle w:val="BodyText"/>
        <w:numPr>
          <w:ilvl w:val="0"/>
          <w:numId w:val="16"/>
        </w:numPr>
      </w:pPr>
      <w:r>
        <w:t>Reduce the receiving group’s remaining capacity by one and update its centroid to the mean performance of its assigned members.</w:t>
      </w:r>
    </w:p>
    <w:p w14:paraId="1EBE5951" w14:textId="77777777" w:rsidR="00592BCF" w:rsidRDefault="00000000">
      <w:pPr>
        <w:pStyle w:val="BodyText"/>
        <w:numPr>
          <w:ilvl w:val="0"/>
          <w:numId w:val="16"/>
        </w:numPr>
      </w:pPr>
      <w:r>
        <w:t>Repeat for the next individual until everyone has been assigned.</w:t>
      </w:r>
    </w:p>
    <w:p w14:paraId="07753A24"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37443605"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p w14:paraId="4ED92778"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p w14:paraId="7BCC15A2"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p w14:paraId="5F66EF65"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p w14:paraId="0AFAE62A"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565C7F05"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3581D1A3"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5054267E"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4755862A"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p w14:paraId="3708E3A8" w14:textId="77F846DE"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ins w:id="31" w:author="Levine, Charles Roger CTR USARMY USMA (USA)" w:date="2026-10-15T14:02:00Z" w16du:dateUtc="2026-10-15T18:02:00Z">
              <w:rPr>
                <w:rFonts w:ascii="Cambria Math" w:hAnsi="Cambria Math"/>
                <w:sz w:val="22"/>
                <w:szCs w:val="22"/>
              </w:rPr>
              <m:t xml:space="preserve">  </m:t>
            </w:ins>
          </m:r>
          <m:r>
            <w:rPr>
              <w:rFonts w:ascii="Cambria Math" w:hAnsi="Cambria Math"/>
              <w:sz w:val="22"/>
              <w:szCs w:val="22"/>
            </w:rPr>
            <m:t>=</m:t>
          </m:r>
          <m:r>
            <w:ins w:id="32" w:author="Levine, Charles Roger CTR USARMY USMA (USA)" w:date="2026-10-15T14:02:00Z" w16du:dateUtc="2026-10-15T18:02:00Z">
              <w:rPr>
                <w:rFonts w:ascii="Cambria Math" w:hAnsi="Cambria Math"/>
                <w:sz w:val="22"/>
                <w:szCs w:val="22"/>
              </w:rPr>
              <m:t xml:space="preserve">  </m:t>
            </w:ins>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p w14:paraId="6B127B2C"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3F0C2A57"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p w14:paraId="50C11FE6"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p w14:paraId="1BF1A1A9" w14:textId="77777777" w:rsidR="00592BCF" w:rsidRDefault="00000000">
      <w:pPr>
        <w:pStyle w:val="BodyText"/>
        <w:keepNext/>
      </w:pPr>
      <w:r>
        <w:t>Rearranging gives</w:t>
      </w:r>
    </w:p>
    <w:p w14:paraId="1FD3817A"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p w14:paraId="101AD7D3"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70D67D76" w14:textId="77777777" w:rsidR="00592BCF" w:rsidRDefault="00000000">
      <w:pPr>
        <w:pStyle w:val="BodyText"/>
        <w:keepNext/>
      </w:pPr>
      <w:r>
        <w:t>The first arrival is treated separately:</w:t>
      </w:r>
    </w:p>
    <w:p w14:paraId="6F98007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p w14:paraId="3556C4F3"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5CCE7185" w14:textId="77777777" w:rsidR="007016DB" w:rsidRDefault="003369EC" w:rsidP="003369EC">
      <w:r>
        <w:fldChar w:fldCharType="begin"/>
      </w:r>
      <w:r>
        <w:instrText xml:space="preserve"> REF Chapter4Figure4 \h </w:instrText>
      </w:r>
      <w:r>
        <w:fldChar w:fldCharType="separate"/>
      </w:r>
      <w:r w:rsidR="005E5BEF">
        <w:t>Figure 4-6</w:t>
      </w:r>
      <w:r w:rsidR="005E5BEF">
        <w:noBreakHyphen/>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76E5F3F3"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6ECC9C0C" w14:textId="77777777" w:rsidR="003369EC" w:rsidRPr="00205937" w:rsidRDefault="003369EC" w:rsidP="00D8262B">
      <w:pPr>
        <w:pStyle w:val="Caption"/>
      </w:pPr>
      <w:bookmarkStart w:id="33" w:name="Chapter4Figure4"/>
      <w:r>
        <w:t>Figure 4-</w:t>
      </w:r>
      <w:fldSimple w:instr=" SEQ Figure \* ARABIC ">
        <w:r w:rsidR="005E5BEF">
          <w:rPr>
            <w:noProof/>
          </w:rPr>
          <w:t>6</w:t>
        </w:r>
      </w:fldSimple>
      <w:bookmarkEnd w:id="33"/>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3A8B726B"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12B148AB" w14:textId="77777777" w:rsidR="00CB3150" w:rsidRDefault="00000000">
      <w:pPr>
        <w:pStyle w:val="Heading2"/>
      </w:pPr>
      <w:bookmarkStart w:id="34" w:name="preference-and-realized-sorting"/>
      <w:bookmarkEnd w:id="30"/>
      <w:r>
        <w:lastRenderedPageBreak/>
        <w:t xml:space="preserve">4.6.3 </w:t>
      </w:r>
      <w:r w:rsidR="0050416D">
        <w:t>Measuring the sorting that results</w:t>
      </w:r>
    </w:p>
    <w:p w14:paraId="363D7AC6"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6F9BCFAD"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pPr>
        <w:pStyle w:val="BodyText"/>
      </w:pPr>
      <w:r>
        <w:rPr>
          <w:rFonts w:ascii="Verdana" w:hAnsi="Verdana"/>
          <w:sz w:val="20"/>
        </w:rPr>
        <w:t xml:space="preserve">We summarize the resulting sorting using </w:t>
      </w:r>
      <m:oMath>
        <m:sSub>
          <m:e>
            <m:r>
              <w:rPr>
                <w:rFonts w:ascii="Cambria Math" w:hAnsi="Cambria Math"/>
                <w:sz w:val="22"/>
                <w:szCs w:val="22"/>
              </w:rPr>
              <m:t>H</m:t>
            </m:r>
          </m:e>
          <m:sub>
            <m:r>
              <w:rPr>
                <w:rFonts w:ascii="Cambria Math" w:hAnsi="Cambria Math"/>
                <w:sz w:val="22"/>
                <w:szCs w:val="22"/>
              </w:rPr>
              <m:t>sort</m:t>
            </m:r>
          </m:sub>
        </m:sSub>
      </m:oMath>
      <w:r>
        <w:rPr>
          <w:rFonts w:ascii="Verdana" w:hAnsi="Verdana"/>
          <w:sz w:val="20"/>
        </w:rPr>
        <w:t xml:space="preserve">, the fraction of total variation in individual performance that lies between groups. This measure describes how strongly group membership distinguishes individuals by performance.</w:t>
      </w:r>
    </w:p>
    <w:p w14:paraId="54C3BB5B"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73F7848C"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79A4DDA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pPr>
        <w:pStyle w:val="BodyText"/>
        <w:keepNext/>
      </w:pPr>
      <w:r>
        <w:rPr>
          <w:rFonts w:ascii="Verdana" w:hAnsi="Verdana"/>
          <w:sz w:val="20"/>
        </w:rPr>
        <w:t xml:space="preserve">To see why this formula measures between-group variation, we decompose each individual’s departure from the population mean into a within-group component and a between-group component. For individual </w:t>
      </w:r>
      <m:oMath>
        <m:r>
          <w:rPr>
            <w:rFonts w:ascii="Cambria Math" w:hAnsi="Cambria Math"/>
            <w:sz w:val="22"/>
            <w:szCs w:val="22"/>
          </w:rPr>
          <m:t>i</m:t>
        </m:r>
      </m:oMath>
      <w:r>
        <w:rPr>
          <w:rFonts w:ascii="Verdana" w:hAnsi="Verdana"/>
          <w:sz w:val="20"/>
        </w:rPr>
        <w:t xml:space="preserve"> in group </w:t>
      </w:r>
      <m:oMath>
        <m:r>
          <w:rPr>
            <w:rFonts w:ascii="Cambria Math" w:hAnsi="Cambria Math"/>
            <w:sz w:val="22"/>
            <w:szCs w:val="22"/>
          </w:rPr>
          <m:t>j</m:t>
        </m:r>
      </m:oMath>
      <w:r>
        <w:rPr>
          <w:rFonts w:ascii="Verdana" w:hAnsi="Verdana"/>
          <w:sz w:val="20"/>
        </w:rPr>
        <w:t xml:space="preserve">,</w:t>
      </w:r>
    </w:p>
    <w:p w14:paraId="59F5F9BF"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4C7B01A2" w14:textId="77777777" w:rsidR="00592BCF" w:rsidRDefault="00000000">
      <w:pPr>
        <w:pStyle w:val="BodyText"/>
        <w:keepNext/>
      </w:pPr>
      <w:r>
        <w:t>Squaring both sides gives</w:t>
      </w:r>
    </w:p>
    <w:p w14:paraId="25FA7740"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14BD8C19"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46B45740"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0F84069F"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56FEC978"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0783D3EB" w14:textId="77777777" w:rsidR="00592BCF" w:rsidRDefault="00000000">
      <w:pPr>
        <w:pStyle w:val="BodyText"/>
        <w:keepNext/>
      </w:pPr>
      <w:r>
        <w:t>Summing across all groups therefore gives</w:t>
      </w:r>
    </w:p>
    <w:p w14:paraId="6765913F"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p w14:paraId="3E82048A" w14:textId="77777777" w:rsidR="00592BCF" w:rsidRDefault="00000000">
      <w:pPr>
        <w:pStyle w:val="BodyText"/>
      </w:pPr>
      <w:r>
        <w:t xml:space="preserve">Thus, total variation equals within-group variation plus between-group variation. Substituting this identity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p w14:paraId="1CF4F621"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14:paraId="7C931B37"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3287F4E8"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w:t>
      </w:r>
      <w:r w:rsidRPr="0050416D">
        <w:lastRenderedPageBreak/>
        <w:t xml:space="preserve">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24CB3FB9" w14:textId="77777777" w:rsidR="0050416D" w:rsidRPr="0050416D" w:rsidRDefault="0050416D" w:rsidP="0050416D">
      <w:pPr>
        <w:pStyle w:val="BodyText"/>
      </w:pPr>
      <w:r w:rsidRPr="0050416D">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p w14:paraId="24587513"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p w14:paraId="70901DB6"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This expression gives the expected reference value, while repeated random assignments show how much individual realizations can vary around it.</w:t>
      </w:r>
      <w:r>
        <w:rPr>
          <w:rFonts w:ascii="Verdana" w:hAnsi="Verdana"/>
          <w:sz w:val="20"/>
        </w:rPr>
        <w:t xml:space="preserve"> Appendix 4A.6 derives this expectation for uniformly random assignment into nonempty groups with fixed capacities, including unequal group sizes.</w:t>
      </w:r>
    </w:p>
    <w:p w14:paraId="63D0B7B7"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5924D733" w14:textId="77777777" w:rsidR="00CB3150" w:rsidRDefault="00000000">
      <w:pPr>
        <w:pStyle w:val="Heading2"/>
      </w:pPr>
      <w:bookmarkStart w:id="35" w:name="X1ad203f4aedc8fcded9afae827919e65ec1bf18"/>
      <w:bookmarkEnd w:id="34"/>
      <w:r>
        <w:t xml:space="preserve">4.6.4 </w:t>
      </w:r>
      <w:r w:rsidR="0050416D">
        <w:t>Using artificial groups to investigate congestion</w:t>
      </w:r>
    </w:p>
    <w:p w14:paraId="756092B2"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14E8A855"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3C8E8D7C" w14:textId="77777777" w:rsidR="0050416D" w:rsidRPr="0050416D" w:rsidRDefault="0050416D" w:rsidP="0050416D">
      <w:r w:rsidRPr="0050416D">
        <w:lastRenderedPageBreak/>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3D6A843"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1D01E07E" w14:textId="77777777" w:rsidR="00CB3150" w:rsidRDefault="00000000">
      <w:pPr>
        <w:pStyle w:val="Heading1"/>
      </w:pPr>
      <w:bookmarkStart w:id="36" w:name="X3c3c4c0997d1df4bc4320797fc414201263c54a"/>
      <w:bookmarkEnd w:id="28"/>
      <w:bookmarkEnd w:id="35"/>
      <w:r>
        <w:t>4.7 What the completed mechanism experiments establish</w:t>
      </w:r>
    </w:p>
    <w:p w14:paraId="6C0E068E"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711E6C0B" w14:textId="77777777" w:rsidR="00CB3150" w:rsidRDefault="00000000">
      <w:pPr>
        <w:pStyle w:val="Heading2"/>
      </w:pPr>
      <w:bookmarkStart w:id="37" w:name="experimental-setting-and-interpretation"/>
      <w:r>
        <w:t>4.7.1 Experimental setting and interpretation</w:t>
      </w:r>
    </w:p>
    <w:p w14:paraId="3723E8F1"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77AC44A2"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26D1E7F3" w14:textId="77777777" w:rsidR="00CB3150" w:rsidRDefault="00000000">
      <w:pPr>
        <w:pStyle w:val="Heading2"/>
      </w:pPr>
      <w:bookmarkStart w:id="38" w:name="X2bdcce90be781303280a4b078df70adb92028df"/>
      <w:bookmarkEnd w:id="37"/>
      <w:r>
        <w:t>4.7.2 Congestion can change winners without similarity preference</w:t>
      </w:r>
    </w:p>
    <w:p w14:paraId="5DBC1ABC"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145A86C0"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6FF02F2A"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C4E6008" w14:textId="77777777" w:rsidR="00CB3150" w:rsidRDefault="00000000">
      <w:pPr>
        <w:pStyle w:val="Heading2"/>
      </w:pPr>
      <w:bookmarkStart w:id="39" w:name="X97d9df95a828479ab0f1857fc0478829051bfc4"/>
      <w:bookmarkEnd w:id="38"/>
      <w:r>
        <w:lastRenderedPageBreak/>
        <w:t>4.7.3 Penalty strength and the visibility of the tail</w:t>
      </w:r>
    </w:p>
    <w:p w14:paraId="15C703D3"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EEA854E" w14:textId="77777777"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proofErr w:type="spellStart"/>
      <w:r>
        <w:t>observations.</w:t>
      </w:r>
      <w:r>
        <w:fldChar w:fldCharType="begin"/>
      </w:r>
      <w:r>
        <w:instrText xml:space="preserve"> REF Chapter4Figure5 \h </w:instrText>
      </w:r>
      <w:r>
        <w:fldChar w:fldCharType="separate"/>
      </w:r>
      <w:r w:rsidR="005E5BEF">
        <w:t>Figure</w:t>
      </w:r>
      <w:proofErr w:type="spellEnd"/>
      <w:r w:rsidR="005E5BEF">
        <w:t xml:space="preserve"> 4-7</w:t>
      </w:r>
      <w:r w:rsidR="005E5BEF">
        <w:noBreakHyphen/>
      </w:r>
      <w:r>
        <w:fldChar w:fldCharType="end"/>
      </w:r>
      <w:r>
        <w:t>retains the population-count row so that the visual pattern can be judged alongside its support.</w:t>
      </w:r>
    </w:p>
    <w:p w14:paraId="5608B80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88FBAD"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D2BDD7C" w14:textId="77777777" w:rsidR="00CB3150" w:rsidRDefault="00000000">
      <w:pPr>
        <w:pStyle w:val="Caption"/>
      </w:pPr>
      <w:bookmarkStart w:id="40" w:name="Chapter4Figure5"/>
      <w:r>
        <w:t>Figure 4-</w:t>
      </w:r>
      <w:fldSimple w:instr=" SEQ Figure \* ARABIC ">
        <w:r w:rsidR="005E5BEF">
          <w:rPr>
            <w:noProof/>
          </w:rPr>
          <w:t>7</w:t>
        </w:r>
      </w:fldSimple>
      <w:bookmarkEnd w:id="40"/>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26DCBC62" w14:textId="77777777" w:rsidR="00CB3150" w:rsidRDefault="00000000">
      <w:pPr>
        <w:pStyle w:val="Heading2"/>
      </w:pPr>
      <w:bookmarkStart w:id="41" w:name="assignment-preference-and-scarcity"/>
      <w:bookmarkEnd w:id="39"/>
      <w:r>
        <w:t>4.7.4 Assignment preference and scarcity</w:t>
      </w:r>
    </w:p>
    <w:p w14:paraId="7D33C960" w14:textId="77777777"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rsidR="005E5BEF">
        <w:noBreakHyphen/>
      </w:r>
      <w:r>
        <w:fldChar w:fldCharType="end"/>
      </w:r>
      <w:r>
        <w:t xml:space="preserve"> expresses each bin’s rate relative to the achieved overall selection rate, making small absolute probabilities visible on a comparable relative scale. [17]</w:t>
      </w:r>
    </w:p>
    <w:p w14:paraId="46C1568B"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0221F747"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C181E08"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7444FE6F" w14:textId="77777777" w:rsidR="00CB3150" w:rsidRDefault="00000000">
      <w:pPr>
        <w:pStyle w:val="Caption"/>
      </w:pPr>
      <w:bookmarkStart w:id="42" w:name="Chapter4Figure6"/>
      <w:r>
        <w:t>Figure 4-</w:t>
      </w:r>
      <w:fldSimple w:instr=" SEQ Figure \* ARABIC ">
        <w:r w:rsidR="005E5BEF">
          <w:rPr>
            <w:noProof/>
          </w:rPr>
          <w:t>8</w:t>
        </w:r>
      </w:fldSimple>
      <w:bookmarkEnd w:id="42"/>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15E1DDE4" w14:textId="77777777" w:rsidR="00CB3150" w:rsidRDefault="00000000">
      <w:pPr>
        <w:pStyle w:val="Heading2"/>
      </w:pPr>
      <w:bookmarkStart w:id="43" w:name="what-remains-to-be-established"/>
      <w:bookmarkEnd w:id="41"/>
      <w:r>
        <w:t>4.7.5 What remains to be established</w:t>
      </w:r>
    </w:p>
    <w:p w14:paraId="150A2728"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18CED44"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6772B55" w14:textId="77777777" w:rsidR="00CB3150" w:rsidRDefault="00000000">
      <w:pPr>
        <w:pStyle w:val="Heading1"/>
      </w:pPr>
      <w:bookmarkStart w:id="44" w:name="the-bridge-to-empirical-fitting"/>
      <w:bookmarkEnd w:id="36"/>
      <w:bookmarkEnd w:id="43"/>
      <w:r>
        <w:t>4.8 The bridge to empirical fitting</w:t>
      </w:r>
    </w:p>
    <w:p w14:paraId="34C64FB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36ED18A4"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40D71A67"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171CBE8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44C71EF5"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25FB80E3"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p w14:paraId="3C8C3CD0"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p w14:paraId="6B05C1D0"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56E948FD"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p w14:paraId="4EA1F87D"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p w14:paraId="36C6A070"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7D05B808"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5F7218D2"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372F0B2E"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22CCA3DA" w14:textId="77777777" w:rsidR="00CB3150" w:rsidRDefault="00000000">
      <w:pPr>
        <w:pStyle w:val="Heading1"/>
      </w:pPr>
      <w:bookmarkStart w:id="45" w:name="X34faad1c749316954420b934931aff7c96ea3d6"/>
      <w:bookmarkEnd w:id="44"/>
      <w:r>
        <w:t>Appendix 4A Technical qualifications and the historical fitting record</w:t>
      </w:r>
    </w:p>
    <w:p w14:paraId="1FB6A841" w14:textId="77777777" w:rsidR="00CB3150" w:rsidRDefault="00000000">
      <w:pPr>
        <w:pStyle w:val="Heading2"/>
      </w:pPr>
      <w:bookmarkStart w:id="46" w:name="Xc4cff8260d0316924cc51552c5cb860d3737775"/>
      <w:r>
        <w:t>4A.1 The intended stochastic rule and legacy software</w:t>
      </w:r>
    </w:p>
    <w:p w14:paraId="3D619915"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643AA1CE"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385E3A3F"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11ED57A2"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5947A609" w14:textId="77777777" w:rsidR="00CB3150" w:rsidRDefault="00000000">
      <w:pPr>
        <w:pStyle w:val="Heading2"/>
      </w:pPr>
      <w:bookmarkStart w:id="47" w:name="X30020ca2e28c3ddcf47702a707f4f0d8976e712"/>
      <w:bookmarkEnd w:id="46"/>
      <w:r>
        <w:t>4A.2 Differences between the stated selection rule and earlier implementations</w:t>
      </w:r>
    </w:p>
    <w:p w14:paraId="2CB98C59"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654A0D71"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p w14:paraId="64F2A37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p w14:paraId="4B759F90"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7A772BE7" w14:textId="77777777" w:rsidR="00CB3150" w:rsidRDefault="00000000">
      <w:pPr>
        <w:pStyle w:val="BodyText"/>
      </w:pPr>
      <w:r>
        <w:t>The intermediate quantity supplied to the probability calculation, called the board logit in the implementation, was</w:t>
      </w:r>
    </w:p>
    <w:p w14:paraId="48DC3FE4"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p w14:paraId="448BFB26" w14:textId="77777777" w:rsidR="00CB3150" w:rsidRDefault="00000000">
      <w:r>
        <w:t>The script converted these quantities to probabilities by applying a softmax function within each season:</w:t>
      </w:r>
    </w:p>
    <w:p w14:paraId="492EBB2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p w14:paraId="20CF3CB6"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4958CEA9"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6EFCFA3D"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p w14:paraId="7A18F5FC"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2AA1C01B" w14:textId="77777777" w:rsidR="00CB3150" w:rsidRDefault="00000000">
      <w:pPr>
        <w:pStyle w:val="Heading2"/>
      </w:pPr>
      <w:bookmarkStart w:id="48" w:name="X61c80e37b1d723545285bb680c26300a41eba3a"/>
      <w:bookmarkEnd w:id="47"/>
      <w:r>
        <w:lastRenderedPageBreak/>
        <w:t>4A.3 Normalization and threshold construction</w:t>
      </w:r>
    </w:p>
    <w:p w14:paraId="1A539385"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p w14:paraId="134F0247"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p w14:paraId="591710AB"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4E756C5"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p w14:paraId="19F8BDED"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p w14:paraId="769AF853"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32357014"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471986B5" w14:textId="77777777" w:rsidR="00CB3150" w:rsidRDefault="00000000">
      <w:pPr>
        <w:pStyle w:val="Heading2"/>
      </w:pPr>
      <w:bookmarkStart w:id="49" w:name="X37bb242055bc516b188ab4496a584a40b1a9c72"/>
      <w:bookmarkEnd w:id="48"/>
      <w:r>
        <w:t>4A.4 Saved estimates and parameter transfer</w:t>
      </w:r>
    </w:p>
    <w:p w14:paraId="3951A69F"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0C71E593"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0880FAA5"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571C2EEF"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6F4159FE"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392656F1"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p w14:paraId="0EE22429"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1491ECBF"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3D34298A"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152A57EC" w14:textId="77777777" w:rsidR="00CB3150" w:rsidRDefault="00000000">
      <w:pPr>
        <w:pStyle w:val="Heading2"/>
      </w:pPr>
      <w:bookmarkStart w:id="50" w:name="Xc89fd0d0a0538ad258b22b5118afea5b3189c30"/>
      <w:bookmarkEnd w:id="49"/>
      <w:r>
        <w:t>4A.5 Alternative congestion specifications</w:t>
      </w:r>
    </w:p>
    <w:p w14:paraId="147BA279"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6614B619"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p w14:paraId="439ADB7C"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26E30E4C"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6FA842D0"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2A57EC" w14:textId="77777777" w:rsidR="00CB3150" w:rsidRDefault="00000000">
      <w:pPr>
        <w:pStyle w:val="Heading2"/>
      </w:pPr>
      <w:r>
        <w:t>4A.6 Expected sorting under random assignment</w:t>
      </w:r>
    </w:p>
    <w:p>
      <w:pPr>
        <w:pStyle w:val="BodyText"/>
        <w:spacing w:line="480" w:lineRule="auto"/>
      </w:pPr>
      <w:r>
        <w:rPr>
          <w:rFonts w:ascii="Verdana" w:hAnsi="Verdana"/>
          <w:sz w:val="20"/>
        </w:rPr>
        <w:t xml:space="preserve">Random assignment can produce differences between group means even when assignment does not favor similar individuals. We derive the expected value of </w:t>
      </w:r>
      <m:oMath>
        <m:sSub>
          <m:e>
            <m:r>
              <w:rPr>
                <w:rFonts w:ascii="Cambria Math" w:hAnsi="Cambria Math"/>
                <w:sz w:val="22"/>
                <w:szCs w:val="22"/>
              </w:rPr>
              <m:t>H</m:t>
            </m:r>
          </m:e>
          <m:sub>
            <m:r>
              <w:rPr>
                <w:rFonts w:ascii="Cambria Math" w:hAnsi="Cambria Math"/>
                <w:sz w:val="22"/>
                <w:szCs w:val="22"/>
              </w:rPr>
              <m:t>sort</m:t>
            </m:r>
          </m:sub>
        </m:sSub>
      </m:oMath>
      <w:r>
        <w:rPr>
          <w:rFonts w:ascii="Verdana" w:hAnsi="Verdana"/>
          <w:sz w:val="20"/>
        </w:rPr>
        <w:t xml:space="preserve"> under this reference case.</w:t>
      </w:r>
    </w:p>
    <w:p>
      <w:pPr>
        <w:pStyle w:val="BodyText"/>
        <w:spacing w:line="480" w:lineRule="auto"/>
        <w:keepNext/>
      </w:pPr>
      <w:r>
        <w:rPr>
          <w:rFonts w:ascii="Verdana" w:hAnsi="Verdana"/>
          <w:sz w:val="20"/>
        </w:rPr>
        <w:t xml:space="preserve">Consider a fixed population of </w:t>
      </w:r>
      <m:oMath>
        <m:r>
          <w:rPr>
            <w:rFonts w:ascii="Cambria Math" w:hAnsi="Cambria Math"/>
            <w:sz w:val="22"/>
            <w:szCs w:val="22"/>
          </w:rPr>
          <m:t>N&gt;1</m:t>
        </m:r>
      </m:oMath>
      <w:r>
        <w:rPr>
          <w:rFonts w:ascii="Verdana" w:hAnsi="Verdana"/>
          <w:sz w:val="20"/>
        </w:rPr>
        <w:t xml:space="preserve"> individuals with performance values </w:t>
      </w:r>
      <m:oMath>
        <m:sSub>
          <m:e>
            <m:r>
              <w:rPr>
                <w:rFonts w:ascii="Cambria Math" w:hAnsi="Cambria Math"/>
                <w:sz w:val="22"/>
                <w:szCs w:val="22"/>
              </w:rPr>
              <m:t>A</m:t>
            </m:r>
          </m:e>
          <m:sub>
            <m:r>
              <w:rPr>
                <w:rFonts w:ascii="Cambria Math" w:hAnsi="Cambria Math"/>
                <w:sz w:val="22"/>
                <w:szCs w:val="22"/>
              </w:rPr>
              <m:t>i</m:t>
            </m:r>
          </m:sub>
        </m:sSub>
      </m:oMath>
      <w:r>
        <w:rPr>
          <w:rFonts w:ascii="Verdana" w:hAnsi="Verdana"/>
          <w:sz w:val="20"/>
        </w:rPr>
        <w:t xml:space="preserve">, divided into </w:t>
      </w:r>
      <m:oMath>
        <m:r>
          <w:rPr>
            <w:rFonts w:ascii="Cambria Math" w:hAnsi="Cambria Math"/>
            <w:sz w:val="22"/>
            <w:szCs w:val="22"/>
          </w:rPr>
          <m:t>J</m:t>
        </m:r>
      </m:oMath>
      <w:r>
        <w:rPr>
          <w:rFonts w:ascii="Verdana" w:hAnsi="Verdana"/>
          <w:sz w:val="20"/>
        </w:rPr>
        <w:t xml:space="preserve"> nonempty groups with fixed sizes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where</w:t>
      </w:r>
    </w:p>
    <w:p>
      <w:pPr>
        <w:jc w:val="center"/>
        <w:spacing w:before="120" w:after="120" w:line="240" w:lineRule="auto"/>
      </w:pPr>
      <m:oMathPara>
        <m:oMathParaPr>
          <m:jc m:val="center"/>
        </m:oMathParaPr>
        <m:oMath>
          <m:nary>
            <m:naryPr>
              <m:chr m:val="∑"/>
              <m:limLoc m:val="undOvr"/>
            </m:naryPr>
            <m:sub>
              <m:r>
                <w:rPr>
                  <w:rFonts w:ascii="Cambria Math" w:hAnsi="Cambria Math"/>
                  <w:sz w:val="22"/>
                  <w:szCs w:val="22"/>
                </w:rPr>
                <m:t>j=1</m:t>
              </m:r>
            </m:sub>
            <m:sup>
              <m:r>
                <w:rPr>
                  <w:rFonts w:ascii="Cambria Math" w:hAnsi="Cambria Math"/>
                  <w:sz w:val="22"/>
                  <w:szCs w:val="22"/>
                </w:rPr>
                <m:t>J</m:t>
              </m:r>
            </m:sup>
            <m:e>
              <m:sSub>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pPr>
        <w:pStyle w:val="BodyText"/>
        <w:spacing w:line="480" w:lineRule="auto"/>
      </w:pPr>
      <w:r>
        <w:rPr>
          <w:rFonts w:ascii="Verdana" w:hAnsi="Verdana"/>
          <w:sz w:val="20"/>
        </w:rPr>
        <w:t xml:space="preserve">Every allocation consistent with these group sizes is equally likely. The group sizes need not be equal.</w:t>
      </w:r>
    </w:p>
    <w:p>
      <w:pPr>
        <w:pStyle w:val="BodyText"/>
        <w:spacing w:line="480" w:lineRule="auto"/>
        <w:keepNext/>
      </w:pPr>
      <w:r>
        <w:rPr>
          <w:rFonts w:ascii="Verdana" w:hAnsi="Verdana"/>
          <w:sz w:val="20"/>
        </w:rPr>
        <w:t xml:space="preserve">Let </w:t>
      </w:r>
      <m:oMath>
        <m:acc>
          <m:accPr>
            <m:chr m:val="̅"/>
          </m:accPr>
          <m:e>
            <m:r>
              <w:rPr>
                <w:rFonts w:ascii="Cambria Math" w:hAnsi="Cambria Math"/>
                <w:sz w:val="22"/>
                <w:szCs w:val="22"/>
              </w:rPr>
              <m:t>A</m:t>
            </m:r>
          </m:e>
        </m:acc>
      </m:oMath>
      <w:r>
        <w:rPr>
          <w:rFonts w:ascii="Verdana" w:hAnsi="Verdana"/>
          <w:sz w:val="20"/>
        </w:rPr>
        <w:t xml:space="preserve"> denote the population mean, and define the population variance using denominator </w:t>
      </w:r>
      <m:oMath>
        <m:r>
          <w:rPr>
            <w:rFonts w:ascii="Cambria Math" w:hAnsi="Cambria Math"/>
            <w:sz w:val="22"/>
            <w:szCs w:val="22"/>
          </w:rPr>
          <m:t>N</m:t>
        </m:r>
      </m:oMath>
      <w:r>
        <w:rPr>
          <w:rFonts w:ascii="Verdana" w:hAnsi="Verdana"/>
          <w:sz w:val="20"/>
        </w:rPr>
        <w:t xml:space="preserve">:</w:t>
      </w:r>
    </w:p>
    <w:p>
      <w:pPr>
        <w:jc w:val="center"/>
        <w:spacing w:before="120" w:after="120" w:line="240" w:lineRule="auto"/>
      </w:pPr>
      <m:oMathPara>
        <m:oMathParaPr>
          <m:jc m:val="center"/>
        </m:oMathParaPr>
        <m:oMath>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num>
              <m:r>
                <w:rPr>
                  <w:rFonts w:ascii="Cambria Math" w:hAnsi="Cambria Math"/>
                  <w:sz w:val="22"/>
                  <w:szCs w:val="22"/>
                </w:rPr>
                <m:t>1</m:t>
              </m:r>
            </m:num>
            <m:den>
              <m:r>
                <w:rPr>
                  <w:rFonts w:ascii="Cambria Math" w:hAnsi="Cambria Math"/>
                  <w:sz w:val="22"/>
                  <w:szCs w:val="22"/>
                </w:rPr>
                <m:t>N</m:t>
              </m:r>
            </m:den>
          </m:f>
          <m:nary>
            <m:naryPr>
              <m:chr m:val="∑"/>
              <m:limLoc m:val="undOvr"/>
            </m:naryPr>
            <m:sub>
              <m:r>
                <w:rPr>
                  <w:rFonts w:ascii="Cambria Math" w:hAnsi="Cambria Math"/>
                  <w:sz w:val="22"/>
                  <w:szCs w:val="22"/>
                </w:rPr>
                <m:t>i=1</m:t>
              </m:r>
            </m:sub>
            <m:sup>
              <m:r>
                <w:rPr>
                  <w:rFonts w:ascii="Cambria Math" w:hAnsi="Cambria Math"/>
                  <w:sz w:val="22"/>
                  <w:szCs w:val="22"/>
                </w:rPr>
                <m:t>N</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oMath>
      </m:oMathPara>
    </w:p>
    <w:p>
      <w:pPr>
        <w:pStyle w:val="BodyText"/>
        <w:spacing w:line="480" w:lineRule="auto"/>
      </w:pPr>
      <w:r>
        <w:rPr>
          <w:rFonts w:ascii="Verdana" w:hAnsi="Verdana"/>
          <w:sz w:val="20"/>
        </w:rPr>
        <w:t xml:space="preserve">We assume </w:t>
      </w:r>
      <m:oMath>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&gt;0</m:t>
        </m:r>
      </m:oMath>
      <w:r>
        <w:rPr>
          <w:rFonts w:ascii="Verdana" w:hAnsi="Verdana"/>
          <w:sz w:val="20"/>
        </w:rPr>
        <w:t xml:space="preserve">. Performance values remain fixed throughout the calculation; the randomness comes entirely from group membership.</w:t>
      </w:r>
    </w:p>
    <w:p>
      <w:pPr>
        <w:pStyle w:val="BodyText"/>
        <w:spacing w:line="480" w:lineRule="auto"/>
        <w:keepNext/>
      </w:pPr>
      <w:r>
        <w:rPr>
          <w:rFonts w:ascii="Verdana" w:hAnsi="Verdana"/>
          <w:sz w:val="20"/>
        </w:rPr>
        <w:t xml:space="preserve">We first calculate how much a randomly formed group’s mean varies around the population mean. Write</w:t>
      </w:r>
    </w:p>
    <w:p>
      <w:pPr>
        <w:jc w:val="center"/>
        <w:spacing w:before="120" w:after="120" w:line="240" w:lineRule="auto"/>
      </w:pPr>
      <m:oMathPara>
        <m:oMathParaPr>
          <m:jc m:val="center"/>
        </m:oMathParaPr>
        <m:oMath>
          <m:sSub>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oMath>
      </m:oMathPara>
    </w:p>
    <w:p>
      <w:pPr>
        <w:pStyle w:val="BodyText"/>
        <w:spacing w:line="480" w:lineRule="auto"/>
        <w:keepNext/>
      </w:pPr>
      <w:r>
        <w:rPr>
          <w:rFonts w:ascii="Verdana" w:hAnsi="Verdana"/>
          <w:sz w:val="20"/>
        </w:rPr>
        <w:t xml:space="preserve">These centered performance values satisfy</w:t>
      </w:r>
    </w:p>
    <w:p>
      <w:pPr>
        <w:jc w:val="center"/>
        <w:spacing w:before="120" w:after="120" w:line="240" w:lineRule="auto"/>
      </w:pPr>
      <m:oMathPara>
        <m:oMathParaPr>
          <m:jc m:val="center"/>
        </m:oMathParaPr>
        <m:oMath>
          <m:nary>
            <m:naryPr>
              <m:chr m:val="∑"/>
              <m:limLoc m:val="undOvr"/>
            </m:naryPr>
            <m:sub>
              <m:r>
                <w:rPr>
                  <w:rFonts w:ascii="Cambria Math" w:hAnsi="Cambria Math"/>
                  <w:sz w:val="22"/>
                  <w:szCs w:val="22"/>
                </w:rPr>
                <m:t>i=1</m:t>
              </m:r>
            </m:sub>
            <m:sup>
              <m:r>
                <w:rPr>
                  <w:rFonts w:ascii="Cambria Math" w:hAnsi="Cambria Math"/>
                  <w:sz w:val="22"/>
                  <w:szCs w:val="22"/>
                </w:rPr>
                <m:t>N</m:t>
              </m:r>
            </m:sup>
            <m:e>
              <m:sSub>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=0,</m:t>
          </m:r>
          <m:r>
            <m:rPr>
              <m:nor/>
            </m:rPr>
            <w:rPr>
              <w:rFonts w:ascii="Cambria Math" w:hAnsi="Cambria Math"/>
              <w:sz w:val="22"/>
              <w:szCs w:val="22"/>
            </w:rPr>
            <m:t>   </m:t>
          </m:r>
          <m:nary>
            <m:naryPr>
              <m:chr m:val="∑"/>
              <m:limLoc m:val="undOvr"/>
            </m:naryPr>
            <m:sub>
              <m:r>
                <w:rPr>
                  <w:rFonts w:ascii="Cambria Math" w:hAnsi="Cambria Math"/>
                  <w:sz w:val="22"/>
                  <w:szCs w:val="22"/>
                </w:rPr>
                <m:t>i=1</m:t>
              </m:r>
            </m:sub>
            <m:sup>
              <m:r>
                <w:rPr>
                  <w:rFonts w:ascii="Cambria Math" w:hAnsi="Cambria Math"/>
                  <w:sz w:val="22"/>
                  <w:szCs w:val="22"/>
                </w:rPr>
                <m:t>N</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=N</m:t>
          </m:r>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keepNext/>
      </w:pPr>
      <w:r>
        <w:rPr>
          <w:rFonts w:ascii="Verdana" w:hAnsi="Verdana"/>
          <w:sz w:val="20"/>
        </w:rPr>
        <w:t xml:space="preserve">For a particular group </w:t>
      </w:r>
      <m:oMath>
        <m:r>
          <w:rPr>
            <w:rFonts w:ascii="Cambria Math" w:hAnsi="Cambria Math"/>
            <w:sz w:val="22"/>
            <w:szCs w:val="22"/>
          </w:rPr>
          <m:t>j</m:t>
        </m:r>
      </m:oMath>
      <w:r>
        <w:rPr>
          <w:rFonts w:ascii="Verdana" w:hAnsi="Verdana"/>
          <w:sz w:val="20"/>
        </w:rPr>
        <w:t xml:space="preserve">, let </w:t>
      </w:r>
      <m:oMath>
        <m:sSub>
          <m:e>
            <m:r>
              <w:rPr>
                <w:rFonts w:ascii="Cambria Math" w:hAnsi="Cambria Math"/>
                <w:sz w:val="22"/>
                <w:szCs w:val="22"/>
              </w:rPr>
              <m:t>I</m:t>
            </m:r>
          </m:e>
          <m:sub>
            <m:r>
              <w:rPr>
                <w:rFonts w:ascii="Cambria Math" w:hAnsi="Cambria Math"/>
                <w:sz w:val="22"/>
                <w:szCs w:val="22"/>
              </w:rPr>
              <m:t>ij</m:t>
            </m:r>
          </m:sub>
        </m:sSub>
      </m:oMath>
      <w:r>
        <w:rPr>
          <w:rFonts w:ascii="Verdana" w:hAnsi="Verdana"/>
          <w:sz w:val="20"/>
        </w:rPr>
        <w:t xml:space="preserve"> equal one if individual </w:t>
      </w:r>
      <m:oMath>
        <m:r>
          <w:rPr>
            <w:rFonts w:ascii="Cambria Math" w:hAnsi="Cambria Math"/>
            <w:sz w:val="22"/>
            <w:szCs w:val="22"/>
          </w:rPr>
          <m:t>i</m:t>
        </m:r>
      </m:oMath>
      <w:r>
        <w:rPr>
          <w:rFonts w:ascii="Verdana" w:hAnsi="Verdana"/>
          <w:sz w:val="20"/>
        </w:rPr>
        <w:t xml:space="preserve"> is assigned to that group and zero otherwise. Its mean therefore satisfies</w:t>
      </w:r>
    </w:p>
    <w:p>
      <w:pPr>
        <w:jc w:val="center"/>
        <w:spacing w:before="120" w:after="120" w:line="240" w:lineRule="auto"/>
      </w:pPr>
      <m:oMathPara>
        <m:oMathParaPr>
          <m:jc m:val="center"/>
        </m:oMathParaPr>
        <m:oMath>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f>
            <m:num>
              <m:r>
                <w:rPr>
                  <w:rFonts w:ascii="Cambria Math" w:hAnsi="Cambria Math"/>
                  <w:sz w:val="22"/>
                  <w:szCs w:val="22"/>
                </w:rPr>
                <m:t>1</m:t>
              </m:r>
            </m:num>
            <m:den>
              <m:sSub>
                <m:e>
                  <m:r>
                    <w:rPr>
                      <w:rFonts w:ascii="Cambria Math" w:hAnsi="Cambria Math"/>
                      <w:sz w:val="22"/>
                      <w:szCs w:val="22"/>
                    </w:rPr>
                    <m:t>n</m:t>
                  </m:r>
                </m:e>
                <m:sub>
                  <m:r>
                    <w:rPr>
                      <w:rFonts w:ascii="Cambria Math" w:hAnsi="Cambria Math"/>
                      <w:sz w:val="22"/>
                      <w:szCs w:val="22"/>
                    </w:rPr>
                    <m:t>j</m:t>
                  </m:r>
                </m:sub>
              </m:sSub>
            </m:den>
          </m:f>
          <m:nary>
            <m:naryPr>
              <m:chr m:val="∑"/>
              <m:limLoc m:val="undOvr"/>
            </m:naryPr>
            <m:sub>
              <m:r>
                <w:rPr>
                  <w:rFonts w:ascii="Cambria Math" w:hAnsi="Cambria Math"/>
                  <w:sz w:val="22"/>
                  <w:szCs w:val="22"/>
                </w:rPr>
                <m:t>i=1</m:t>
              </m:r>
            </m:sub>
            <m:sup>
              <m:r>
                <w:rPr>
                  <w:rFonts w:ascii="Cambria Math" w:hAnsi="Cambria Math"/>
                  <w:sz w:val="22"/>
                  <w:szCs w:val="22"/>
                </w:rPr>
                <m:t>N</m:t>
              </m:r>
            </m:sup>
            <m:e>
              <m:sSub>
                <m:e>
                  <m:r>
                    <w:rPr>
                      <w:rFonts w:ascii="Cambria Math" w:hAnsi="Cambria Math"/>
                      <w:sz w:val="22"/>
                      <w:szCs w:val="22"/>
                    </w:rPr>
                    <m:t>I</m:t>
                  </m:r>
                </m:e>
                <m:sub>
                  <m:r>
                    <w:rPr>
                      <w:rFonts w:ascii="Cambria Math" w:hAnsi="Cambria Math"/>
                      <w:sz w:val="22"/>
                      <w:szCs w:val="22"/>
                    </w:rPr>
                    <m:t>ij</m:t>
                  </m:r>
                </m:sub>
              </m:sSub>
              <m:sSub>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oMath>
      </m:oMathPara>
    </w:p>
    <w:p>
      <w:pPr>
        <w:pStyle w:val="BodyText"/>
        <w:spacing w:line="480" w:lineRule="auto"/>
        <w:keepNext/>
      </w:pPr>
      <w:r>
        <w:rPr>
          <w:rFonts w:ascii="Verdana" w:hAnsi="Verdana"/>
          <w:sz w:val="20"/>
        </w:rPr>
        <w:t xml:space="preserve">Under uniform random assignment, each individual has probability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divided by </w:t>
      </w:r>
      <m:oMath>
        <m:r>
          <w:rPr>
            <w:rFonts w:ascii="Cambria Math" w:hAnsi="Cambria Math"/>
            <w:sz w:val="22"/>
            <w:szCs w:val="22"/>
          </w:rPr>
          <m:t>N</m:t>
        </m:r>
      </m:oMath>
      <w:r>
        <w:rPr>
          <w:rFonts w:ascii="Verdana" w:hAnsi="Verdana"/>
          <w:sz w:val="20"/>
        </w:rPr>
        <w:t xml:space="preserve"> of belonging to group </w:t>
      </w:r>
      <m:oMath>
        <m:r>
          <w:rPr>
            <w:rFonts w:ascii="Cambria Math" w:hAnsi="Cambria Math"/>
            <w:sz w:val="22"/>
            <w:szCs w:val="22"/>
          </w:rPr>
          <m:t>j</m:t>
        </m:r>
      </m:oMath>
      <w:r>
        <w:rPr>
          <w:rFonts w:ascii="Verdana" w:hAnsi="Verdana"/>
          <w:sz w:val="20"/>
        </w:rPr>
        <w:t xml:space="preserve">. For two distinct individuals </w:t>
      </w:r>
      <m:oMath>
        <m:r>
          <w:rPr>
            <w:rFonts w:ascii="Cambria Math" w:hAnsi="Cambria Math"/>
            <w:sz w:val="22"/>
            <w:szCs w:val="22"/>
          </w:rPr>
          <m:t>i</m:t>
        </m:r>
      </m:oMath>
      <w:r>
        <w:rPr>
          <w:rFonts w:ascii="Verdana" w:hAnsi="Verdana"/>
          <w:sz w:val="20"/>
        </w:rPr>
        <w:t xml:space="preserve"> and </w:t>
      </w:r>
      <m:oMath>
        <m:r>
          <w:rPr>
            <w:rFonts w:ascii="Cambria Math" w:hAnsi="Cambria Math"/>
            <w:sz w:val="22"/>
            <w:szCs w:val="22"/>
          </w:rPr>
          <m:t>h</m:t>
        </m:r>
      </m:oMath>
      <w:r>
        <w:rPr>
          <w:rFonts w:ascii="Verdana" w:hAnsi="Verdana"/>
          <w:sz w:val="20"/>
        </w:rPr>
        <w:t xml:space="preserve">, the probability that both belong to that group is obtained by first assigning one and then the other:</w:t>
      </w:r>
    </w:p>
    <w:p>
      <w:pPr>
        <w:jc w:val="center"/>
        <w:spacing w:before="120" w:after="120" w:line="240" w:lineRule="auto"/>
      </w:pPr>
      <m:oMathPara>
        <m:oMathParaPr>
          <m:jc m:val="center"/>
        </m:oMathParaPr>
        <m:oMath>
          <m:r>
            <w:rPr>
              <w:rFonts w:ascii="Cambria Math" w:hAnsi="Cambria Math"/>
              <w:sz w:val="22"/>
              <w:szCs w:val="22"/>
            </w:rPr>
            <m:t>E[</m:t>
          </m:r>
          <m:sSub>
            <m:e>
              <m:r>
                <w:rPr>
                  <w:rFonts w:ascii="Cambria Math" w:hAnsi="Cambria Math"/>
                  <w:sz w:val="22"/>
                  <w:szCs w:val="22"/>
                </w:rPr>
                <m:t>I</m:t>
              </m:r>
            </m:e>
            <m:sub>
              <m:r>
                <w:rPr>
                  <w:rFonts w:ascii="Cambria Math" w:hAnsi="Cambria Math"/>
                  <w:sz w:val="22"/>
                  <w:szCs w:val="22"/>
                </w:rPr>
                <m:t>ij</m:t>
              </m:r>
            </m:sub>
          </m:sSub>
          <m:r>
            <w:rPr>
              <w:rFonts w:ascii="Cambria Math" w:hAnsi="Cambria Math"/>
              <w:sz w:val="22"/>
              <w:szCs w:val="22"/>
            </w:rPr>
            <m:t>]</m:t>
          </m:r>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r>
            <w:rPr>
              <w:rFonts w:ascii="Cambria Math" w:hAnsi="Cambria Math"/>
              <w:sz w:val="22"/>
              <w:szCs w:val="22"/>
            </w:rPr>
            <m:t>,</m:t>
          </m:r>
          <m:r>
            <m:rPr>
              <m:nor/>
            </m:rPr>
            <w:rPr>
              <w:rFonts w:ascii="Cambria Math" w:hAnsi="Cambria Math"/>
              <w:sz w:val="22"/>
              <w:szCs w:val="22"/>
            </w:rPr>
            <m:t>   </m:t>
          </m:r>
          <m:r>
            <w:rPr>
              <w:rFonts w:ascii="Cambria Math" w:hAnsi="Cambria Math"/>
              <w:sz w:val="22"/>
              <w:szCs w:val="22"/>
            </w:rPr>
            <m:t>E[</m:t>
          </m:r>
          <m:sSub>
            <m:e>
              <m:r>
                <w:rPr>
                  <w:rFonts w:ascii="Cambria Math" w:hAnsi="Cambria Math"/>
                  <w:sz w:val="22"/>
                  <w:szCs w:val="22"/>
                </w:rPr>
                <m:t>I</m:t>
              </m:r>
            </m:e>
            <m:sub>
              <m:r>
                <w:rPr>
                  <w:rFonts w:ascii="Cambria Math" w:hAnsi="Cambria Math"/>
                  <w:sz w:val="22"/>
                  <w:szCs w:val="22"/>
                </w:rPr>
                <m:t>ij</m:t>
              </m:r>
            </m:sub>
          </m:sSub>
          <m:sSub>
            <m:e>
              <m:r>
                <w:rPr>
                  <w:rFonts w:ascii="Cambria Math" w:hAnsi="Cambria Math"/>
                  <w:sz w:val="22"/>
                  <w:szCs w:val="22"/>
                </w:rPr>
                <m:t>I</m:t>
              </m:r>
            </m:e>
            <m:sub>
              <m:r>
                <w:rPr>
                  <w:rFonts w:ascii="Cambria Math" w:hAnsi="Cambria Math"/>
                  <w:sz w:val="22"/>
                  <w:szCs w:val="22"/>
                </w:rPr>
                <m:t>hj</m:t>
              </m:r>
            </m:sub>
          </m:sSub>
          <m:r>
            <w:rPr>
              <w:rFonts w:ascii="Cambria Math" w:hAnsi="Cambria Math"/>
              <w:sz w:val="22"/>
              <w:szCs w:val="22"/>
            </w:rPr>
            <m:t>]</m:t>
          </m:r>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f>
            <m:num>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r>
            <w:rPr>
              <w:rFonts w:ascii="Cambria Math" w:hAnsi="Cambria Math"/>
              <w:sz w:val="22"/>
              <w:szCs w:val="22"/>
            </w:rPr>
            <m:t>.</m:t>
          </m:r>
        </m:oMath>
      </m:oMathPara>
    </w:p>
    <w:p>
      <w:pPr>
        <w:pStyle w:val="BodyText"/>
        <w:spacing w:line="480" w:lineRule="auto"/>
        <w:keepNext/>
      </w:pPr>
      <w:r>
        <w:rPr>
          <w:rFonts w:ascii="Verdana" w:hAnsi="Verdana"/>
          <w:sz w:val="20"/>
        </w:rPr>
        <w:t xml:space="preserve">Here, expectation denotes the average over possible random assignments. Squaring the expression for the centered group mean and taking its expectation gives</w:t>
      </w:r>
    </w:p>
    <w:p>
      <w:pPr>
        <w:jc w:val="center"/>
        <w:spacing w:before="120" w:after="120" w:line="240" w:lineRule="auto"/>
      </w:pPr>
      <m:oMathPara>
        <m:oMathParaPr>
          <m:jc m:val="center"/>
        </m:oMathParaPr>
        <m:oMath>
          <m:r>
            <w:rPr>
              <w:rFonts w:ascii="Cambria Math" w:hAnsi="Cambria Math"/>
              <w:sz w:val="22"/>
              <w:szCs w:val="22"/>
            </w:rPr>
            <m:t>E[</m:t>
          </m:r>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r>
            <w:rPr>
              <w:rFonts w:ascii="Cambria Math" w:hAnsi="Cambria Math"/>
              <w:sz w:val="22"/>
              <w:szCs w:val="22"/>
            </w:rPr>
            <m:t>=</m:t>
          </m:r>
          <m:f>
            <m:num>
              <m:r>
                <w:rPr>
                  <w:rFonts w:ascii="Cambria Math" w:hAnsi="Cambria Math"/>
                  <w:sz w:val="22"/>
                  <w:szCs w:val="22"/>
                </w:rPr>
                <m:t>1</m:t>
              </m:r>
            </m:num>
            <m:den>
              <m:sSup>
                <m:e>
                  <m:sSub>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N(N−1)</m:t>
              </m:r>
            </m:den>
          </m:f>
          <m:nary>
            <m:naryPr>
              <m:chr m:val="∑"/>
              <m:limLoc m:val="undOvr"/>
              <m:supHide m:val="1"/>
            </m:naryPr>
            <m:sub>
              <m:r>
                <w:rPr>
                  <w:rFonts w:ascii="Cambria Math" w:hAnsi="Cambria Math"/>
                  <w:sz w:val="22"/>
                  <w:szCs w:val="22"/>
                </w:rPr>
                <m:t>i≠h</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sSub>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pPr>
        <w:pStyle w:val="BodyText"/>
        <w:spacing w:line="480" w:lineRule="auto"/>
      </w:pPr>
      <w:r>
        <w:rPr>
          <w:rFonts w:ascii="Verdana" w:hAnsi="Verdana"/>
          <w:sz w:val="20"/>
        </w:rPr>
        <w:t xml:space="preserve">The second sum includes all ordered pairs of distinct individuals.</w:t>
      </w:r>
    </w:p>
    <w:p>
      <w:pPr>
        <w:pStyle w:val="BodyText"/>
        <w:spacing w:line="480" w:lineRule="auto"/>
        <w:keepNext/>
      </w:pPr>
      <w:r>
        <w:rPr>
          <w:rFonts w:ascii="Verdana" w:hAnsi="Verdana"/>
          <w:sz w:val="20"/>
        </w:rPr>
        <w:t xml:space="preserve">The cross-products simplify because the centered performance values sum to zero. Specifically,</w:t>
      </w:r>
    </w:p>
    <w:p>
      <w:pPr>
        <w:jc w:val="center"/>
        <w:spacing w:before="120" w:after="120" w:line="240" w:lineRule="auto"/>
      </w:pPr>
      <m:oMathPara>
        <m:oMathParaPr>
          <m:jc m:val="center"/>
        </m:oMathParaPr>
        <m:oMath>
          <m:r>
            <w:rPr>
              <w:rFonts w:ascii="Cambria Math" w:hAnsi="Cambria Math"/>
              <w:sz w:val="22"/>
              <w:szCs w:val="22"/>
            </w:rPr>
            <m:t>0=</m:t>
          </m:r>
          <m:sSup>
            <m:e>
              <m:r>
                <w:rPr>
                  <w:rFonts w:ascii="Cambria Math" w:hAnsi="Cambria Math"/>
                  <w:sz w:val="22"/>
                  <w:szCs w:val="22"/>
                </w:rPr>
                <m:t>(</m:t>
              </m:r>
              <m:nary>
                <m:naryPr>
                  <m:chr m:val="∑"/>
                  <m:limLoc m:val="undOvr"/>
                  <m:supHide m:val="1"/>
                </m:naryPr>
                <m:sub>
                  <m:r>
                    <w:rPr>
                      <w:rFonts w:ascii="Cambria Math" w:hAnsi="Cambria Math"/>
                      <w:sz w:val="22"/>
                      <w:szCs w:val="22"/>
                    </w:rPr>
                    <m:t>i</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nary>
            <m:naryPr>
              <m:chr m:val="∑"/>
              <m:limLoc m:val="undOvr"/>
              <m:supHide m:val="1"/>
            </m:naryPr>
            <m:sub>
              <m:r>
                <w:rPr>
                  <w:rFonts w:ascii="Cambria Math" w:hAnsi="Cambria Math"/>
                  <w:sz w:val="22"/>
                  <w:szCs w:val="22"/>
                </w:rPr>
                <m:t>i≠h</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sSub>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pPr>
        <w:pStyle w:val="BodyText"/>
        <w:spacing w:line="480" w:lineRule="auto"/>
        <w:keepNext/>
      </w:pPr>
      <w:r>
        <w:rPr>
          <w:rFonts w:ascii="Verdana" w:hAnsi="Verdana"/>
          <w:sz w:val="20"/>
        </w:rPr>
        <w:t xml:space="preserve">so</w:t>
      </w:r>
    </w:p>
    <w:p>
      <w:pPr>
        <w:jc w:val="center"/>
        <w:spacing w:before="120" w:after="120" w:line="240" w:lineRule="auto"/>
      </w:pPr>
      <m:oMathPara>
        <m:oMathParaPr>
          <m:jc m:val="center"/>
        </m:oMathParaPr>
        <m:oMath>
          <m:nary>
            <m:naryPr>
              <m:chr m:val="∑"/>
              <m:limLoc m:val="undOvr"/>
              <m:supHide m:val="1"/>
            </m:naryPr>
            <m:sub>
              <m:r>
                <w:rPr>
                  <w:rFonts w:ascii="Cambria Math" w:hAnsi="Cambria Math"/>
                  <w:sz w:val="22"/>
                  <w:szCs w:val="22"/>
                </w:rPr>
                <m:t>i≠h</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sSub>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oMath>
      </m:oMathPara>
    </w:p>
    <w:p>
      <w:pPr>
        <w:pStyle w:val="BodyText"/>
        <w:spacing w:line="480" w:lineRule="auto"/>
        <w:keepNext/>
      </w:pPr>
      <w:r>
        <w:rPr>
          <w:rFonts w:ascii="Verdana" w:hAnsi="Verdana"/>
          <w:sz w:val="20"/>
        </w:rPr>
        <w:t xml:space="preserve">Substituting this identity and the expression for the sum of squared centered values yields</w:t>
      </w:r>
    </w:p>
    <w:p>
      <w:pPr>
        <w:jc w:val="center"/>
        <w:spacing w:before="120" w:after="120" w:line="240" w:lineRule="auto"/>
      </w:pPr>
      <m:oMathPara>
        <m:oMathParaPr>
          <m:jc m:val="center"/>
        </m:oMathParaPr>
        <m:oMath>
          <m:r>
            <w:rPr>
              <w:rFonts w:ascii="Cambria Math" w:hAnsi="Cambria Math"/>
              <w:sz w:val="22"/>
              <w:szCs w:val="22"/>
            </w:rPr>
            <m:t>E[</m:t>
          </m:r>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r>
            <w:rPr>
              <w:rFonts w:ascii="Cambria Math" w:hAnsi="Cambria Math"/>
              <w:sz w:val="22"/>
              <w:szCs w:val="22"/>
            </w:rPr>
            <m:t>=</m:t>
          </m:r>
          <m:f>
            <m:num>
              <m:r>
                <w:rPr>
                  <w:rFonts w:ascii="Cambria Math" w:hAnsi="Cambria Math"/>
                  <w:sz w:val="22"/>
                  <w:szCs w:val="22"/>
                </w:rPr>
                <m:t>1</m:t>
              </m:r>
            </m:num>
            <m:den>
              <m:sSup>
                <m:e>
                  <m:sSub>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jc w:val="center"/>
        <w:spacing w:before="120" w:after="120" w:line="240" w:lineRule="auto"/>
      </w:pPr>
      <m:oMathPara>
        <m:oMathParaPr>
          <m:jc m:val="center"/>
        </m:oMathParaPr>
        <m:oMath>
          <m:r>
            <w:rPr>
              <w:rFonts w:ascii="Cambria Math" w:hAnsi="Cambria Math"/>
              <w:sz w:val="22"/>
              <w:szCs w:val="22"/>
            </w:rPr>
            <m:t>=</m:t>
          </m:r>
          <m:f>
            <m:num>
              <m:r>
                <w:rPr>
                  <w:rFonts w:ascii="Cambria Math" w:hAnsi="Cambria Math"/>
                  <w:sz w:val="22"/>
                  <w:szCs w:val="22"/>
                </w:rPr>
                <m:t>N−</m:t>
              </m:r>
              <m:sSub>
                <m:e>
                  <m:r>
                    <w:rPr>
                      <w:rFonts w:ascii="Cambria Math" w:hAnsi="Cambria Math"/>
                      <w:sz w:val="22"/>
                      <w:szCs w:val="22"/>
                    </w:rPr>
                    <m:t>n</m:t>
                  </m:r>
                </m:e>
                <m:sub>
                  <m:r>
                    <w:rPr>
                      <w:rFonts w:ascii="Cambria Math" w:hAnsi="Cambria Math"/>
                      <w:sz w:val="22"/>
                      <w:szCs w:val="22"/>
                    </w:rPr>
                    <m:t>j</m:t>
                  </m:r>
                </m:sub>
              </m:sSub>
            </m:num>
            <m:den>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keepNext/>
      </w:pPr>
      <w:r>
        <w:rPr>
          <w:rFonts w:ascii="Verdana" w:hAnsi="Verdana"/>
          <w:sz w:val="20"/>
        </w:rPr>
        <w:t xml:space="preserve">We can now calculate the expected between-group variation. Multiplying by group size and summing over groups gives</w:t>
      </w:r>
    </w:p>
    <w:p>
      <w:pPr>
        <w:jc w:val="center"/>
        <w:spacing w:before="120" w:after="120" w:line="240" w:lineRule="auto"/>
      </w:pPr>
      <m:oMathPara>
        <m:oMathParaPr>
          <m:jc m:val="center"/>
        </m:oMathParaPr>
        <m:oMath>
          <m:r>
            <w:rPr>
              <w:rFonts w:ascii="Cambria Math" w:hAnsi="Cambria Math"/>
              <w:sz w:val="22"/>
              <w:szCs w:val="22"/>
            </w:rPr>
            <m:t>E[</m:t>
          </m:r>
          <m:nary>
            <m:naryPr>
              <m:chr m:val="∑"/>
              <m:limLoc m:val="undOvr"/>
            </m:naryPr>
            <m:sub>
              <m:r>
                <w:rPr>
                  <w:rFonts w:ascii="Cambria Math" w:hAnsi="Cambria Math"/>
                  <w:sz w:val="22"/>
                  <w:szCs w:val="22"/>
                </w:rPr>
                <m:t>j=1</m:t>
              </m:r>
            </m:sub>
            <m:sup>
              <m:r>
                <w:rPr>
                  <w:rFonts w:ascii="Cambria Math" w:hAnsi="Cambria Math"/>
                  <w:sz w:val="22"/>
                  <w:szCs w:val="22"/>
                </w:rPr>
                <m:t>J</m:t>
              </m:r>
            </m:sup>
            <m:e>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r>
            <w:rPr>
              <w:rFonts w:ascii="Cambria Math" w:hAnsi="Cambria Math"/>
              <w:sz w:val="22"/>
              <w:szCs w:val="22"/>
            </w:rPr>
            <m:t>=</m:t>
          </m:r>
          <m:nary>
            <m:naryPr>
              <m:chr m:val="∑"/>
              <m:limLoc m:val="undOvr"/>
            </m:naryPr>
            <m:sub>
              <m:r>
                <w:rPr>
                  <w:rFonts w:ascii="Cambria Math" w:hAnsi="Cambria Math"/>
                  <w:sz w:val="22"/>
                  <w:szCs w:val="22"/>
                </w:rPr>
                <m:t>j=1</m:t>
              </m:r>
            </m:sub>
            <m:sup>
              <m:r>
                <w:rPr>
                  <w:rFonts w:ascii="Cambria Math" w:hAnsi="Cambria Math"/>
                  <w:sz w:val="22"/>
                  <w:szCs w:val="22"/>
                </w:rPr>
                <m:t>J</m:t>
              </m:r>
            </m:sup>
            <m:e>
              <m:f>
                <m:num>
                  <m:r>
                    <w:rPr>
                      <w:rFonts w:ascii="Cambria Math" w:hAnsi="Cambria Math"/>
                      <w:sz w:val="22"/>
                      <w:szCs w:val="22"/>
                    </w:rPr>
                    <m:t>N−</m:t>
                  </m:r>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e>
          </m:nary>
        </m:oMath>
      </m:oMathPara>
    </w:p>
    <w:p>
      <w:pPr>
        <w:jc w:val="center"/>
        <w:spacing w:before="120" w:after="120" w:line="240" w:lineRule="auto"/>
      </w:pPr>
      <m:oMathPara>
        <m:oMathParaPr>
          <m:jc m:val="center"/>
        </m:oMathParaPr>
        <m:oMath>
          <m:r>
            <w:rPr>
              <w:rFonts w:ascii="Cambria Math" w:hAnsi="Cambria Math"/>
              <w:sz w:val="22"/>
              <w:szCs w:val="22"/>
            </w:rPr>
            <m:t>=</m:t>
          </m:r>
          <m:f>
            <m:num>
              <m:r>
                <w:rPr>
                  <w:rFonts w:ascii="Cambria Math" w:hAnsi="Cambria Math"/>
                  <w:sz w:val="22"/>
                  <w:szCs w:val="22"/>
                </w:rPr>
                <m:t>JN−</m:t>
              </m:r>
              <m:nary>
                <m:naryPr>
                  <m:chr m:val="∑"/>
                  <m:limLoc m:val="undOvr"/>
                  <m:supHide m:val="1"/>
                </m:naryPr>
                <m:sub>
                  <m:r>
                    <w:rPr>
                      <w:rFonts w:ascii="Cambria Math" w:hAnsi="Cambria Math"/>
                      <w:sz w:val="22"/>
                      <w:szCs w:val="22"/>
                    </w:rPr>
                    <m:t>j</m:t>
                  </m:r>
                </m:sub>
                <m:sup>
                  <m:r>
                    <w:rPr>
                      <w:rFonts w:ascii="Cambria Math" w:hAnsi="Cambria Math"/>
                      <w:sz w:val="22"/>
                      <w:szCs w:val="22"/>
                    </w:rPr>
                    <m:t/>
                  </m:r>
                </m:sup>
                <m:e>
                  <m:sSub>
                    <m:e>
                      <m:r>
                        <w:rPr>
                          <w:rFonts w:ascii="Cambria Math" w:hAnsi="Cambria Math"/>
                          <w:sz w:val="22"/>
                          <w:szCs w:val="22"/>
                        </w:rPr>
                        <m:t>n</m:t>
                      </m:r>
                    </m:e>
                    <m:sub>
                      <m:r>
                        <w:rPr>
                          <w:rFonts w:ascii="Cambria Math" w:hAnsi="Cambria Math"/>
                          <w:sz w:val="22"/>
                          <w:szCs w:val="22"/>
                        </w:rPr>
                        <m:t>j</m:t>
                      </m:r>
                    </m:sub>
                  </m:sSub>
                </m:e>
              </m:nary>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num>
              <m:r>
                <w:rPr>
                  <w:rFonts w:ascii="Cambria Math" w:hAnsi="Cambria Math"/>
                  <w:sz w:val="22"/>
                  <w:szCs w:val="22"/>
                </w:rPr>
                <m:t>N(J−1)</m:t>
              </m:r>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pPr>
      <w:r>
        <w:rPr>
          <w:rFonts w:ascii="Verdana" w:hAnsi="Verdana"/>
          <w:sz w:val="20"/>
        </w:rPr>
        <w:t xml:space="preserve">This step uses linearity of expectation. It does not require the group means to be independent.</w:t>
      </w:r>
    </w:p>
    <w:p>
      <w:pPr>
        <w:pStyle w:val="BodyText"/>
        <w:spacing w:line="480" w:lineRule="auto"/>
        <w:keepNext/>
      </w:pPr>
      <w:r>
        <w:rPr>
          <w:rFonts w:ascii="Verdana" w:hAnsi="Verdana"/>
          <w:sz w:val="20"/>
        </w:rPr>
        <w:t xml:space="preserve">The sorting measure is</w:t>
      </w:r>
    </w:p>
    <w:p>
      <w:pPr>
        <w:jc w:val="center"/>
        <w:spacing w:before="120" w:after="120" w:line="240" w:lineRule="auto"/>
      </w:pPr>
      <m:oMathPara>
        <m:oMathParaPr>
          <m:jc m:val="center"/>
        </m:oMathParaPr>
        <m:oMath>
          <m:sSub>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num>
              <m:nary>
                <m:naryPr>
                  <m:chr m:val="∑"/>
                  <m:limLoc m:val="undOvr"/>
                  <m:supHide m:val="1"/>
                </m:naryPr>
                <m:sub>
                  <m:r>
                    <w:rPr>
                      <w:rFonts w:ascii="Cambria Math" w:hAnsi="Cambria Math"/>
                      <w:sz w:val="22"/>
                      <w:szCs w:val="22"/>
                    </w:rPr>
                    <m:t>j</m:t>
                  </m:r>
                </m:sub>
                <m:sup>
                  <m:r>
                    <w:rPr>
                      <w:rFonts w:ascii="Cambria Math" w:hAnsi="Cambria Math"/>
                      <w:sz w:val="22"/>
                      <w:szCs w:val="22"/>
                    </w:rPr>
                    <m:t/>
                  </m:r>
                </m:sup>
                <m:e>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pPr>
        <w:pStyle w:val="BodyText"/>
        <w:spacing w:line="480" w:lineRule="auto"/>
        <w:keepNext/>
      </w:pPr>
      <w:r>
        <w:rPr>
          <w:rFonts w:ascii="Verdana" w:hAnsi="Verdana"/>
          <w:sz w:val="20"/>
        </w:rPr>
        <w:t xml:space="preserve">Its denominator is the fixed quantity </w:t>
      </w:r>
      <m:oMath>
        <m:r>
          <w:rPr>
            <w:rFonts w:ascii="Cambria Math" w:hAnsi="Cambria Math"/>
            <w:sz w:val="22"/>
            <w:szCs w:val="22"/>
          </w:rPr>
          <m:t>N</m:t>
        </m:r>
      </m:oMath>
      <w:r>
        <w:rPr>
          <w:rFonts w:ascii="Verdana" w:hAnsi="Verdana"/>
          <w:sz w:val="20"/>
        </w:rPr>
        <w:t xml:space="preserve"> times </w:t>
      </w:r>
      <m:oMath>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oMath>
      <w:r>
        <w:rPr>
          <w:rFonts w:ascii="Verdana" w:hAnsi="Verdana"/>
          <w:sz w:val="20"/>
        </w:rPr>
        <w:t xml:space="preserve">. Consequently,</w:t>
      </w:r>
    </w:p>
    <w:p>
      <w:pPr>
        <w:jc w:val="center"/>
        <w:spacing w:before="120" w:after="120" w:line="240" w:lineRule="auto"/>
      </w:pPr>
      <m:oMathPara>
        <m:oMathParaPr>
          <m:jc m:val="center"/>
        </m:oMathParaPr>
        <m:oMath>
          <m:r>
            <w:rPr>
              <w:rFonts w:ascii="Cambria Math" w:hAnsi="Cambria Math"/>
              <w:sz w:val="22"/>
              <w:szCs w:val="22"/>
            </w:rPr>
            <m:t>E[</m:t>
          </m:r>
          <m:sSub>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r>
            <w:rPr>
              <w:rFonts w:ascii="Cambria Math" w:hAnsi="Cambria Math"/>
              <w:sz w:val="22"/>
              <w:szCs w:val="22"/>
            </w:rPr>
            <m:t>=</m:t>
          </m:r>
          <m:f>
            <m:num>
              <m:f>
                <m:num>
                  <m:r>
                    <w:rPr>
                      <w:rFonts w:ascii="Cambria Math" w:hAnsi="Cambria Math"/>
                      <w:sz w:val="22"/>
                      <w:szCs w:val="22"/>
                    </w:rPr>
                    <m:t>N(J−1)</m:t>
                  </m:r>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num>
            <m:den>
              <m:r>
                <w:rPr>
                  <w:rFonts w:ascii="Cambria Math" w:hAnsi="Cambria Math"/>
                  <w:sz w:val="22"/>
                  <w:szCs w:val="22"/>
                </w:rPr>
                <m:t>N</m:t>
              </m:r>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den>
          </m:f>
          <m:r>
            <w:rPr>
              <w:rFonts w:ascii="Cambria Math" w:hAnsi="Cambria Math"/>
              <w:sz w:val="22"/>
              <w:szCs w:val="22"/>
            </w:rPr>
            <m:t>=</m:t>
          </m:r>
          <m:f>
            <m:num>
              <m:r>
                <w:rPr>
                  <w:rFonts w:ascii="Cambria Math" w:hAnsi="Cambria Math"/>
                  <w:sz w:val="22"/>
                  <w:szCs w:val="22"/>
                </w:rPr>
                <m:t>J−1</m:t>
              </m:r>
            </m:num>
            <m:den>
              <m:r>
                <w:rPr>
                  <w:rFonts w:ascii="Cambria Math" w:hAnsi="Cambria Math"/>
                  <w:sz w:val="22"/>
                  <w:szCs w:val="22"/>
                </w:rPr>
                <m:t>N−1</m:t>
              </m:r>
            </m:den>
          </m:f>
          <m:r>
            <w:rPr>
              <w:rFonts w:ascii="Cambria Math" w:hAnsi="Cambria Math"/>
              <w:sz w:val="22"/>
              <w:szCs w:val="22"/>
            </w:rPr>
            <m:t>.</m:t>
          </m:r>
        </m:oMath>
      </m:oMathPara>
    </w:p>
    <w:p>
      <w:pPr>
        <w:pStyle w:val="BodyText"/>
        <w:spacing w:line="480" w:lineRule="auto"/>
      </w:pPr>
      <w:r>
        <w:rPr>
          <w:rFonts w:ascii="Verdana" w:hAnsi="Verdana"/>
          <w:sz w:val="20"/>
        </w:rPr>
        <w:t xml:space="preserve">This result gives the sorting expected from random allocation alone. For fixed </w:t>
      </w:r>
      <m:oMath>
        <m:r>
          <w:rPr>
            <w:rFonts w:ascii="Cambria Math" w:hAnsi="Cambria Math"/>
            <w:sz w:val="22"/>
            <w:szCs w:val="22"/>
          </w:rPr>
          <m:t>N</m:t>
        </m:r>
      </m:oMath>
      <w:r>
        <w:rPr>
          <w:rFonts w:ascii="Verdana" w:hAnsi="Verdana"/>
          <w:sz w:val="20"/>
        </w:rPr>
        <w:t xml:space="preserve"> and </w:t>
      </w:r>
      <m:oMath>
        <m:r>
          <w:rPr>
            <w:rFonts w:ascii="Cambria Math" w:hAnsi="Cambria Math"/>
            <w:sz w:val="22"/>
            <w:szCs w:val="22"/>
          </w:rPr>
          <m:t>J</m:t>
        </m:r>
      </m:oMath>
      <w:r>
        <w:rPr>
          <w:rFonts w:ascii="Verdana" w:hAnsi="Verdana"/>
          <w:sz w:val="20"/>
        </w:rPr>
        <w:t xml:space="preserve">,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25181129" w14:textId="77777777" w:rsidR="00CB3150" w:rsidRDefault="00000000">
      <w:pPr>
        <w:pStyle w:val="Heading1"/>
      </w:pPr>
      <w:bookmarkStart w:id="51" w:name="X8a33aa523801c967d2fea04397cc8e7252f71fa"/>
      <w:bookmarkEnd w:id="45"/>
      <w:bookmarkEnd w:id="50"/>
      <w:r>
        <w:t>Appendix 4B Sources for the equations and completed results</w:t>
      </w:r>
    </w:p>
    <w:p w14:paraId="27572571"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554427D5"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32B8F0AB"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BF5A53C" w14:textId="77777777" w:rsidR="00CB3150" w:rsidRDefault="00000000">
      <w:pPr>
        <w:pStyle w:val="BodyText"/>
      </w:pPr>
      <w:r>
        <w:lastRenderedPageBreak/>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9D0FC30"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01678DFD" w14:textId="77777777" w:rsidR="00CB3150" w:rsidRDefault="00000000">
      <w:pPr>
        <w:pStyle w:val="BodyText"/>
      </w:pPr>
      <w:r>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CBEE07F"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41B7742E"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35F0DA4F" w14:textId="77777777" w:rsidR="00CB3150" w:rsidRDefault="00000000">
      <w:pPr>
        <w:pStyle w:val="BodyText"/>
      </w:pPr>
      <w:r>
        <w:lastRenderedPageBreak/>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73F3DB1E"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6D2A069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04C5A21"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0C2A542C"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EEBC798" w14:textId="77777777" w:rsidR="00CB3150" w:rsidRDefault="00000000">
      <w:pPr>
        <w:pStyle w:val="BodyText"/>
      </w:pPr>
      <w:r>
        <w:lastRenderedPageBreak/>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4654EF7F"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4374AB29"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6DD71D6E" w14:textId="77777777"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rsidR="005E5BEF">
        <w:noBreakHyphen/>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7091077C" w14:textId="77777777"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rsidR="005E5BEF">
        <w:noBreakHyphen/>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51"/>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CDCF74" w14:textId="77777777" w:rsidR="0098579C" w:rsidRDefault="0098579C">
      <w:pPr>
        <w:spacing w:after="0" w:line="240" w:lineRule="auto"/>
      </w:pPr>
      <w:r>
        <w:separator/>
      </w:r>
    </w:p>
  </w:endnote>
  <w:endnote w:type="continuationSeparator" w:id="0">
    <w:p w14:paraId="46267BAC" w14:textId="77777777" w:rsidR="0098579C" w:rsidRDefault="00985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2AE31"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35E89" w14:textId="77777777" w:rsidR="0098579C" w:rsidRDefault="0098579C">
      <w:pPr>
        <w:spacing w:after="0" w:line="240" w:lineRule="auto"/>
      </w:pPr>
      <w:r>
        <w:separator/>
      </w:r>
    </w:p>
  </w:footnote>
  <w:footnote w:type="continuationSeparator" w:id="0">
    <w:p w14:paraId="0F1BCA56" w14:textId="77777777" w:rsidR="0098579C" w:rsidRDefault="00985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935E3"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35CD0"/>
    <w:rsid w:val="00944396"/>
    <w:rsid w:val="00950606"/>
    <w:rsid w:val="009701B6"/>
    <w:rsid w:val="00981AD6"/>
    <w:rsid w:val="0098579C"/>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EF618"/>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microsoft.com/office/2011/relationships/people" Target="people.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60</Pages>
  <Words>16106</Words>
  <Characters>91805</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67</cp:revision>
  <cp:lastPrinted>2026-10-13T22:22:00Z</cp:lastPrinted>
  <dcterms:created xsi:type="dcterms:W3CDTF">2026-10-12T00:06:00Z</dcterms:created>
  <dcterms:modified xsi:type="dcterms:W3CDTF">2026-10-15T18:02:00Z</dcterms:modified>
</cp:coreProperties>
</file>