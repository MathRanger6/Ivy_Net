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rsidR="00CB3150" w:rsidRDefault="00670B8B" w14:paraId="3215117A" w14:textId="77777777">
      <w:pPr>
        <w:pStyle w:val="Title"/>
      </w:pPr>
      <w:r>
        <w:t>Chapter 4 — A model of competitive congestion and advancement</w:t>
      </w:r>
    </w:p>
    <w:p w:rsidR="00CB3150" w:rsidRDefault="00670B8B" w14:paraId="6D4C3F32" w14:textId="77777777">
      <w:pPr>
        <w:pStyle w:val="Heading1"/>
      </w:pPr>
      <w:bookmarkStart w:name="X166b1176d9c834602c4793dd44ed9435b820f4f" w:id="0"/>
      <w:r>
        <w:t>Individual performance and success in groups</w:t>
      </w:r>
    </w:p>
    <w:p w:rsidR="00CB3150" w:rsidRDefault="7C2906E5" w14:paraId="2121651D" w14:textId="511CE38F">
      <w:r>
        <w:t xml:space="preserve">Individuals develop, work, and demonstrate their capabilities alongside others. Advancement, however, depends on how their accomplishments are recognized and how opportunities are allocated. </w:t>
      </w:r>
      <w:commentRangeStart w:id="1"/>
      <w:r w:rsidR="009D2515">
        <w:t xml:space="preserve">Strong peers can accelerate individual development and performance, but those same peers can also intensify competition for attention, responsibility, and recognition. </w:t>
      </w:r>
      <w:commentRangeEnd w:id="1"/>
      <w:r w:rsidR="009D2515">
        <w:rPr>
          <w:rStyle w:val="CommentReference"/>
          <w:sz w:val="20"/>
          <w:szCs w:val="20"/>
        </w:rPr>
        <w:commentReference w:id="1"/>
      </w:r>
      <w:r w:rsidR="009D2515">
        <w:t xml:space="preserve">The same environment that elevates performance can therefore make advancement </w:t>
      </w:r>
      <w:r w:rsidR="00314C31">
        <w:t>m</w:t>
      </w:r>
      <w:r w:rsidR="009D2515">
        <w:t>or</w:t>
      </w:r>
      <w:r w:rsidR="00314C31">
        <w:t>e</w:t>
      </w:r>
      <w:r w:rsidR="009D2515">
        <w:t xml:space="preserve"> difficult, with the net effect varying across individuals. </w:t>
      </w:r>
      <w:r w:rsidR="00681BD3">
        <w:t>We observe the phenomenon that s</w:t>
      </w:r>
      <w:r w:rsidRPr="009D2515" w:rsidR="009D2515">
        <w:t>imilar individuals placed in different environments may consequently experience very different chances of ultimately advancing.</w:t>
      </w:r>
      <w:r w:rsidR="00681BD3">
        <w:t xml:space="preserve">  We therefore expect advancement to reflect the interaction between individual performance and the environment in which that performance is developed and evaluated.</w:t>
      </w:r>
    </w:p>
    <w:p w:rsidR="00CB3150" w:rsidRDefault="00681BD3" w14:paraId="1930DE6E" w14:textId="69477853">
      <w:pPr>
        <w:pStyle w:val="BodyText"/>
      </w:pPr>
      <w:r>
        <w:rPr>
          <w:rStyle w:val="Strong"/>
        </w:rPr>
        <w:t>What features of an individual’s local environment determine whether that environment ultimately helps or hinders advancement, and how do those effects interact with individual performance?</w:t>
      </w:r>
      <w:r>
        <w:t xml:space="preserve"> This chapter connects the local social environments studied in network science with the allocation of recognition and advancement studied in the science of success. </w:t>
      </w:r>
      <w:r>
        <w:rPr>
          <w:rStyle w:val="Strong"/>
        </w:rPr>
        <w:t>More specifically, how does the composition of an individual’s group affect subsequent selection among people with comparable performance?</w:t>
      </w:r>
      <w:r>
        <w:t xml:space="preserve">  </w:t>
      </w:r>
      <w:commentRangeStart w:id="2"/>
      <w:r w:rsidR="7C2906E5">
        <w:t xml:space="preserve">Scientific teams, organizational </w:t>
      </w:r>
      <w:r>
        <w:t xml:space="preserve">military </w:t>
      </w:r>
      <w:r w:rsidR="7C2906E5">
        <w:t>units, and athletic teams provide different settings in which to investigate this relationship. The phenomenon, rather than any one institutional setting, is the object of the model.</w:t>
      </w:r>
      <w:commentRangeEnd w:id="2"/>
      <w:r w:rsidR="7C2906E5">
        <w:rPr>
          <w:rStyle w:val="CommentReference"/>
          <w:sz w:val="20"/>
          <w:szCs w:val="20"/>
        </w:rPr>
        <w:commentReference w:id="2"/>
      </w:r>
    </w:p>
    <w:p w:rsidR="00CB3150" w:rsidRDefault="00DD0460" w14:paraId="02D1F416" w14:textId="02410B4D">
      <w:pPr>
        <w:pStyle w:val="BodyText"/>
      </w:pPr>
      <w:r>
        <w:t xml:space="preserve">Here, </w:t>
      </w:r>
      <w:commentRangeStart w:id="3"/>
      <w:r>
        <w:t>w</w:t>
      </w:r>
      <w:r w:rsidR="6A8D71F1">
        <w:t xml:space="preserve">e develop </w:t>
      </w:r>
      <w:r>
        <w:t xml:space="preserve">a model </w:t>
      </w:r>
      <w:r w:rsidR="00593201">
        <w:t xml:space="preserve">of </w:t>
      </w:r>
      <w:r>
        <w:t xml:space="preserve">competitive congestion and advancement by starting from the simplest account </w:t>
      </w:r>
      <w:r w:rsidR="6A8D71F1">
        <w:t>of selection</w:t>
      </w:r>
      <w:commentRangeEnd w:id="3"/>
      <w:r>
        <w:rPr>
          <w:rStyle w:val="CommentReference"/>
          <w:sz w:val="20"/>
          <w:szCs w:val="20"/>
        </w:rPr>
        <w:commentReference w:id="3"/>
      </w:r>
      <w:r>
        <w:t xml:space="preserve"> and successively introduc</w:t>
      </w:r>
      <w:r w:rsidR="00593201">
        <w:t>ing</w:t>
      </w:r>
      <w:r>
        <w:t xml:space="preserve"> features absent from the preceding model, until we have specified a plausible advancement mechanism.  </w:t>
      </w:r>
      <w:r w:rsidR="00593201">
        <w:t>We begin with a naïve benchmark</w:t>
      </w:r>
      <w:r w:rsidR="0037031A">
        <w:t xml:space="preserve"> in which </w:t>
      </w:r>
      <w:r>
        <w:t xml:space="preserve">individuals </w:t>
      </w:r>
      <w:r w:rsidR="0037031A">
        <w:t xml:space="preserve">are ranked solely </w:t>
      </w:r>
      <w:r>
        <w:t xml:space="preserve">by their performance and the </w:t>
      </w:r>
      <w:r>
        <w:t>highest-ranked candidates</w:t>
      </w:r>
      <w:r w:rsidR="0037031A">
        <w:t xml:space="preserve"> are selected</w:t>
      </w:r>
      <w:r>
        <w:t xml:space="preserve">. </w:t>
      </w:r>
      <w:r w:rsidR="0037031A">
        <w:t xml:space="preserve">We then relax the assumption of </w:t>
      </w:r>
      <w:r>
        <w:t>perfect selection</w:t>
      </w:r>
      <w:r w:rsidR="00FA6DF7">
        <w:t xml:space="preserve"> </w:t>
      </w:r>
      <w:r w:rsidR="0037031A">
        <w:t>by</w:t>
      </w:r>
      <w:r w:rsidR="00FA6DF7">
        <w:t xml:space="preserve"> introduc</w:t>
      </w:r>
      <w:r w:rsidR="0037031A">
        <w:t>ing</w:t>
      </w:r>
      <w:r w:rsidR="00F7222B">
        <w:t xml:space="preserve"> stochasticity</w:t>
      </w:r>
      <w:r w:rsidR="0037031A">
        <w:t>, allowing higher performance</w:t>
      </w:r>
      <w:r w:rsidR="00FA6DF7">
        <w:t xml:space="preserve"> </w:t>
      </w:r>
      <w:r w:rsidR="0037031A">
        <w:t xml:space="preserve">to improve an individual’s chances of advancement without guaranteeing selection.  Next we introduce </w:t>
      </w:r>
      <w:r>
        <w:t xml:space="preserve">group composition </w:t>
      </w:r>
      <w:r w:rsidR="0037031A">
        <w:t xml:space="preserve">and ask whether the presence of strong peers alters competitive standing, even when individual performance is held fixed.  We then consider alternative ways to define peer strength and competitive pressure.  </w:t>
      </w:r>
      <w:r w:rsidR="00450FEE">
        <w:t>We then parameterize this local competitive mechanism and use Maximum Likelihood Estimation to connect the model to observed data. Finally, we introduce a generative assignment mechanism that allows us to construct artificial groups with controlled levels of sorting and use those groups to examine the model under controlled experimental conditions.</w:t>
      </w:r>
    </w:p>
    <w:p w:rsidR="00CB3150" w:rsidRDefault="00670B8B" w14:paraId="4B8DA677" w14:textId="77777777">
      <w:pPr>
        <w:pStyle w:val="Heading1"/>
      </w:pPr>
      <w:bookmarkStart w:name="Xfada5e96b17685afb9851f145398c9afa85bcfe" w:id="4"/>
      <w:bookmarkEnd w:id="0"/>
      <w:r>
        <w:t>Selecting the highest performing individuals</w:t>
      </w:r>
    </w:p>
    <w:p w:rsidR="00CB3150" w:rsidRDefault="00EC57FE" w14:paraId="434220B9" w14:textId="084A3B54">
      <w:pPr>
        <w:pStyle w:val="BodyText"/>
      </w:pPr>
      <w:r w:rsidRPr="00E01D6D">
        <w:rPr>
          <w:rStyle w:val="Strong"/>
          <w:b w:val="0"/>
          <w:bCs w:val="0"/>
        </w:rPr>
        <w:t xml:space="preserve">The simplest model ranks all individuals in the population by performance and selects the top </w:t>
      </w:r>
      <m:oMath>
        <m:r>
          <w:rPr>
            <w:rFonts w:ascii="Cambria Math" w:hAnsi="Cambria Math"/>
            <w:sz w:val="22"/>
            <w:szCs w:val="22"/>
          </w:rPr>
          <m:t>K</m:t>
        </m:r>
      </m:oMath>
      <w:r w:rsidRPr="00E01D6D">
        <w:rPr>
          <w:rStyle w:val="Strong"/>
          <w:b w:val="0"/>
          <w:bCs w:val="0"/>
        </w:rPr>
        <w:t xml:space="preserve"> candidates for a limited number of advancement opportunities.</w:t>
      </w:r>
      <w:r w:rsidRPr="00E01D6D">
        <w:rPr>
          <w:b/>
        </w:rPr>
        <w:t xml:space="preserve"> </w:t>
      </w:r>
      <w:r>
        <w:t>Consider a population of individuals who perform a task in teams. Over a period of activity, each accumulates a record of per</w:t>
      </w:r>
      <w:r w:rsidRPr="00E01D6D">
        <w:rPr>
          <w:b/>
          <w:bCs/>
        </w:rPr>
        <w:t>f</w:t>
      </w:r>
      <w:r>
        <w:t>ormance. At the end of that period, a decision maker allocates the available opportunities among the eligible individuals</w:t>
      </w:r>
      <w:r w:rsidR="00F7222B">
        <w:t xml:space="preserve"> in the population</w:t>
      </w:r>
      <w:r>
        <w:t>. In our first model, the decision maker can observe and compare performance perfectly. Everyone is ranked, and the highest-ranked individuals receive the available places. We call this performance-only, deterministic top-</w:t>
      </w:r>
      <m:oMath>
        <m:r>
          <w:rPr>
            <w:rFonts w:ascii="Cambria Math" w:hAnsi="Cambria Math"/>
            <w:sz w:val="22"/>
            <w:szCs w:val="22"/>
          </w:rPr>
          <m:t>K</m:t>
        </m:r>
      </m:oMath>
      <w:r>
        <w:t xml:space="preserve"> model the naïve benchmark</w:t>
      </w:r>
      <w:r w:rsidR="005F3E29">
        <w:t xml:space="preserve">.  </w:t>
      </w:r>
      <w:commentRangeStart w:id="5"/>
      <w:r w:rsidR="432615F6">
        <w:t>A season followed by an athletic draft offers one concrete illustration.</w:t>
      </w:r>
      <w:commentRangeEnd w:id="5"/>
      <w:r w:rsidR="00836CDC">
        <w:rPr>
          <w:rStyle w:val="CommentReference"/>
          <w:sz w:val="20"/>
          <w:szCs w:val="20"/>
        </w:rPr>
        <w:commentReference w:id="5"/>
      </w:r>
      <w:r w:rsidR="432615F6">
        <w:t xml:space="preserve"> </w:t>
      </w:r>
    </w:p>
    <w:p w:rsidR="00CB3150" w:rsidRDefault="00670B8B" w14:paraId="5AEE2D5A" w14:textId="77777777">
      <w:pPr>
        <w:pStyle w:val="Heading2"/>
        <w:numPr>
          <w:ilvl w:val="1"/>
          <w:numId w:val="18"/>
        </w:numPr>
      </w:pPr>
      <w:bookmarkStart w:name="performance-and-the-selection-population" w:id="6"/>
      <w:r>
        <w:t>Performance and the selection population</w:t>
      </w:r>
    </w:p>
    <w:p w:rsidR="00CB3150" w:rsidRDefault="00670B8B" w14:paraId="7E4EAEDB" w14:textId="77777777">
      <w:r>
        <w:t xml:space="preserve">We summarize the record entering selection by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oMath>
      <w:r>
        <w:t xml:space="preserve">, the performance characteristic of individual </w:t>
      </w:r>
      <m:oMath>
        <m:r>
          <w:rPr>
            <w:rFonts w:ascii="Cambria Math" w:hAnsi="Cambria Math" w:eastAsia="Cambria Math" w:cs="Cambria Math"/>
            <w:sz w:val="22"/>
            <w:szCs w:val="22"/>
          </w:rPr>
          <m:t>i</m:t>
        </m:r>
      </m:oMath>
      <w:r>
        <w:t xml:space="preserve">. </w:t>
      </w:r>
      <m:oMath>
        <m:r>
          <w:rPr>
            <w:rFonts w:ascii="Cambria Math" w:hAnsi="Cambria Math" w:eastAsia="Cambria Math" w:cs="Cambria Math"/>
            <w:sz w:val="22"/>
            <w:szCs w:val="22"/>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oMath>
      <w:r>
        <w:t xml:space="preserve"> may be a measured performance statistic or a specified characteristic in a </w:t>
      </w:r>
      <w:r>
        <w:t xml:space="preserve">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oMath>
      <w:r>
        <w:t>, rather than a claim that empirical performance reveals underlying talent without error.</w:t>
      </w:r>
    </w:p>
    <w:p w:rsidR="00CB3150" w:rsidRDefault="00670B8B" w14:paraId="5CF1CB7F" w14:textId="7422F087">
      <w:pPr>
        <w:pStyle w:val="BodyText"/>
      </w:pPr>
      <w:r>
        <w:t>Let</w:t>
      </w:r>
      <w:r w:rsidR="003A1DEB">
        <w:t xml:space="preserve"> </w:t>
      </w:r>
      <m:oMath>
        <m:r>
          <m:rPr>
            <m:scr m:val="script"/>
            <m:sty m:val="p"/>
          </m:rPr>
          <w:rPr>
            <w:rFonts w:ascii="Cambria Math" w:hAnsi="Cambria Math"/>
            <w:sz w:val="22"/>
            <w:szCs w:val="22"/>
          </w:rPr>
          <m:t>E</m:t>
        </m:r>
      </m:oMath>
      <w:r w:rsidR="003A1DEB">
        <w:t xml:space="preserve"> </w:t>
      </w:r>
      <w:r>
        <w:t>be the set of eligible individuals, with</w:t>
      </w:r>
      <w:r w:rsidR="003A1DEB">
        <w:t xml:space="preserve"> </w:t>
      </w:r>
      <m:oMath>
        <m:d>
          <m:dPr>
            <m:begChr m:val="|"/>
            <m:endChr m:val="|"/>
            <m:ctrlPr>
              <w:rPr>
                <w:rFonts w:ascii="Cambria Math" w:hAnsi="Cambria Math"/>
                <w:sz w:val="22"/>
                <w:szCs w:val="22"/>
              </w:rPr>
            </m:ctrlPr>
          </m:dPr>
          <m:e>
            <m:r>
              <m:rPr>
                <m:scr m:val="script"/>
                <m:sty m:val="p"/>
              </m:rPr>
              <w:rPr>
                <w:rFonts w:ascii="Cambria Math" w:hAnsi="Cambria Math"/>
                <w:sz w:val="22"/>
                <w:szCs w:val="22"/>
              </w:rPr>
              <m:t>E</m:t>
            </m:r>
          </m:e>
        </m:d>
        <m:r>
          <w:rPr>
            <w:rFonts w:ascii="Cambria Math" w:hAnsi="Cambria Math"/>
            <w:sz w:val="22"/>
            <w:szCs w:val="22"/>
          </w:rPr>
          <m:t>=N</m:t>
        </m:r>
      </m:oMath>
      <w:r w:rsidR="003A1DEB">
        <w:t xml:space="preserve"> </w:t>
      </w:r>
      <w:r>
        <w:t xml:space="preserve">members. Index groups by </w:t>
      </w:r>
      <m:oMath>
        <m:r>
          <w:rPr>
            <w:rFonts w:ascii="Cambria Math" w:hAnsi="Cambria Math" w:eastAsia="Cambria Math" w:cs="Cambria Math"/>
            <w:sz w:val="22"/>
            <w:szCs w:val="22"/>
          </w:rPr>
          <m:t>j</m:t>
        </m:r>
      </m:oMath>
      <w:r>
        <w:t xml:space="preserve">, and let </w:t>
      </w:r>
      <m:oMath>
        <m:r>
          <w:rPr>
            <w:rFonts w:ascii="Cambria Math" w:hAnsi="Cambria Math" w:eastAsia="Cambria Math" w:cs="Cambria Math"/>
            <w:sz w:val="22"/>
            <w:szCs w:val="22"/>
          </w:rPr>
          <m:t>g</m:t>
        </m:r>
        <m:r>
          <m:rPr>
            <m:sty m:val="p"/>
          </m:rPr>
          <w:rPr>
            <w:rFonts w:ascii="Cambria Math" w:hAnsi="Cambria Math" w:eastAsia="Cambria Math" w:cs="Cambria Math"/>
            <w:sz w:val="22"/>
            <w:szCs w:val="22"/>
          </w:rPr>
          <m:t>(</m:t>
        </m:r>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oMath>
      <w:r>
        <w:t xml:space="preserve"> </w:t>
      </w:r>
      <w:r w:rsidR="6A8D71F1">
        <w:t xml:space="preserve">identify the group containing individual </w:t>
      </w:r>
      <m:oMath>
        <m:r>
          <w:rPr>
            <w:rFonts w:ascii="Cambria Math" w:hAnsi="Cambria Math" w:eastAsia="Cambria Math" w:cs="Cambria Math"/>
            <w:sz w:val="22"/>
            <w:szCs w:val="22"/>
          </w:rPr>
          <m:t>i</m:t>
        </m:r>
      </m:oMath>
      <w:r>
        <w:t xml:space="preserve">. Group </w:t>
      </w:r>
      <m:oMath>
        <m:r>
          <w:rPr>
            <w:rFonts w:ascii="Cambria Math" w:hAnsi="Cambria Math" w:eastAsia="Cambria Math" w:cs="Cambria Math"/>
            <w:sz w:val="22"/>
            <w:szCs w:val="22"/>
          </w:rPr>
          <m:t>j</m:t>
        </m:r>
      </m:oMath>
      <w:r>
        <w:t xml:space="preserve"> </w:t>
      </w:r>
      <w:r w:rsidR="6A8D71F1">
        <w:t xml:space="preserve">contains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oMath>
      <w:r>
        <w:t xml:space="preserve"> individuals, all groups are nonempty, and their sizes sum to </w:t>
      </w:r>
      <m:oMath>
        <m:r>
          <w:rPr>
            <w:rFonts w:ascii="Cambria Math" w:hAnsi="Cambria Math" w:eastAsia="Cambria Math" w:cs="Cambria Math"/>
            <w:sz w:val="22"/>
            <w:szCs w:val="22"/>
          </w:rPr>
          <m:t>N</m:t>
        </m:r>
      </m:oMath>
      <w:r>
        <w:t>.</w:t>
      </w:r>
      <w:r w:rsidR="00190C6C">
        <w:t xml:space="preserve"> </w:t>
      </w:r>
      <w:r w:rsidR="6A8D71F1">
        <w:t xml:space="preserve"> </w:t>
      </w:r>
      <w:r w:rsidR="00190C6C">
        <w:t xml:space="preserve">Here selection is the measure of individual success and we </w:t>
      </w:r>
      <w:commentRangeStart w:id="7"/>
      <w:r w:rsidR="00190C6C">
        <w:t>l</w:t>
      </w:r>
      <w:r>
        <w:t xml:space="preserve">et </w:t>
      </w:r>
      <m:oMath>
        <m:r>
          <w:rPr>
            <w:rFonts w:ascii="Cambria Math" w:hAnsi="Cambria Math" w:eastAsia="Cambria Math" w:cs="Cambria Math"/>
            <w:sz w:val="22"/>
            <w:szCs w:val="22"/>
          </w:rPr>
          <m:t>K</m:t>
        </m:r>
      </m:oMath>
      <w:r>
        <w:t xml:space="preserve"> be the number of selection opportunities, with </w:t>
      </w:r>
      <m:oMath>
        <m:r>
          <w:rPr>
            <w:rFonts w:ascii="Cambria Math" w:hAnsi="Cambria Math" w:eastAsia="Cambria Math" w:cs="Cambria Math"/>
            <w:sz w:val="22"/>
            <w:szCs w:val="22"/>
          </w:rPr>
          <m:t>0</m:t>
        </m:r>
        <m:r>
          <m:rPr>
            <m:sty m:val="p"/>
          </m:rPr>
          <w:rPr>
            <w:rFonts w:ascii="Cambria Math" w:hAnsi="Cambria Math" w:eastAsia="Cambria Math" w:cs="Cambria Math"/>
            <w:sz w:val="22"/>
            <w:szCs w:val="22"/>
          </w:rPr>
          <m:t>≤</m:t>
        </m:r>
        <m:r>
          <w:rPr>
            <w:rFonts w:ascii="Cambria Math" w:hAnsi="Cambria Math" w:eastAsia="Cambria Math" w:cs="Cambria Math"/>
            <w:sz w:val="22"/>
            <w:szCs w:val="22"/>
          </w:rPr>
          <m:t>K</m:t>
        </m:r>
        <m:r>
          <m:rPr>
            <m:sty m:val="p"/>
          </m:rPr>
          <w:rPr>
            <w:rFonts w:ascii="Cambria Math" w:hAnsi="Cambria Math" w:eastAsia="Cambria Math" w:cs="Cambria Math"/>
            <w:sz w:val="22"/>
            <w:szCs w:val="22"/>
          </w:rPr>
          <m:t>≤</m:t>
        </m:r>
        <m:r>
          <w:rPr>
            <w:rFonts w:ascii="Cambria Math" w:hAnsi="Cambria Math" w:eastAsia="Cambria Math" w:cs="Cambria Math"/>
            <w:sz w:val="22"/>
            <w:szCs w:val="22"/>
          </w:rPr>
          <m:t>N</m:t>
        </m:r>
      </m:oMath>
      <w:r>
        <w:t xml:space="preserve">. </w:t>
      </w:r>
      <w:commentRangeEnd w:id="7"/>
      <w:r w:rsidR="00836CDC">
        <w:rPr>
          <w:rStyle w:val="CommentReference"/>
          <w:sz w:val="20"/>
          <w:szCs w:val="20"/>
        </w:rPr>
        <w:commentReference w:id="7"/>
      </w:r>
      <w:r w:rsidR="4685D27C">
        <w:t xml:space="preserve">The selection fraction </w:t>
      </w:r>
      <m:oMath>
        <m:r>
          <w:rPr>
            <w:rFonts w:ascii="Cambria Math" w:hAnsi="Cambria Math" w:eastAsia="Cambria Math" w:cs="Cambria Math"/>
            <w:sz w:val="22"/>
            <w:szCs w:val="22"/>
          </w:rPr>
          <m:t>K</m:t>
        </m:r>
        <m:r>
          <m:rPr>
            <m:sty m:val="p"/>
          </m:rPr>
          <w:rPr>
            <w:rFonts w:ascii="Cambria Math" w:hAnsi="Cambria Math" w:eastAsia="Cambria Math" w:cs="Cambria Math"/>
            <w:sz w:val="22"/>
            <w:szCs w:val="22"/>
          </w:rPr>
          <m:t>/</m:t>
        </m:r>
        <m:r>
          <w:rPr>
            <w:rFonts w:ascii="Cambria Math" w:hAnsi="Cambria Math" w:eastAsia="Cambria Math" w:cs="Cambria Math"/>
            <w:sz w:val="22"/>
            <w:szCs w:val="22"/>
          </w:rPr>
          <m:t>N</m:t>
        </m:r>
      </m:oMath>
      <w:r>
        <w:t xml:space="preserve"> describes the</w:t>
      </w:r>
      <w:r w:rsidR="00190C6C">
        <w:t xml:space="preserve"> selection</w:t>
      </w:r>
      <w:r>
        <w:t xml:space="preserve"> scarcity: smaller fractions mean fewer opportunities relative to the eligible population. We generally study </w:t>
      </w:r>
      <m:oMath>
        <m:r>
          <w:rPr>
            <w:rFonts w:ascii="Cambria Math" w:hAnsi="Cambria Math" w:eastAsia="Cambria Math" w:cs="Cambria Math"/>
            <w:sz w:val="22"/>
            <w:szCs w:val="22"/>
          </w:rPr>
          <m:t>0</m:t>
        </m:r>
        <m:r>
          <m:rPr>
            <m:sty m:val="p"/>
          </m:rPr>
          <w:rPr>
            <w:rFonts w:ascii="Cambria Math" w:hAnsi="Cambria Math" w:eastAsia="Cambria Math" w:cs="Cambria Math"/>
            <w:sz w:val="22"/>
            <w:szCs w:val="22"/>
          </w:rPr>
          <m:t>&lt;</m:t>
        </m:r>
        <m:r>
          <w:rPr>
            <w:rFonts w:ascii="Cambria Math" w:hAnsi="Cambria Math" w:eastAsia="Cambria Math" w:cs="Cambria Math"/>
            <w:sz w:val="22"/>
            <w:szCs w:val="22"/>
          </w:rPr>
          <m:t>K</m:t>
        </m:r>
        <m:r>
          <m:rPr>
            <m:sty m:val="p"/>
          </m:rPr>
          <w:rPr>
            <w:rFonts w:ascii="Cambria Math" w:hAnsi="Cambria Math" w:eastAsia="Cambria Math" w:cs="Cambria Math"/>
            <w:sz w:val="22"/>
            <w:szCs w:val="22"/>
          </w:rPr>
          <m:t>&lt;</m:t>
        </m:r>
        <m:r>
          <w:rPr>
            <w:rFonts w:ascii="Cambria Math" w:hAnsi="Cambria Math" w:eastAsia="Cambria Math" w:cs="Cambria Math"/>
            <w:sz w:val="22"/>
            <w:szCs w:val="22"/>
          </w:rPr>
          <m:t>N</m:t>
        </m:r>
      </m:oMath>
      <w:r>
        <w:t xml:space="preserve">, because selecting nobody or everybody leaves no variation in the binary outcome. Fixing </w:t>
      </w:r>
      <m:oMath>
        <m:r>
          <w:rPr>
            <w:rFonts w:ascii="Cambria Math" w:hAnsi="Cambria Math" w:eastAsia="Cambria Math" w:cs="Cambria Math"/>
            <w:sz w:val="22"/>
            <w:szCs w:val="22"/>
          </w:rPr>
          <m:t>K</m:t>
        </m:r>
      </m:oMath>
      <w:r>
        <w:t xml:space="preserve"> is a modeling assumption; it does not require that every application have an explicitly announced institutional quota.</w:t>
      </w:r>
    </w:p>
    <w:p w:rsidR="00CB3150" w:rsidRDefault="00670B8B" w14:paraId="4318BF52" w14:textId="77777777">
      <w:pPr>
        <w:pStyle w:val="Heading2"/>
        <w:numPr>
          <w:ilvl w:val="1"/>
          <w:numId w:val="18"/>
        </w:numPr>
      </w:pPr>
      <w:bookmarkStart w:name="the-score-and-the-selection-rule" w:id="8"/>
      <w:bookmarkEnd w:id="6"/>
      <w:r>
        <w:t>The score and the selection rule</w:t>
      </w:r>
    </w:p>
    <w:p w:rsidR="00CB3150" w:rsidRDefault="00D8262B" w14:paraId="2770941E" w14:textId="7B7269AB">
      <w:r w:rsidRPr="00D8262B">
        <w:t>We now formalize the naïve benchmark by distinguishing two operations: SCORE and SELECT.</w:t>
      </w:r>
      <w:r w:rsidR="00203D06">
        <w:t xml:space="preserve">  We distinguish the score used to </w:t>
      </w:r>
      <w:r w:rsidR="00563AF9">
        <w:t xml:space="preserve">summarize the information used to </w:t>
      </w:r>
      <w:r w:rsidR="00203D06">
        <w:t xml:space="preserve">compare candidates from the rule that </w:t>
      </w:r>
      <w:r w:rsidR="00563AF9">
        <w:t>converts those scores into advancement outcomes</w:t>
      </w:r>
      <w:r w:rsidR="00203D06">
        <w:t xml:space="preserve">. Write the score as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i</m:t>
            </m:r>
          </m:sub>
        </m:sSub>
      </m:oMath>
      <w:r w:rsidR="00203D06">
        <w:t>. In this simplest model, individual performance is its only ingredient: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E9093E" w14:textId="77777777">
        <w:trPr>
          <w:cantSplit/>
        </w:trPr>
        <w:tc>
          <w:tcPr>
            <w:tcW w:w="8496" w:type="dxa"/>
            <w:vAlign w:val="center"/>
          </w:tcPr>
          <w:p w:rsidRPr="00674971" w:rsidR="00CB3150" w:rsidRDefault="00000000" w14:paraId="24EF08E2" w14:textId="77777777">
            <w:pPr>
              <w:pStyle w:val="BodyText"/>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i</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m:rPr>
                    <m:sty m:val="p"/>
                  </m:rPr>
                  <w:rPr>
                    <w:rFonts w:ascii="Cambria Math" w:hAnsi="Cambria Math" w:eastAsia="Cambria Math" w:cs="Cambria Math"/>
                    <w:sz w:val="22"/>
                    <w:szCs w:val="22"/>
                  </w:rPr>
                  <m:t>.</m:t>
                </m:r>
              </m:oMath>
            </m:oMathPara>
          </w:p>
        </w:tc>
        <w:tc>
          <w:tcPr>
            <w:tcW w:w="864" w:type="dxa"/>
            <w:vAlign w:val="center"/>
          </w:tcPr>
          <w:p w:rsidR="00D951E9" w:rsidRDefault="00670B8B" w14:paraId="0134929C" w14:textId="55834994">
            <w:pPr>
              <w:spacing w:after="0" w:line="240" w:lineRule="auto"/>
              <w:jc w:val="right"/>
            </w:pPr>
            <w:r>
              <w:t>(</w:t>
            </w:r>
            <w:bookmarkStart w:name="Eq_4_1" w:id="9"/>
            <w:r>
              <w:t>4.</w:t>
            </w:r>
            <w:r>
              <w:fldChar w:fldCharType="begin"/>
            </w:r>
            <w:r>
              <w:instrText> SEQ Equation \r 1 \* ARABIC </w:instrText>
            </w:r>
            <w:r>
              <w:fldChar w:fldCharType="separate"/>
            </w:r>
            <w:r w:rsidR="00A62403">
              <w:rPr>
                <w:noProof/>
              </w:rPr>
              <w:t>1</w:t>
            </w:r>
            <w:r>
              <w:fldChar w:fldCharType="end"/>
            </w:r>
            <w:bookmarkEnd w:id="9"/>
            <w:r>
              <w:t>)</w:t>
            </w:r>
          </w:p>
        </w:tc>
      </w:tr>
    </w:tbl>
    <w:p w:rsidR="00CB3150" w:rsidRDefault="00563AF9" w14:paraId="7F146D8E" w14:textId="1B63C31A">
      <w:r>
        <w:t xml:space="preserve">SELECT then ranks individuals by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t xml:space="preserve"> and awards the </w:t>
      </w:r>
      <m:oMath>
        <m:r>
          <w:rPr>
            <w:rFonts w:ascii="Cambria Math" w:hAnsi="Cambria Math"/>
            <w:sz w:val="22"/>
            <w:szCs w:val="22"/>
          </w:rPr>
          <m:t>K</m:t>
        </m:r>
      </m:oMath>
      <w:r>
        <w:t xml:space="preserve"> available opportunities to the </w:t>
      </w:r>
      <m:oMath>
        <m:r>
          <w:rPr>
            <w:rFonts w:ascii="Cambria Math" w:hAnsi="Cambria Math"/>
            <w:sz w:val="22"/>
          </w:rPr>
          <m:t>K</m:t>
        </m:r>
      </m:oMath>
      <w:r>
        <w:t xml:space="preserve"> highest-scoring candidates.  </w:t>
      </w:r>
      <w:r w:rsidR="00670B8B">
        <w:t xml:space="preserve">Write </w:t>
      </w:r>
      <m:oMath>
        <m:r>
          <m:rPr>
            <m:sty m:val="bi"/>
          </m:rPr>
          <w:rPr>
            <w:rFonts w:ascii="Cambria Math" w:hAnsi="Cambria Math" w:eastAsia="Cambria Math" w:cs="Cambria Math"/>
            <w:sz w:val="22"/>
            <w:szCs w:val="22"/>
          </w:rPr>
          <m:t>S</m:t>
        </m:r>
      </m:oMath>
      <w:r w:rsidR="00670B8B">
        <w:t xml:space="preserve"> for the collection of all individual scores, and let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W</m:t>
            </m:r>
          </m:e>
          <m:sub>
            <m:r>
              <w:rPr>
                <w:rFonts w:ascii="Cambria Math" w:hAnsi="Cambria Math" w:eastAsia="Cambria Math" w:cs="Cambria Math"/>
                <w:sz w:val="22"/>
                <w:szCs w:val="22"/>
              </w:rPr>
              <m:t>K</m:t>
            </m:r>
          </m:sub>
        </m:sSub>
        <m:r>
          <m:rPr>
            <m:sty m:val="p"/>
          </m:rPr>
          <w:rPr>
            <w:rFonts w:ascii="Cambria Math" w:hAnsi="Cambria Math" w:eastAsia="Cambria Math" w:cs="Cambria Math"/>
            <w:sz w:val="22"/>
            <w:szCs w:val="22"/>
          </w:rPr>
          <m:t>(</m:t>
        </m:r>
        <m:r>
          <m:rPr>
            <m:sty m:val="bi"/>
          </m:rPr>
          <w:rPr>
            <w:rFonts w:ascii="Cambria Math" w:hAnsi="Cambria Math" w:eastAsia="Cambria Math" w:cs="Cambria Math"/>
            <w:sz w:val="22"/>
            <w:szCs w:val="22"/>
          </w:rPr>
          <m:t>S</m:t>
        </m:r>
        <m:r>
          <m:rPr>
            <m:sty m:val="p"/>
          </m:rPr>
          <w:rPr>
            <w:rFonts w:ascii="Cambria Math" w:hAnsi="Cambria Math" w:eastAsia="Cambria Math" w:cs="Cambria Math"/>
            <w:sz w:val="22"/>
            <w:szCs w:val="22"/>
          </w:rPr>
          <m:t>)</m:t>
        </m:r>
      </m:oMath>
      <w:r w:rsidR="00670B8B">
        <w:t xml:space="preserve"> denote the resulting set of winners. </w:t>
      </w:r>
      <w:r>
        <w:t xml:space="preserve">If </w:t>
      </w:r>
      <m:oMath>
        <m:sSub>
          <m:sSubPr>
            <m:ctrlPr>
              <w:rPr>
                <w:rFonts w:ascii="Cambria Math" w:hAnsi="Cambria Math"/>
                <w:sz w:val="22"/>
              </w:rPr>
            </m:ctrlPr>
          </m:sSubPr>
          <m:e>
            <m:r>
              <w:rPr>
                <w:rFonts w:ascii="Cambria Math" w:hAnsi="Cambria Math"/>
                <w:sz w:val="22"/>
              </w:rPr>
              <m:t>Y</m:t>
            </m:r>
          </m:e>
          <m:sub>
            <m:r>
              <w:rPr>
                <w:rFonts w:ascii="Cambria Math" w:hAnsi="Cambria Math"/>
                <w:sz w:val="22"/>
              </w:rPr>
              <m:t>i</m:t>
            </m:r>
          </m:sub>
        </m:sSub>
        <m:r>
          <w:rPr>
            <w:rFonts w:ascii="Cambria Math" w:hAnsi="Cambria Math"/>
            <w:sz w:val="22"/>
          </w:rPr>
          <m:t>=1</m:t>
        </m:r>
      </m:oMath>
      <w:r>
        <w:t xml:space="preserve"> when individual </w:t>
      </w:r>
      <m:oMath>
        <m:r>
          <w:rPr>
            <w:rFonts w:ascii="Cambria Math" w:hAnsi="Cambria Math"/>
            <w:sz w:val="22"/>
          </w:rPr>
          <m:t>i</m:t>
        </m:r>
      </m:oMath>
      <w:r>
        <w:t xml:space="preserve"> is selected and </w:t>
      </w:r>
      <m:oMath>
        <m:sSub>
          <m:sSubPr>
            <m:ctrlPr>
              <w:rPr>
                <w:rFonts w:ascii="Cambria Math" w:hAnsi="Cambria Math"/>
                <w:sz w:val="22"/>
              </w:rPr>
            </m:ctrlPr>
          </m:sSubPr>
          <m:e>
            <m:r>
              <w:rPr>
                <w:rFonts w:ascii="Cambria Math" w:hAnsi="Cambria Math"/>
                <w:sz w:val="22"/>
              </w:rPr>
              <m:t>Y</m:t>
            </m:r>
          </m:e>
          <m:sub>
            <m:r>
              <w:rPr>
                <w:rFonts w:ascii="Cambria Math" w:hAnsi="Cambria Math"/>
                <w:sz w:val="22"/>
              </w:rPr>
              <m:t>i</m:t>
            </m:r>
          </m:sub>
        </m:sSub>
        <m:r>
          <w:rPr>
            <w:rFonts w:ascii="Cambria Math" w:hAnsi="Cambria Math"/>
            <w:sz w:val="22"/>
          </w:rPr>
          <m:t>=0</m:t>
        </m:r>
      </m:oMath>
      <w:r>
        <w:t xml:space="preserve"> otherwise, then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854A6EB" w14:textId="77777777">
        <w:trPr>
          <w:cantSplit/>
        </w:trPr>
        <w:tc>
          <w:tcPr>
            <w:tcW w:w="8496" w:type="dxa"/>
            <w:vAlign w:val="center"/>
          </w:tcPr>
          <w:p w:rsidRPr="00674971" w:rsidR="00CB3150" w:rsidRDefault="00000000" w14:paraId="4DBBEAAE" w14:textId="644CFB78">
            <w:pPr>
              <w:pStyle w:val="BodyText"/>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Y</m:t>
                    </m:r>
                  </m:e>
                  <m:sub>
                    <m:r>
                      <w:rPr>
                        <w:rFonts w:ascii="Cambria Math" w:hAnsi="Cambria Math" w:eastAsia="Cambria Math" w:cs="Cambria Math"/>
                        <w:sz w:val="22"/>
                        <w:szCs w:val="22"/>
                      </w:rPr>
                      <m:t>i</m:t>
                    </m:r>
                  </m:sub>
                </m:sSub>
                <m:r>
                  <w:rPr>
                    <w:rFonts w:ascii="Cambria Math" w:hAnsi="Cambria Math" w:eastAsia="Cambria Math" w:cs="Cambria Math"/>
                    <w:sz w:val="22"/>
                    <w:szCs w:val="22"/>
                  </w:rPr>
                  <m:t>=1</m:t>
                </m:r>
                <m:d>
                  <m:dPr>
                    <m:begChr m:val="{"/>
                    <m:endChr m:val="}"/>
                    <m:ctrlPr>
                      <w:rPr>
                        <w:rFonts w:ascii="Cambria Math" w:hAnsi="Cambria Math" w:eastAsia="Cambria Math" w:cs="Cambria Math"/>
                        <w:sz w:val="22"/>
                        <w:szCs w:val="22"/>
                      </w:rPr>
                    </m:ctrlPr>
                  </m:dPr>
                  <m:e>
                    <m:r>
                      <w:rPr>
                        <w:rFonts w:ascii="Cambria Math" w:hAnsi="Cambria Math" w:eastAsia="Cambria Math" w:cs="Cambria Math"/>
                        <w:sz w:val="22"/>
                        <w:szCs w:val="22"/>
                      </w:rPr>
                      <m:t>i∈ </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W</m:t>
                        </m:r>
                      </m:e>
                      <m:sub>
                        <m:r>
                          <w:rPr>
                            <w:rFonts w:ascii="Cambria Math" w:hAnsi="Cambria Math" w:eastAsia="Cambria Math" w:cs="Cambria Math"/>
                            <w:sz w:val="22"/>
                            <w:szCs w:val="22"/>
                          </w:rPr>
                          <m:t>K</m:t>
                        </m:r>
                      </m:sub>
                    </m:sSub>
                    <m:d>
                      <m:dPr>
                        <m:ctrlPr>
                          <w:rPr>
                            <w:rFonts w:ascii="Cambria Math" w:hAnsi="Cambria Math" w:eastAsia="Cambria Math" w:cs="Cambria Math"/>
                            <w:sz w:val="22"/>
                            <w:szCs w:val="22"/>
                          </w:rPr>
                        </m:ctrlPr>
                      </m:dPr>
                      <m:e>
                        <m:r>
                          <m:rPr>
                            <m:sty m:val="b"/>
                          </m:rPr>
                          <w:rPr>
                            <w:rFonts w:ascii="Cambria Math" w:hAnsi="Cambria Math" w:eastAsia="Cambria Math" w:cs="Cambria Math"/>
                            <w:sz w:val="22"/>
                            <w:szCs w:val="22"/>
                          </w:rPr>
                          <m:t>S</m:t>
                        </m:r>
                      </m:e>
                    </m:d>
                  </m:e>
                </m:d>
                <m:r>
                  <w:rPr>
                    <w:rFonts w:ascii="Cambria Math" w:hAnsi="Cambria Math" w:eastAsia="Cambria Math" w:cs="Cambria Math"/>
                    <w:sz w:val="22"/>
                    <w:szCs w:val="22"/>
                  </w:rPr>
                  <m:t>,   </m:t>
                </m:r>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 </m:t>
                    </m:r>
                    <m:r>
                      <m:rPr>
                        <m:scr m:val="script"/>
                        <m:sty m:val="p"/>
                      </m:rPr>
                      <w:rPr>
                        <w:rFonts w:ascii="Cambria Math" w:hAnsi="Cambria Math" w:eastAsia="Cambria Math" w:cs="Cambria Math"/>
                        <w:sz w:val="22"/>
                        <w:szCs w:val="22"/>
                      </w:rPr>
                      <m:t>E</m:t>
                    </m:r>
                  </m:sub>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Y</m:t>
                        </m:r>
                      </m:e>
                      <m:sub>
                        <m:r>
                          <w:rPr>
                            <w:rFonts w:ascii="Cambria Math" w:hAnsi="Cambria Math" w:eastAsia="Cambria Math" w:cs="Cambria Math"/>
                            <w:sz w:val="22"/>
                            <w:szCs w:val="22"/>
                          </w:rPr>
                          <m:t>i</m:t>
                        </m:r>
                      </m:sub>
                    </m:sSub>
                  </m:e>
                </m:nary>
                <m:r>
                  <w:rPr>
                    <w:rFonts w:ascii="Cambria Math" w:hAnsi="Cambria Math" w:eastAsia="Cambria Math" w:cs="Cambria Math"/>
                    <w:sz w:val="22"/>
                    <w:szCs w:val="22"/>
                  </w:rPr>
                  <m:t>=K.</m:t>
                </m:r>
              </m:oMath>
            </m:oMathPara>
          </w:p>
        </w:tc>
        <w:tc>
          <w:tcPr>
            <w:tcW w:w="864" w:type="dxa"/>
            <w:vAlign w:val="center"/>
          </w:tcPr>
          <w:p w:rsidR="00D951E9" w:rsidRDefault="00670B8B" w14:paraId="3D26E60F" w14:textId="47B41475">
            <w:pPr>
              <w:spacing w:after="0" w:line="240" w:lineRule="auto"/>
              <w:jc w:val="right"/>
            </w:pPr>
            <w:r>
              <w:t>(</w:t>
            </w:r>
            <w:bookmarkStart w:name="Eq_4_2" w:id="10"/>
            <w:r>
              <w:t>4.</w:t>
            </w:r>
            <w:r>
              <w:fldChar w:fldCharType="begin"/>
            </w:r>
            <w:r>
              <w:instrText> SEQ Equation \* ARABIC </w:instrText>
            </w:r>
            <w:r>
              <w:fldChar w:fldCharType="separate"/>
            </w:r>
            <w:r w:rsidR="00A62403">
              <w:rPr>
                <w:noProof/>
              </w:rPr>
              <w:t>2</w:t>
            </w:r>
            <w:r>
              <w:fldChar w:fldCharType="end"/>
            </w:r>
            <w:bookmarkEnd w:id="10"/>
            <w:r>
              <w:t>)</w:t>
            </w:r>
          </w:p>
        </w:tc>
      </w:tr>
    </w:tbl>
    <w:p w:rsidR="00CB3150" w:rsidRDefault="00563AF9" w14:paraId="02943435" w14:textId="1025F377">
      <w:r>
        <w:t xml:space="preserve">Thus, SCORE establishes competitive standing and SELECT allocates the available opportunities. </w:t>
      </w:r>
      <w:r w:rsidR="00EA1871">
        <w:t xml:space="preserve">If multiple candidates tie at the selection boundary, a predetermined ordering is used to fill the remaining positions so that exactly </w:t>
      </w:r>
      <m:oMath>
        <m:r>
          <w:rPr>
            <w:rFonts w:ascii="Cambria Math" w:hAnsi="Cambria Math"/>
            <w:sz w:val="22"/>
          </w:rPr>
          <m:t>K</m:t>
        </m:r>
      </m:oMath>
      <w:r w:rsidR="00EA1871">
        <w:t xml:space="preserve"> individuals are selected</w:t>
      </w:r>
      <w:r w:rsidR="004003FB">
        <w:t>.</w:t>
      </w:r>
    </w:p>
    <w:p w:rsidR="00CB3150" w:rsidRDefault="00670B8B" w14:paraId="69DB8A42" w14:textId="77777777">
      <w:pPr>
        <w:pStyle w:val="Heading1"/>
      </w:pPr>
      <w:bookmarkStart w:name="_Ref243483222" w:id="11"/>
      <w:bookmarkStart w:name="allowing-uncertainty-in-selection" w:id="12"/>
      <w:bookmarkEnd w:id="4"/>
      <w:bookmarkEnd w:id="8"/>
      <w:r>
        <w:t>Allowing uncertainty in selection</w:t>
      </w:r>
      <w:bookmarkEnd w:id="11"/>
    </w:p>
    <w:p w:rsidRPr="00AB3BC0" w:rsidR="00CB3150" w:rsidP="00AB3BC0" w:rsidRDefault="002B762C" w14:paraId="6E297A42" w14:textId="7A7A1408">
      <w:pPr>
        <w:rPr>
          <w:rFonts w:ascii="Cambria Math" w:hAnsi="Cambria Math"/>
          <w:sz w:val="22"/>
        </w:rPr>
      </w:pPr>
      <w:r>
        <w:t xml:space="preserve">The naïve benchmark assumes that observed performance determines selection perfectly. Real selection processes, however, contain uncertainty. Evaluators may observe incomplete records, disagree about candidates, consider factors outside the model, or </w:t>
      </w:r>
      <w:r w:rsidR="0098556C">
        <w:t xml:space="preserve">our model could </w:t>
      </w:r>
      <w:r>
        <w:t xml:space="preserve">rely on a performance measure that only imperfectly captures the qualities relevant to advancement. </w:t>
      </w:r>
      <w:r w:rsidR="00670276">
        <w:t>We therefore replace deterministic ranking with stochastic selection, in which higher-scoring individuals are more likely, but not guaranteed, to receive one of the available opportunities. We represent this process using Gibbs-weighted selection without replacement</w:t>
      </w:r>
      <w:bookmarkStart w:name="Xa81b982df13d1d13892043cb673ae528535138a" w:id="13"/>
      <w:r w:rsidR="002522F8">
        <w:t>.</w:t>
      </w:r>
    </w:p>
    <w:p w:rsidR="00CB3150" w:rsidRDefault="00DC6FA7" w14:paraId="484418A8" w14:textId="385F6607">
      <w:pPr>
        <w:pStyle w:val="Heading2"/>
        <w:numPr>
          <w:ilvl w:val="1"/>
          <w:numId w:val="18"/>
        </w:numPr>
      </w:pPr>
      <w:bookmarkStart w:name="X3403a481b954ec6ac05b20913aa990d79a7f6ac" w:id="14"/>
      <w:bookmarkEnd w:id="13"/>
      <w:r>
        <w:t>Gibbs-weighted selection without replacement</w:t>
      </w:r>
    </w:p>
    <w:p w:rsidR="00C44E0D" w:rsidDel="00AB3BC0" w:rsidP="00C44E0D" w:rsidRDefault="00C44E0D" w14:paraId="5D32FEF1" w14:textId="3ED9DC68">
      <w:pPr>
        <w:rPr>
          <w:del w:author="Levine, Charles Roger (dzk3ja)" w:date="2026-10-21T12:04:00Z" w16du:dateUtc="2026-10-21T16:04:00Z" w:id="15"/>
        </w:rPr>
      </w:pPr>
      <w:r>
        <w:t xml:space="preserve">Gibbs weighting gives higher-scoring candidates a greater chance of selection while allowing lower-scoring candidates to be selected. We first assign each candidate a positive selection weight that increases with their score. At each draw, a candidate’s probability of being selected is their weight divided by the total weight of everyone in the current eligible pool, including that candidate. After selecting an individual, we remove them from the pool and repeat the process until all </w:t>
      </w:r>
      <m:oMath>
        <m:r>
          <w:rPr>
            <w:rFonts w:ascii="Cambria Math" w:hAnsi="Cambria Math"/>
            <w:sz w:val="22"/>
          </w:rPr>
          <m:t>K</m:t>
        </m:r>
      </m:oMath>
      <w:r>
        <w:t xml:space="preserve"> places are filled.</w:t>
      </w:r>
    </w:p>
    <w:p w:rsidR="00C44E0D" w:rsidP="00C44E0D" w:rsidRDefault="00C44E0D" w14:paraId="086B3A2C" w14:textId="77777777"/>
    <w:p w:rsidR="003E7FF3" w:rsidP="00C44E0D" w:rsidRDefault="00C44E0D" w14:paraId="7772C769" w14:textId="1630D810">
      <w:r>
        <w:t xml:space="preserve">To specify these weights, we must decide how strongly a score advantage should influence selection. We control this relationship with a positive parameter called the selection temperature </w:t>
      </w:r>
      <m:oMath>
        <m:sSub>
          <m:sSubPr>
            <m:ctrlPr>
              <w:rPr>
                <w:rFonts w:ascii="Cambria Math" w:hAnsi="Cambria Math"/>
                <w:sz w:val="22"/>
              </w:rPr>
            </m:ctrlPr>
          </m:sSubPr>
          <m:e>
            <m:r>
              <w:rPr>
                <w:rFonts w:ascii="Cambria Math" w:hAnsi="Cambria Math"/>
                <w:sz w:val="22"/>
              </w:rPr>
              <m:t>t</m:t>
            </m:r>
          </m:e>
          <m:sub>
            <m:r>
              <m:rPr>
                <m:sty m:val="p"/>
              </m:rPr>
              <w:rPr>
                <w:rFonts w:ascii="Cambria Math" w:hAnsi="Cambria Math"/>
                <w:sz w:val="22"/>
              </w:rPr>
              <m:t>sel</m:t>
            </m:r>
          </m:sub>
        </m:sSub>
      </m:oMath>
      <w:r>
        <w:t xml:space="preserve">, shared by all candidates. Lower temperatures give score differences greater influence; higher temperatures make the selection probabilities more similar. For a candidate with score </w:t>
      </w:r>
      <m:oMath>
        <m:sSub>
          <m:sSubPr>
            <m:ctrlPr>
              <w:rPr>
                <w:rFonts w:ascii="Cambria Math" w:hAnsi="Cambria Math"/>
                <w:sz w:val="22"/>
              </w:rPr>
            </m:ctrlPr>
          </m:sSubPr>
          <m:e>
            <m:r>
              <w:rPr>
                <w:rFonts w:ascii="Cambria Math" w:hAnsi="Cambria Math"/>
                <w:sz w:val="22"/>
              </w:rPr>
              <m:t>S</m:t>
            </m:r>
          </m:e>
          <m:sub>
            <m:r>
              <w:rPr>
                <w:rFonts w:ascii="Cambria Math" w:hAnsi="Cambria Math"/>
                <w:sz w:val="22"/>
              </w:rPr>
              <m:t>i</m:t>
            </m:r>
          </m:sub>
        </m:sSub>
      </m:oMath>
      <w:r>
        <w:t>, the Gibbs weight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6A45A9F" w14:textId="77777777">
        <w:trPr>
          <w:cantSplit/>
        </w:trPr>
        <w:tc>
          <w:tcPr>
            <w:tcW w:w="8496" w:type="dxa"/>
            <w:vAlign w:val="center"/>
          </w:tcPr>
          <w:p w:rsidRPr="00674971" w:rsidR="00416B7B" w:rsidP="003E7FF3" w:rsidRDefault="00000000" w14:paraId="4FB166B8" w14:textId="4379F144">
            <w:pPr>
              <w:rPr>
                <w:rFonts w:ascii="Cambria Math" w:hAnsi="Cambria Math"/>
                <w:sz w:val="22"/>
                <w:szCs w:val="22"/>
              </w:rPr>
            </w:pPr>
            <m:oMathPara>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w:rPr>
                    <w:rFonts w:ascii="Cambria Math" w:hAnsi="Cambria Math"/>
                    <w:sz w:val="22"/>
                    <w:szCs w:val="22"/>
                  </w:rPr>
                  <m:t>&gt;0</m:t>
                </m:r>
              </m:oMath>
            </m:oMathPara>
          </w:p>
        </w:tc>
        <w:tc>
          <w:tcPr>
            <w:tcW w:w="864" w:type="dxa"/>
            <w:vAlign w:val="center"/>
          </w:tcPr>
          <w:p w:rsidR="005B6AD5" w:rsidRDefault="00670B8B" w14:paraId="4C626AB4" w14:textId="4F8F9653">
            <w:pPr>
              <w:spacing w:after="0" w:line="240" w:lineRule="auto"/>
              <w:jc w:val="right"/>
            </w:pPr>
            <w:r>
              <w:t>(</w:t>
            </w:r>
            <w:bookmarkStart w:name="Eq_selection_weight" w:id="16"/>
            <w:r>
              <w:t>4.</w:t>
            </w:r>
            <w:r>
              <w:fldChar w:fldCharType="begin"/>
            </w:r>
            <w:r>
              <w:instrText>SEQ Equation \* ARABIC</w:instrText>
            </w:r>
            <w:r>
              <w:fldChar w:fldCharType="separate"/>
            </w:r>
            <w:r w:rsidR="00A62403">
              <w:rPr>
                <w:noProof/>
              </w:rPr>
              <w:t>3</w:t>
            </w:r>
            <w:r>
              <w:fldChar w:fldCharType="end"/>
            </w:r>
            <w:bookmarkEnd w:id="16"/>
            <w:r>
              <w:t>)</w:t>
            </w:r>
          </w:p>
        </w:tc>
      </w:tr>
    </w:tbl>
    <w:p w:rsidR="00CB3150" w:rsidP="003E7FF3" w:rsidRDefault="00C44E0D" w14:paraId="0958F3F2" w14:textId="64BEE2C2">
      <w:r w:rsidRPr="00C44E0D">
        <w:t xml:space="preserve">Each candidate’s score and weight remain fixed throughout selection. As selected individuals leave the pool, however, the total weight of the current eligible pool changes, so the probabilities are recalculated before each draw. Let </w:t>
      </w:r>
      <m:oMath>
        <m:sSub>
          <m:sSubPr>
            <m:ctrlPr>
              <w:rPr>
                <w:rFonts w:ascii="Cambria Math" w:hAnsi="Cambria Math"/>
                <w:sz w:val="22"/>
              </w:rPr>
            </m:ctrlPr>
          </m:sSubPr>
          <m:e>
            <m:r>
              <w:rPr>
                <w:rFonts w:ascii="Cambria Math" w:hAnsi="Cambria Math"/>
                <w:sz w:val="22"/>
              </w:rPr>
              <m:t>I</m:t>
            </m:r>
          </m:e>
          <m:sub>
            <m:r>
              <w:rPr>
                <w:rFonts w:ascii="Cambria Math" w:hAnsi="Cambria Math"/>
                <w:sz w:val="22"/>
              </w:rPr>
              <m:t>r</m:t>
            </m:r>
          </m:sub>
        </m:sSub>
      </m:oMath>
      <w:r w:rsidRPr="00C44E0D">
        <w:t xml:space="preserve"> denote the individual selected on draw </w:t>
      </w:r>
      <m:oMath>
        <m:r>
          <w:rPr>
            <w:rFonts w:ascii="Cambria Math" w:hAnsi="Cambria Math"/>
            <w:sz w:val="22"/>
          </w:rPr>
          <m:t>r</m:t>
        </m:r>
      </m:oMath>
      <w:r w:rsidRPr="00C44E0D">
        <w:t xml:space="preserve">, and let </w:t>
      </w:r>
      <m:oMath>
        <m:sSub>
          <m:sSubPr>
            <m:ctrlPr>
              <w:rPr>
                <w:rFonts w:ascii="Cambria Math" w:hAnsi="Cambria Math"/>
                <w:sz w:val="22"/>
              </w:rPr>
            </m:ctrlPr>
          </m:sSubPr>
          <m:e>
            <m:r>
              <w:rPr>
                <w:rFonts w:ascii="Cambria Math" w:hAnsi="Cambria Math"/>
                <w:sz w:val="22"/>
              </w:rPr>
              <m:t>R</m:t>
            </m:r>
          </m:e>
          <m:sub>
            <m:r>
              <w:rPr>
                <w:rFonts w:ascii="Cambria Math" w:hAnsi="Cambria Math"/>
                <w:sz w:val="22"/>
              </w:rPr>
              <m:t>r</m:t>
            </m:r>
          </m:sub>
        </m:sSub>
      </m:oMath>
      <w:r>
        <w:t xml:space="preserve"> </w:t>
      </w:r>
      <w:r w:rsidRPr="00C44E0D">
        <w:t>denote the current eligible pool immediately before that draw</w:t>
      </w:r>
      <w:r w:rsidR="00375FDF">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6CDC3D2" w14:textId="77777777">
        <w:trPr>
          <w:cantSplit/>
        </w:trPr>
        <w:tc>
          <w:tcPr>
            <w:tcW w:w="8496" w:type="dxa"/>
            <w:vAlign w:val="center"/>
          </w:tcPr>
          <w:p w:rsidRPr="00674971" w:rsidR="00CB3150" w:rsidRDefault="00000000" w14:paraId="34933480" w14:textId="563A4824">
            <w:pPr>
              <w:pStyle w:val="BodyText"/>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R</m:t>
                    </m:r>
                  </m:e>
                  <m:sub>
                    <m:r>
                      <w:rPr>
                        <w:rFonts w:ascii="Cambria Math" w:hAnsi="Cambria Math" w:eastAsia="Cambria Math" w:cs="Cambria Math"/>
                        <w:sz w:val="22"/>
                        <w:szCs w:val="22"/>
                      </w:rPr>
                      <m:t>r</m:t>
                    </m:r>
                  </m:sub>
                </m:sSub>
                <m:r>
                  <w:rPr>
                    <w:rFonts w:ascii="Cambria Math" w:hAnsi="Cambria Math" w:eastAsia="Cambria Math" w:cs="Cambria Math"/>
                    <w:sz w:val="22"/>
                    <w:szCs w:val="22"/>
                  </w:rPr>
                  <m:t>=</m:t>
                </m:r>
                <m:r>
                  <m:rPr>
                    <m:scr m:val="script"/>
                    <m:sty m:val="p"/>
                  </m:rPr>
                  <w:rPr>
                    <w:rFonts w:ascii="Cambria Math" w:hAnsi="Cambria Math" w:eastAsia="Cambria Math" w:cs="Cambria Math"/>
                    <w:sz w:val="22"/>
                    <w:szCs w:val="22"/>
                  </w:rPr>
                  <m:t>E</m:t>
                </m:r>
                <m:r>
                  <w:rPr>
                    <w:rFonts w:ascii="Cambria Math" w:hAnsi="Cambria Math" w:eastAsia="Cambria Math" w:cs="Cambria Math"/>
                    <w:sz w:val="22"/>
                    <w:szCs w:val="22"/>
                  </w:rPr>
                  <m:t>∖</m:t>
                </m:r>
                <m:d>
                  <m:dPr>
                    <m:begChr m:val="{"/>
                    <m:endChr m:val="}"/>
                    <m:ctrlPr>
                      <w:rPr>
                        <w:rFonts w:ascii="Cambria Math" w:hAnsi="Cambria Math" w:eastAsia="Cambria Math" w:cs="Cambria Math"/>
                        <w:sz w:val="22"/>
                        <w:szCs w:val="22"/>
                      </w:rPr>
                    </m:ctrlPr>
                  </m:d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1</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r-1</m:t>
                        </m:r>
                      </m:sub>
                    </m:sSub>
                  </m:e>
                </m:d>
                <m:r>
                  <w:rPr>
                    <w:rFonts w:ascii="Cambria Math" w:hAnsi="Cambria Math" w:eastAsia="Cambria Math" w:cs="Cambria Math"/>
                    <w:sz w:val="22"/>
                    <w:szCs w:val="22"/>
                  </w:rPr>
                  <m:t>,</m:t>
                </m:r>
                <m:r>
                  <w:rPr>
                    <w:rFonts w:ascii="Cambria Math" w:hAnsi="Cambria Math" w:eastAsia="Cambria Math" w:cs="Cambria Math"/>
                    <w:i/>
                    <w:sz w:val="22"/>
                    <w:szCs w:val="22"/>
                  </w:rPr>
                  <m:t> </m:t>
                </m:r>
                <m:r>
                  <w:rPr>
                    <w:rFonts w:ascii="Cambria Math" w:hAnsi="Cambria Math" w:eastAsia="Cambria Math" w:cs="Cambria Math"/>
                    <w:i/>
                    <w:sz w:val="22"/>
                    <w:szCs w:val="22"/>
                  </w:rPr>
                  <m:t> </m:t>
                </m:r>
                <m:r>
                  <w:rPr>
                    <w:rFonts w:ascii="Cambria Math" w:hAnsi="Cambria Math" w:eastAsia="Cambria Math" w:cs="Cambria Math"/>
                    <w:sz w:val="22"/>
                    <w:szCs w:val="22"/>
                  </w:rPr>
                  <m:t>r=1,…,K</m:t>
                </m:r>
              </m:oMath>
            </m:oMathPara>
          </w:p>
        </w:tc>
        <w:tc>
          <w:tcPr>
            <w:tcW w:w="864" w:type="dxa"/>
            <w:vAlign w:val="center"/>
          </w:tcPr>
          <w:p w:rsidR="00D951E9" w:rsidRDefault="00670B8B" w14:paraId="0E51E513" w14:textId="57B478DA">
            <w:pPr>
              <w:spacing w:after="0" w:line="240" w:lineRule="auto"/>
              <w:jc w:val="right"/>
            </w:pPr>
            <w:r>
              <w:t>(</w:t>
            </w:r>
            <w:bookmarkStart w:name="Eq_4_3" w:id="17"/>
            <w:r>
              <w:t>4.</w:t>
            </w:r>
            <w:r>
              <w:fldChar w:fldCharType="begin"/>
            </w:r>
            <w:r>
              <w:instrText> SEQ Equation \* ARABIC </w:instrText>
            </w:r>
            <w:r>
              <w:fldChar w:fldCharType="separate"/>
            </w:r>
            <w:r w:rsidR="00A62403">
              <w:rPr>
                <w:noProof/>
              </w:rPr>
              <w:t>4</w:t>
            </w:r>
            <w:r>
              <w:fldChar w:fldCharType="end"/>
            </w:r>
            <w:bookmarkEnd w:id="17"/>
            <w:r>
              <w:t>)</w:t>
            </w:r>
          </w:p>
        </w:tc>
      </w:tr>
    </w:tbl>
    <w:p w:rsidR="00CB3150" w:rsidRDefault="00261411" w14:paraId="4EDE38CA" w14:textId="5A121680">
      <w:ins w:author="Levine, Charles Roger (dzk3ja)" w:date="2026-10-21T12:08:00Z" w16du:dateUtc="2026-10-21T16:08:00Z" w:id="18">
        <w:r w:rsidRPr="00261411">
          <w:t xml:space="preserve">For an individual </w:t>
        </w:r>
      </w:ins>
      <m:oMath>
        <m:r>
          <w:rPr>
            <w:rFonts w:ascii="Cambria Math" w:hAnsi="Cambria Math"/>
            <w:sz w:val="22"/>
            <w:rPrChange w:author="Levine, Charles Roger (dzk3ja)" w:date="2026-10-21T17:42:00Z" w16du:dateUtc="2026-10-21T21:42:00Z" w:id="19">
              <w:rPr>
                <w:rFonts w:ascii="Cambria Math" w:hAnsi="Cambria Math"/>
              </w:rPr>
            </w:rPrChange>
          </w:rPr>
          <m:t>i</m:t>
        </m:r>
      </m:oMath>
      <w:ins w:author="Levine, Charles Roger (dzk3ja)" w:date="2026-10-21T12:08:00Z" w16du:dateUtc="2026-10-21T16:08:00Z" w:id="20">
        <w:r w:rsidRPr="00261411">
          <w:t xml:space="preserve"> in the current eligible pool </w:t>
        </w:r>
      </w:ins>
      <m:oMath>
        <m:sSub>
          <m:sSubPr>
            <m:ctrlPr>
              <w:rPr>
                <w:rFonts w:ascii="Cambria Math" w:hAnsi="Cambria Math"/>
                <w:sz w:val="22"/>
              </w:rPr>
            </m:ctrlPr>
          </m:sSubPr>
          <m:e>
            <m:r>
              <w:rPr>
                <w:rFonts w:ascii="Cambria Math" w:hAnsi="Cambria Math"/>
                <w:sz w:val="22"/>
                <w:rPrChange w:author="Levine, Charles Roger (dzk3ja)" w:date="2026-10-21T17:42:00Z" w16du:dateUtc="2026-10-21T21:42:00Z" w:id="21">
                  <w:rPr>
                    <w:rFonts w:ascii="Cambria Math" w:hAnsi="Cambria Math"/>
                  </w:rPr>
                </w:rPrChange>
              </w:rPr>
              <m:t>R</m:t>
            </m:r>
          </m:e>
          <m:sub>
            <m:r>
              <w:rPr>
                <w:rFonts w:ascii="Cambria Math" w:hAnsi="Cambria Math"/>
                <w:sz w:val="22"/>
                <w:rPrChange w:author="Levine, Charles Roger (dzk3ja)" w:date="2026-10-21T17:42:00Z" w16du:dateUtc="2026-10-21T21:42:00Z" w:id="22">
                  <w:rPr>
                    <w:rFonts w:ascii="Cambria Math" w:hAnsi="Cambria Math"/>
                  </w:rPr>
                </w:rPrChange>
              </w:rPr>
              <m:t>r</m:t>
            </m:r>
          </m:sub>
        </m:sSub>
      </m:oMath>
      <w:ins w:author="Levine, Charles Roger (dzk3ja)" w:date="2026-10-21T12:08:00Z" w16du:dateUtc="2026-10-21T16:08:00Z" w:id="23">
        <w:r w:rsidRPr="00261411">
          <w:t xml:space="preserve">, the probability of selection on draw </w:t>
        </w:r>
      </w:ins>
      <m:oMath>
        <m:r>
          <w:rPr>
            <w:rFonts w:ascii="Cambria Math" w:hAnsi="Cambria Math"/>
            <w:sz w:val="22"/>
            <w:rPrChange w:author="Levine, Charles Roger (dzk3ja)" w:date="2026-10-21T17:42:00Z" w16du:dateUtc="2026-10-21T21:42:00Z" w:id="24">
              <w:rPr>
                <w:rFonts w:ascii="Cambria Math" w:hAnsi="Cambria Math"/>
              </w:rPr>
            </w:rPrChange>
          </w:rPr>
          <m:t>r</m:t>
        </m:r>
      </m:oMath>
      <w:ins w:author="Levine, Charles Roger (dzk3ja)" w:date="2026-10-21T12:08:00Z" w16du:dateUtc="2026-10-21T16:08:00Z" w:id="25">
        <w:r w:rsidRPr="00261411">
          <w:t>, conditional on the previous selections, is</w:t>
        </w:r>
      </w:ins>
      <w:del w:author="Levine, Charles Roger (dzk3ja)" w:date="2026-10-21T12:08:00Z" w16du:dateUtc="2026-10-21T16:08:00Z" w:id="26">
        <w:r w:rsidDel="00261411" w:rsidR="00375FDF">
          <w:delText xml:space="preserve">Conditional on the previous selections, for an individual </w:delText>
        </w:r>
      </w:del>
      <m:oMath>
        <m:r>
          <w:del w:author="Levine, Charles Roger (dzk3ja)" w:date="2026-10-21T12:08:00Z" w16du:dateUtc="2026-10-21T16:08:00Z" w:id="27">
            <w:rPr>
              <w:rFonts w:ascii="Cambria Math" w:hAnsi="Cambria Math"/>
              <w:sz w:val="22"/>
              <w:szCs w:val="22"/>
            </w:rPr>
            <m:t>i</m:t>
          </w:del>
        </m:r>
      </m:oMath>
      <w:del w:author="Levine, Charles Roger (dzk3ja)" w:date="2026-10-21T12:08:00Z" w16du:dateUtc="2026-10-21T16:08:00Z" w:id="28">
        <w:r w:rsidDel="00261411" w:rsidR="00375FDF">
          <w:delText xml:space="preserve"> still in </w:delText>
        </w:r>
      </w:del>
      <m:oMath>
        <m:sSub>
          <m:sSubPr>
            <m:ctrlPr>
              <w:del w:author="Levine, Charles Roger (dzk3ja)" w:date="2026-10-21T12:08:00Z" w16du:dateUtc="2026-10-21T16:08:00Z" w:id="29">
                <w:rPr>
                  <w:rFonts w:ascii="Cambria Math" w:hAnsi="Cambria Math" w:eastAsia="Cambria Math" w:cs="Cambria Math"/>
                  <w:sz w:val="22"/>
                  <w:szCs w:val="22"/>
                </w:rPr>
              </w:del>
            </m:ctrlPr>
          </m:sSubPr>
          <m:e>
            <m:r>
              <w:del w:author="Levine, Charles Roger (dzk3ja)" w:date="2026-10-21T12:08:00Z" w16du:dateUtc="2026-10-21T16:08:00Z" w:id="30">
                <w:rPr>
                  <w:rFonts w:ascii="Cambria Math" w:hAnsi="Cambria Math" w:eastAsia="Cambria Math" w:cs="Cambria Math"/>
                  <w:sz w:val="22"/>
                  <w:szCs w:val="22"/>
                </w:rPr>
                <m:t>R</m:t>
              </w:del>
            </m:r>
          </m:e>
          <m:sub>
            <m:r>
              <w:del w:author="Levine, Charles Roger (dzk3ja)" w:date="2026-10-21T12:08:00Z" w16du:dateUtc="2026-10-21T16:08:00Z" w:id="31">
                <w:rPr>
                  <w:rFonts w:ascii="Cambria Math" w:hAnsi="Cambria Math" w:eastAsia="Cambria Math" w:cs="Cambria Math"/>
                  <w:sz w:val="22"/>
                  <w:szCs w:val="22"/>
                </w:rPr>
                <m:t>r</m:t>
              </w:del>
            </m:r>
          </m:sub>
        </m:sSub>
      </m:oMath>
      <w:del w:author="Levine, Charles Roger (dzk3ja)" w:date="2026-10-21T12:08:00Z" w16du:dateUtc="2026-10-21T16:08:00Z" w:id="32">
        <w:r w:rsidDel="00261411" w:rsidR="00375FDF">
          <w:delText>, the probability of being selected next is</w:delText>
        </w:r>
      </w:del>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264BA0" w14:textId="77777777">
        <w:trPr>
          <w:cantSplit/>
        </w:trPr>
        <w:tc>
          <w:tcPr>
            <w:tcW w:w="8496" w:type="dxa"/>
            <w:vAlign w:val="center"/>
          </w:tcPr>
          <w:p w:rsidRPr="00674971" w:rsidR="00203D06" w:rsidRDefault="002E03B0" w14:paraId="3E356DA2" w14:textId="77777777">
            <w:pPr>
              <w:rPr>
                <w:rFonts w:ascii="Cambria Math" w:hAnsi="Cambria Math"/>
                <w:sz w:val="22"/>
              </w:rPr>
            </w:pPr>
            <m:oMathPara>
              <m:oMath>
                <m:r>
                  <w:rPr>
                    <w:rFonts w:ascii="Cambria Math" w:hAnsi="Cambria Math" w:eastAsia="Cambria Math" w:cs="Cambria Math"/>
                    <w:sz w:val="22"/>
                    <w:szCs w:val="22"/>
                  </w:rPr>
                  <m:t>Pr</m:t>
                </m:r>
                <m:d>
                  <m:dPr>
                    <m:ctrlPr>
                      <w:rPr>
                        <w:rFonts w:ascii="Cambria Math" w:hAnsi="Cambria Math" w:eastAsia="Cambria Math" w:cs="Cambria Math"/>
                        <w:sz w:val="22"/>
                        <w:szCs w:val="22"/>
                      </w:rPr>
                    </m:ctrlPr>
                  </m:d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r</m:t>
                        </m:r>
                      </m:sub>
                    </m:sSub>
                    <m:r>
                      <w:rPr>
                        <w:rFonts w:ascii="Cambria Math" w:hAnsi="Cambria Math" w:eastAsia="Cambria Math" w:cs="Cambria Math"/>
                        <w:sz w:val="22"/>
                        <w:szCs w:val="22"/>
                      </w:rPr>
                      <m:t>=i|</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1</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r-1</m:t>
                        </m:r>
                      </m:sub>
                    </m:sSub>
                    <m:r>
                      <w:rPr>
                        <w:rFonts w:ascii="Cambria Math" w:hAnsi="Cambria Math" w:eastAsia="Cambria Math" w:cs="Cambria Math"/>
                        <w:sz w:val="22"/>
                        <w:szCs w:val="22"/>
                      </w:rPr>
                      <m:t>,</m:t>
                    </m:r>
                    <m:r>
                      <m:rPr>
                        <m:sty m:val="b"/>
                      </m:rPr>
                      <w:rPr>
                        <w:rFonts w:ascii="Cambria Math" w:hAnsi="Cambria Math" w:eastAsia="Cambria Math" w:cs="Cambria Math"/>
                        <w:sz w:val="22"/>
                        <w:szCs w:val="22"/>
                      </w:rPr>
                      <m:t>S</m:t>
                    </m:r>
                  </m:e>
                </m:d>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d>
                          <m:dPr>
                            <m:ctrlPr>
                              <w:rPr>
                                <w:rFonts w:ascii="Cambria Math" w:hAnsi="Cambria Math" w:eastAsia="Cambria Math" w:cs="Cambria Math"/>
                                <w:sz w:val="22"/>
                                <w:szCs w:val="22"/>
                              </w:rPr>
                            </m:ctrlPr>
                          </m:dPr>
                          <m:e>
                            <m:f>
                              <m:fPr>
                                <m:ctrlPr>
                                  <w:rPr>
                                    <w:rFonts w:ascii="Cambria Math" w:hAnsi="Cambria Math" w:eastAsia="Cambria Math" w:cs="Cambria Math"/>
                                    <w:sz w:val="22"/>
                                    <w:szCs w:val="22"/>
                                  </w:rPr>
                                </m:ctrlPr>
                              </m:fPr>
                              <m:num>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i</m:t>
                                    </m:r>
                                  </m:sub>
                                </m:sSub>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sel</m:t>
                                    </m:r>
                                  </m:sub>
                                </m:sSub>
                              </m:den>
                            </m:f>
                          </m:e>
                        </m:d>
                      </m:sup>
                    </m:sSup>
                  </m:num>
                  <m:den>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h∈</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R</m:t>
                            </m:r>
                          </m:e>
                          <m:sub>
                            <m:r>
                              <w:rPr>
                                <w:rFonts w:ascii="Cambria Math" w:hAnsi="Cambria Math" w:eastAsia="Cambria Math" w:cs="Cambria Math"/>
                                <w:sz w:val="22"/>
                                <w:szCs w:val="22"/>
                              </w:rPr>
                              <m:t>r</m:t>
                            </m:r>
                          </m:sub>
                        </m:sSub>
                      </m:sub>
                      <m:sup/>
                      <m:e>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d>
                              <m:dPr>
                                <m:ctrlPr>
                                  <w:rPr>
                                    <w:rFonts w:ascii="Cambria Math" w:hAnsi="Cambria Math" w:eastAsia="Cambria Math" w:cs="Cambria Math"/>
                                    <w:sz w:val="22"/>
                                    <w:szCs w:val="22"/>
                                  </w:rPr>
                                </m:ctrlPr>
                              </m:dPr>
                              <m:e>
                                <m:f>
                                  <m:fPr>
                                    <m:ctrlPr>
                                      <w:rPr>
                                        <w:rFonts w:ascii="Cambria Math" w:hAnsi="Cambria Math" w:eastAsia="Cambria Math" w:cs="Cambria Math"/>
                                        <w:sz w:val="22"/>
                                        <w:szCs w:val="22"/>
                                      </w:rPr>
                                    </m:ctrlPr>
                                  </m:fPr>
                                  <m:num>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h</m:t>
                                        </m:r>
                                      </m:sub>
                                    </m:sSub>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sel</m:t>
                                        </m:r>
                                      </m:sub>
                                    </m:sSub>
                                  </m:den>
                                </m:f>
                              </m:e>
                            </m:d>
                          </m:sup>
                        </m:sSup>
                      </m:e>
                    </m:nary>
                  </m:den>
                </m:f>
              </m:oMath>
            </m:oMathPara>
          </w:p>
        </w:tc>
        <w:tc>
          <w:tcPr>
            <w:tcW w:w="864" w:type="dxa"/>
            <w:vAlign w:val="center"/>
          </w:tcPr>
          <w:p w:rsidR="00D951E9" w:rsidRDefault="00670B8B" w14:paraId="22BBA7EF" w14:textId="2D23E42B">
            <w:pPr>
              <w:spacing w:after="0" w:line="240" w:lineRule="auto"/>
              <w:jc w:val="right"/>
            </w:pPr>
            <w:bookmarkStart w:name="_Ref243234820" w:id="33"/>
            <w:r>
              <w:t>(</w:t>
            </w:r>
            <w:bookmarkStart w:name="Eq_4_4" w:id="34"/>
            <w:r>
              <w:t>4.</w:t>
            </w:r>
            <w:r>
              <w:fldChar w:fldCharType="begin"/>
            </w:r>
            <w:r>
              <w:instrText> SEQ Equation \* ARABIC </w:instrText>
            </w:r>
            <w:r>
              <w:fldChar w:fldCharType="separate"/>
            </w:r>
            <w:r w:rsidR="00A62403">
              <w:rPr>
                <w:noProof/>
              </w:rPr>
              <w:t>5</w:t>
            </w:r>
            <w:r>
              <w:fldChar w:fldCharType="end"/>
            </w:r>
            <w:bookmarkEnd w:id="34"/>
            <w:r>
              <w:t>)</w:t>
            </w:r>
            <w:bookmarkEnd w:id="33"/>
          </w:p>
        </w:tc>
      </w:tr>
    </w:tbl>
    <w:p w:rsidR="002E03B0" w:rsidRDefault="002E03B0" w14:paraId="1C2FFDC3" w14:textId="77777777"/>
    <w:p w:rsidR="00CB3150" w:rsidRDefault="005D0197" w14:paraId="7826E400" w14:textId="43C58361">
      <w:ins w:author="Levine, Charles Roger (dzk3ja)" w:date="2026-10-21T12:09:00Z" w16du:dateUtc="2026-10-21T16:09:00Z" w:id="35">
        <w:r w:rsidRPr="005D0197">
          <w:t xml:space="preserve">We repeat this draw-and-remove procedure until </w:t>
        </w:r>
      </w:ins>
      <m:oMath>
        <m:r>
          <w:rPr>
            <w:rFonts w:ascii="Cambria Math" w:hAnsi="Cambria Math"/>
            <w:sz w:val="22"/>
            <w:rPrChange w:author="Levine, Charles Roger (dzk3ja)" w:date="2026-10-21T17:42:00Z" w16du:dateUtc="2026-10-21T21:42:00Z" w:id="36">
              <w:rPr>
                <w:rFonts w:ascii="Cambria Math" w:hAnsi="Cambria Math"/>
              </w:rPr>
            </w:rPrChange>
          </w:rPr>
          <m:t>K</m:t>
        </m:r>
      </m:oMath>
      <w:ins w:author="Levine, Charles Roger (dzk3ja)" w:date="2026-10-21T12:09:00Z" w16du:dateUtc="2026-10-21T16:09:00Z" w:id="37">
        <w:r w:rsidRPr="005D0197">
          <w:t xml:space="preserve"> distinct individuals have been selected. The final binary outcome </w:t>
        </w:r>
      </w:ins>
      <m:oMath>
        <m:sSub>
          <m:sSubPr>
            <m:ctrlPr>
              <w:rPr>
                <w:rFonts w:ascii="Cambria Math" w:hAnsi="Cambria Math"/>
                <w:sz w:val="22"/>
              </w:rPr>
            </m:ctrlPr>
          </m:sSubPr>
          <m:e>
            <m:r>
              <w:rPr>
                <w:rFonts w:ascii="Cambria Math" w:hAnsi="Cambria Math"/>
                <w:sz w:val="22"/>
                <w:rPrChange w:author="Levine, Charles Roger (dzk3ja)" w:date="2026-10-21T17:42:00Z" w16du:dateUtc="2026-10-21T21:42:00Z" w:id="38">
                  <w:rPr>
                    <w:rFonts w:ascii="Cambria Math" w:hAnsi="Cambria Math"/>
                  </w:rPr>
                </w:rPrChange>
              </w:rPr>
              <m:t>Y</m:t>
            </m:r>
          </m:e>
          <m:sub>
            <m:r>
              <w:rPr>
                <w:rFonts w:ascii="Cambria Math" w:hAnsi="Cambria Math"/>
                <w:sz w:val="22"/>
                <w:rPrChange w:author="Levine, Charles Roger (dzk3ja)" w:date="2026-10-21T17:42:00Z" w16du:dateUtc="2026-10-21T21:42:00Z" w:id="39">
                  <w:rPr>
                    <w:rFonts w:ascii="Cambria Math" w:hAnsi="Cambria Math"/>
                  </w:rPr>
                </w:rPrChange>
              </w:rPr>
              <m:t>i</m:t>
            </m:r>
          </m:sub>
        </m:sSub>
      </m:oMath>
      <w:ins w:author="Levine, Charles Roger (dzk3ja)" w:date="2026-10-21T12:09:00Z" w16du:dateUtc="2026-10-21T16:09:00Z" w:id="40">
        <w:r w:rsidRPr="005D0197">
          <w:t xml:space="preserve"> records whether individual </w:t>
        </w:r>
      </w:ins>
      <m:oMath>
        <m:r>
          <w:rPr>
            <w:rFonts w:ascii="Cambria Math" w:hAnsi="Cambria Math"/>
            <w:sz w:val="22"/>
            <w:rPrChange w:author="Levine, Charles Roger (dzk3ja)" w:date="2026-10-21T17:42:00Z" w16du:dateUtc="2026-10-21T21:42:00Z" w:id="41">
              <w:rPr>
                <w:rFonts w:ascii="Cambria Math" w:hAnsi="Cambria Math"/>
              </w:rPr>
            </w:rPrChange>
          </w:rPr>
          <m:t>i</m:t>
        </m:r>
      </m:oMath>
      <w:ins w:author="Levine, Charles Roger (dzk3ja)" w:date="2026-10-21T12:09:00Z" w16du:dateUtc="2026-10-21T16:09:00Z" w:id="42">
        <w:r w:rsidRPr="005D0197">
          <w:t xml:space="preserve"> belongs to that selected set:</w:t>
        </w:r>
      </w:ins>
      <w:del w:author="Levine, Charles Roger (dzk3ja)" w:date="2026-10-21T12:09:00Z" w16du:dateUtc="2026-10-21T16:09:00Z" w:id="43">
        <w:r w:rsidDel="005D0197" w:rsidR="00375FDF">
          <w:delText xml:space="preserve">Thus, each candidate’s probability of being selected next depends on their score relative to the scores of the other individuals who remain eligible.  The process continues until K distinct individuals have been selected.   The final binary outcome for individual </w:delText>
        </w:r>
      </w:del>
      <m:oMath>
        <m:r>
          <w:del w:author="Levine, Charles Roger (dzk3ja)" w:date="2026-10-21T12:09:00Z" w16du:dateUtc="2026-10-21T16:09:00Z" w:id="44">
            <w:rPr>
              <w:rFonts w:ascii="Cambria Math" w:hAnsi="Cambria Math"/>
              <w:sz w:val="22"/>
              <w:szCs w:val="22"/>
            </w:rPr>
            <m:t>i</m:t>
          </w:del>
        </m:r>
      </m:oMath>
      <w:del w:author="Levine, Charles Roger (dzk3ja)" w:date="2026-10-21T12:09:00Z" w16du:dateUtc="2026-10-21T16:09:00Z" w:id="45">
        <w:r w:rsidDel="005D0197" w:rsidR="00375FDF">
          <w:delText xml:space="preserve"> is therefore</w:delText>
        </w:r>
      </w:del>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9C715ED" w14:textId="77777777">
        <w:trPr>
          <w:cantSplit/>
        </w:trPr>
        <w:tc>
          <w:tcPr>
            <w:tcW w:w="8496" w:type="dxa"/>
            <w:vAlign w:val="center"/>
          </w:tcPr>
          <w:p w:rsidRPr="00674971" w:rsidR="00CB3150" w:rsidRDefault="00000000" w14:paraId="0705BCC1" w14:textId="417E52BA">
            <w:pPr>
              <w:pStyle w:val="BodyText"/>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Y</m:t>
                    </m:r>
                  </m:e>
                  <m:sub>
                    <m:r>
                      <w:rPr>
                        <w:rFonts w:ascii="Cambria Math" w:hAnsi="Cambria Math" w:eastAsia="Cambria Math" w:cs="Cambria Math"/>
                        <w:sz w:val="22"/>
                        <w:szCs w:val="22"/>
                      </w:rPr>
                      <m:t>i</m:t>
                    </m:r>
                  </m:sub>
                </m:sSub>
                <m:r>
                  <w:rPr>
                    <w:rFonts w:ascii="Cambria Math" w:hAnsi="Cambria Math" w:eastAsia="Cambria Math" w:cs="Cambria Math"/>
                    <w:sz w:val="22"/>
                    <w:szCs w:val="22"/>
                  </w:rPr>
                  <m:t>=1</m:t>
                </m:r>
                <m:d>
                  <m:dPr>
                    <m:begChr m:val="{"/>
                    <m:endChr m:val="}"/>
                    <m:ctrlPr>
                      <w:rPr>
                        <w:rFonts w:ascii="Cambria Math" w:hAnsi="Cambria Math" w:eastAsia="Cambria Math" w:cs="Cambria Math"/>
                        <w:sz w:val="22"/>
                        <w:szCs w:val="22"/>
                      </w:rPr>
                    </m:ctrlPr>
                  </m:dPr>
                  <m:e>
                    <m:r>
                      <w:rPr>
                        <w:rFonts w:ascii="Cambria Math" w:hAnsi="Cambria Math" w:eastAsia="Cambria Math" w:cs="Cambria Math"/>
                        <w:sz w:val="22"/>
                        <w:szCs w:val="22"/>
                      </w:rPr>
                      <m:t>i∈</m:t>
                    </m:r>
                    <m:d>
                      <m:dPr>
                        <m:begChr m:val="{"/>
                        <m:endChr m:val="}"/>
                        <m:ctrlPr>
                          <w:rPr>
                            <w:rFonts w:ascii="Cambria Math" w:hAnsi="Cambria Math" w:eastAsia="Cambria Math" w:cs="Cambria Math"/>
                            <w:sz w:val="22"/>
                            <w:szCs w:val="22"/>
                          </w:rPr>
                        </m:ctrlPr>
                      </m:d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1</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K</m:t>
                            </m:r>
                          </m:sub>
                        </m:sSub>
                      </m:e>
                    </m:d>
                  </m:e>
                </m:d>
                <m:r>
                  <w:rPr>
                    <w:rFonts w:ascii="Cambria Math" w:hAnsi="Cambria Math" w:eastAsia="Cambria Math" w:cs="Cambria Math"/>
                    <w:sz w:val="22"/>
                    <w:szCs w:val="22"/>
                  </w:rPr>
                  <m:t>,</m:t>
                </m:r>
                <m:r>
                  <w:rPr>
                    <w:rFonts w:ascii="Cambria Math" w:hAnsi="Cambria Math" w:eastAsia="Cambria Math" w:cs="Cambria Math"/>
                    <w:i/>
                    <w:sz w:val="22"/>
                    <w:szCs w:val="22"/>
                  </w:rPr>
                  <m:t> </m:t>
                </m:r>
                <m:r>
                  <w:rPr>
                    <w:rFonts w:ascii="Cambria Math" w:hAnsi="Cambria Math" w:eastAsia="Cambria Math" w:cs="Cambria Math"/>
                    <w:i/>
                    <w:sz w:val="22"/>
                    <w:szCs w:val="22"/>
                  </w:rPr>
                  <m:t> </m:t>
                </m:r>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m:t>
                    </m:r>
                    <m:r>
                      <m:rPr>
                        <m:scr m:val="script"/>
                        <m:sty m:val="p"/>
                      </m:rPr>
                      <w:rPr>
                        <w:rFonts w:ascii="Cambria Math" w:hAnsi="Cambria Math" w:eastAsia="Cambria Math" w:cs="Cambria Math"/>
                        <w:sz w:val="22"/>
                        <w:szCs w:val="22"/>
                      </w:rPr>
                      <m:t>E</m:t>
                    </m:r>
                  </m:sub>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Y</m:t>
                        </m:r>
                      </m:e>
                      <m:sub>
                        <m:r>
                          <w:rPr>
                            <w:rFonts w:ascii="Cambria Math" w:hAnsi="Cambria Math" w:eastAsia="Cambria Math" w:cs="Cambria Math"/>
                            <w:sz w:val="22"/>
                            <w:szCs w:val="22"/>
                          </w:rPr>
                          <m:t>i</m:t>
                        </m:r>
                      </m:sub>
                    </m:sSub>
                  </m:e>
                </m:nary>
                <m:r>
                  <w:rPr>
                    <w:rFonts w:ascii="Cambria Math" w:hAnsi="Cambria Math" w:eastAsia="Cambria Math" w:cs="Cambria Math"/>
                    <w:sz w:val="22"/>
                    <w:szCs w:val="22"/>
                  </w:rPr>
                  <m:t>=K</m:t>
                </m:r>
              </m:oMath>
            </m:oMathPara>
          </w:p>
        </w:tc>
        <w:tc>
          <w:tcPr>
            <w:tcW w:w="864" w:type="dxa"/>
            <w:vAlign w:val="center"/>
          </w:tcPr>
          <w:p w:rsidR="00D951E9" w:rsidRDefault="00670B8B" w14:paraId="0226E90C" w14:textId="5ACA4F60">
            <w:pPr>
              <w:spacing w:after="0" w:line="240" w:lineRule="auto"/>
              <w:jc w:val="right"/>
            </w:pPr>
            <w:r>
              <w:t>(</w:t>
            </w:r>
            <w:bookmarkStart w:name="Eq_4_5" w:id="46"/>
            <w:r>
              <w:t>4.</w:t>
            </w:r>
            <w:r>
              <w:fldChar w:fldCharType="begin"/>
            </w:r>
            <w:r>
              <w:instrText> SEQ Equation \* ARABIC </w:instrText>
            </w:r>
            <w:r>
              <w:fldChar w:fldCharType="separate"/>
            </w:r>
            <w:r w:rsidR="00A62403">
              <w:rPr>
                <w:noProof/>
              </w:rPr>
              <w:t>6</w:t>
            </w:r>
            <w:r>
              <w:fldChar w:fldCharType="end"/>
            </w:r>
            <w:bookmarkEnd w:id="46"/>
            <w:r>
              <w:t>)</w:t>
            </w:r>
          </w:p>
        </w:tc>
      </w:tr>
    </w:tbl>
    <w:p w:rsidR="00CB3150" w:rsidRDefault="00670B8B" w14:paraId="55A0F127" w14:textId="37ACDD06">
      <w:del w:author="Levine, Charles Roger (dzk3ja)" w:date="2026-10-21T12:14:00Z" w16du:dateUtc="2026-10-21T16:14:00Z" w:id="47">
        <w:r w:rsidDel="005D0197">
          <w:delText xml:space="preserve">The </w:delText>
        </w:r>
        <w:r w:rsidDel="005D0197" w:rsidR="005B726E">
          <w:delText>procedure is a</w:delText>
        </w:r>
        <w:r w:rsidDel="005D0197">
          <w:delText xml:space="preserve"> Gibbs</w:delText>
        </w:r>
        <w:r w:rsidDel="005D0197" w:rsidR="005B726E">
          <w:delText>-</w:delText>
        </w:r>
        <w:r w:rsidDel="005D0197">
          <w:delText>weight</w:delText>
        </w:r>
        <w:r w:rsidDel="005D0197" w:rsidR="005B726E">
          <w:delText>ed,</w:delText>
        </w:r>
        <w:r w:rsidDel="005D0197">
          <w:delText xml:space="preserve"> Plackett–Luce form of</w:delText>
        </w:r>
        <w:r w:rsidDel="005D0197" w:rsidR="005B726E">
          <w:delText xml:space="preserve"> </w:delText>
        </w:r>
        <w:r w:rsidDel="005D0197">
          <w:delText xml:space="preserve">sampling without replacement. </w:delText>
        </w:r>
      </w:del>
      <w:r>
        <w:t>The probability in Equation (</w:t>
      </w:r>
      <w:r>
        <w:fldChar w:fldCharType="begin"/>
      </w:r>
      <w:r w:rsidR="00CB3150">
        <w:instrText xml:space="preserve"> REF Eq_4_4 \h </w:instrText>
      </w:r>
      <w:r>
        <w:fldChar w:fldCharType="separate"/>
      </w:r>
      <w:r w:rsidR="00A62403">
        <w:t>4.</w:t>
      </w:r>
      <w:r w:rsidR="00A62403">
        <w:rPr>
          <w:noProof/>
        </w:rPr>
        <w:t>5</w:t>
      </w:r>
      <w:r>
        <w:fldChar w:fldCharType="end"/>
      </w:r>
      <w:r>
        <w:t xml:space="preserve">) </w:t>
      </w:r>
      <w:r>
        <w:fldChar w:fldCharType="begin"/>
      </w:r>
      <w:r>
        <w:instrText> REF _Ref243234820 \p </w:instrText>
      </w:r>
      <w:r>
        <w:fldChar w:fldCharType="separate"/>
      </w:r>
      <w:r w:rsidR="00A62403">
        <w:t>above</w:t>
      </w:r>
      <w:r>
        <w:fldChar w:fldCharType="end"/>
      </w:r>
      <w:r w:rsidR="005B726E">
        <w:t xml:space="preserve"> </w:t>
      </w:r>
      <w:r>
        <w:t xml:space="preserve">describes the </w:t>
      </w:r>
      <w:r w:rsidR="005B726E">
        <w:t xml:space="preserve">chance of being selected in the </w:t>
      </w:r>
      <w:r>
        <w:t xml:space="preserve">next draw, </w:t>
      </w:r>
      <w:r w:rsidR="005B726E">
        <w:t>not</w:t>
      </w:r>
      <w:r>
        <w:t xml:space="preserve"> the </w:t>
      </w:r>
      <w:r w:rsidR="005B726E">
        <w:t>individual’s final</w:t>
      </w:r>
      <w:r>
        <w:t xml:space="preserve"> probability of belonging to the</w:t>
      </w:r>
      <w:r w:rsidR="005B726E">
        <w:t xml:space="preserve"> set of</w:t>
      </w:r>
      <w:r>
        <w:t xml:space="preserve"> </w:t>
      </w:r>
      <m:oMath>
        <m:r>
          <w:rPr>
            <w:rFonts w:ascii="Cambria Math" w:hAnsi="Cambria Math" w:eastAsia="Cambria Math" w:cs="Cambria Math"/>
            <w:sz w:val="22"/>
            <w:szCs w:val="22"/>
          </w:rPr>
          <m:t>K</m:t>
        </m:r>
      </m:oMath>
      <w:r>
        <w:t xml:space="preserve"> winners. </w:t>
      </w:r>
      <w:ins w:author="Levine, Charles Roger (dzk3ja)" w:date="2026-10-21T12:14:00Z" w16du:dateUtc="2026-10-21T16:14:00Z" w:id="48">
        <w:r w:rsidR="005D0197">
          <w:t xml:space="preserve">The procedure is a Gibbs-weighted, Plackett–Luce form of sampling without replacement. </w:t>
        </w:r>
      </w:ins>
      <w:r>
        <w:t>[1]</w:t>
      </w:r>
    </w:p>
    <w:p w:rsidR="00CB3150" w:rsidRDefault="00830361" w14:paraId="1A503DA9" w14:textId="2F301BDD">
      <w:pPr>
        <w:pStyle w:val="BodyText"/>
      </w:pPr>
      <w:ins w:author="Levine, Charles Roger (dzk3ja)" w:date="2026-10-21T12:16:00Z" w16du:dateUtc="2026-10-21T16:16:00Z" w:id="49">
        <w:r w:rsidRPr="00830361">
          <w:t xml:space="preserve">The same set of </w:t>
        </w:r>
      </w:ins>
      <m:oMath>
        <m:r>
          <w:rPr>
            <w:rFonts w:ascii="Cambria Math" w:hAnsi="Cambria Math"/>
            <w:sz w:val="22"/>
            <w:rPrChange w:author="Levine, Charles Roger (dzk3ja)" w:date="2026-10-21T17:42:00Z" w16du:dateUtc="2026-10-21T21:42:00Z" w:id="50">
              <w:rPr>
                <w:rFonts w:ascii="Cambria Math" w:hAnsi="Cambria Math"/>
              </w:rPr>
            </w:rPrChange>
          </w:rPr>
          <m:t>K</m:t>
        </m:r>
      </m:oMath>
      <w:ins w:author="Levine, Charles Roger (dzk3ja)" w:date="2026-10-21T12:16:00Z" w16du:dateUtc="2026-10-21T16:16:00Z" w:id="51">
        <w:r w:rsidRPr="00830361">
          <w:t xml:space="preserve"> winners can be selected in different orders.</w:t>
        </w:r>
        <w:r>
          <w:t xml:space="preserve">  </w:t>
        </w:r>
      </w:ins>
      <w:r w:rsidR="00670B8B">
        <w:t>For an</w:t>
      </w:r>
      <w:ins w:author="Levine, Charles Roger (dzk3ja)" w:date="2026-10-21T12:16:00Z" w16du:dateUtc="2026-10-21T16:16:00Z" w:id="52">
        <w:r>
          <w:t xml:space="preserve">y particular </w:t>
        </w:r>
      </w:ins>
      <w:del w:author="Levine, Charles Roger (dzk3ja)" w:date="2026-10-21T12:16:00Z" w16du:dateUtc="2026-10-21T16:16:00Z" w:id="53">
        <w:r w:rsidDel="00830361" w:rsidR="00670B8B">
          <w:delText xml:space="preserve"> </w:delText>
        </w:r>
      </w:del>
      <w:r w:rsidR="00670B8B">
        <w:t>ordered sequence</w:t>
      </w:r>
      <w:del w:author="Levine, Charles Roger (dzk3ja)" w:date="2026-10-21T12:17:00Z" w16du:dateUtc="2026-10-21T16:17:00Z" w:id="54">
        <w:r w:rsidDel="00830361" w:rsidR="00670B8B">
          <w:delText xml:space="preserve"> of </w:delText>
        </w:r>
      </w:del>
      <m:oMath>
        <m:r>
          <w:del w:author="Levine, Charles Roger (dzk3ja)" w:date="2026-10-21T12:17:00Z" w16du:dateUtc="2026-10-21T16:17:00Z" w:id="55">
            <w:rPr>
              <w:rFonts w:ascii="Cambria Math" w:hAnsi="Cambria Math"/>
              <w:sz w:val="22"/>
              <w:szCs w:val="22"/>
            </w:rPr>
            <m:t>K</m:t>
          </w:del>
        </m:r>
      </m:oMath>
      <w:del w:author="Levine, Charles Roger (dzk3ja)" w:date="2026-10-21T12:17:00Z" w16du:dateUtc="2026-10-21T16:17:00Z" w:id="56">
        <w:r w:rsidDel="00830361" w:rsidR="00347A7B">
          <w:delText xml:space="preserve"> </w:delText>
        </w:r>
        <w:r w:rsidDel="00830361" w:rsidR="00670B8B">
          <w:delText>distinct winne</w:delText>
        </w:r>
      </w:del>
      <w:del w:author="Levine, Charles Roger (dzk3ja)" w:date="2026-10-21T12:16:00Z" w16du:dateUtc="2026-10-21T16:16:00Z" w:id="57">
        <w:r w:rsidDel="00830361" w:rsidR="00670B8B">
          <w:delText>rs</w:delText>
        </w:r>
      </w:del>
      <w:r w:rsidR="00670B8B">
        <w:t xml:space="preserve">, </w:t>
      </w:r>
      <w:r w:rsidR="00347A7B">
        <w:t xml:space="preserve">the </w:t>
      </w:r>
      <w:r w:rsidR="00670B8B">
        <w:t xml:space="preserve">probability </w:t>
      </w:r>
      <w:r w:rsidR="00347A7B">
        <w:t xml:space="preserve">of that sequence is the </w:t>
      </w:r>
      <w:r w:rsidR="00670B8B">
        <w:t xml:space="preserve">product of the successive conditional </w:t>
      </w:r>
      <w:r w:rsidR="00347A7B">
        <w:t xml:space="preserve">draw </w:t>
      </w:r>
      <w:r w:rsidR="00670B8B">
        <w:t xml:space="preserve">probabilities. The probability of an unordered set </w:t>
      </w:r>
      <w:r w:rsidR="00347A7B">
        <w:t xml:space="preserve">of </w:t>
      </w:r>
      <m:oMath>
        <m:r>
          <w:rPr>
            <w:rFonts w:ascii="Cambria Math" w:hAnsi="Cambria Math"/>
            <w:sz w:val="22"/>
            <w:szCs w:val="22"/>
          </w:rPr>
          <m:t>K</m:t>
        </m:r>
      </m:oMath>
      <w:r w:rsidR="00347A7B">
        <w:t xml:space="preserve"> winners </w:t>
      </w:r>
      <w:r w:rsidR="00670B8B">
        <w:t xml:space="preserve">is the sum of those products over </w:t>
      </w:r>
      <w:r w:rsidR="00347A7B">
        <w:t xml:space="preserve">all possible </w:t>
      </w:r>
      <w:r w:rsidR="00670B8B">
        <w:t>ordering</w:t>
      </w:r>
      <w:r w:rsidR="00347A7B">
        <w:t>s</w:t>
      </w:r>
      <w:r w:rsidR="00670B8B">
        <w:t xml:space="preserve"> of that set. T</w:t>
      </w:r>
      <w:ins w:author="Levine, Charles Roger (dzk3ja)" w:date="2026-10-21T12:20:00Z" w16du:dateUtc="2026-10-21T16:20:00Z" w:id="58">
        <w:r w:rsidRPr="00A0530A" w:rsidR="00A0530A">
          <w:t>his distinction becomes important when we use observed selection outcomes to estimate the model’s parameters in Secti</w:t>
        </w:r>
      </w:ins>
      <w:ins w:author="Levine, Charles Roger (dzk3ja)" w:date="2026-10-21T12:21:00Z" w16du:dateUtc="2026-10-21T16:21:00Z" w:id="59">
        <w:r w:rsidR="00A0530A">
          <w:t xml:space="preserve">on </w:t>
        </w:r>
        <w:r w:rsidR="00A0530A">
          <w:fldChar w:fldCharType="begin"/>
        </w:r>
        <w:r w:rsidR="00A0530A">
          <w:instrText xml:space="preserve"> REF _Ref243477655 \w \h </w:instrText>
        </w:r>
      </w:ins>
      <w:ins w:author="Levine, Charles Roger (dzk3ja)" w:date="2026-10-21T12:21:00Z" w16du:dateUtc="2026-10-21T16:21:00Z" w:id="60">
        <w:r w:rsidR="00A0530A">
          <w:fldChar w:fldCharType="separate"/>
        </w:r>
      </w:ins>
      <w:ins w:author="Levine, Charles Roger (dzk3ja)" w:date="2026-10-21T14:20:00Z" w16du:dateUtc="2026-10-21T18:20:00Z" w:id="61">
        <w:r w:rsidR="00A62403">
          <w:t>4.8</w:t>
        </w:r>
      </w:ins>
      <w:ins w:author="Levine, Charles Roger (dzk3ja)" w:date="2026-10-21T12:21:00Z" w16du:dateUtc="2026-10-21T16:21:00Z" w:id="62">
        <w:r w:rsidR="00A0530A">
          <w:fldChar w:fldCharType="end"/>
        </w:r>
      </w:ins>
      <w:ins w:author="Levine, Charles Roger (dzk3ja)" w:date="2026-10-21T12:20:00Z" w16du:dateUtc="2026-10-21T16:20:00Z" w:id="63">
        <w:r w:rsidRPr="00A0530A" w:rsidR="00A0530A">
          <w:t>.</w:t>
        </w:r>
      </w:ins>
      <w:del w:author="Levine, Charles Roger (dzk3ja)" w:date="2026-10-21T12:20:00Z" w16du:dateUtc="2026-10-21T16:20:00Z" w:id="64">
        <w:r w:rsidDel="00A0530A" w:rsidR="00670B8B">
          <w:delText>his distinction becomes important when we turn to fitting: exact-</w:delText>
        </w:r>
      </w:del>
      <m:oMath>
        <m:r>
          <w:del w:author="Levine, Charles Roger (dzk3ja)" w:date="2026-10-21T12:20:00Z" w16du:dateUtc="2026-10-21T16:20:00Z" w:id="65">
            <w:rPr>
              <w:rFonts w:ascii="Cambria Math" w:hAnsi="Cambria Math" w:eastAsia="Cambria Math" w:cs="Cambria Math"/>
              <w:sz w:val="22"/>
              <w:szCs w:val="22"/>
            </w:rPr>
            <m:t>K</m:t>
          </w:del>
        </m:r>
      </m:oMath>
      <w:del w:author="Levine, Charles Roger (dzk3ja)" w:date="2026-10-21T12:20:00Z" w16du:dateUtc="2026-10-21T16:20:00Z" w:id="66">
        <w:r w:rsidDel="00A0530A" w:rsidR="00670B8B">
          <w:delText xml:space="preserve"> </w:delText>
        </w:r>
        <w:r w:rsidDel="00A0530A" w:rsidR="00347A7B">
          <w:delText xml:space="preserve">selection does not have the same likelihood as a collection of </w:delText>
        </w:r>
        <w:r w:rsidDel="00A0530A" w:rsidR="00670B8B">
          <w:delText xml:space="preserve">independent Bernoulli </w:delText>
        </w:r>
        <w:r w:rsidDel="00A0530A" w:rsidR="00347A7B">
          <w:delText>outcomes</w:delText>
        </w:r>
        <w:r w:rsidDel="00A0530A" w:rsidR="00670B8B">
          <w:delText>.</w:delText>
        </w:r>
      </w:del>
    </w:p>
    <w:p w:rsidR="00CB3150" w:rsidRDefault="00237EC7" w14:paraId="135A43BB" w14:textId="0A0E178D">
      <w:pPr>
        <w:pStyle w:val="Heading2"/>
        <w:numPr>
          <w:ilvl w:val="1"/>
          <w:numId w:val="18"/>
        </w:numPr>
      </w:pPr>
      <w:bookmarkStart w:name="limits-and-score-units" w:id="67"/>
      <w:bookmarkEnd w:id="14"/>
      <w:r>
        <w:t>Selection temperature and limiting behavior</w:t>
      </w:r>
      <w:r w:rsidDel="00237EC7">
        <w:t xml:space="preserve"> </w:t>
      </w:r>
    </w:p>
    <w:p w:rsidR="00274DCC" w:rsidP="009D54DD" w:rsidRDefault="00347A7B" w14:paraId="06530087" w14:textId="555C1E27">
      <w:pPr>
        <w:pStyle w:val="BodyText"/>
      </w:pPr>
      <w:r>
        <w:t xml:space="preserve">The Gibbs rule establishes that higher scores are favored, </w:t>
      </w:r>
      <w:ins w:author="Levine, Charles Roger (dzk3ja)" w:date="2026-10-21T12:46:00Z" w16du:dateUtc="2026-10-21T16:46:00Z" w:id="68">
        <w:r w:rsidRPr="003052D2" w:rsidR="003052D2">
          <w:t>but how much does a given score advantage improve a candidate’s chance of being selected next?</w:t>
        </w:r>
      </w:ins>
      <w:del w:author="Levine, Charles Roger (dzk3ja)" w:date="2026-10-21T12:46:00Z" w16du:dateUtc="2026-10-21T16:46:00Z" w:id="69">
        <w:r w:rsidDel="003052D2">
          <w:delText>but it does not yet tell us how strongly a particular score advantage affects selection.</w:delText>
        </w:r>
      </w:del>
      <w:r>
        <w:t xml:space="preserve">  To see </w:t>
      </w:r>
      <w:r w:rsidR="004447FA">
        <w:t xml:space="preserve">how </w:t>
      </w:r>
      <w:r>
        <w:t xml:space="preserve">selection temperature controls </w:t>
      </w:r>
      <w:r w:rsidR="00F32C57">
        <w:t xml:space="preserve">that relationship, </w:t>
      </w:r>
      <w:r>
        <w:t xml:space="preserve">consider two candidates, </w:t>
      </w:r>
      <m:oMath>
        <m:r>
          <w:rPr>
            <w:rFonts w:ascii="Cambria Math" w:hAnsi="Cambria Math" w:eastAsia="Cambria Math" w:cs="Cambria Math"/>
            <w:sz w:val="22"/>
            <w:szCs w:val="22"/>
          </w:rPr>
          <m:t>i</m:t>
        </m:r>
      </m:oMath>
      <w:r>
        <w:t xml:space="preserve"> and </w:t>
      </w:r>
      <m:oMath>
        <m:r>
          <w:rPr>
            <w:rFonts w:ascii="Cambria Math" w:hAnsi="Cambria Math" w:eastAsia="Cambria Math" w:cs="Cambria Math"/>
            <w:sz w:val="22"/>
            <w:szCs w:val="22"/>
          </w:rPr>
          <m:t>h</m:t>
        </m:r>
      </m:oMath>
      <w:r>
        <w:t xml:space="preserve">, who </w:t>
      </w:r>
      <w:r w:rsidR="00274DCC">
        <w:t xml:space="preserve">are both </w:t>
      </w:r>
      <w:r>
        <w:t xml:space="preserve">eligible at the same draw. </w:t>
      </w:r>
      <w:ins w:author="Levine, Charles Roger (dzk3ja)" w:date="2026-10-21T12:51:00Z" w16du:dateUtc="2026-10-21T16:51:00Z" w:id="70">
        <w:r w:rsidRPr="003052D2" w:rsidR="003052D2">
          <w:t>Comparing their selection probabilities reveals how strongly the score difference matters at a given selection temperature.</w:t>
        </w:r>
      </w:ins>
      <w:del w:author="Levine, Charles Roger (dzk3ja)" w:date="2026-10-21T12:51:00Z" w16du:dateUtc="2026-10-21T16:51:00Z" w:id="71">
        <w:r w:rsidDel="003052D2" w:rsidR="00F32C57">
          <w:delText xml:space="preserve">How much more </w:delText>
        </w:r>
        <w:r w:rsidDel="003052D2">
          <w:delText xml:space="preserve">likely </w:delText>
        </w:r>
        <w:r w:rsidDel="003052D2" w:rsidR="00F32C57">
          <w:delText xml:space="preserve">is </w:delText>
        </w:r>
        <w:r w:rsidDel="003052D2">
          <w:delText>one to be selected next than the other</w:delText>
        </w:r>
        <w:r w:rsidDel="003052D2" w:rsidR="00F32C57">
          <w:delText>?</w:delText>
        </w:r>
        <w:r w:rsidDel="003052D2">
          <w:delText xml:space="preserve"> </w:delText>
        </w:r>
      </w:del>
    </w:p>
    <w:p w:rsidR="00274DCC" w:rsidP="00274DCC" w:rsidRDefault="00274DCC" w14:paraId="0C5A7458" w14:textId="5590D345">
      <w:pPr>
        <w:pStyle w:val="BodyText"/>
      </w:pPr>
      <w:r>
        <w:t xml:space="preserve">At draw r, both candidates belong to the current eligible pool </w:t>
      </w:r>
      <m:oMath>
        <m:sSub>
          <m:sSubPr>
            <m:ctrlPr>
              <w:rPr>
                <w:rFonts w:ascii="Cambria Math" w:hAnsi="Cambria Math"/>
                <w:sz w:val="22"/>
              </w:rPr>
            </m:ctrlPr>
          </m:sSubPr>
          <m:e>
            <m:r>
              <w:rPr>
                <w:rFonts w:ascii="Cambria Math" w:hAnsi="Cambria Math"/>
                <w:sz w:val="22"/>
              </w:rPr>
              <m:t>R</m:t>
            </m:r>
          </m:e>
          <m:sub>
            <m:r>
              <w:rPr>
                <w:rFonts w:ascii="Cambria Math" w:hAnsi="Cambria Math"/>
                <w:sz w:val="22"/>
              </w:rPr>
              <m:t>r</m:t>
            </m:r>
          </m:sub>
        </m:sSub>
      </m:oMath>
      <w:r>
        <w:t xml:space="preserve">.  </w:t>
      </w:r>
      <w:r w:rsidR="00347A7B">
        <w:t xml:space="preserve">Each candidate’s probability </w:t>
      </w:r>
      <w:r>
        <w:t xml:space="preserve">of being selected next </w:t>
      </w:r>
      <w:r w:rsidR="00347A7B">
        <w:t xml:space="preserve">is their Gibbs weight divided by </w:t>
      </w:r>
      <w:commentRangeStart w:id="72"/>
      <w:r w:rsidR="5E0A9E37">
        <w:t>the total</w:t>
      </w:r>
      <w:r w:rsidR="00931743">
        <w:t xml:space="preserve"> </w:t>
      </w:r>
      <w:r>
        <w:t xml:space="preserve">Gibbs </w:t>
      </w:r>
      <w:r w:rsidR="5E0A9E37">
        <w:t>weight</w:t>
      </w:r>
      <w:r w:rsidR="00931743">
        <w:t xml:space="preserve"> of all candidates</w:t>
      </w:r>
      <w:r>
        <w:t xml:space="preserve"> in </w:t>
      </w:r>
      <m:oMath>
        <m:sSub>
          <m:sSubPr>
            <m:ctrlPr>
              <w:rPr>
                <w:rFonts w:ascii="Cambria Math" w:hAnsi="Cambria Math"/>
                <w:sz w:val="22"/>
              </w:rPr>
            </m:ctrlPr>
          </m:sSubPr>
          <m:e>
            <m:r>
              <w:rPr>
                <w:rFonts w:ascii="Cambria Math" w:hAnsi="Cambria Math"/>
                <w:sz w:val="22"/>
              </w:rPr>
              <m:t>R</m:t>
            </m:r>
          </m:e>
          <m:sub>
            <m:r>
              <w:rPr>
                <w:rFonts w:ascii="Cambria Math" w:hAnsi="Cambria Math"/>
                <w:sz w:val="22"/>
              </w:rPr>
              <m:t>r</m:t>
            </m:r>
          </m:sub>
        </m:sSub>
      </m:oMath>
      <w:ins w:author="Levine, Charles Roger (dzk3ja)" w:date="2026-10-21T12:52:00Z" w16du:dateUtc="2026-10-21T16:52:00Z" w:id="73">
        <w:r w:rsidR="003052D2">
          <w:t xml:space="preserve">, including the weights of both </w:t>
        </w:r>
      </w:ins>
      <m:oMath>
        <m:r>
          <w:rPr>
            <w:rFonts w:ascii="Cambria Math" w:hAnsi="Cambria Math"/>
            <w:sz w:val="22"/>
            <w:rPrChange w:author="Levine, Charles Roger (dzk3ja)" w:date="2026-10-21T17:42:00Z" w16du:dateUtc="2026-10-21T21:42:00Z" w:id="74">
              <w:rPr>
                <w:rFonts w:ascii="Cambria Math" w:hAnsi="Cambria Math"/>
              </w:rPr>
            </w:rPrChange>
          </w:rPr>
          <m:t>i</m:t>
        </m:r>
      </m:oMath>
      <w:ins w:author="Levine, Charles Roger (dzk3ja)" w:date="2026-10-21T12:52:00Z" w16du:dateUtc="2026-10-21T16:52:00Z" w:id="75">
        <w:r w:rsidR="003052D2">
          <w:t xml:space="preserve"> and </w:t>
        </w:r>
      </w:ins>
      <m:oMath>
        <m:r>
          <w:rPr>
            <w:rFonts w:ascii="Cambria Math" w:hAnsi="Cambria Math"/>
            <w:sz w:val="22"/>
            <w:rPrChange w:author="Levine, Charles Roger (dzk3ja)" w:date="2026-10-21T17:42:00Z" w16du:dateUtc="2026-10-21T21:42:00Z" w:id="76">
              <w:rPr>
                <w:rFonts w:ascii="Cambria Math" w:hAnsi="Cambria Math"/>
              </w:rPr>
            </w:rPrChange>
          </w:rPr>
          <m:t>h</m:t>
        </m:r>
      </m:oMath>
      <w:ins w:author="Levine, Charles Roger (dzk3ja)" w:date="2026-10-21T12:52:00Z" w16du:dateUtc="2026-10-21T16:52:00Z" w:id="77">
        <w:r w:rsidR="003052D2">
          <w:t>.</w:t>
        </w:r>
      </w:ins>
      <w:del w:author="Levine, Charles Roger (dzk3ja)" w:date="2026-10-21T12:52:00Z" w16du:dateUtc="2026-10-21T16:52:00Z" w:id="78">
        <w:r w:rsidDel="003052D2" w:rsidR="5E0A9E37">
          <w:delText>.</w:delText>
        </w:r>
      </w:del>
      <w:commentRangeEnd w:id="72"/>
      <w:r w:rsidR="00836CDC">
        <w:rPr>
          <w:rStyle w:val="CommentReference"/>
          <w:sz w:val="20"/>
          <w:szCs w:val="20"/>
        </w:rPr>
        <w:commentReference w:id="72"/>
      </w:r>
      <w:r w:rsidR="007D7951">
        <w:t xml:space="preserve">  </w:t>
      </w:r>
      <w:del w:author="Levine, Charles Roger (dzk3ja)" w:date="2026-10-21T12:53:00Z" w16du:dateUtc="2026-10-21T16:53:00Z" w:id="79">
        <w:r w:rsidDel="003052D2">
          <w:delText>Define that</w:delText>
        </w:r>
      </w:del>
      <w:ins w:author="Levine, Charles Roger (dzk3ja)" w:date="2026-10-21T12:53:00Z" w16du:dateUtc="2026-10-21T16:53:00Z" w:id="80">
        <w:r w:rsidR="003052D2">
          <w:t xml:space="preserve">Let </w:t>
        </w:r>
      </w:ins>
      <m:oMath>
        <m:sSub>
          <m:sSubPr>
            <m:ctrlPr>
              <w:rPr>
                <w:rFonts w:ascii="Cambria Math" w:hAnsi="Cambria Math"/>
                <w:sz w:val="22"/>
              </w:rPr>
            </m:ctrlPr>
          </m:sSubPr>
          <m:e>
            <m:r>
              <w:rPr>
                <w:rFonts w:ascii="Cambria Math" w:hAnsi="Cambria Math"/>
                <w:sz w:val="22"/>
                <w:rPrChange w:author="Levine, Charles Roger (dzk3ja)" w:date="2026-10-21T17:42:00Z" w16du:dateUtc="2026-10-21T21:42:00Z" w:id="81">
                  <w:rPr>
                    <w:rFonts w:ascii="Cambria Math" w:hAnsi="Cambria Math"/>
                  </w:rPr>
                </w:rPrChange>
              </w:rPr>
              <m:t>Z</m:t>
            </m:r>
          </m:e>
          <m:sub>
            <m:r>
              <w:rPr>
                <w:rFonts w:ascii="Cambria Math" w:hAnsi="Cambria Math"/>
                <w:sz w:val="22"/>
                <w:rPrChange w:author="Levine, Charles Roger (dzk3ja)" w:date="2026-10-21T17:42:00Z" w16du:dateUtc="2026-10-21T21:42:00Z" w:id="82">
                  <w:rPr>
                    <w:rFonts w:ascii="Cambria Math" w:hAnsi="Cambria Math"/>
                  </w:rPr>
                </w:rPrChange>
              </w:rPr>
              <m:t>r</m:t>
            </m:r>
          </m:sub>
        </m:sSub>
      </m:oMath>
      <w:ins w:author="Levine, Charles Roger (dzk3ja)" w:date="2026-10-21T12:53:00Z" w16du:dateUtc="2026-10-21T16:53:00Z" w:id="83">
        <w:r w:rsidR="003052D2">
          <w:t xml:space="preserve"> denote this</w:t>
        </w:r>
      </w:ins>
      <w:r>
        <w:t xml:space="preserve"> total weight</w:t>
      </w:r>
      <w:ins w:author="Levine, Charles Roger (dzk3ja)" w:date="2026-10-21T12:53:00Z" w16du:dateUtc="2026-10-21T16:53:00Z" w:id="84">
        <w:r w:rsidR="003052D2">
          <w:t>:</w:t>
        </w:r>
      </w:ins>
      <w:del w:author="Levine, Charles Roger (dzk3ja)" w:date="2026-10-21T12:53:00Z" w16du:dateUtc="2026-10-21T16:53:00Z" w:id="85">
        <w:r w:rsidDel="003052D2">
          <w:delText xml:space="preserve"> as</w:delText>
        </w:r>
      </w:del>
    </w:p>
    <w:p w:rsidRPr="00674971" w:rsidR="00274DCC" w:rsidP="00274DCC" w:rsidRDefault="00000000" w14:paraId="2DE0F425" w14:textId="6F49309E">
      <w:pPr>
        <w:pStyle w:val="BodyText"/>
        <w:rPr>
          <w:rFonts w:ascii="Cambria Math" w:hAnsi="Cambria Math"/>
          <w:sz w:val="22"/>
        </w:rPr>
      </w:pPr>
      <m:oMathPara>
        <m:oMath>
          <m:sSub>
            <m:sSubPr>
              <m:ctrlPr>
                <w:rPr>
                  <w:rFonts w:ascii="Cambria Math" w:hAnsi="Cambria Math"/>
                  <w:sz w:val="22"/>
                </w:rPr>
              </m:ctrlPr>
            </m:sSubPr>
            <m:e>
              <m:r>
                <w:rPr>
                  <w:rFonts w:ascii="Cambria Math" w:hAnsi="Cambria Math"/>
                  <w:sz w:val="22"/>
                </w:rPr>
                <m:t>Z</m:t>
              </m:r>
            </m:e>
            <m:sub>
              <m:r>
                <w:rPr>
                  <w:rFonts w:ascii="Cambria Math" w:hAnsi="Cambria Math"/>
                  <w:sz w:val="22"/>
                </w:rPr>
                <m:t>r</m:t>
              </m:r>
            </m:sub>
          </m:sSub>
          <m:r>
            <w:rPr>
              <w:rFonts w:ascii="Cambria Math" w:hAnsi="Cambria Math"/>
              <w:sz w:val="22"/>
            </w:rPr>
            <m:t>=</m:t>
          </m:r>
          <m:nary>
            <m:naryPr>
              <m:chr m:val="∑"/>
              <m:limLoc m:val="undOvr"/>
              <m:supHide m:val="1"/>
              <m:ctrlPr>
                <w:rPr>
                  <w:rFonts w:ascii="Cambria Math" w:hAnsi="Cambria Math"/>
                  <w:sz w:val="22"/>
                </w:rPr>
              </m:ctrlPr>
            </m:naryPr>
            <m:sub>
              <m:r>
                <w:rPr>
                  <w:rFonts w:ascii="Cambria Math" w:hAnsi="Cambria Math"/>
                  <w:sz w:val="22"/>
                </w:rPr>
                <m:t>j∈</m:t>
              </m:r>
              <m:sSub>
                <m:sSubPr>
                  <m:ctrlPr>
                    <w:rPr>
                      <w:rFonts w:ascii="Cambria Math" w:hAnsi="Cambria Math"/>
                      <w:sz w:val="22"/>
                    </w:rPr>
                  </m:ctrlPr>
                </m:sSubPr>
                <m:e>
                  <m:r>
                    <w:rPr>
                      <w:rFonts w:ascii="Cambria Math" w:hAnsi="Cambria Math"/>
                      <w:sz w:val="22"/>
                    </w:rPr>
                    <m:t>R</m:t>
                  </m:r>
                </m:e>
                <m:sub>
                  <m:r>
                    <w:rPr>
                      <w:rFonts w:ascii="Cambria Math" w:hAnsi="Cambria Math"/>
                      <w:sz w:val="22"/>
                    </w:rPr>
                    <m:t>r</m:t>
                  </m:r>
                </m:sub>
              </m:sSub>
            </m:sub>
            <m:sup/>
            <m:e>
              <m:sSup>
                <m:sSupPr>
                  <m:ctrlPr>
                    <w:rPr>
                      <w:rFonts w:ascii="Cambria Math" w:hAnsi="Cambria Math"/>
                      <w:sz w:val="22"/>
                    </w:rPr>
                  </m:ctrlPr>
                </m:sSupPr>
                <m:e>
                  <m:r>
                    <w:rPr>
                      <w:rFonts w:ascii="Cambria Math" w:hAnsi="Cambria Math"/>
                      <w:sz w:val="22"/>
                    </w:rPr>
                    <m:t>e</m:t>
                  </m:r>
                </m:e>
                <m:sup>
                  <m:d>
                    <m:dPr>
                      <m:ctrlPr>
                        <w:rPr>
                          <w:rFonts w:ascii="Cambria Math" w:hAnsi="Cambria Math"/>
                          <w:sz w:val="22"/>
                        </w:rPr>
                      </m:ctrlPr>
                    </m:dPr>
                    <m:e>
                      <m:f>
                        <m:fPr>
                          <m:ctrlPr>
                            <w:rPr>
                              <w:rFonts w:ascii="Cambria Math" w:hAnsi="Cambria Math"/>
                              <w:sz w:val="22"/>
                            </w:rPr>
                          </m:ctrlPr>
                        </m:fPr>
                        <m:num>
                          <m:sSub>
                            <m:sSubPr>
                              <m:ctrlPr>
                                <w:rPr>
                                  <w:rFonts w:ascii="Cambria Math" w:hAnsi="Cambria Math"/>
                                  <w:sz w:val="22"/>
                                </w:rPr>
                              </m:ctrlPr>
                            </m:sSubPr>
                            <m:e>
                              <m:r>
                                <w:rPr>
                                  <w:rFonts w:ascii="Cambria Math" w:hAnsi="Cambria Math"/>
                                  <w:sz w:val="22"/>
                                </w:rPr>
                                <m:t>S</m:t>
                              </m:r>
                            </m:e>
                            <m:sub>
                              <m:r>
                                <w:rPr>
                                  <w:rFonts w:ascii="Cambria Math" w:hAnsi="Cambria Math"/>
                                  <w:sz w:val="22"/>
                                </w:rPr>
                                <m:t>j</m:t>
                              </m:r>
                            </m:sub>
                          </m:sSub>
                        </m:num>
                        <m:den>
                          <m:sSub>
                            <m:sSubPr>
                              <m:ctrlPr>
                                <w:rPr>
                                  <w:rFonts w:ascii="Cambria Math" w:hAnsi="Cambria Math"/>
                                  <w:sz w:val="22"/>
                                </w:rPr>
                              </m:ctrlPr>
                            </m:sSubPr>
                            <m:e>
                              <m:r>
                                <w:rPr>
                                  <w:rFonts w:ascii="Cambria Math" w:hAnsi="Cambria Math"/>
                                  <w:sz w:val="22"/>
                                </w:rPr>
                                <m:t>t</m:t>
                              </m:r>
                            </m:e>
                            <m:sub>
                              <m:r>
                                <w:rPr>
                                  <w:rFonts w:ascii="Cambria Math" w:hAnsi="Cambria Math"/>
                                  <w:sz w:val="22"/>
                                </w:rPr>
                                <m:t>sel</m:t>
                              </m:r>
                            </m:sub>
                          </m:sSub>
                        </m:den>
                      </m:f>
                    </m:e>
                  </m:d>
                </m:sup>
              </m:sSup>
            </m:e>
          </m:nary>
        </m:oMath>
      </m:oMathPara>
    </w:p>
    <w:p w:rsidR="00240C6A" w:rsidP="00274DCC" w:rsidRDefault="003052D2" w14:paraId="564062FD" w14:textId="1BED9FD8">
      <w:pPr>
        <w:pStyle w:val="BodyText"/>
      </w:pPr>
      <w:ins w:author="Levine, Charles Roger (dzk3ja)" w:date="2026-10-21T12:55:00Z" w16du:dateUtc="2026-10-21T16:55:00Z" w:id="86">
        <w:r w:rsidRPr="003052D2">
          <w:t xml:space="preserve">The two selection probabilities therefore share the same denominator </w:t>
        </w:r>
      </w:ins>
      <m:oMath>
        <m:sSub>
          <m:sSubPr>
            <m:ctrlPr>
              <w:rPr>
                <w:rFonts w:ascii="Cambria Math" w:hAnsi="Cambria Math"/>
                <w:sz w:val="22"/>
              </w:rPr>
            </m:ctrlPr>
          </m:sSubPr>
          <m:e>
            <m:r>
              <w:rPr>
                <w:rFonts w:ascii="Cambria Math" w:hAnsi="Cambria Math"/>
                <w:sz w:val="22"/>
                <w:rPrChange w:author="Levine, Charles Roger (dzk3ja)" w:date="2026-10-21T17:42:00Z" w16du:dateUtc="2026-10-21T21:42:00Z" w:id="87">
                  <w:rPr>
                    <w:rFonts w:ascii="Cambria Math" w:hAnsi="Cambria Math"/>
                  </w:rPr>
                </w:rPrChange>
              </w:rPr>
              <m:t>Z</m:t>
            </m:r>
          </m:e>
          <m:sub>
            <m:r>
              <w:rPr>
                <w:rFonts w:ascii="Cambria Math" w:hAnsi="Cambria Math"/>
                <w:sz w:val="22"/>
                <w:rPrChange w:author="Levine, Charles Roger (dzk3ja)" w:date="2026-10-21T17:42:00Z" w16du:dateUtc="2026-10-21T21:42:00Z" w:id="88">
                  <w:rPr>
                    <w:rFonts w:ascii="Cambria Math" w:hAnsi="Cambria Math"/>
                  </w:rPr>
                </w:rPrChange>
              </w:rPr>
              <m:t>r</m:t>
            </m:r>
          </m:sub>
        </m:sSub>
      </m:oMath>
      <w:ins w:author="Levine, Charles Roger (dzk3ja)" w:date="2026-10-21T12:55:00Z" w16du:dateUtc="2026-10-21T16:55:00Z" w:id="89">
        <w:r w:rsidRPr="003052D2">
          <w:t xml:space="preserve">. To determine how much more likely candidate </w:t>
        </w:r>
      </w:ins>
      <m:oMath>
        <m:r>
          <w:rPr>
            <w:rFonts w:ascii="Cambria Math" w:hAnsi="Cambria Math"/>
            <w:sz w:val="22"/>
            <w:rPrChange w:author="Levine, Charles Roger (dzk3ja)" w:date="2026-10-21T17:42:00Z" w16du:dateUtc="2026-10-21T21:42:00Z" w:id="90">
              <w:rPr>
                <w:rFonts w:ascii="Cambria Math" w:hAnsi="Cambria Math"/>
              </w:rPr>
            </w:rPrChange>
          </w:rPr>
          <m:t>i</m:t>
        </m:r>
      </m:oMath>
      <w:ins w:author="Levine, Charles Roger (dzk3ja)" w:date="2026-10-21T12:55:00Z" w16du:dateUtc="2026-10-21T16:55:00Z" w:id="91">
        <w:r w:rsidRPr="003052D2">
          <w:t xml:space="preserve"> is to be selected next than candidate </w:t>
        </w:r>
      </w:ins>
      <m:oMath>
        <m:r>
          <w:rPr>
            <w:rFonts w:ascii="Cambria Math" w:hAnsi="Cambria Math"/>
            <w:sz w:val="22"/>
            <w:rPrChange w:author="Levine, Charles Roger (dzk3ja)" w:date="2026-10-21T17:42:00Z" w16du:dateUtc="2026-10-21T21:42:00Z" w:id="92">
              <w:rPr>
                <w:rFonts w:ascii="Cambria Math" w:hAnsi="Cambria Math"/>
              </w:rPr>
            </w:rPrChange>
          </w:rPr>
          <m:t>h</m:t>
        </m:r>
      </m:oMath>
      <w:ins w:author="Levine, Charles Roger (dzk3ja)" w:date="2026-10-21T12:55:00Z" w16du:dateUtc="2026-10-21T16:55:00Z" w:id="93">
        <w:r w:rsidRPr="003052D2">
          <w:t xml:space="preserve">, we divide the probability for </w:t>
        </w:r>
      </w:ins>
      <m:oMath>
        <m:r>
          <w:rPr>
            <w:rFonts w:ascii="Cambria Math" w:hAnsi="Cambria Math"/>
            <w:sz w:val="22"/>
            <w:rPrChange w:author="Levine, Charles Roger (dzk3ja)" w:date="2026-10-21T17:42:00Z" w16du:dateUtc="2026-10-21T21:42:00Z" w:id="94">
              <w:rPr>
                <w:rFonts w:ascii="Cambria Math" w:hAnsi="Cambria Math"/>
              </w:rPr>
            </w:rPrChange>
          </w:rPr>
          <m:t>i</m:t>
        </m:r>
      </m:oMath>
      <w:ins w:author="Levine, Charles Roger (dzk3ja)" w:date="2026-10-21T12:55:00Z" w16du:dateUtc="2026-10-21T16:55:00Z" w:id="95">
        <w:r w:rsidRPr="003052D2">
          <w:t xml:space="preserve"> by the probability for </w:t>
        </w:r>
      </w:ins>
      <m:oMath>
        <m:r>
          <w:rPr>
            <w:rFonts w:ascii="Cambria Math" w:hAnsi="Cambria Math"/>
            <w:sz w:val="22"/>
            <w:rPrChange w:author="Levine, Charles Roger (dzk3ja)" w:date="2026-10-21T17:42:00Z" w16du:dateUtc="2026-10-21T21:42:00Z" w:id="96">
              <w:rPr>
                <w:rFonts w:ascii="Cambria Math" w:hAnsi="Cambria Math"/>
              </w:rPr>
            </w:rPrChange>
          </w:rPr>
          <m:t>h</m:t>
        </m:r>
      </m:oMath>
      <w:ins w:author="Levine, Charles Roger (dzk3ja)" w:date="2026-10-21T12:55:00Z" w16du:dateUtc="2026-10-21T16:55:00Z" w:id="97">
        <w:r w:rsidRPr="003052D2">
          <w:t>:</w:t>
        </w:r>
      </w:ins>
      <w:del w:author="Levine, Charles Roger (dzk3ja)" w:date="2026-10-21T12:55:00Z" w16du:dateUtc="2026-10-21T16:55:00Z" w:id="98">
        <w:r w:rsidDel="003052D2" w:rsidR="00274DCC">
          <w:delText xml:space="preserve">Thus, the conditional selection probabilities for </w:delText>
        </w:r>
      </w:del>
      <m:oMath>
        <m:r>
          <w:del w:author="Levine, Charles Roger (dzk3ja)" w:date="2026-10-21T12:55:00Z" w16du:dateUtc="2026-10-21T16:55:00Z" w:id="99">
            <w:rPr>
              <w:rFonts w:ascii="Cambria Math" w:hAnsi="Cambria Math"/>
              <w:sz w:val="22"/>
            </w:rPr>
            <m:t>i</m:t>
          </w:del>
        </m:r>
      </m:oMath>
      <w:del w:author="Levine, Charles Roger (dzk3ja)" w:date="2026-10-21T12:55:00Z" w16du:dateUtc="2026-10-21T16:55:00Z" w:id="100">
        <w:r w:rsidDel="003052D2" w:rsidR="00274DCC">
          <w:delText xml:space="preserve"> and </w:delText>
        </w:r>
      </w:del>
      <m:oMath>
        <m:r>
          <w:del w:author="Levine, Charles Roger (dzk3ja)" w:date="2026-10-21T12:55:00Z" w16du:dateUtc="2026-10-21T16:55:00Z" w:id="101">
            <w:rPr>
              <w:rFonts w:ascii="Cambria Math" w:hAnsi="Cambria Math"/>
              <w:sz w:val="22"/>
            </w:rPr>
            <m:t>h</m:t>
          </w:del>
        </m:r>
      </m:oMath>
      <w:del w:author="Levine, Charles Roger (dzk3ja)" w:date="2026-10-21T12:55:00Z" w16du:dateUtc="2026-10-21T16:55:00Z" w:id="102">
        <w:r w:rsidDel="003052D2" w:rsidR="00274DCC">
          <w:delText xml:space="preserve"> have the same denominator </w:delText>
        </w:r>
      </w:del>
      <m:oMath>
        <m:sSub>
          <m:sSubPr>
            <m:ctrlPr>
              <w:del w:author="Levine, Charles Roger (dzk3ja)" w:date="2026-10-21T12:55:00Z" w16du:dateUtc="2026-10-21T16:55:00Z" w:id="103">
                <w:rPr>
                  <w:rFonts w:ascii="Cambria Math" w:hAnsi="Cambria Math"/>
                  <w:sz w:val="22"/>
                </w:rPr>
              </w:del>
            </m:ctrlPr>
          </m:sSubPr>
          <m:e>
            <m:r>
              <w:del w:author="Levine, Charles Roger (dzk3ja)" w:date="2026-10-21T12:55:00Z" w16du:dateUtc="2026-10-21T16:55:00Z" w:id="104">
                <w:rPr>
                  <w:rFonts w:ascii="Cambria Math" w:hAnsi="Cambria Math"/>
                  <w:sz w:val="22"/>
                </w:rPr>
                <m:t>Z</m:t>
              </w:del>
            </m:r>
          </m:e>
          <m:sub>
            <m:r>
              <w:del w:author="Levine, Charles Roger (dzk3ja)" w:date="2026-10-21T12:55:00Z" w16du:dateUtc="2026-10-21T16:55:00Z" w:id="105">
                <w:rPr>
                  <w:rFonts w:ascii="Cambria Math" w:hAnsi="Cambria Math"/>
                  <w:sz w:val="22"/>
                </w:rPr>
                <m:t>r</m:t>
              </w:del>
            </m:r>
          </m:sub>
        </m:sSub>
      </m:oMath>
      <w:del w:author="Levine, Charles Roger (dzk3ja)" w:date="2026-10-21T12:55:00Z" w16du:dateUtc="2026-10-21T16:55:00Z" w:id="106">
        <w:r w:rsidDel="003052D2" w:rsidR="00274DCC">
          <w:delText xml:space="preserve">.  Taking their ratio </w:delText>
        </w:r>
        <w:commentRangeStart w:id="107"/>
        <w:r w:rsidDel="003052D2" w:rsidR="00670B8B">
          <w:delText>gives</w:delText>
        </w:r>
        <w:commentRangeEnd w:id="107"/>
        <w:r w:rsidDel="003052D2" w:rsidR="00836CDC">
          <w:rPr>
            <w:rStyle w:val="CommentReference"/>
            <w:sz w:val="20"/>
            <w:szCs w:val="20"/>
          </w:rPr>
          <w:commentReference w:id="107"/>
        </w:r>
      </w:del>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1DCCDF4" w14:textId="77777777">
        <w:trPr>
          <w:cantSplit/>
        </w:trPr>
        <w:tc>
          <w:tcPr>
            <w:tcW w:w="8496" w:type="dxa"/>
            <w:vAlign w:val="center"/>
          </w:tcPr>
          <w:p w:rsidRPr="00674971" w:rsidR="00C839E6" w:rsidP="00C839E6" w:rsidRDefault="00000000" w14:paraId="7F2268AF" w14:textId="77777777">
            <w:pPr>
              <w:keepNext/>
              <w:spacing w:before="120" w:line="240" w:lineRule="auto"/>
              <w:jc w:val="center"/>
              <w:rPr>
                <w:rFonts w:ascii="Cambria Math" w:hAnsi="Cambria Math"/>
                <w:sz w:val="22"/>
              </w:rPr>
            </w:pPr>
            <m:oMathPara>
              <m:oMathParaPr>
                <m:jc m:val="center"/>
              </m:oMathParaPr>
              <m:oMath>
                <m:f>
                  <m:fPr>
                    <m:ctrlPr>
                      <w:rPr>
                        <w:rFonts w:ascii="Cambria Math" w:hAnsi="Cambria Math" w:eastAsia="Cambria Math" w:cs="Cambria Math"/>
                        <w:sz w:val="22"/>
                        <w:szCs w:val="22"/>
                      </w:rPr>
                    </m:ctrlPr>
                  </m:fPr>
                  <m:num>
                    <m:func>
                      <m:funcPr>
                        <m:ctrlPr>
                          <w:rPr>
                            <w:rFonts w:ascii="Cambria Math" w:hAnsi="Cambria Math" w:eastAsia="Cambria Math" w:cs="Cambria Math"/>
                            <w:sz w:val="22"/>
                            <w:szCs w:val="22"/>
                          </w:rPr>
                        </m:ctrlPr>
                      </m:funcPr>
                      <m:fName>
                        <m:r>
                          <m:rPr>
                            <m:sty m:val="p"/>
                          </m:rPr>
                          <w:rPr>
                            <w:rFonts w:ascii="Cambria Math" w:hAnsi="Cambria Math" w:eastAsia="Cambria Math" w:cs="Cambria Math"/>
                            <w:sz w:val="22"/>
                            <w:szCs w:val="22"/>
                          </w:rPr>
                          <m:t>Pr</m:t>
                        </m:r>
                      </m:fName>
                      <m:e>
                        <m:d>
                          <m:dPr>
                            <m:ctrlPr>
                              <w:rPr>
                                <w:rFonts w:ascii="Cambria Math" w:hAnsi="Cambria Math" w:eastAsia="Cambria Math" w:cs="Cambria Math"/>
                                <w:sz w:val="22"/>
                                <w:szCs w:val="22"/>
                              </w:rPr>
                            </m:ctrlPr>
                          </m:d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r</m:t>
                                </m:r>
                              </m:sub>
                            </m:sSub>
                            <m:r>
                              <w:rPr>
                                <w:rFonts w:ascii="Cambria Math" w:hAnsi="Cambria Math" w:eastAsia="Cambria Math" w:cs="Cambria Math"/>
                                <w:sz w:val="22"/>
                                <w:szCs w:val="22"/>
                              </w:rPr>
                              <m:t>=i|</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1</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r-1</m:t>
                                </m:r>
                              </m:sub>
                            </m:sSub>
                            <m:r>
                              <w:rPr>
                                <w:rFonts w:ascii="Cambria Math" w:hAnsi="Cambria Math" w:eastAsia="Cambria Math" w:cs="Cambria Math"/>
                                <w:sz w:val="22"/>
                                <w:szCs w:val="22"/>
                              </w:rPr>
                              <m:t>,</m:t>
                            </m:r>
                            <m:r>
                              <m:rPr>
                                <m:sty m:val="b"/>
                              </m:rPr>
                              <w:rPr>
                                <w:rFonts w:ascii="Cambria Math" w:hAnsi="Cambria Math" w:eastAsia="Cambria Math" w:cs="Cambria Math"/>
                                <w:sz w:val="22"/>
                                <w:szCs w:val="22"/>
                              </w:rPr>
                              <m:t>S</m:t>
                            </m:r>
                          </m:e>
                        </m:d>
                      </m:e>
                    </m:func>
                  </m:num>
                  <m:den>
                    <m:func>
                      <m:funcPr>
                        <m:ctrlPr>
                          <w:rPr>
                            <w:rFonts w:ascii="Cambria Math" w:hAnsi="Cambria Math" w:eastAsia="Cambria Math" w:cs="Cambria Math"/>
                            <w:sz w:val="22"/>
                            <w:szCs w:val="22"/>
                          </w:rPr>
                        </m:ctrlPr>
                      </m:funcPr>
                      <m:fName>
                        <m:r>
                          <m:rPr>
                            <m:sty m:val="p"/>
                          </m:rPr>
                          <w:rPr>
                            <w:rFonts w:ascii="Cambria Math" w:hAnsi="Cambria Math" w:eastAsia="Cambria Math" w:cs="Cambria Math"/>
                            <w:sz w:val="22"/>
                            <w:szCs w:val="22"/>
                          </w:rPr>
                          <m:t>Pr</m:t>
                        </m:r>
                      </m:fName>
                      <m:e>
                        <m:d>
                          <m:dPr>
                            <m:ctrlPr>
                              <w:rPr>
                                <w:rFonts w:ascii="Cambria Math" w:hAnsi="Cambria Math" w:eastAsia="Cambria Math" w:cs="Cambria Math"/>
                                <w:sz w:val="22"/>
                                <w:szCs w:val="22"/>
                              </w:rPr>
                            </m:ctrlPr>
                          </m:d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r</m:t>
                                </m:r>
                              </m:sub>
                            </m:sSub>
                            <m:r>
                              <w:rPr>
                                <w:rFonts w:ascii="Cambria Math" w:hAnsi="Cambria Math" w:eastAsia="Cambria Math" w:cs="Cambria Math"/>
                                <w:sz w:val="22"/>
                                <w:szCs w:val="22"/>
                              </w:rPr>
                              <m:t>=h|</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1</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r-1</m:t>
                                </m:r>
                              </m:sub>
                            </m:sSub>
                            <m:r>
                              <w:rPr>
                                <w:rFonts w:ascii="Cambria Math" w:hAnsi="Cambria Math" w:eastAsia="Cambria Math" w:cs="Cambria Math"/>
                                <w:sz w:val="22"/>
                                <w:szCs w:val="22"/>
                              </w:rPr>
                              <m:t>,</m:t>
                            </m:r>
                            <m:r>
                              <m:rPr>
                                <m:sty m:val="b"/>
                              </m:rPr>
                              <w:rPr>
                                <w:rFonts w:ascii="Cambria Math" w:hAnsi="Cambria Math" w:eastAsia="Cambria Math" w:cs="Cambria Math"/>
                                <w:sz w:val="22"/>
                                <w:szCs w:val="22"/>
                              </w:rPr>
                              <m:t>S</m:t>
                            </m:r>
                          </m:e>
                        </m:d>
                      </m:e>
                    </m:func>
                  </m:den>
                </m:f>
                <m:r>
                  <w:rPr>
                    <w:rFonts w:ascii="Cambria Math" w:hAnsi="Cambria Math" w:eastAsia="Cambria Math" w:cs="Cambria Math"/>
                    <w:sz w:val="22"/>
                    <w:szCs w:val="22"/>
                  </w:rPr>
                  <m:t xml:space="preserve">     =    </m:t>
                </m:r>
                <m:f>
                  <m:fPr>
                    <m:ctrlPr>
                      <w:rPr>
                        <w:rFonts w:ascii="Cambria Math" w:hAnsi="Cambria Math" w:eastAsia="Cambria Math" w:cs="Cambria Math"/>
                        <w:sz w:val="22"/>
                        <w:szCs w:val="22"/>
                      </w:rPr>
                    </m:ctrlPr>
                  </m:fPr>
                  <m:num>
                    <m:f>
                      <m:fPr>
                        <m:ctrlPr>
                          <w:rPr>
                            <w:rFonts w:ascii="Cambria Math" w:hAnsi="Cambria Math" w:eastAsia="Cambria Math" w:cs="Cambria Math"/>
                            <w:sz w:val="22"/>
                            <w:szCs w:val="22"/>
                          </w:rPr>
                        </m:ctrlPr>
                      </m:fPr>
                      <m:num>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m:rPr>
                                    <m:nor/>
                                  </m:rPr>
                                  <w:rPr>
                                    <w:rFonts w:ascii="Cambria Math" w:hAnsi="Cambria Math" w:eastAsia="Cambria Math" w:cs="Cambria Math"/>
                                    <w:sz w:val="22"/>
                                    <w:szCs w:val="22"/>
                                  </w:rPr>
                                  <m:t>sel</m:t>
                                </m:r>
                              </m:sub>
                            </m:sSub>
                          </m:sup>
                        </m:sSup>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Z</m:t>
                            </m:r>
                          </m:e>
                          <m:sub>
                            <m:r>
                              <w:rPr>
                                <w:rFonts w:ascii="Cambria Math" w:hAnsi="Cambria Math" w:eastAsia="Cambria Math" w:cs="Cambria Math"/>
                                <w:sz w:val="22"/>
                                <w:szCs w:val="22"/>
                              </w:rPr>
                              <m:t>r</m:t>
                            </m:r>
                          </m:sub>
                        </m:sSub>
                      </m:den>
                    </m:f>
                  </m:num>
                  <m:den>
                    <m:f>
                      <m:fPr>
                        <m:ctrlPr>
                          <w:rPr>
                            <w:rFonts w:ascii="Cambria Math" w:hAnsi="Cambria Math" w:eastAsia="Cambria Math" w:cs="Cambria Math"/>
                            <w:sz w:val="22"/>
                            <w:szCs w:val="22"/>
                          </w:rPr>
                        </m:ctrlPr>
                      </m:fPr>
                      <m:num>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h</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m:rPr>
                                    <m:nor/>
                                  </m:rPr>
                                  <w:rPr>
                                    <w:rFonts w:ascii="Cambria Math" w:hAnsi="Cambria Math" w:eastAsia="Cambria Math" w:cs="Cambria Math"/>
                                    <w:sz w:val="22"/>
                                    <w:szCs w:val="22"/>
                                  </w:rPr>
                                  <m:t>sel</m:t>
                                </m:r>
                              </m:sub>
                            </m:sSub>
                          </m:sup>
                        </m:sSup>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Z</m:t>
                            </m:r>
                          </m:e>
                          <m:sub>
                            <m:r>
                              <w:rPr>
                                <w:rFonts w:ascii="Cambria Math" w:hAnsi="Cambria Math" w:eastAsia="Cambria Math" w:cs="Cambria Math"/>
                                <w:sz w:val="22"/>
                                <w:szCs w:val="22"/>
                              </w:rPr>
                              <m:t>r</m:t>
                            </m:r>
                          </m:sub>
                        </m:sSub>
                      </m:den>
                    </m:f>
                  </m:den>
                </m:f>
                <m:r>
                  <w:rPr>
                    <w:rFonts w:ascii="Cambria Math" w:hAnsi="Cambria Math" w:eastAsia="Cambria Math" w:cs="Cambria Math"/>
                    <w:sz w:val="22"/>
                    <w:szCs w:val="22"/>
                  </w:rPr>
                  <m:t xml:space="preserve">     =     </m:t>
                </m:r>
                <m:f>
                  <m:fPr>
                    <m:ctrlPr>
                      <w:rPr>
                        <w:rFonts w:ascii="Cambria Math" w:hAnsi="Cambria Math" w:eastAsia="Cambria Math" w:cs="Cambria Math"/>
                        <w:sz w:val="22"/>
                        <w:szCs w:val="22"/>
                      </w:rPr>
                    </m:ctrlPr>
                  </m:fPr>
                  <m:num>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m:rPr>
                                <m:nor/>
                              </m:rPr>
                              <w:rPr>
                                <w:rFonts w:ascii="Cambria Math" w:hAnsi="Cambria Math" w:eastAsia="Cambria Math" w:cs="Cambria Math"/>
                                <w:sz w:val="22"/>
                                <w:szCs w:val="22"/>
                              </w:rPr>
                              <m:t>sel</m:t>
                            </m:r>
                          </m:sub>
                        </m:sSub>
                      </m:sup>
                    </m:sSup>
                  </m:num>
                  <m:den>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h</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m:rPr>
                                <m:nor/>
                              </m:rPr>
                              <w:rPr>
                                <w:rFonts w:ascii="Cambria Math" w:hAnsi="Cambria Math" w:eastAsia="Cambria Math" w:cs="Cambria Math"/>
                                <w:sz w:val="22"/>
                                <w:szCs w:val="22"/>
                              </w:rPr>
                              <m:t>sel</m:t>
                            </m:r>
                          </m:sub>
                        </m:sSub>
                      </m:sup>
                    </m:sSup>
                  </m:den>
                </m:f>
                <m:r>
                  <w:rPr>
                    <w:rFonts w:ascii="Cambria Math" w:hAnsi="Cambria Math" w:eastAsia="Cambria Math" w:cs="Cambria Math"/>
                    <w:sz w:val="22"/>
                    <w:szCs w:val="22"/>
                  </w:rPr>
                  <m:t xml:space="preserve">     =    </m:t>
                </m:r>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h</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m:rPr>
                            <m:nor/>
                          </m:rPr>
                          <w:rPr>
                            <w:rFonts w:ascii="Cambria Math" w:hAnsi="Cambria Math" w:eastAsia="Cambria Math" w:cs="Cambria Math"/>
                            <w:sz w:val="22"/>
                            <w:szCs w:val="22"/>
                          </w:rPr>
                          <m:t>sel</m:t>
                        </m:r>
                      </m:sub>
                    </m:sSub>
                  </m:sup>
                </m:sSup>
              </m:oMath>
            </m:oMathPara>
          </w:p>
          <w:p w:rsidR="00240C6A" w:rsidP="009D54DD" w:rsidRDefault="00240C6A" w14:paraId="66170D8A" w14:textId="77777777">
            <w:pPr>
              <w:keepNext/>
              <w:spacing w:before="120" w:line="240" w:lineRule="auto"/>
              <w:jc w:val="center"/>
            </w:pPr>
          </w:p>
        </w:tc>
        <w:tc>
          <w:tcPr>
            <w:tcW w:w="864" w:type="dxa"/>
            <w:vAlign w:val="center"/>
          </w:tcPr>
          <w:p w:rsidR="00D951E9" w:rsidRDefault="00670B8B" w14:paraId="1D6F4CAA" w14:textId="46CCC2E0">
            <w:pPr>
              <w:spacing w:after="0" w:line="240" w:lineRule="auto"/>
              <w:jc w:val="right"/>
            </w:pPr>
            <w:bookmarkStart w:name="_Ref243239247" w:id="108"/>
            <w:r>
              <w:t>(</w:t>
            </w:r>
            <w:bookmarkStart w:name="Eq_4_6" w:id="109"/>
            <w:r>
              <w:t>4.</w:t>
            </w:r>
            <w:r>
              <w:fldChar w:fldCharType="begin"/>
            </w:r>
            <w:r>
              <w:instrText> SEQ Equation \* ARABIC </w:instrText>
            </w:r>
            <w:r>
              <w:fldChar w:fldCharType="separate"/>
            </w:r>
            <w:r w:rsidR="00A62403">
              <w:rPr>
                <w:noProof/>
              </w:rPr>
              <w:t>7</w:t>
            </w:r>
            <w:r>
              <w:fldChar w:fldCharType="end"/>
            </w:r>
            <w:bookmarkEnd w:id="109"/>
            <w:r>
              <w:t>)</w:t>
            </w:r>
            <w:bookmarkEnd w:id="108"/>
          </w:p>
        </w:tc>
      </w:tr>
    </w:tbl>
    <w:p w:rsidR="00F21E23" w:rsidRDefault="00225497" w14:paraId="7C44996C" w14:textId="7B66AAE6">
      <w:pPr>
        <w:pStyle w:val="BodyText"/>
      </w:pPr>
      <w:ins w:author="Levine, Charles Roger (dzk3ja)" w:date="2026-10-21T12:57:00Z" w16du:dateUtc="2026-10-21T16:57:00Z" w:id="110">
        <w:r w:rsidRPr="00225497">
          <w:t xml:space="preserve">The common denominator cancels because both candidates are being compared within the same current eligible pool. Candidate </w:t>
        </w:r>
      </w:ins>
      <m:oMath>
        <m:r>
          <w:rPr>
            <w:rFonts w:ascii="Cambria Math" w:hAnsi="Cambria Math"/>
            <w:sz w:val="22"/>
            <w:rPrChange w:author="Levine, Charles Roger (dzk3ja)" w:date="2026-10-21T17:42:00Z" w16du:dateUtc="2026-10-21T21:42:00Z" w:id="111">
              <w:rPr>
                <w:rFonts w:ascii="Cambria Math" w:hAnsi="Cambria Math"/>
              </w:rPr>
            </w:rPrChange>
          </w:rPr>
          <m:t>i</m:t>
        </m:r>
      </m:oMath>
      <w:ins w:author="Levine, Charles Roger (dzk3ja)" w:date="2026-10-21T12:57:00Z" w16du:dateUtc="2026-10-21T16:57:00Z" w:id="112">
        <w:r w:rsidRPr="00225497">
          <w:t xml:space="preserve"> is therefore </w:t>
        </w:r>
      </w:ins>
      <m:oMath>
        <m:sSup>
          <m:sSupPr>
            <m:ctrlPr>
              <w:rPr>
                <w:rFonts w:ascii="Cambria Math" w:hAnsi="Cambria Math"/>
                <w:sz w:val="22"/>
              </w:rPr>
            </m:ctrlPr>
          </m:sSupPr>
          <m:e>
            <m:r>
              <w:rPr>
                <w:rFonts w:ascii="Cambria Math" w:hAnsi="Cambria Math"/>
                <w:sz w:val="22"/>
                <w:rPrChange w:author="Levine, Charles Roger (dzk3ja)" w:date="2026-10-21T17:42:00Z" w16du:dateUtc="2026-10-21T21:42:00Z" w:id="113">
                  <w:rPr>
                    <w:rFonts w:ascii="Cambria Math" w:hAnsi="Cambria Math"/>
                  </w:rPr>
                </w:rPrChange>
              </w:rPr>
              <m:t>e</m:t>
            </m:r>
          </m:e>
          <m:sup>
            <m:d>
              <m:dPr>
                <m:ctrlPr>
                  <w:rPr>
                    <w:rFonts w:ascii="Cambria Math" w:hAnsi="Cambria Math"/>
                    <w:sz w:val="22"/>
                  </w:rPr>
                </m:ctrlPr>
              </m:dPr>
              <m:e>
                <m:sSub>
                  <m:sSubPr>
                    <m:ctrlPr>
                      <w:rPr>
                        <w:rFonts w:ascii="Cambria Math" w:hAnsi="Cambria Math"/>
                        <w:sz w:val="22"/>
                      </w:rPr>
                    </m:ctrlPr>
                  </m:sSubPr>
                  <m:e>
                    <m:r>
                      <w:rPr>
                        <w:rFonts w:ascii="Cambria Math" w:hAnsi="Cambria Math"/>
                        <w:sz w:val="22"/>
                        <w:rPrChange w:author="Levine, Charles Roger (dzk3ja)" w:date="2026-10-21T17:42:00Z" w16du:dateUtc="2026-10-21T21:42:00Z" w:id="114">
                          <w:rPr>
                            <w:rFonts w:ascii="Cambria Math" w:hAnsi="Cambria Math"/>
                          </w:rPr>
                        </w:rPrChange>
                      </w:rPr>
                      <m:t>S</m:t>
                    </m:r>
                  </m:e>
                  <m:sub>
                    <m:r>
                      <w:rPr>
                        <w:rFonts w:ascii="Cambria Math" w:hAnsi="Cambria Math"/>
                        <w:sz w:val="22"/>
                        <w:rPrChange w:author="Levine, Charles Roger (dzk3ja)" w:date="2026-10-21T17:42:00Z" w16du:dateUtc="2026-10-21T21:42:00Z" w:id="115">
                          <w:rPr>
                            <w:rFonts w:ascii="Cambria Math" w:hAnsi="Cambria Math"/>
                          </w:rPr>
                        </w:rPrChange>
                      </w:rPr>
                      <m:t>i</m:t>
                    </m:r>
                  </m:sub>
                </m:sSub>
                <m:r>
                  <w:rPr>
                    <w:rFonts w:ascii="Cambria Math" w:hAnsi="Cambria Math"/>
                    <w:sz w:val="22"/>
                    <w:rPrChange w:author="Levine, Charles Roger (dzk3ja)" w:date="2026-10-21T17:42:00Z" w16du:dateUtc="2026-10-21T21:42:00Z" w:id="116">
                      <w:rPr>
                        <w:rFonts w:ascii="Cambria Math" w:hAnsi="Cambria Math"/>
                      </w:rPr>
                    </w:rPrChange>
                  </w:rPr>
                  <m:t>-</m:t>
                </m:r>
                <m:sSub>
                  <m:sSubPr>
                    <m:ctrlPr>
                      <w:rPr>
                        <w:rFonts w:ascii="Cambria Math" w:hAnsi="Cambria Math"/>
                        <w:sz w:val="22"/>
                      </w:rPr>
                    </m:ctrlPr>
                  </m:sSubPr>
                  <m:e>
                    <m:r>
                      <w:rPr>
                        <w:rFonts w:ascii="Cambria Math" w:hAnsi="Cambria Math"/>
                        <w:sz w:val="22"/>
                        <w:rPrChange w:author="Levine, Charles Roger (dzk3ja)" w:date="2026-10-21T17:42:00Z" w16du:dateUtc="2026-10-21T21:42:00Z" w:id="117">
                          <w:rPr>
                            <w:rFonts w:ascii="Cambria Math" w:hAnsi="Cambria Math"/>
                          </w:rPr>
                        </w:rPrChange>
                      </w:rPr>
                      <m:t>S</m:t>
                    </m:r>
                  </m:e>
                  <m:sub>
                    <m:r>
                      <w:rPr>
                        <w:rFonts w:ascii="Cambria Math" w:hAnsi="Cambria Math"/>
                        <w:sz w:val="22"/>
                        <w:rPrChange w:author="Levine, Charles Roger (dzk3ja)" w:date="2026-10-21T17:42:00Z" w16du:dateUtc="2026-10-21T21:42:00Z" w:id="118">
                          <w:rPr>
                            <w:rFonts w:ascii="Cambria Math" w:hAnsi="Cambria Math"/>
                          </w:rPr>
                        </w:rPrChange>
                      </w:rPr>
                      <m:t>h</m:t>
                    </m:r>
                  </m:sub>
                </m:sSub>
              </m:e>
            </m:d>
            <m:r>
              <w:rPr>
                <w:rFonts w:ascii="Cambria Math" w:hAnsi="Cambria Math"/>
                <w:sz w:val="22"/>
                <w:rPrChange w:author="Levine, Charles Roger (dzk3ja)" w:date="2026-10-21T17:42:00Z" w16du:dateUtc="2026-10-21T21:42:00Z" w:id="119">
                  <w:rPr>
                    <w:rFonts w:ascii="Cambria Math" w:hAnsi="Cambria Math"/>
                  </w:rPr>
                </w:rPrChange>
              </w:rPr>
              <m:t>/</m:t>
            </m:r>
            <m:sSub>
              <m:sSubPr>
                <m:ctrlPr>
                  <w:rPr>
                    <w:rFonts w:ascii="Cambria Math" w:hAnsi="Cambria Math"/>
                    <w:sz w:val="22"/>
                  </w:rPr>
                </m:ctrlPr>
              </m:sSubPr>
              <m:e>
                <m:r>
                  <w:rPr>
                    <w:rFonts w:ascii="Cambria Math" w:hAnsi="Cambria Math"/>
                    <w:sz w:val="22"/>
                    <w:rPrChange w:author="Levine, Charles Roger (dzk3ja)" w:date="2026-10-21T17:42:00Z" w16du:dateUtc="2026-10-21T21:42:00Z" w:id="120">
                      <w:rPr>
                        <w:rFonts w:ascii="Cambria Math" w:hAnsi="Cambria Math"/>
                      </w:rPr>
                    </w:rPrChange>
                  </w:rPr>
                  <m:t>t</m:t>
                </m:r>
              </m:e>
              <m:sub>
                <m:r>
                  <m:rPr>
                    <m:sty m:val="p"/>
                  </m:rPr>
                  <w:rPr>
                    <w:rFonts w:ascii="Cambria Math" w:hAnsi="Cambria Math"/>
                    <w:sz w:val="22"/>
                    <w:rPrChange w:author="Levine, Charles Roger (dzk3ja)" w:date="2026-10-21T17:42:00Z" w16du:dateUtc="2026-10-21T21:42:00Z" w:id="121">
                      <w:rPr>
                        <w:rFonts w:ascii="Cambria Math" w:hAnsi="Cambria Math"/>
                      </w:rPr>
                    </w:rPrChange>
                  </w:rPr>
                  <m:t>sel</m:t>
                </m:r>
              </m:sub>
            </m:sSub>
          </m:sup>
        </m:sSup>
      </m:oMath>
      <w:ins w:author="Levine, Charles Roger (dzk3ja)" w:date="2026-10-21T12:57:00Z" w16du:dateUtc="2026-10-21T16:57:00Z" w:id="122">
        <w:r w:rsidRPr="00225497">
          <w:t xml:space="preserve"> times as likely as candidate </w:t>
        </w:r>
      </w:ins>
      <m:oMath>
        <m:r>
          <w:rPr>
            <w:rFonts w:ascii="Cambria Math" w:hAnsi="Cambria Math"/>
            <w:sz w:val="22"/>
            <w:rPrChange w:author="Levine, Charles Roger (dzk3ja)" w:date="2026-10-21T17:42:00Z" w16du:dateUtc="2026-10-21T21:42:00Z" w:id="123">
              <w:rPr>
                <w:rFonts w:ascii="Cambria Math" w:hAnsi="Cambria Math"/>
              </w:rPr>
            </w:rPrChange>
          </w:rPr>
          <m:t>h</m:t>
        </m:r>
      </m:oMath>
      <w:ins w:author="Levine, Charles Roger (dzk3ja)" w:date="2026-10-21T12:57:00Z" w16du:dateUtc="2026-10-21T16:57:00Z" w:id="124">
        <w:r w:rsidRPr="00225497">
          <w:t xml:space="preserve"> to be selected next</w:t>
        </w:r>
      </w:ins>
      <w:del w:author="Levine, Charles Roger (dzk3ja)" w:date="2026-10-21T12:57:00Z" w16du:dateUtc="2026-10-21T16:57:00Z" w:id="125">
        <w:r w:rsidDel="00225497" w:rsidR="00F21E23">
          <w:delText xml:space="preserve">The common denominator cancels because both candidates are </w:delText>
        </w:r>
        <w:r w:rsidDel="00225497" w:rsidR="00274DCC">
          <w:delText>being compared with</w:delText>
        </w:r>
        <w:r w:rsidDel="00225497" w:rsidR="00F21E23">
          <w:delText xml:space="preserve">in the same </w:delText>
        </w:r>
        <w:r w:rsidDel="00225497" w:rsidR="00274DCC">
          <w:delText xml:space="preserve">current eligible </w:delText>
        </w:r>
        <w:r w:rsidDel="00225497" w:rsidR="00F21E23">
          <w:delText>pool</w:delText>
        </w:r>
      </w:del>
      <w:r w:rsidR="00F21E23">
        <w:t xml:space="preserve">. Their </w:t>
      </w:r>
      <w:del w:author="Levine, Charles Roger (dzk3ja)" w:date="2026-10-21T12:58:00Z" w16du:dateUtc="2026-10-21T16:58:00Z" w:id="126">
        <w:r w:rsidDel="00225497" w:rsidR="00F21E23">
          <w:delText>relative probability of being selected next therefore</w:delText>
        </w:r>
      </w:del>
      <w:ins w:author="Levine, Charles Roger (dzk3ja)" w:date="2026-10-21T12:58:00Z" w16du:dateUtc="2026-10-21T16:58:00Z" w:id="127">
        <w:r>
          <w:t>magnitude of this advantage</w:t>
        </w:r>
      </w:ins>
      <w:r w:rsidR="00F21E23">
        <w:t xml:space="preserve"> depends only on the score difference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oMath>
      <w:r w:rsidR="00F21E23">
        <w:t>, scaled by the selection temperature.</w:t>
      </w:r>
      <w:r w:rsidR="00A8008E">
        <w:t xml:space="preserve">  </w:t>
      </w:r>
    </w:p>
    <w:p w:rsidRPr="00302D69" w:rsidR="00BB4820" w:rsidP="00BB4820" w:rsidRDefault="00BB4820" w14:paraId="0B186F02" w14:textId="11E431CD">
      <w:pPr>
        <w:rPr>
          <w:ins w:author="Levine, Charles Roger (dzk3ja)" w:date="2026-10-21T13:02:00Z" w16du:dateUtc="2026-10-21T17:02:00Z" w:id="128"/>
          <w:sz w:val="22"/>
          <w:rPrChange w:author="Levine, Charles Roger (dzk3ja)" w:date="2026-10-21T13:06:00Z" w16du:dateUtc="2026-10-21T17:06:00Z" w:id="129">
            <w:rPr>
              <w:ins w:author="Levine, Charles Roger (dzk3ja)" w:date="2026-10-21T13:02:00Z" w16du:dateUtc="2026-10-21T17:02:00Z" w:id="130"/>
            </w:rPr>
          </w:rPrChange>
        </w:rPr>
      </w:pPr>
      <w:ins w:author="Levine, Charles Roger (dzk3ja)" w:date="2026-10-21T13:02:00Z" w16du:dateUtc="2026-10-21T17:02:00Z" w:id="131">
        <w:r w:rsidRPr="00BB4820">
          <w:t xml:space="preserve">Lower selection temperatures amplify the advantage of a higher score. For any fixed positive score difference, the probability ratio grows without bound as </w:t>
        </w:r>
      </w:ins>
      <m:oMath>
        <m:sSub>
          <m:sSubPr>
            <m:ctrlPr>
              <w:rPr>
                <w:rFonts w:ascii="Cambria Math" w:hAnsi="Cambria Math"/>
                <w:sz w:val="22"/>
              </w:rPr>
            </m:ctrlPr>
          </m:sSubPr>
          <m:e>
            <m:r>
              <w:rPr>
                <w:rFonts w:ascii="Cambria Math" w:hAnsi="Cambria Math"/>
                <w:sz w:val="22"/>
              </w:rPr>
              <m:t>t</m:t>
            </m:r>
          </m:e>
          <m:sub>
            <m:r>
              <m:rPr>
                <m:sty m:val="p"/>
              </m:rPr>
              <w:rPr>
                <w:rFonts w:ascii="Cambria Math" w:hAnsi="Cambria Math"/>
                <w:sz w:val="22"/>
              </w:rPr>
              <m:t>sel</m:t>
            </m:r>
          </m:sub>
        </m:sSub>
        <m:r>
          <w:rPr>
            <w:rFonts w:ascii="Cambria Math" w:hAnsi="Cambria Math"/>
            <w:sz w:val="22"/>
          </w:rPr>
          <m:t>→0</m:t>
        </m:r>
        <m:r>
          <w:del w:author="Levine, Charles Roger (dzk3ja)" w:date="2026-10-21T13:05:00Z" w16du:dateUtc="2026-10-21T17:05:00Z" w:id="132">
            <m:rPr>
              <m:lit/>
            </m:rPr>
            <w:rPr>
              <w:rFonts w:ascii="Cambria Math" w:hAnsi="Cambria Math"/>
              <w:sz w:val="22"/>
            </w:rPr>
            <m:t>}</m:t>
          </w:del>
        </m:r>
      </m:oMath>
      <w:ins w:author="Levine, Charles Roger (dzk3ja)" w:date="2026-10-21T13:11:00Z" w16du:dateUtc="2026-10-21T17:11:00Z" w:id="133">
        <w:r w:rsidR="00302D69">
          <w:t xml:space="preserve">, even small score differences produce increasingly large probability ratios. </w:t>
        </w:r>
      </w:ins>
      <w:ins w:author="Levine, Charles Roger (dzk3ja)" w:date="2026-10-21T13:02:00Z" w16du:dateUtc="2026-10-21T17:02:00Z" w:id="134">
        <w:r w:rsidRPr="00BB4820">
          <w:t xml:space="preserve"> </w:t>
        </w:r>
      </w:ins>
      <w:ins w:author="Levine, Charles Roger (dzk3ja)" w:date="2026-10-21T13:07:00Z" w16du:dateUtc="2026-10-21T17:07:00Z" w:id="135">
        <w:r w:rsidR="00302D69">
          <w:t>Stochastic s</w:t>
        </w:r>
      </w:ins>
      <w:ins w:author="Levine, Charles Roger (dzk3ja)" w:date="2026-10-21T13:02:00Z" w16du:dateUtc="2026-10-21T17:02:00Z" w:id="136">
        <w:r w:rsidRPr="00BB4820">
          <w:t>election therefore approaches the deterministic top-</w:t>
        </w:r>
      </w:ins>
      <m:oMath>
        <m:r>
          <w:rPr>
            <w:rFonts w:ascii="Cambria Math" w:hAnsi="Cambria Math"/>
            <w:sz w:val="22"/>
            <w:rPrChange w:author="Levine, Charles Roger (dzk3ja)" w:date="2026-10-21T17:42:00Z" w16du:dateUtc="2026-10-21T21:42:00Z" w:id="137">
              <w:rPr>
                <w:rFonts w:ascii="Cambria Math" w:hAnsi="Cambria Math"/>
              </w:rPr>
            </w:rPrChange>
          </w:rPr>
          <m:t>K</m:t>
        </m:r>
      </m:oMath>
      <w:ins w:author="Levine, Charles Roger (dzk3ja)" w:date="2026-10-21T13:02:00Z" w16du:dateUtc="2026-10-21T17:02:00Z" w:id="138">
        <w:r w:rsidRPr="00BB4820">
          <w:t xml:space="preserve"> outcome, provided the </w:t>
        </w:r>
      </w:ins>
      <m:oMath>
        <m:r>
          <w:rPr>
            <w:rFonts w:ascii="Cambria Math" w:hAnsi="Cambria Math"/>
            <w:sz w:val="22"/>
            <w:rPrChange w:author="Levine, Charles Roger (dzk3ja)" w:date="2026-10-21T17:42:00Z" w16du:dateUtc="2026-10-21T21:42:00Z" w:id="139">
              <w:rPr>
                <w:rFonts w:ascii="Cambria Math" w:hAnsi="Cambria Math"/>
              </w:rPr>
            </w:rPrChange>
          </w:rPr>
          <m:t>K</m:t>
        </m:r>
      </m:oMath>
      <w:ins w:author="Levine, Charles Roger (dzk3ja)" w:date="2026-10-21T13:02:00Z" w16du:dateUtc="2026-10-21T17:02:00Z" w:id="140">
        <w:r w:rsidRPr="00302D69">
          <w:rPr>
            <w:vertAlign w:val="superscript"/>
            <w:rPrChange w:author="Levine, Charles Roger (dzk3ja)" w:date="2026-10-21T13:07:00Z" w16du:dateUtc="2026-10-21T17:07:00Z" w:id="141">
              <w:rPr/>
            </w:rPrChange>
          </w:rPr>
          <w:t>th</w:t>
        </w:r>
        <w:r w:rsidRPr="00BB4820">
          <w:t xml:space="preserve">-highest score </w:t>
        </w:r>
        <w:r w:rsidRPr="00BB4820">
          <w:t>exceeds the next-highest score. If candidates tie at that boundary, the Gibbs rule can select among them probabilistically rather than reproduce the predetermined tie-breaking order used in the naïve benchmark.</w:t>
        </w:r>
      </w:ins>
    </w:p>
    <w:p w:rsidR="00302D69" w:rsidP="00BB4820" w:rsidRDefault="00302D69" w14:paraId="0DF19B96" w14:textId="17BF06F1">
      <w:pPr>
        <w:rPr>
          <w:ins w:author="Levine, Charles Roger (dzk3ja)" w:date="2026-10-21T13:09:00Z" w16du:dateUtc="2026-10-21T17:09:00Z" w:id="142"/>
        </w:rPr>
      </w:pPr>
      <w:ins w:author="Levine, Charles Roger (dzk3ja)" w:date="2026-10-21T13:08:00Z" w16du:dateUtc="2026-10-21T17:08:00Z" w:id="143">
        <w:r w:rsidRPr="00302D69">
          <w:t xml:space="preserve">Higher selection temperatures weaken the advantage of a higher score. As </w:t>
        </w:r>
      </w:ins>
      <m:oMath>
        <m:sSub>
          <m:sSubPr>
            <m:ctrlPr>
              <w:rPr>
                <w:rFonts w:ascii="Cambria Math" w:hAnsi="Cambria Math"/>
                <w:sz w:val="22"/>
                <w:rPrChange w:author="Levine, Charles Roger (dzk3ja)" w:date="2026-10-21T17:42:00Z" w16du:dateUtc="2026-10-21T21:42:00Z" w:id="144">
                  <w:rPr>
                    <w:rFonts w:ascii="Cambria Math" w:hAnsi="Cambria Math"/>
                  </w:rPr>
                </w:rPrChange>
              </w:rPr>
            </m:ctrlPr>
          </m:sSubPr>
          <m:e>
            <m:r>
              <w:rPr>
                <w:rFonts w:ascii="Cambria Math" w:hAnsi="Cambria Math"/>
                <w:sz w:val="22"/>
                <w:rPrChange w:author="Levine, Charles Roger (dzk3ja)" w:date="2026-10-21T17:42:00Z" w16du:dateUtc="2026-10-21T21:42:00Z" w:id="145">
                  <w:rPr>
                    <w:rFonts w:ascii="Cambria Math" w:hAnsi="Cambria Math"/>
                  </w:rPr>
                </w:rPrChange>
              </w:rPr>
              <m:t>t</m:t>
            </m:r>
          </m:e>
          <m:sub>
            <m:r>
              <m:rPr>
                <m:sty m:val="p"/>
              </m:rPr>
              <w:rPr>
                <w:rFonts w:ascii="Cambria Math" w:hAnsi="Cambria Math"/>
                <w:sz w:val="22"/>
                <w:rPrChange w:author="Levine, Charles Roger (dzk3ja)" w:date="2026-10-21T17:42:00Z" w16du:dateUtc="2026-10-21T21:42:00Z" w:id="146">
                  <w:rPr>
                    <w:rFonts w:ascii="Cambria Math" w:hAnsi="Cambria Math"/>
                  </w:rPr>
                </w:rPrChange>
              </w:rPr>
              <m:t>sel</m:t>
            </m:r>
          </m:sub>
        </m:sSub>
      </m:oMath>
      <w:ins w:author="Levine, Charles Roger (dzk3ja)" w:date="2026-10-21T13:08:00Z" w16du:dateUtc="2026-10-21T17:08:00Z" w:id="147">
        <w:r w:rsidRPr="00302D69">
          <w:t xml:space="preserve"> grows without bound</w:t>
        </w:r>
      </w:ins>
      <w:ins w:author="Levine, Charles Roger (dzk3ja)" w:date="2026-10-21T13:12:00Z" w16du:dateUtc="2026-10-21T17:12:00Z" w:id="148">
        <w:r>
          <w:t xml:space="preserve"> </w:t>
        </w:r>
        <w:r w:rsidRPr="00C02C4F">
          <w:t>score differences have progressively less influence</w:t>
        </w:r>
      </w:ins>
      <w:ins w:author="Levine, Charles Roger (dzk3ja)" w:date="2026-10-21T13:08:00Z" w16du:dateUtc="2026-10-21T17:08:00Z" w:id="149">
        <w:r w:rsidRPr="00302D69">
          <w:t>, the probability ratio for any two eligible candidates approaches one, and each draw approaches uniform sampling from the current eligible pool. Across the complete sequence of K draws, each individual’s probability of receiving one of the available places therefore approaches K/N.</w:t>
        </w:r>
      </w:ins>
    </w:p>
    <w:p w:rsidRPr="00674971" w:rsidR="00F21E23" w:rsidDel="00302D69" w:rsidRDefault="00F21E23" w14:paraId="62D46658" w14:textId="6AD66BB7">
      <w:pPr>
        <w:rPr>
          <w:del w:author="Levine, Charles Roger (dzk3ja)" w:date="2026-10-21T13:13:00Z" w16du:dateUtc="2026-10-21T17:13:00Z" w:id="150"/>
          <w:rFonts w:ascii="Cambria Math" w:hAnsi="Cambria Math"/>
          <w:sz w:val="22"/>
          <w:rPrChange w:author="Levine, Charles Roger (dzk3ja)" w:date="2026-10-21T17:42:00Z" w16du:dateUtc="2026-10-21T21:42:00Z" w:id="151">
            <w:rPr>
              <w:del w:author="Levine, Charles Roger (dzk3ja)" w:date="2026-10-21T13:13:00Z" w16du:dateUtc="2026-10-21T17:13:00Z" w:id="152"/>
            </w:rPr>
          </w:rPrChange>
        </w:rPr>
        <w:pPrChange w:author="Levine, Charles Roger (dzk3ja)" w:date="2026-10-21T13:02:00Z" w16du:dateUtc="2026-10-21T17:02:00Z" w:id="153">
          <w:pPr>
            <w:ind w:left="720" w:hanging="720"/>
          </w:pPr>
        </w:pPrChange>
      </w:pPr>
      <w:del w:author="Levine, Charles Roger (dzk3ja)" w:date="2026-10-21T13:13:00Z" w16du:dateUtc="2026-10-21T17:13:00Z" w:id="154">
        <w:r w:rsidDel="00302D69">
          <w:delText xml:space="preserve">A given score advantage therefore matters relative to temperature. As </w:delText>
        </w:r>
      </w:del>
      <m:oMath>
        <m:sSub>
          <m:sSubPr>
            <m:ctrlPr>
              <w:del w:author="Levine, Charles Roger (dzk3ja)" w:date="2026-10-21T13:13:00Z" w16du:dateUtc="2026-10-21T17:13:00Z" w:id="155">
                <w:rPr>
                  <w:rFonts w:ascii="Cambria Math" w:hAnsi="Cambria Math"/>
                  <w:sz w:val="22"/>
                  <w:szCs w:val="22"/>
                </w:rPr>
              </w:del>
            </m:ctrlPr>
          </m:sSubPr>
          <m:e>
            <m:r>
              <w:del w:author="Levine, Charles Roger (dzk3ja)" w:date="2026-10-21T13:13:00Z" w16du:dateUtc="2026-10-21T17:13:00Z" w:id="156">
                <w:rPr>
                  <w:rFonts w:ascii="Cambria Math" w:hAnsi="Cambria Math"/>
                  <w:sz w:val="22"/>
                  <w:szCs w:val="22"/>
                </w:rPr>
                <m:t>t</m:t>
              </w:del>
            </m:r>
          </m:e>
          <m:sub>
            <m:r>
              <w:del w:author="Levine, Charles Roger (dzk3ja)" w:date="2026-10-21T13:13:00Z" w16du:dateUtc="2026-10-21T17:13:00Z" w:id="157">
                <w:rPr>
                  <w:rFonts w:ascii="Cambria Math" w:hAnsi="Cambria Math"/>
                  <w:sz w:val="22"/>
                  <w:szCs w:val="22"/>
                </w:rPr>
                <m:t>sel</m:t>
              </w:del>
            </m:r>
          </m:sub>
        </m:sSub>
        <m:r>
          <w:del w:author="Levine, Charles Roger (dzk3ja)" w:date="2026-10-21T13:13:00Z" w16du:dateUtc="2026-10-21T17:13:00Z" w:id="158">
            <w:rPr>
              <w:rFonts w:ascii="Cambria Math" w:hAnsi="Cambria Math"/>
              <w:sz w:val="22"/>
              <w:szCs w:val="22"/>
            </w:rPr>
            <m:t>→0</m:t>
          </w:del>
        </m:r>
      </m:oMath>
      <w:del w:author="Levine, Charles Roger (dzk3ja)" w:date="2026-10-21T13:13:00Z" w16du:dateUtc="2026-10-21T17:13:00Z" w:id="159">
        <w:r w:rsidRPr="00674971" w:rsidDel="00302D69">
          <w:rPr>
            <w:rFonts w:ascii="Cambria Math" w:hAnsi="Cambria Math"/>
            <w:sz w:val="22"/>
            <w:rPrChange w:author="Levine, Charles Roger (dzk3ja)" w:date="2026-10-21T17:42:00Z" w16du:dateUtc="2026-10-21T21:42:00Z" w:id="160">
              <w:rPr/>
            </w:rPrChange>
          </w:rPr>
          <w:delText xml:space="preserve">, even small score differences produce increasingly large probability ratios, and </w:delText>
        </w:r>
        <w:r w:rsidRPr="00674971" w:rsidDel="00302D69" w:rsidR="00EA1871">
          <w:rPr>
            <w:rFonts w:ascii="Cambria Math" w:hAnsi="Cambria Math"/>
            <w:sz w:val="22"/>
            <w:rPrChange w:author="Levine, Charles Roger (dzk3ja)" w:date="2026-10-21T17:42:00Z" w16du:dateUtc="2026-10-21T21:42:00Z" w:id="161">
              <w:rPr/>
            </w:rPrChange>
          </w:rPr>
          <w:delText xml:space="preserve">stochastic </w:delText>
        </w:r>
        <w:r w:rsidRPr="00674971" w:rsidDel="00302D69">
          <w:rPr>
            <w:rFonts w:ascii="Cambria Math" w:hAnsi="Cambria Math"/>
            <w:sz w:val="22"/>
            <w:rPrChange w:author="Levine, Charles Roger (dzk3ja)" w:date="2026-10-21T17:42:00Z" w16du:dateUtc="2026-10-21T21:42:00Z" w:id="162">
              <w:rPr/>
            </w:rPrChange>
          </w:rPr>
          <w:delText>selection approaches deterministic top</w:delText>
        </w:r>
        <w:r w:rsidRPr="00674971" w:rsidDel="00302D69">
          <w:rPr>
            <w:rFonts w:ascii="Cambria Math" w:hAnsi="Cambria Math"/>
            <w:sz w:val="22"/>
            <w:szCs w:val="22"/>
            <w:rPrChange w:author="Levine, Charles Roger (dzk3ja)" w:date="2026-10-21T17:42:00Z" w16du:dateUtc="2026-10-21T21:42:00Z" w:id="163">
              <w:rPr>
                <w:sz w:val="22"/>
                <w:szCs w:val="22"/>
              </w:rPr>
            </w:rPrChange>
          </w:rPr>
          <w:delText>-</w:delText>
        </w:r>
      </w:del>
      <m:oMath>
        <m:r>
          <w:del w:author="Levine, Charles Roger (dzk3ja)" w:date="2026-10-21T13:13:00Z" w16du:dateUtc="2026-10-21T17:13:00Z" w:id="164">
            <w:rPr>
              <w:rFonts w:ascii="Cambria Math" w:hAnsi="Cambria Math"/>
              <w:sz w:val="22"/>
              <w:szCs w:val="22"/>
            </w:rPr>
            <m:t>K</m:t>
          </w:del>
        </m:r>
      </m:oMath>
      <w:del w:author="Levine, Charles Roger (dzk3ja)" w:date="2026-10-21T13:13:00Z" w16du:dateUtc="2026-10-21T17:13:00Z" w:id="165">
        <w:r w:rsidRPr="00674971" w:rsidDel="00302D69">
          <w:rPr>
            <w:rFonts w:ascii="Cambria Math" w:hAnsi="Cambria Math"/>
            <w:sz w:val="22"/>
            <w:rPrChange w:author="Levine, Charles Roger (dzk3ja)" w:date="2026-10-21T17:42:00Z" w16du:dateUtc="2026-10-21T21:42:00Z" w:id="166">
              <w:rPr/>
            </w:rPrChange>
          </w:rPr>
          <w:delText xml:space="preserve"> whe</w:delText>
        </w:r>
        <w:r w:rsidRPr="00674971" w:rsidDel="00302D69" w:rsidR="00EA1871">
          <w:rPr>
            <w:rFonts w:ascii="Cambria Math" w:hAnsi="Cambria Math"/>
            <w:sz w:val="22"/>
            <w:rPrChange w:author="Levine, Charles Roger (dzk3ja)" w:date="2026-10-21T17:42:00Z" w16du:dateUtc="2026-10-21T21:42:00Z" w:id="167">
              <w:rPr/>
            </w:rPrChange>
          </w:rPr>
          <w:delText xml:space="preserve">never the </w:delText>
        </w:r>
      </w:del>
      <m:oMath>
        <m:r>
          <w:del w:author="Levine, Charles Roger (dzk3ja)" w:date="2026-10-21T13:13:00Z" w16du:dateUtc="2026-10-21T17:13:00Z" w:id="168">
            <w:rPr>
              <w:rFonts w:ascii="Cambria Math" w:hAnsi="Cambria Math"/>
              <w:sz w:val="22"/>
            </w:rPr>
            <m:t>K</m:t>
          </w:del>
        </m:r>
      </m:oMath>
      <w:del w:author="Levine, Charles Roger (dzk3ja)" w:date="2026-10-21T13:13:00Z" w16du:dateUtc="2026-10-21T17:13:00Z" w:id="169">
        <w:r w:rsidRPr="00674971" w:rsidDel="00302D69" w:rsidR="00EA1871">
          <w:rPr>
            <w:rFonts w:ascii="Cambria Math" w:hAnsi="Cambria Math"/>
            <w:sz w:val="22"/>
            <w:vertAlign w:val="superscript"/>
            <w:rPrChange w:author="Levine, Charles Roger (dzk3ja)" w:date="2026-10-21T17:42:00Z" w16du:dateUtc="2026-10-21T21:42:00Z" w:id="170">
              <w:rPr>
                <w:vertAlign w:val="superscript"/>
              </w:rPr>
            </w:rPrChange>
          </w:rPr>
          <w:delText>th</w:delText>
        </w:r>
        <w:r w:rsidRPr="00674971" w:rsidDel="00302D69" w:rsidR="00EA1871">
          <w:rPr>
            <w:rFonts w:ascii="Cambria Math" w:hAnsi="Cambria Math"/>
            <w:sz w:val="22"/>
            <w:rPrChange w:author="Levine, Charles Roger (dzk3ja)" w:date="2026-10-21T17:42:00Z" w16du:dateUtc="2026-10-21T21:42:00Z" w:id="171">
              <w:rPr/>
            </w:rPrChange>
          </w:rPr>
          <w:delText xml:space="preserve"> and (</w:delText>
        </w:r>
      </w:del>
      <m:oMath>
        <m:r>
          <w:del w:author="Levine, Charles Roger (dzk3ja)" w:date="2026-10-21T13:13:00Z" w16du:dateUtc="2026-10-21T17:13:00Z" w:id="172">
            <w:rPr>
              <w:rFonts w:ascii="Cambria Math" w:hAnsi="Cambria Math"/>
              <w:sz w:val="22"/>
            </w:rPr>
            <m:t>K+1</m:t>
          </w:del>
        </m:r>
      </m:oMath>
      <w:del w:author="Levine, Charles Roger (dzk3ja)" w:date="2026-10-21T13:13:00Z" w16du:dateUtc="2026-10-21T17:13:00Z" w:id="173">
        <w:r w:rsidRPr="00674971" w:rsidDel="00302D69" w:rsidR="00EA1871">
          <w:rPr>
            <w:rFonts w:ascii="Cambria Math" w:hAnsi="Cambria Math"/>
            <w:sz w:val="22"/>
            <w:rPrChange w:author="Levine, Charles Roger (dzk3ja)" w:date="2026-10-21T17:42:00Z" w16du:dateUtc="2026-10-21T21:42:00Z" w:id="174">
              <w:rPr/>
            </w:rPrChange>
          </w:rPr>
          <w:delText>)</w:delText>
        </w:r>
        <w:r w:rsidRPr="00674971" w:rsidDel="00302D69" w:rsidR="00EA1871">
          <w:rPr>
            <w:rFonts w:ascii="Cambria Math" w:hAnsi="Cambria Math"/>
            <w:sz w:val="22"/>
            <w:vertAlign w:val="superscript"/>
            <w:rPrChange w:author="Levine, Charles Roger (dzk3ja)" w:date="2026-10-21T17:42:00Z" w16du:dateUtc="2026-10-21T21:42:00Z" w:id="175">
              <w:rPr>
                <w:vertAlign w:val="superscript"/>
              </w:rPr>
            </w:rPrChange>
          </w:rPr>
          <w:delText>th</w:delText>
        </w:r>
        <w:r w:rsidRPr="00674971" w:rsidDel="00302D69" w:rsidR="00EA1871">
          <w:rPr>
            <w:rFonts w:ascii="Cambria Math" w:hAnsi="Cambria Math"/>
            <w:sz w:val="22"/>
            <w:rPrChange w:author="Levine, Charles Roger (dzk3ja)" w:date="2026-10-21T17:42:00Z" w16du:dateUtc="2026-10-21T21:42:00Z" w:id="176">
              <w:rPr/>
            </w:rPrChange>
          </w:rPr>
          <w:delText xml:space="preserve"> scores differ. </w:delText>
        </w:r>
        <w:r w:rsidRPr="00674971" w:rsidDel="00302D69">
          <w:rPr>
            <w:rFonts w:ascii="Cambria Math" w:hAnsi="Cambria Math"/>
            <w:sz w:val="22"/>
            <w:rPrChange w:author="Levine, Charles Roger (dzk3ja)" w:date="2026-10-21T17:42:00Z" w16du:dateUtc="2026-10-21T21:42:00Z" w:id="177">
              <w:rPr/>
            </w:rPrChange>
          </w:rPr>
          <w:delText xml:space="preserve"> If candidates </w:delText>
        </w:r>
        <w:r w:rsidRPr="00674971" w:rsidDel="00302D69" w:rsidR="00EA1871">
          <w:rPr>
            <w:rFonts w:ascii="Cambria Math" w:hAnsi="Cambria Math"/>
            <w:sz w:val="22"/>
            <w:rPrChange w:author="Levine, Charles Roger (dzk3ja)" w:date="2026-10-21T17:42:00Z" w16du:dateUtc="2026-10-21T21:42:00Z" w:id="178">
              <w:rPr/>
            </w:rPrChange>
          </w:rPr>
          <w:delText xml:space="preserve">are </w:delText>
        </w:r>
        <w:r w:rsidRPr="00674971" w:rsidDel="00302D69">
          <w:rPr>
            <w:rFonts w:ascii="Cambria Math" w:hAnsi="Cambria Math"/>
            <w:sz w:val="22"/>
            <w:rPrChange w:author="Levine, Charles Roger (dzk3ja)" w:date="2026-10-21T17:42:00Z" w16du:dateUtc="2026-10-21T21:42:00Z" w:id="179">
              <w:rPr/>
            </w:rPrChange>
          </w:rPr>
          <w:delText>tie</w:delText>
        </w:r>
        <w:r w:rsidRPr="00674971" w:rsidDel="00302D69" w:rsidR="00EA1871">
          <w:rPr>
            <w:rFonts w:ascii="Cambria Math" w:hAnsi="Cambria Math"/>
            <w:sz w:val="22"/>
            <w:rPrChange w:author="Levine, Charles Roger (dzk3ja)" w:date="2026-10-21T17:42:00Z" w16du:dateUtc="2026-10-21T21:42:00Z" w:id="180">
              <w:rPr/>
            </w:rPrChange>
          </w:rPr>
          <w:delText>d</w:delText>
        </w:r>
        <w:r w:rsidRPr="00674971" w:rsidDel="00302D69">
          <w:rPr>
            <w:rFonts w:ascii="Cambria Math" w:hAnsi="Cambria Math"/>
            <w:sz w:val="22"/>
            <w:rPrChange w:author="Levine, Charles Roger (dzk3ja)" w:date="2026-10-21T17:42:00Z" w16du:dateUtc="2026-10-21T21:42:00Z" w:id="181">
              <w:rPr/>
            </w:rPrChange>
          </w:rPr>
          <w:delText xml:space="preserve"> </w:delText>
        </w:r>
        <w:r w:rsidRPr="00674971" w:rsidDel="00302D69" w:rsidR="00EA1871">
          <w:rPr>
            <w:rFonts w:ascii="Cambria Math" w:hAnsi="Cambria Math"/>
            <w:sz w:val="22"/>
            <w:rPrChange w:author="Levine, Charles Roger (dzk3ja)" w:date="2026-10-21T17:42:00Z" w16du:dateUtc="2026-10-21T21:42:00Z" w:id="182">
              <w:rPr/>
            </w:rPrChange>
          </w:rPr>
          <w:delText>at the selection boundary</w:delText>
        </w:r>
        <w:r w:rsidRPr="00674971" w:rsidDel="00302D69">
          <w:rPr>
            <w:rFonts w:ascii="Cambria Math" w:hAnsi="Cambria Math"/>
            <w:sz w:val="22"/>
            <w:rPrChange w:author="Levine, Charles Roger (dzk3ja)" w:date="2026-10-21T17:42:00Z" w16du:dateUtc="2026-10-21T21:42:00Z" w:id="183">
              <w:rPr/>
            </w:rPrChange>
          </w:rPr>
          <w:delText xml:space="preserve">, </w:delText>
        </w:r>
        <w:r w:rsidRPr="00674971" w:rsidDel="00302D69" w:rsidR="00EA1871">
          <w:rPr>
            <w:rFonts w:ascii="Cambria Math" w:hAnsi="Cambria Math"/>
            <w:sz w:val="22"/>
            <w:rPrChange w:author="Levine, Charles Roger (dzk3ja)" w:date="2026-10-21T17:42:00Z" w16du:dateUtc="2026-10-21T21:42:00Z" w:id="184">
              <w:rPr/>
            </w:rPrChange>
          </w:rPr>
          <w:delText xml:space="preserve">however, the Gibbs rule can select among the tied candidates probabilistically rather than reproduce the predetermined ordering used in the deterministic benchmark.  </w:delText>
        </w:r>
        <w:r w:rsidRPr="00674971" w:rsidDel="00302D69" w:rsidR="00C02C4F">
          <w:rPr>
            <w:rFonts w:ascii="Cambria Math" w:hAnsi="Cambria Math"/>
            <w:sz w:val="22"/>
            <w:rPrChange w:author="Levine, Charles Roger (dzk3ja)" w:date="2026-10-21T17:42:00Z" w16du:dateUtc="2026-10-21T21:42:00Z" w:id="185">
              <w:rPr/>
            </w:rPrChange>
          </w:rPr>
          <w:delText xml:space="preserve">At the other extreme, as </w:delText>
        </w:r>
      </w:del>
      <m:oMath>
        <m:sSub>
          <m:sSubPr>
            <m:ctrlPr>
              <w:del w:author="Levine, Charles Roger (dzk3ja)" w:date="2026-10-21T13:13:00Z" w16du:dateUtc="2026-10-21T17:13:00Z" w:id="186">
                <w:rPr>
                  <w:rFonts w:ascii="Cambria Math" w:hAnsi="Cambria Math"/>
                  <w:sz w:val="22"/>
                </w:rPr>
              </w:del>
            </m:ctrlPr>
          </m:sSubPr>
          <m:e>
            <m:r>
              <w:del w:author="Levine, Charles Roger (dzk3ja)" w:date="2026-10-21T13:13:00Z" w16du:dateUtc="2026-10-21T17:13:00Z" w:id="187">
                <w:rPr>
                  <w:rFonts w:ascii="Cambria Math" w:hAnsi="Cambria Math"/>
                  <w:sz w:val="22"/>
                </w:rPr>
                <m:t>t</m:t>
              </w:del>
            </m:r>
          </m:e>
          <m:sub>
            <m:r>
              <w:del w:author="Levine, Charles Roger (dzk3ja)" w:date="2026-10-21T13:13:00Z" w16du:dateUtc="2026-10-21T17:13:00Z" w:id="188">
                <m:rPr>
                  <m:sty m:val="p"/>
                </m:rPr>
                <w:rPr>
                  <w:rFonts w:ascii="Cambria Math" w:hAnsi="Cambria Math"/>
                  <w:sz w:val="22"/>
                </w:rPr>
                <m:t>sel</m:t>
              </w:del>
            </m:r>
          </m:sub>
        </m:sSub>
      </m:oMath>
      <w:del w:author="Levine, Charles Roger (dzk3ja)" w:date="2026-10-21T13:13:00Z" w16du:dateUtc="2026-10-21T17:13:00Z" w:id="189">
        <w:r w:rsidRPr="00674971" w:rsidDel="00302D69" w:rsidR="00C02C4F">
          <w:rPr>
            <w:rFonts w:ascii="Cambria Math" w:hAnsi="Cambria Math"/>
            <w:sz w:val="22"/>
            <w:rPrChange w:author="Levine, Charles Roger (dzk3ja)" w:date="2026-10-21T17:42:00Z" w16du:dateUtc="2026-10-21T21:42:00Z" w:id="190">
              <w:rPr/>
            </w:rPrChange>
          </w:rPr>
          <w:delText xml:space="preserve"> becomes arbitrarily large, score differences have progressively less influence. Each draw approaches uniform sampling from the current eligible pool. Across the complete sequence of </w:delText>
        </w:r>
      </w:del>
      <m:oMath>
        <m:r>
          <w:del w:author="Levine, Charles Roger (dzk3ja)" w:date="2026-10-21T13:13:00Z" w16du:dateUtc="2026-10-21T17:13:00Z" w:id="191">
            <w:rPr>
              <w:rFonts w:ascii="Cambria Math" w:hAnsi="Cambria Math"/>
              <w:sz w:val="22"/>
            </w:rPr>
            <m:t>K</m:t>
          </w:del>
        </m:r>
      </m:oMath>
      <w:del w:author="Levine, Charles Roger (dzk3ja)" w:date="2026-10-21T13:13:00Z" w16du:dateUtc="2026-10-21T17:13:00Z" w:id="192">
        <w:r w:rsidRPr="00674971" w:rsidDel="00302D69" w:rsidR="00C02C4F">
          <w:rPr>
            <w:rFonts w:ascii="Cambria Math" w:hAnsi="Cambria Math"/>
            <w:sz w:val="22"/>
            <w:rPrChange w:author="Levine, Charles Roger (dzk3ja)" w:date="2026-10-21T17:42:00Z" w16du:dateUtc="2026-10-21T21:42:00Z" w:id="193">
              <w:rPr/>
            </w:rPrChange>
          </w:rPr>
          <w:delText xml:space="preserve"> draws, each individual in the original eligible population has a probability approaching </w:delText>
        </w:r>
      </w:del>
      <m:oMath>
        <m:r>
          <w:del w:author="Levine, Charles Roger (dzk3ja)" w:date="2026-10-21T13:13:00Z" w16du:dateUtc="2026-10-21T17:13:00Z" w:id="194">
            <w:rPr>
              <w:rFonts w:ascii="Cambria Math" w:hAnsi="Cambria Math"/>
              <w:sz w:val="22"/>
            </w:rPr>
            <m:t>K/N</m:t>
          </w:del>
        </m:r>
      </m:oMath>
      <w:del w:author="Levine, Charles Roger (dzk3ja)" w:date="2026-10-21T13:13:00Z" w16du:dateUtc="2026-10-21T17:13:00Z" w:id="195">
        <w:r w:rsidRPr="00674971" w:rsidDel="00302D69" w:rsidR="00C02C4F">
          <w:rPr>
            <w:rFonts w:ascii="Cambria Math" w:hAnsi="Cambria Math"/>
            <w:sz w:val="22"/>
            <w:rPrChange w:author="Levine, Charles Roger (dzk3ja)" w:date="2026-10-21T17:42:00Z" w16du:dateUtc="2026-10-21T21:42:00Z" w:id="196">
              <w:rPr/>
            </w:rPrChange>
          </w:rPr>
          <w:delText xml:space="preserve"> of being selected.</w:delText>
        </w:r>
      </w:del>
    </w:p>
    <w:p w:rsidRPr="00674971" w:rsidR="00F21E23" w:rsidRDefault="00590627" w14:paraId="0D95BB53" w14:textId="202E32B0">
      <w:pPr>
        <w:pStyle w:val="BodyText"/>
        <w:rPr>
          <w:rFonts w:ascii="Cambria Math" w:hAnsi="Cambria Math"/>
          <w:sz w:val="22"/>
          <w:rPrChange w:author="Levine, Charles Roger (dzk3ja)" w:date="2026-10-21T17:42:00Z" w16du:dateUtc="2026-10-21T21:42:00Z" w:id="197">
            <w:rPr/>
          </w:rPrChange>
        </w:rPr>
      </w:pPr>
      <w:r w:rsidRPr="00674971">
        <w:rPr>
          <w:rFonts w:ascii="Cambria Math" w:hAnsi="Cambria Math"/>
          <w:sz w:val="22"/>
          <w:rPrChange w:author="Levine, Charles Roger (dzk3ja)" w:date="2026-10-21T17:42:00Z" w16du:dateUtc="2026-10-21T21:42:00Z" w:id="198">
            <w:rPr/>
          </w:rPrChange>
        </w:rPr>
        <w:t xml:space="preserve">Equation </w:t>
      </w:r>
      <w:r w:rsidRPr="00674971">
        <w:rPr>
          <w:rFonts w:ascii="Cambria Math" w:hAnsi="Cambria Math"/>
          <w:sz w:val="22"/>
          <w:rPrChange w:author="Levine, Charles Roger (dzk3ja)" w:date="2026-10-21T17:42:00Z" w16du:dateUtc="2026-10-21T21:42:00Z" w:id="199">
            <w:rPr/>
          </w:rPrChange>
        </w:rPr>
        <w:fldChar w:fldCharType="begin"/>
      </w:r>
      <w:r w:rsidRPr="00674971">
        <w:rPr>
          <w:rFonts w:ascii="Cambria Math" w:hAnsi="Cambria Math"/>
          <w:sz w:val="22"/>
          <w:rPrChange w:author="Levine, Charles Roger (dzk3ja)" w:date="2026-10-21T17:42:00Z" w16du:dateUtc="2026-10-21T21:42:00Z" w:id="200">
            <w:rPr/>
          </w:rPrChange>
        </w:rPr>
        <w:instrText xml:space="preserve"> REF _Ref243239247 \h </w:instrText>
      </w:r>
      <w:r w:rsidRPr="00674971">
        <w:rPr>
          <w:rFonts w:ascii="Cambria Math" w:hAnsi="Cambria Math"/>
          <w:sz w:val="22"/>
          <w:rPrChange w:author="Levine, Charles Roger (dzk3ja)" w:date="2026-10-21T17:42:00Z" w16du:dateUtc="2026-10-21T21:42:00Z" w:id="201">
            <w:rPr/>
          </w:rPrChange>
        </w:rPr>
      </w:r>
      <w:r w:rsidRPr="00674971">
        <w:rPr>
          <w:rFonts w:ascii="Cambria Math" w:hAnsi="Cambria Math"/>
          <w:sz w:val="22"/>
          <w:rPrChange w:author="Levine, Charles Roger (dzk3ja)" w:date="2026-10-21T17:42:00Z" w16du:dateUtc="2026-10-21T21:42:00Z" w:id="202">
            <w:rPr/>
          </w:rPrChange>
        </w:rPr>
        <w:fldChar w:fldCharType="separate"/>
      </w:r>
      <w:r w:rsidRPr="00674971" w:rsidR="00A62403">
        <w:rPr>
          <w:rFonts w:ascii="Cambria Math" w:hAnsi="Cambria Math"/>
          <w:sz w:val="22"/>
          <w:rPrChange w:author="Levine, Charles Roger (dzk3ja)" w:date="2026-10-21T17:42:00Z" w16du:dateUtc="2026-10-21T21:42:00Z" w:id="203">
            <w:rPr/>
          </w:rPrChange>
        </w:rPr>
        <w:t>(4.</w:t>
      </w:r>
      <w:r w:rsidRPr="00674971" w:rsidR="00A62403">
        <w:rPr>
          <w:rFonts w:ascii="Cambria Math" w:hAnsi="Cambria Math"/>
          <w:noProof/>
          <w:sz w:val="22"/>
          <w:rPrChange w:author="Levine, Charles Roger (dzk3ja)" w:date="2026-10-21T17:42:00Z" w16du:dateUtc="2026-10-21T21:42:00Z" w:id="204">
            <w:rPr>
              <w:noProof/>
            </w:rPr>
          </w:rPrChange>
        </w:rPr>
        <w:t>7</w:t>
      </w:r>
      <w:r w:rsidRPr="00674971" w:rsidR="00A62403">
        <w:rPr>
          <w:rFonts w:ascii="Cambria Math" w:hAnsi="Cambria Math"/>
          <w:sz w:val="22"/>
          <w:rPrChange w:author="Levine, Charles Roger (dzk3ja)" w:date="2026-10-21T17:42:00Z" w16du:dateUtc="2026-10-21T21:42:00Z" w:id="205">
            <w:rPr/>
          </w:rPrChange>
        </w:rPr>
        <w:t>)</w:t>
      </w:r>
      <w:r w:rsidRPr="00674971">
        <w:rPr>
          <w:rFonts w:ascii="Cambria Math" w:hAnsi="Cambria Math"/>
          <w:sz w:val="22"/>
          <w:rPrChange w:author="Levine, Charles Roger (dzk3ja)" w:date="2026-10-21T17:42:00Z" w16du:dateUtc="2026-10-21T21:42:00Z" w:id="206">
            <w:rPr/>
          </w:rPrChange>
        </w:rPr>
        <w:fldChar w:fldCharType="end"/>
      </w:r>
      <w:r w:rsidRPr="00674971" w:rsidR="00F21E23">
        <w:rPr>
          <w:rFonts w:ascii="Cambria Math" w:hAnsi="Cambria Math"/>
          <w:sz w:val="22"/>
          <w:rPrChange w:author="Levine, Charles Roger (dzk3ja)" w:date="2026-10-21T17:42:00Z" w16du:dateUtc="2026-10-21T21:42:00Z" w:id="207">
            <w:rPr/>
          </w:rPrChange>
        </w:rPr>
        <w:t xml:space="preserve"> </w:t>
      </w:r>
      <w:r w:rsidRPr="00674971" w:rsidR="00A62403">
        <w:rPr>
          <w:rFonts w:ascii="Cambria Math" w:hAnsi="Cambria Math"/>
          <w:sz w:val="22"/>
          <w:rPrChange w:author="Levine, Charles Roger (dzk3ja)" w:date="2026-10-21T17:42:00Z" w16du:dateUtc="2026-10-21T21:42:00Z" w:id="208">
            <w:rPr/>
          </w:rPrChange>
        </w:rPr>
        <w:fldChar w:fldCharType="begin"/>
      </w:r>
      <w:r w:rsidRPr="00674971" w:rsidR="00A62403">
        <w:rPr>
          <w:rFonts w:ascii="Cambria Math" w:hAnsi="Cambria Math"/>
          <w:sz w:val="22"/>
          <w:rPrChange w:author="Levine, Charles Roger (dzk3ja)" w:date="2026-10-21T17:42:00Z" w16du:dateUtc="2026-10-21T21:42:00Z" w:id="209">
            <w:rPr/>
          </w:rPrChange>
        </w:rPr>
        <w:instrText xml:space="preserve"> REF _Ref243239247 \p </w:instrText>
      </w:r>
      <w:r w:rsidRPr="00674971" w:rsidR="00A62403">
        <w:rPr>
          <w:rFonts w:ascii="Cambria Math" w:hAnsi="Cambria Math"/>
          <w:sz w:val="22"/>
          <w:rPrChange w:author="Levine, Charles Roger (dzk3ja)" w:date="2026-10-21T17:42:00Z" w16du:dateUtc="2026-10-21T21:42:00Z" w:id="210">
            <w:rPr/>
          </w:rPrChange>
        </w:rPr>
        <w:fldChar w:fldCharType="separate"/>
      </w:r>
      <w:r w:rsidRPr="00674971" w:rsidR="00A62403">
        <w:rPr>
          <w:rFonts w:ascii="Cambria Math" w:hAnsi="Cambria Math"/>
          <w:sz w:val="22"/>
          <w:rPrChange w:author="Levine, Charles Roger (dzk3ja)" w:date="2026-10-21T17:42:00Z" w16du:dateUtc="2026-10-21T21:42:00Z" w:id="211">
            <w:rPr/>
          </w:rPrChange>
        </w:rPr>
        <w:t>above</w:t>
      </w:r>
      <w:r w:rsidRPr="00674971" w:rsidR="00A62403">
        <w:rPr>
          <w:rFonts w:ascii="Cambria Math" w:hAnsi="Cambria Math"/>
          <w:sz w:val="22"/>
          <w:rPrChange w:author="Levine, Charles Roger (dzk3ja)" w:date="2026-10-21T17:42:00Z" w16du:dateUtc="2026-10-21T21:42:00Z" w:id="212">
            <w:rPr/>
          </w:rPrChange>
        </w:rPr>
        <w:fldChar w:fldCharType="end"/>
      </w:r>
      <w:r w:rsidRPr="00674971" w:rsidR="00A8008E">
        <w:rPr>
          <w:rFonts w:ascii="Cambria Math" w:hAnsi="Cambria Math"/>
          <w:sz w:val="22"/>
          <w:rPrChange w:author="Levine, Charles Roger (dzk3ja)" w:date="2026-10-21T17:42:00Z" w16du:dateUtc="2026-10-21T21:42:00Z" w:id="213">
            <w:rPr/>
          </w:rPrChange>
        </w:rPr>
        <w:t xml:space="preserve"> </w:t>
      </w:r>
      <w:r w:rsidRPr="00674971" w:rsidR="00F21E23">
        <w:rPr>
          <w:rFonts w:ascii="Cambria Math" w:hAnsi="Cambria Math"/>
          <w:sz w:val="22"/>
          <w:rPrChange w:author="Levine, Charles Roger (dzk3ja)" w:date="2026-10-21T17:42:00Z" w16du:dateUtc="2026-10-21T21:42:00Z" w:id="214">
            <w:rPr/>
          </w:rPrChange>
        </w:rPr>
        <w:t xml:space="preserve">also shows that only relative score differences matter. Adding the same finite constant to every score leaves </w:t>
      </w:r>
      <w:ins w:author="Levine, Charles Roger (dzk3ja)" w:date="2026-10-21T13:14:00Z" w16du:dateUtc="2026-10-21T17:14:00Z" w:id="215">
        <w:r w:rsidRPr="00674971" w:rsidR="00302D69">
          <w:rPr>
            <w:rFonts w:ascii="Cambria Math" w:hAnsi="Cambria Math"/>
            <w:sz w:val="22"/>
            <w:rPrChange w:author="Levine, Charles Roger (dzk3ja)" w:date="2026-10-21T17:42:00Z" w16du:dateUtc="2026-10-21T21:42:00Z" w:id="216">
              <w:rPr/>
            </w:rPrChange>
          </w:rPr>
          <w:t>those differences, and hence all</w:t>
        </w:r>
      </w:ins>
      <w:del w:author="Levine, Charles Roger (dzk3ja)" w:date="2026-10-21T13:14:00Z" w16du:dateUtc="2026-10-21T17:14:00Z" w:id="217">
        <w:r w:rsidRPr="00674971" w:rsidDel="00302D69" w:rsidR="00F21E23">
          <w:rPr>
            <w:rFonts w:ascii="Cambria Math" w:hAnsi="Cambria Math"/>
            <w:sz w:val="22"/>
            <w:rPrChange w:author="Levine, Charles Roger (dzk3ja)" w:date="2026-10-21T17:42:00Z" w16du:dateUtc="2026-10-21T21:42:00Z" w:id="218">
              <w:rPr/>
            </w:rPrChange>
          </w:rPr>
          <w:delText>all</w:delText>
        </w:r>
      </w:del>
      <w:r w:rsidRPr="00674971" w:rsidR="00F21E23">
        <w:rPr>
          <w:rFonts w:ascii="Cambria Math" w:hAnsi="Cambria Math"/>
          <w:sz w:val="22"/>
          <w:rPrChange w:author="Levine, Charles Roger (dzk3ja)" w:date="2026-10-21T17:42:00Z" w16du:dateUtc="2026-10-21T21:42:00Z" w:id="219">
            <w:rPr/>
          </w:rPrChange>
        </w:rPr>
        <w:t xml:space="preserve"> </w:t>
      </w:r>
      <w:del w:author="Levine, Charles Roger (dzk3ja)" w:date="2026-10-21T13:14:00Z" w16du:dateUtc="2026-10-21T17:14:00Z" w:id="220">
        <w:r w:rsidRPr="00674971" w:rsidDel="00302D69" w:rsidR="00F21E23">
          <w:rPr>
            <w:rFonts w:ascii="Cambria Math" w:hAnsi="Cambria Math"/>
            <w:sz w:val="22"/>
            <w:rPrChange w:author="Levine, Charles Roger (dzk3ja)" w:date="2026-10-21T17:42:00Z" w16du:dateUtc="2026-10-21T21:42:00Z" w:id="221">
              <w:rPr/>
            </w:rPrChange>
          </w:rPr>
          <w:delText>conditional</w:delText>
        </w:r>
      </w:del>
      <w:ins w:author="Levine, Charles Roger (dzk3ja)" w:date="2026-10-21T13:14:00Z" w16du:dateUtc="2026-10-21T17:14:00Z" w:id="222">
        <w:r w:rsidRPr="00674971" w:rsidR="00302D69">
          <w:rPr>
            <w:rFonts w:ascii="Cambria Math" w:hAnsi="Cambria Math"/>
            <w:sz w:val="22"/>
            <w:rPrChange w:author="Levine, Charles Roger (dzk3ja)" w:date="2026-10-21T17:42:00Z" w16du:dateUtc="2026-10-21T21:42:00Z" w:id="223">
              <w:rPr/>
            </w:rPrChange>
          </w:rPr>
          <w:t>draw</w:t>
        </w:r>
      </w:ins>
      <w:r w:rsidRPr="00674971" w:rsidR="00F21E23">
        <w:rPr>
          <w:rFonts w:ascii="Cambria Math" w:hAnsi="Cambria Math"/>
          <w:sz w:val="22"/>
          <w:rPrChange w:author="Levine, Charles Roger (dzk3ja)" w:date="2026-10-21T17:42:00Z" w16du:dateUtc="2026-10-21T21:42:00Z" w:id="224">
            <w:rPr/>
          </w:rPrChange>
        </w:rPr>
        <w:t xml:space="preserve"> probabilities unchanged. Likewise, multiplying every score and the temperature by the same positive constant preserves the same probability ratios. </w:t>
      </w:r>
      <w:ins w:author="Levine, Charles Roger (dzk3ja)" w:date="2026-10-21T13:20:00Z" w16du:dateUtc="2026-10-21T17:20:00Z" w:id="225">
        <w:r w:rsidRPr="00674971" w:rsidR="00D70697">
          <w:rPr>
            <w:rFonts w:ascii="Cambria Math" w:hAnsi="Cambria Math"/>
            <w:sz w:val="22"/>
            <w:rPrChange w:author="Levine, Charles Roger (dzk3ja)" w:date="2026-10-21T17:42:00Z" w16du:dateUtc="2026-10-21T21:42:00Z" w:id="226">
              <w:rPr/>
            </w:rPrChange>
          </w:rPr>
          <w:t xml:space="preserve">Because the draw probabilities within the current eligible pool must sum to one, the individual probabilities also remain unchanged. </w:t>
        </w:r>
      </w:ins>
      <w:del w:author="Levine, Charles Roger (dzk3ja)" w:date="2026-10-21T13:20:00Z" w16du:dateUtc="2026-10-21T17:20:00Z" w:id="227">
        <w:r w:rsidRPr="00674971" w:rsidDel="00D70697" w:rsidR="00F21E23">
          <w:rPr>
            <w:rFonts w:ascii="Cambria Math" w:hAnsi="Cambria Math"/>
            <w:sz w:val="22"/>
            <w:rPrChange w:author="Levine, Charles Roger (dzk3ja)" w:date="2026-10-21T17:42:00Z" w16du:dateUtc="2026-10-21T21:42:00Z" w:id="228">
              <w:rPr/>
            </w:rPrChange>
          </w:rPr>
          <w:delText xml:space="preserve">These properties establish that stochastic selection is determined by score differences measured relative to </w:delText>
        </w:r>
      </w:del>
      <m:oMath>
        <m:sSub>
          <m:sSubPr>
            <m:ctrlPr>
              <w:del w:author="Levine, Charles Roger (dzk3ja)" w:date="2026-10-21T13:20:00Z" w16du:dateUtc="2026-10-21T17:20:00Z" w:id="229">
                <w:rPr>
                  <w:rFonts w:ascii="Cambria Math" w:hAnsi="Cambria Math"/>
                  <w:sz w:val="22"/>
                  <w:szCs w:val="22"/>
                </w:rPr>
              </w:del>
            </m:ctrlPr>
          </m:sSubPr>
          <m:e>
            <m:r>
              <w:del w:author="Levine, Charles Roger (dzk3ja)" w:date="2026-10-21T13:20:00Z" w16du:dateUtc="2026-10-21T17:20:00Z" w:id="230">
                <w:rPr>
                  <w:rFonts w:ascii="Cambria Math" w:hAnsi="Cambria Math"/>
                  <w:sz w:val="22"/>
                  <w:szCs w:val="22"/>
                </w:rPr>
                <m:t>t</m:t>
              </w:del>
            </m:r>
          </m:e>
          <m:sub>
            <m:r>
              <w:del w:author="Levine, Charles Roger (dzk3ja)" w:date="2026-10-21T13:20:00Z" w16du:dateUtc="2026-10-21T17:20:00Z" w:id="231">
                <w:rPr>
                  <w:rFonts w:ascii="Cambria Math" w:hAnsi="Cambria Math"/>
                  <w:sz w:val="22"/>
                  <w:szCs w:val="22"/>
                </w:rPr>
                <m:t>sel</m:t>
              </w:del>
            </m:r>
          </m:sub>
        </m:sSub>
      </m:oMath>
      <w:del w:author="Levine, Charles Roger (dzk3ja)" w:date="2026-10-21T13:20:00Z" w16du:dateUtc="2026-10-21T17:20:00Z" w:id="232">
        <w:r w:rsidRPr="00674971" w:rsidDel="00D70697" w:rsidR="00F21E23">
          <w:rPr>
            <w:rFonts w:ascii="Cambria Math" w:hAnsi="Cambria Math"/>
            <w:sz w:val="22"/>
            <w:rPrChange w:author="Levine, Charles Roger (dzk3ja)" w:date="2026-10-21T17:42:00Z" w16du:dateUtc="2026-10-21T21:42:00Z" w:id="233">
              <w:rPr/>
            </w:rPrChange>
          </w:rPr>
          <w:delText xml:space="preserve">. </w:delText>
        </w:r>
      </w:del>
      <w:r w:rsidRPr="00674971" w:rsidR="00F21E23">
        <w:rPr>
          <w:rFonts w:ascii="Cambria Math" w:hAnsi="Cambria Math"/>
          <w:sz w:val="22"/>
          <w:rPrChange w:author="Levine, Charles Roger (dzk3ja)" w:date="2026-10-21T17:42:00Z" w16du:dateUtc="2026-10-21T21:42:00Z" w:id="234">
            <w:rPr/>
          </w:rPrChange>
        </w:rPr>
        <w:t>Scores may therefore take any finite real value</w:t>
      </w:r>
      <w:ins w:author="Levine, Charles Roger (dzk3ja)" w:date="2026-10-21T13:21:00Z" w16du:dateUtc="2026-10-21T17:21:00Z" w:id="235">
        <w:r w:rsidRPr="00674971" w:rsidR="00D70697">
          <w:rPr>
            <w:rFonts w:ascii="Cambria Math" w:hAnsi="Cambria Math"/>
            <w:sz w:val="22"/>
            <w:rPrChange w:author="Levine, Charles Roger (dzk3ja)" w:date="2026-10-21T17:42:00Z" w16du:dateUtc="2026-10-21T21:42:00Z" w:id="236">
              <w:rPr/>
            </w:rPrChange>
          </w:rPr>
          <w:t xml:space="preserve"> - </w:t>
        </w:r>
      </w:ins>
      <w:del w:author="Levine, Charles Roger (dzk3ja)" w:date="2026-10-21T13:21:00Z" w16du:dateUtc="2026-10-21T17:21:00Z" w:id="237">
        <w:r w:rsidRPr="00674971" w:rsidDel="00D70697" w:rsidR="00F21E23">
          <w:rPr>
            <w:rFonts w:ascii="Cambria Math" w:hAnsi="Cambria Math"/>
            <w:sz w:val="22"/>
            <w:rPrChange w:author="Levine, Charles Roger (dzk3ja)" w:date="2026-10-21T17:42:00Z" w16du:dateUtc="2026-10-21T21:42:00Z" w:id="238">
              <w:rPr/>
            </w:rPrChange>
          </w:rPr>
          <w:delText>,</w:delText>
        </w:r>
      </w:del>
      <w:r w:rsidRPr="00674971" w:rsidR="00F21E23">
        <w:rPr>
          <w:rFonts w:ascii="Cambria Math" w:hAnsi="Cambria Math"/>
          <w:sz w:val="22"/>
          <w:rPrChange w:author="Levine, Charles Roger (dzk3ja)" w:date="2026-10-21T17:42:00Z" w16du:dateUtc="2026-10-21T21:42:00Z" w:id="239">
            <w:rPr/>
          </w:rPrChange>
        </w:rPr>
        <w:t xml:space="preserve"> </w:t>
      </w:r>
      <w:ins w:author="Levine, Charles Roger (dzk3ja)" w:date="2026-10-21T13:20:00Z" w16du:dateUtc="2026-10-21T17:20:00Z" w:id="240">
        <w:r w:rsidRPr="00674971" w:rsidR="00D70697">
          <w:rPr>
            <w:rFonts w:ascii="Cambria Math" w:hAnsi="Cambria Math"/>
            <w:sz w:val="22"/>
            <w:rPrChange w:author="Levine, Charles Roger (dzk3ja)" w:date="2026-10-21T17:42:00Z" w16du:dateUtc="2026-10-21T21:42:00Z" w:id="241">
              <w:rPr/>
            </w:rPrChange>
          </w:rPr>
          <w:t>positive, zero or</w:t>
        </w:r>
      </w:ins>
      <w:del w:author="Levine, Charles Roger (dzk3ja)" w:date="2026-10-21T13:20:00Z" w16du:dateUtc="2026-10-21T17:20:00Z" w:id="242">
        <w:r w:rsidRPr="00674971" w:rsidDel="00D70697" w:rsidR="00F21E23">
          <w:rPr>
            <w:rFonts w:ascii="Cambria Math" w:hAnsi="Cambria Math"/>
            <w:sz w:val="22"/>
            <w:rPrChange w:author="Levine, Charles Roger (dzk3ja)" w:date="2026-10-21T17:42:00Z" w16du:dateUtc="2026-10-21T21:42:00Z" w:id="243">
              <w:rPr/>
            </w:rPrChange>
          </w:rPr>
          <w:delText>including negativ</w:delText>
        </w:r>
      </w:del>
      <w:del w:author="Levine, Charles Roger (dzk3ja)" w:date="2026-10-21T13:21:00Z" w16du:dateUtc="2026-10-21T17:21:00Z" w:id="244">
        <w:r w:rsidRPr="00674971" w:rsidDel="00D70697" w:rsidR="00F21E23">
          <w:rPr>
            <w:rFonts w:ascii="Cambria Math" w:hAnsi="Cambria Math"/>
            <w:sz w:val="22"/>
            <w:rPrChange w:author="Levine, Charles Roger (dzk3ja)" w:date="2026-10-21T17:42:00Z" w16du:dateUtc="2026-10-21T21:42:00Z" w:id="245">
              <w:rPr/>
            </w:rPrChange>
          </w:rPr>
          <w:delText>e values</w:delText>
        </w:r>
      </w:del>
      <w:ins w:author="Levine, Charles Roger (dzk3ja)" w:date="2026-10-21T13:21:00Z" w16du:dateUtc="2026-10-21T17:21:00Z" w:id="246">
        <w:r w:rsidRPr="00674971" w:rsidR="00D70697">
          <w:rPr>
            <w:rFonts w:ascii="Cambria Math" w:hAnsi="Cambria Math"/>
            <w:sz w:val="22"/>
            <w:rPrChange w:author="Levine, Charles Roger (dzk3ja)" w:date="2026-10-21T17:42:00Z" w16du:dateUtc="2026-10-21T21:42:00Z" w:id="247">
              <w:rPr/>
            </w:rPrChange>
          </w:rPr>
          <w:t xml:space="preserve"> negative; their Gibbs weights remain positive in every case</w:t>
        </w:r>
      </w:ins>
      <w:r w:rsidRPr="00674971" w:rsidR="00F21E23">
        <w:rPr>
          <w:rFonts w:ascii="Cambria Math" w:hAnsi="Cambria Math"/>
          <w:sz w:val="22"/>
          <w:rPrChange w:author="Levine, Charles Roger (dzk3ja)" w:date="2026-10-21T17:42:00Z" w16du:dateUtc="2026-10-21T21:42:00Z" w:id="248">
            <w:rPr/>
          </w:rPrChange>
        </w:rPr>
        <w:t>.</w:t>
      </w:r>
    </w:p>
    <w:p w:rsidR="00CB3150" w:rsidRDefault="00670B8B" w14:paraId="51A0BCEE" w14:textId="1C28F719">
      <w:pPr>
        <w:pStyle w:val="BodyText"/>
      </w:pPr>
      <w:del w:author="Levine, Charles Roger (dzk3ja)" w:date="2026-10-21T13:23:00Z" w16du:dateUtc="2026-10-21T17:23:00Z" w:id="249">
        <w:r w:rsidDel="008F729F">
          <w:delText xml:space="preserve">The mathematical definition applies without clipping scores or reducing the stipulated capacity. </w:delText>
        </w:r>
      </w:del>
      <w:r w:rsidR="00704BA8">
        <w:t>Appendix 4A explains how the selection procedure used in some of our earlier simulations differs from the rule defined here and what those differences mean when interpreting their results.</w:t>
      </w:r>
    </w:p>
    <w:p w:rsidR="00CB3150" w:rsidRDefault="00670B8B" w14:paraId="1E7CC8A9" w14:textId="77777777">
      <w:pPr>
        <w:pStyle w:val="Heading1"/>
      </w:pPr>
      <w:bookmarkStart w:name="introducing-local-competitive-congestion" w:id="250"/>
      <w:bookmarkEnd w:id="12"/>
      <w:bookmarkEnd w:id="67"/>
      <w:r>
        <w:t>Introducing local competitive congestion</w:t>
      </w:r>
    </w:p>
    <w:p w:rsidR="00F90200" w:rsidRDefault="00F90200" w14:paraId="342AB8D6" w14:textId="4FC11C6B">
      <w:del w:author="Levine, Charles Roger (dzk3ja)" w:date="2026-10-21T13:45:00Z" w16du:dateUtc="2026-10-21T17:45:00Z" w:id="251">
        <w:r w:rsidDel="00652640">
          <w:delText>The naï</w:delText>
        </w:r>
      </w:del>
      <w:ins w:author="Levine, Charles Roger (dzk3ja)" w:date="2026-10-21T13:45:00Z" w16du:dateUtc="2026-10-21T17:45:00Z" w:id="252">
        <w:r w:rsidRPr="00652640" w:rsidR="00652640">
          <w:t xml:space="preserve">The selection rules developed so far compare individuals solely through their own performance, yet an individual’s prospects for advancement may depend on the composition of their group as well. Individuals work alongside others who may compete for the same opportunities to demonstrate ability, attract attention, and earn recognition. Two individuals with the same measured performance may therefore face different competitive environments because of who surrounds them. We now ask how these differences in group </w:t>
        </w:r>
        <w:r w:rsidRPr="00652640" w:rsidR="00652640">
          <w:t>composition can affect their standing in selection while holding their measured performance fixed.</w:t>
        </w:r>
      </w:ins>
      <w:del w:author="Levine, Charles Roger (dzk3ja)" w:date="2026-10-21T13:45:00Z" w16du:dateUtc="2026-10-21T17:45:00Z" w:id="253">
        <w:r w:rsidDel="00652640">
          <w:delText xml:space="preserve">ve benchmark selects individuals solely by their performance. Its stochastic extension introduces uncertainty into selection while retaining the same performance-only scores. In both models, group membership has no effect on an individual’s score: moving a person to another group leaves that score unchanged, provided the person’s </w:delText>
        </w:r>
      </w:del>
      <m:oMath>
        <m:sSub>
          <m:sSubPr>
            <m:ctrlPr>
              <w:del w:author="Levine, Charles Roger (dzk3ja)" w:date="2026-10-21T13:45:00Z" w16du:dateUtc="2026-10-21T17:45:00Z" w:id="254">
                <w:rPr>
                  <w:rFonts w:ascii="Cambria Math" w:hAnsi="Cambria Math" w:eastAsia="Cambria Math" w:cs="Cambria Math"/>
                  <w:sz w:val="22"/>
                  <w:szCs w:val="22"/>
                </w:rPr>
              </w:del>
            </m:ctrlPr>
          </m:sSubPr>
          <m:e>
            <m:r>
              <w:del w:author="Levine, Charles Roger (dzk3ja)" w:date="2026-10-21T13:45:00Z" w16du:dateUtc="2026-10-21T17:45:00Z" w:id="255">
                <w:rPr>
                  <w:rFonts w:ascii="Cambria Math" w:hAnsi="Cambria Math" w:eastAsia="Cambria Math" w:cs="Cambria Math"/>
                  <w:sz w:val="22"/>
                  <w:szCs w:val="22"/>
                </w:rPr>
                <m:t>A</m:t>
              </w:del>
            </m:r>
          </m:e>
          <m:sub>
            <m:r>
              <w:del w:author="Levine, Charles Roger (dzk3ja)" w:date="2026-10-21T13:45:00Z" w16du:dateUtc="2026-10-21T17:45:00Z" w:id="256">
                <w:rPr>
                  <w:rFonts w:ascii="Cambria Math" w:hAnsi="Cambria Math" w:eastAsia="Cambria Math" w:cs="Cambria Math"/>
                  <w:sz w:val="22"/>
                  <w:szCs w:val="22"/>
                </w:rPr>
                <m:t>i</m:t>
              </w:del>
            </m:r>
          </m:sub>
        </m:sSub>
      </m:oMath>
      <w:del w:author="Levine, Charles Roger (dzk3ja)" w:date="2026-10-21T13:45:00Z" w16du:dateUtc="2026-10-21T17:45:00Z" w:id="257">
        <w:r w:rsidDel="00652640">
          <w:delText xml:space="preserve"> remains fixed. We now ask whether this is a sufficient account of advancement when individuals work and become visible alongside others.</w:delText>
        </w:r>
      </w:del>
    </w:p>
    <w:p w:rsidR="00CB3150" w:rsidDel="00652640" w:rsidP="00652640" w:rsidRDefault="00652640" w14:paraId="6601C17B" w14:textId="01A744B2">
      <w:pPr>
        <w:pStyle w:val="BodyText"/>
        <w:rPr>
          <w:del w:author="Levine, Charles Roger (dzk3ja)" w:date="2026-10-21T13:49:00Z" w16du:dateUtc="2026-10-21T17:49:00Z" w:id="258"/>
        </w:rPr>
      </w:pPr>
      <w:ins w:author="Levine, Charles Roger (dzk3ja)" w:date="2026-10-21T13:49:00Z" w16du:dateUtc="2026-10-21T17:49:00Z" w:id="259">
        <w:r w:rsidRPr="00652640">
          <w:t>Strong peers can both support individual development and intensify competition for advancement. They may provide opportunities for learning and collaboration while also making it harder for an individual to stand out. We focus here on this competitive pressure, which we call congestion, while holding the performance values entering selection fixed. This is a deliberate restriction of the model’s scope. A developmental benefit function could represent how peers improve performance over time, but we do not include that process in the present model.</w:t>
        </w:r>
        <w:r>
          <w:t xml:space="preserve">  </w:t>
        </w:r>
      </w:ins>
      <w:del w:author="Levine, Charles Roger (dzk3ja)" w:date="2026-10-21T13:49:00Z" w16du:dateUtc="2026-10-21T17:49:00Z" w:id="260">
        <w:r w:rsidDel="00652640" w:rsidR="00EA1871">
          <w:delText xml:space="preserve">While </w:delText>
        </w:r>
        <w:commentRangeStart w:id="261"/>
        <w:r w:rsidDel="00652640" w:rsidR="00EA1871">
          <w:delText>s</w:delText>
        </w:r>
        <w:r w:rsidDel="00652640" w:rsidR="00670B8B">
          <w:delText>trong peers can offer learning, collaboration, and access to productive activities</w:delText>
        </w:r>
        <w:r w:rsidDel="00652640" w:rsidR="00EA1871">
          <w:delText>, t</w:delText>
        </w:r>
        <w:r w:rsidDel="00652640" w:rsidR="00670B8B">
          <w:delText xml:space="preserve">hey can also </w:delText>
        </w:r>
        <w:r w:rsidDel="00652640" w:rsidR="00625ED4">
          <w:delText xml:space="preserve">obstruct future success through </w:delText>
        </w:r>
        <w:r w:rsidDel="00652640" w:rsidR="00670B8B">
          <w:delText>compe</w:delText>
        </w:r>
        <w:r w:rsidDel="00652640" w:rsidR="00625ED4">
          <w:delText>tition</w:delText>
        </w:r>
        <w:r w:rsidDel="00652640" w:rsidR="00670B8B">
          <w:delText xml:space="preserve"> for limited attention, responsibility, and distinction.</w:delText>
        </w:r>
        <w:commentRangeEnd w:id="261"/>
        <w:r w:rsidDel="00652640" w:rsidR="00A41D25">
          <w:rPr>
            <w:rStyle w:val="CommentReference"/>
            <w:sz w:val="20"/>
            <w:szCs w:val="20"/>
          </w:rPr>
          <w:commentReference w:id="261"/>
        </w:r>
        <w:r w:rsidDel="00652640" w:rsidR="00670B8B">
          <w:delText xml:space="preserve"> We </w:delText>
        </w:r>
        <w:r w:rsidDel="00652640" w:rsidR="00F90200">
          <w:delText xml:space="preserve">focus here on the </w:delText>
        </w:r>
        <w:r w:rsidDel="00652640" w:rsidR="00670B8B">
          <w:delText>competitive side of the environment while holding the performance values entering selection fixed. A separate developmental benefit function is an</w:delText>
        </w:r>
        <w:r w:rsidDel="00652640" w:rsidR="00EA1871">
          <w:delText xml:space="preserve"> </w:delText>
        </w:r>
        <w:r w:rsidDel="00652640" w:rsidR="00670B8B">
          <w:delText xml:space="preserve"> additional extension, but outside the present </w:delText>
        </w:r>
        <w:r w:rsidDel="00652640" w:rsidR="008721FC">
          <w:delText>scope of this model</w:delText>
        </w:r>
        <w:r w:rsidDel="00652640" w:rsidR="00670B8B">
          <w:delText xml:space="preserve">. Our question is whether local competition can </w:delText>
        </w:r>
        <w:r w:rsidDel="00652640" w:rsidR="00F90200">
          <w:delText>alter an individual’s</w:delText>
        </w:r>
        <w:r w:rsidDel="00652640" w:rsidR="00670B8B">
          <w:delText xml:space="preserve"> standing</w:delText>
        </w:r>
        <w:r w:rsidDel="00652640" w:rsidR="00F90200">
          <w:delText xml:space="preserve"> in</w:delText>
        </w:r>
        <w:r w:rsidDel="00652640" w:rsidR="00670B8B">
          <w:delText xml:space="preserve"> a broader selection process, even without reducing their measured performance.</w:delText>
        </w:r>
      </w:del>
    </w:p>
    <w:p w:rsidR="00652640" w:rsidRDefault="00652640" w14:paraId="1C376DA3" w14:textId="77777777">
      <w:pPr>
        <w:pStyle w:val="BodyText"/>
        <w:rPr>
          <w:ins w:author="Levine, Charles Roger (dzk3ja)" w:date="2026-10-21T13:50:00Z" w16du:dateUtc="2026-10-21T17:50:00Z" w:id="262"/>
        </w:rPr>
      </w:pPr>
    </w:p>
    <w:p w:rsidR="00F90200" w:rsidP="00652640" w:rsidRDefault="00652640" w14:paraId="6C68806B" w14:textId="45467BD6">
      <w:pPr>
        <w:pStyle w:val="BodyText"/>
      </w:pPr>
      <w:ins w:author="Levine, Charles Roger (dzk3ja)" w:date="2026-10-21T13:50:00Z" w16du:dateUtc="2026-10-21T17:50:00Z" w:id="263">
        <w:r w:rsidRPr="00652640">
          <w:t xml:space="preserve">We represent congestion by adjusting the score used to compare candidates for selection. Let </w:t>
        </w:r>
      </w:ins>
      <m:oMath>
        <m:sSub>
          <m:sSubPr>
            <m:ctrlPr>
              <w:rPr>
                <w:rFonts w:ascii="Cambria Math" w:hAnsi="Cambria Math"/>
                <w:sz w:val="22"/>
                <w:rPrChange w:author="Levine, Charles Roger (dzk3ja)" w:date="2026-10-21T17:42:00Z" w16du:dateUtc="2026-10-21T21:42:00Z" w:id="264">
                  <w:rPr>
                    <w:rFonts w:ascii="Cambria Math" w:hAnsi="Cambria Math"/>
                  </w:rPr>
                </w:rPrChange>
              </w:rPr>
            </m:ctrlPr>
          </m:sSubPr>
          <m:e>
            <m:r>
              <w:rPr>
                <w:rFonts w:ascii="Cambria Math" w:hAnsi="Cambria Math"/>
                <w:sz w:val="22"/>
                <w:rPrChange w:author="Levine, Charles Roger (dzk3ja)" w:date="2026-10-21T17:42:00Z" w16du:dateUtc="2026-10-21T21:42:00Z" w:id="265">
                  <w:rPr>
                    <w:rFonts w:ascii="Cambria Math" w:hAnsi="Cambria Math"/>
                  </w:rPr>
                </w:rPrChange>
              </w:rPr>
              <m:t>C</m:t>
            </m:r>
          </m:e>
          <m:sub>
            <m:r>
              <w:rPr>
                <w:rFonts w:ascii="Cambria Math" w:hAnsi="Cambria Math"/>
                <w:sz w:val="22"/>
                <w:rPrChange w:author="Levine, Charles Roger (dzk3ja)" w:date="2026-10-21T17:42:00Z" w16du:dateUtc="2026-10-21T21:42:00Z" w:id="266">
                  <w:rPr>
                    <w:rFonts w:ascii="Cambria Math" w:hAnsi="Cambria Math"/>
                  </w:rPr>
                </w:rPrChange>
              </w:rPr>
              <m:t>i</m:t>
            </m:r>
          </m:sub>
        </m:sSub>
      </m:oMath>
      <w:ins w:author="Levine, Charles Roger (dzk3ja)" w:date="2026-10-21T13:50:00Z" w16du:dateUtc="2026-10-21T17:50:00Z" w:id="267">
        <w:r w:rsidRPr="00652640">
          <w:t xml:space="preserve"> denote the congestion experienced by individual </w:t>
        </w:r>
      </w:ins>
      <m:oMath>
        <m:r>
          <w:rPr>
            <w:rFonts w:ascii="Cambria Math" w:hAnsi="Cambria Math"/>
            <w:sz w:val="22"/>
            <w:rPrChange w:author="Levine, Charles Roger (dzk3ja)" w:date="2026-10-21T17:42:00Z" w16du:dateUtc="2026-10-21T21:42:00Z" w:id="268">
              <w:rPr>
                <w:rFonts w:ascii="Cambria Math" w:hAnsi="Cambria Math"/>
              </w:rPr>
            </w:rPrChange>
          </w:rPr>
          <m:t>i</m:t>
        </m:r>
      </m:oMath>
      <w:ins w:author="Levine, Charles Roger (dzk3ja)" w:date="2026-10-21T13:50:00Z" w16du:dateUtc="2026-10-21T17:50:00Z" w:id="269">
        <w:r w:rsidRPr="00652640">
          <w:t xml:space="preserve">. A nonnegative coefficient </w:t>
        </w:r>
      </w:ins>
      <m:oMath>
        <m:r>
          <w:rPr>
            <w:rFonts w:ascii="Cambria Math" w:hAnsi="Cambria Math"/>
            <w:sz w:val="22"/>
            <w:rPrChange w:author="Levine, Charles Roger (dzk3ja)" w:date="2026-10-21T17:42:00Z" w16du:dateUtc="2026-10-21T21:42:00Z" w:id="270">
              <w:rPr>
                <w:rFonts w:ascii="Cambria Math" w:hAnsi="Cambria Math"/>
              </w:rPr>
            </w:rPrChange>
          </w:rPr>
          <m:t>λ</m:t>
        </m:r>
      </m:oMath>
      <w:ins w:author="Levine, Charles Roger (dzk3ja)" w:date="2026-10-21T13:50:00Z" w16du:dateUtc="2026-10-21T17:50:00Z" w:id="271">
        <w:r w:rsidRPr="00652640">
          <w:t xml:space="preserve"> controls how strongly that congestion affects the individual’s score: larger values assign a greater penalty to the same level of congestion. The adjusted score is</w:t>
        </w:r>
      </w:ins>
      <w:commentRangeStart w:id="272"/>
      <w:del w:author="Levine, Charles Roger (dzk3ja)" w:date="2026-10-21T13:50:00Z" w16du:dateUtc="2026-10-21T17:50:00Z" w:id="273">
        <w:r w:rsidDel="00652640" w:rsidR="00F90200">
          <w:delText>We therefore extend the SCORE component of the model.</w:delText>
        </w:r>
        <w:commentRangeEnd w:id="272"/>
        <w:r w:rsidDel="00652640" w:rsidR="00A41D25">
          <w:rPr>
            <w:rStyle w:val="CommentReference"/>
            <w:sz w:val="20"/>
            <w:szCs w:val="20"/>
          </w:rPr>
          <w:commentReference w:id="272"/>
        </w:r>
        <w:r w:rsidDel="00652640" w:rsidR="00F90200">
          <w:delText xml:space="preserve"> Let </w:delText>
        </w:r>
      </w:del>
      <m:oMath>
        <m:sSub>
          <m:sSubPr>
            <m:ctrlPr>
              <w:del w:author="Levine, Charles Roger (dzk3ja)" w:date="2026-10-21T13:50:00Z" w16du:dateUtc="2026-10-21T17:50:00Z" w:id="274">
                <w:rPr>
                  <w:rFonts w:ascii="Cambria Math" w:hAnsi="Cambria Math" w:eastAsia="Cambria Math" w:cs="Cambria Math"/>
                  <w:sz w:val="22"/>
                  <w:szCs w:val="22"/>
                </w:rPr>
              </w:del>
            </m:ctrlPr>
          </m:sSubPr>
          <m:e>
            <m:r>
              <w:del w:author="Levine, Charles Roger (dzk3ja)" w:date="2026-10-21T13:50:00Z" w16du:dateUtc="2026-10-21T17:50:00Z" w:id="275">
                <w:rPr>
                  <w:rFonts w:ascii="Cambria Math" w:hAnsi="Cambria Math" w:eastAsia="Cambria Math" w:cs="Cambria Math"/>
                  <w:sz w:val="22"/>
                  <w:szCs w:val="22"/>
                </w:rPr>
                <m:t>C</m:t>
              </w:del>
            </m:r>
          </m:e>
          <m:sub>
            <m:r>
              <w:del w:author="Levine, Charles Roger (dzk3ja)" w:date="2026-10-21T13:50:00Z" w16du:dateUtc="2026-10-21T17:50:00Z" w:id="276">
                <w:rPr>
                  <w:rFonts w:ascii="Cambria Math" w:hAnsi="Cambria Math" w:eastAsia="Cambria Math" w:cs="Cambria Math"/>
                  <w:sz w:val="22"/>
                  <w:szCs w:val="22"/>
                </w:rPr>
                <m:t>i</m:t>
              </w:del>
            </m:r>
          </m:sub>
        </m:sSub>
      </m:oMath>
      <w:del w:author="Levine, Charles Roger (dzk3ja)" w:date="2026-10-21T13:50:00Z" w16du:dateUtc="2026-10-21T17:50:00Z" w:id="277">
        <w:r w:rsidDel="00652640" w:rsidR="00F90200">
          <w:delText xml:space="preserve"> denote the congestion experienced by individual </w:delText>
        </w:r>
      </w:del>
      <m:oMath>
        <m:r>
          <w:del w:author="Levine, Charles Roger (dzk3ja)" w:date="2026-10-21T13:50:00Z" w16du:dateUtc="2026-10-21T17:50:00Z" w:id="278">
            <w:rPr>
              <w:rFonts w:ascii="Cambria Math" w:hAnsi="Cambria Math" w:eastAsia="Cambria Math" w:cs="Cambria Math"/>
              <w:sz w:val="22"/>
              <w:szCs w:val="22"/>
            </w:rPr>
            <m:t>i</m:t>
          </w:del>
        </m:r>
      </m:oMath>
      <w:del w:author="Levine, Charles Roger (dzk3ja)" w:date="2026-10-21T13:50:00Z" w16du:dateUtc="2026-10-21T17:50:00Z" w:id="279">
        <w:r w:rsidDel="00652640" w:rsidR="00F90200">
          <w:delText xml:space="preserve">. We distinguish this measure of congestion from the strength of its effect: a nonnegative coefficient </w:delText>
        </w:r>
      </w:del>
      <m:oMath>
        <m:r>
          <w:del w:author="Levine, Charles Roger (dzk3ja)" w:date="2026-10-21T13:50:00Z" w16du:dateUtc="2026-10-21T17:50:00Z" w:id="280">
            <w:rPr>
              <w:rFonts w:ascii="Cambria Math" w:hAnsi="Cambria Math" w:eastAsia="Cambria Math" w:cs="Cambria Math"/>
              <w:sz w:val="22"/>
              <w:szCs w:val="22"/>
            </w:rPr>
            <m:t>λ</m:t>
          </w:del>
        </m:r>
      </m:oMath>
      <w:del w:author="Levine, Charles Roger (dzk3ja)" w:date="2026-10-21T13:50:00Z" w16du:dateUtc="2026-10-21T17:50:00Z" w:id="281">
        <w:r w:rsidDel="00652640" w:rsidR="00F90200">
          <w:delText xml:space="preserve"> determines how strongly congestion adjusts the individual’s selection score. The resulting score is</w:delText>
        </w:r>
      </w:del>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9013FE3" w14:textId="77777777">
        <w:trPr>
          <w:cantSplit/>
        </w:trPr>
        <w:tc>
          <w:tcPr>
            <w:tcW w:w="8496" w:type="dxa"/>
            <w:vAlign w:val="center"/>
          </w:tcPr>
          <w:p w:rsidRPr="00674971" w:rsidR="00CB3150" w:rsidRDefault="00000000" w14:paraId="001388EE" w14:textId="77777777">
            <w:pPr>
              <w:pStyle w:val="BodyText"/>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i</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λ</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i</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  λ</m:t>
                </m:r>
                <m:r>
                  <m:rPr>
                    <m:sty m:val="p"/>
                  </m:rPr>
                  <w:rPr>
                    <w:rFonts w:ascii="Cambria Math" w:hAnsi="Cambria Math" w:eastAsia="Cambria Math" w:cs="Cambria Math"/>
                    <w:sz w:val="22"/>
                    <w:szCs w:val="22"/>
                  </w:rPr>
                  <m:t>≥</m:t>
                </m:r>
                <m:r>
                  <w:rPr>
                    <w:rFonts w:ascii="Cambria Math" w:hAnsi="Cambria Math" w:eastAsia="Cambria Math" w:cs="Cambria Math"/>
                    <w:sz w:val="22"/>
                    <w:szCs w:val="22"/>
                  </w:rPr>
                  <m:t>0</m:t>
                </m:r>
                <m:r>
                  <m:rPr>
                    <m:sty m:val="p"/>
                  </m:rPr>
                  <w:rPr>
                    <w:rFonts w:ascii="Cambria Math" w:hAnsi="Cambria Math" w:eastAsia="Cambria Math" w:cs="Cambria Math"/>
                    <w:sz w:val="22"/>
                    <w:szCs w:val="22"/>
                  </w:rPr>
                  <m:t>.</m:t>
                </m:r>
              </m:oMath>
            </m:oMathPara>
          </w:p>
        </w:tc>
        <w:tc>
          <w:tcPr>
            <w:tcW w:w="864" w:type="dxa"/>
            <w:vAlign w:val="center"/>
          </w:tcPr>
          <w:p w:rsidR="00D951E9" w:rsidRDefault="00670B8B" w14:paraId="0878AFE9" w14:textId="652DEC33">
            <w:pPr>
              <w:spacing w:after="0" w:line="240" w:lineRule="auto"/>
              <w:jc w:val="right"/>
            </w:pPr>
            <w:bookmarkStart w:name="_Ref243031816" w:id="282"/>
            <w:r>
              <w:t>(</w:t>
            </w:r>
            <w:bookmarkStart w:name="Eq_4_7" w:id="283"/>
            <w:r>
              <w:t>4.</w:t>
            </w:r>
            <w:r>
              <w:fldChar w:fldCharType="begin"/>
            </w:r>
            <w:r>
              <w:instrText> SEQ Equation \* ARABIC </w:instrText>
            </w:r>
            <w:r>
              <w:fldChar w:fldCharType="separate"/>
            </w:r>
            <w:r w:rsidR="00A62403">
              <w:rPr>
                <w:noProof/>
              </w:rPr>
              <w:t>8</w:t>
            </w:r>
            <w:r>
              <w:fldChar w:fldCharType="end"/>
            </w:r>
            <w:bookmarkEnd w:id="283"/>
            <w:r>
              <w:t>)</w:t>
            </w:r>
            <w:bookmarkEnd w:id="282"/>
          </w:p>
        </w:tc>
      </w:tr>
    </w:tbl>
    <w:p w:rsidRPr="00F90200" w:rsidR="00F90200" w:rsidP="00F90200" w:rsidRDefault="00F143FD" w14:paraId="5FFC981C" w14:textId="6CD7E849">
      <w:pPr>
        <w:pStyle w:val="BodyText"/>
      </w:pPr>
      <w:ins w:author="Levine, Charles Roger (dzk3ja)" w:date="2026-10-21T13:52:00Z" w16du:dateUtc="2026-10-21T17:52:00Z" w:id="284">
        <w:r w:rsidRPr="00F143FD">
          <w:t xml:space="preserve">When </w:t>
        </w:r>
      </w:ins>
      <m:oMath>
        <m:r>
          <w:rPr>
            <w:rFonts w:ascii="Cambria Math" w:hAnsi="Cambria Math"/>
            <w:sz w:val="22"/>
            <w:rPrChange w:author="Levine, Charles Roger (dzk3ja)" w:date="2026-10-21T17:42:00Z" w16du:dateUtc="2026-10-21T21:42:00Z" w:id="285">
              <w:rPr>
                <w:rFonts w:ascii="Cambria Math" w:hAnsi="Cambria Math"/>
              </w:rPr>
            </w:rPrChange>
          </w:rPr>
          <m:t>λ=0</m:t>
        </m:r>
      </m:oMath>
      <w:ins w:author="Levine, Charles Roger (dzk3ja)" w:date="2026-10-21T13:52:00Z" w16du:dateUtc="2026-10-21T17:52:00Z" w:id="286">
        <w:r w:rsidRPr="00F143FD">
          <w:t xml:space="preserve">, congestion has no effect and the score reduces to </w:t>
        </w:r>
      </w:ins>
      <m:oMath>
        <m:sSub>
          <m:sSubPr>
            <m:ctrlPr>
              <w:rPr>
                <w:rFonts w:ascii="Cambria Math" w:hAnsi="Cambria Math"/>
                <w:sz w:val="22"/>
                <w:rPrChange w:author="Levine, Charles Roger (dzk3ja)" w:date="2026-10-21T17:42:00Z" w16du:dateUtc="2026-10-21T21:42:00Z" w:id="287">
                  <w:rPr>
                    <w:rFonts w:ascii="Cambria Math" w:hAnsi="Cambria Math"/>
                  </w:rPr>
                </w:rPrChange>
              </w:rPr>
            </m:ctrlPr>
          </m:sSubPr>
          <m:e>
            <m:r>
              <w:rPr>
                <w:rFonts w:ascii="Cambria Math" w:hAnsi="Cambria Math"/>
                <w:sz w:val="22"/>
                <w:rPrChange w:author="Levine, Charles Roger (dzk3ja)" w:date="2026-10-21T17:42:00Z" w16du:dateUtc="2026-10-21T21:42:00Z" w:id="288">
                  <w:rPr>
                    <w:rFonts w:ascii="Cambria Math" w:hAnsi="Cambria Math"/>
                  </w:rPr>
                </w:rPrChange>
              </w:rPr>
              <m:t>S</m:t>
            </m:r>
          </m:e>
          <m:sub>
            <m:r>
              <w:rPr>
                <w:rFonts w:ascii="Cambria Math" w:hAnsi="Cambria Math"/>
                <w:sz w:val="22"/>
                <w:rPrChange w:author="Levine, Charles Roger (dzk3ja)" w:date="2026-10-21T17:42:00Z" w16du:dateUtc="2026-10-21T21:42:00Z" w:id="289">
                  <w:rPr>
                    <w:rFonts w:ascii="Cambria Math" w:hAnsi="Cambria Math"/>
                  </w:rPr>
                </w:rPrChange>
              </w:rPr>
              <m:t>i</m:t>
            </m:r>
          </m:sub>
        </m:sSub>
        <m:r>
          <w:rPr>
            <w:rFonts w:ascii="Cambria Math" w:hAnsi="Cambria Math"/>
            <w:sz w:val="22"/>
            <w:rPrChange w:author="Levine, Charles Roger (dzk3ja)" w:date="2026-10-21T17:42:00Z" w16du:dateUtc="2026-10-21T21:42:00Z" w:id="290">
              <w:rPr>
                <w:rFonts w:ascii="Cambria Math" w:hAnsi="Cambria Math"/>
              </w:rPr>
            </w:rPrChange>
          </w:rPr>
          <m:t>=</m:t>
        </m:r>
        <m:sSub>
          <m:sSubPr>
            <m:ctrlPr>
              <w:rPr>
                <w:rFonts w:ascii="Cambria Math" w:hAnsi="Cambria Math"/>
                <w:sz w:val="22"/>
                <w:rPrChange w:author="Levine, Charles Roger (dzk3ja)" w:date="2026-10-21T17:42:00Z" w16du:dateUtc="2026-10-21T21:42:00Z" w:id="291">
                  <w:rPr>
                    <w:rFonts w:ascii="Cambria Math" w:hAnsi="Cambria Math"/>
                  </w:rPr>
                </w:rPrChange>
              </w:rPr>
            </m:ctrlPr>
          </m:sSubPr>
          <m:e>
            <m:r>
              <w:rPr>
                <w:rFonts w:ascii="Cambria Math" w:hAnsi="Cambria Math"/>
                <w:sz w:val="22"/>
                <w:rPrChange w:author="Levine, Charles Roger (dzk3ja)" w:date="2026-10-21T17:42:00Z" w16du:dateUtc="2026-10-21T21:42:00Z" w:id="292">
                  <w:rPr>
                    <w:rFonts w:ascii="Cambria Math" w:hAnsi="Cambria Math"/>
                  </w:rPr>
                </w:rPrChange>
              </w:rPr>
              <m:t>A</m:t>
            </m:r>
          </m:e>
          <m:sub>
            <m:r>
              <w:rPr>
                <w:rFonts w:ascii="Cambria Math" w:hAnsi="Cambria Math"/>
                <w:sz w:val="22"/>
                <w:rPrChange w:author="Levine, Charles Roger (dzk3ja)" w:date="2026-10-21T17:42:00Z" w16du:dateUtc="2026-10-21T21:42:00Z" w:id="293">
                  <w:rPr>
                    <w:rFonts w:ascii="Cambria Math" w:hAnsi="Cambria Math"/>
                  </w:rPr>
                </w:rPrChange>
              </w:rPr>
              <m:t>i</m:t>
            </m:r>
          </m:sub>
        </m:sSub>
      </m:oMath>
      <w:ins w:author="Levine, Charles Roger (dzk3ja)" w:date="2026-10-21T13:52:00Z" w16du:dateUtc="2026-10-21T17:52:00Z" w:id="294">
        <w:r w:rsidRPr="00F143FD">
          <w:t xml:space="preserve">. For </w:t>
        </w:r>
      </w:ins>
      <m:oMath>
        <m:r>
          <w:rPr>
            <w:rFonts w:ascii="Cambria Math" w:hAnsi="Cambria Math"/>
            <w:sz w:val="22"/>
            <w:rPrChange w:author="Levine, Charles Roger (dzk3ja)" w:date="2026-10-21T17:42:00Z" w16du:dateUtc="2026-10-21T21:42:00Z" w:id="295">
              <w:rPr>
                <w:rFonts w:ascii="Cambria Math" w:hAnsi="Cambria Math"/>
              </w:rPr>
            </w:rPrChange>
          </w:rPr>
          <m:t>λ&gt;0</m:t>
        </m:r>
      </m:oMath>
      <w:ins w:author="Levine, Charles Roger (dzk3ja)" w:date="2026-10-21T13:52:00Z" w16du:dateUtc="2026-10-21T17:52:00Z" w:id="296">
        <w:r w:rsidRPr="00F143FD">
          <w:t xml:space="preserve">, two individuals with the same measured performance receive different scores if they face different levels of congestion: the individual facing greater congestion receives the lower score. Either selection rule developed in Section </w:t>
        </w:r>
      </w:ins>
      <w:ins w:author="Levine, Charles Roger (dzk3ja)" w:date="2026-10-21T13:53:00Z" w16du:dateUtc="2026-10-21T17:53:00Z" w:id="297">
        <w:r>
          <w:fldChar w:fldCharType="begin"/>
        </w:r>
        <w:r>
          <w:instrText xml:space="preserve"> REF _Ref243483222 \r </w:instrText>
        </w:r>
        <w:r>
          <w:fldChar w:fldCharType="separate"/>
        </w:r>
      </w:ins>
      <w:ins w:author="Levine, Charles Roger (dzk3ja)" w:date="2026-10-21T14:20:00Z" w16du:dateUtc="2026-10-21T18:20:00Z" w:id="298">
        <w:r w:rsidR="00A62403">
          <w:t>4.3</w:t>
        </w:r>
      </w:ins>
      <w:ins w:author="Levine, Charles Roger (dzk3ja)" w:date="2026-10-21T13:53:00Z" w16du:dateUtc="2026-10-21T17:53:00Z" w:id="299">
        <w:r>
          <w:fldChar w:fldCharType="end"/>
        </w:r>
        <w:r>
          <w:t xml:space="preserve"> </w:t>
        </w:r>
      </w:ins>
      <w:ins w:author="Levine, Charles Roger (dzk3ja)" w:date="2026-10-21T13:52:00Z" w16du:dateUtc="2026-10-21T17:52:00Z" w:id="300">
        <w:r w:rsidRPr="00F143FD">
          <w:t>and the preceding benchmark can operate on these adjusted scores.</w:t>
        </w:r>
      </w:ins>
      <w:del w:author="Levine, Charles Roger (dzk3ja)" w:date="2026-10-21T13:52:00Z" w16du:dateUtc="2026-10-21T17:52:00Z" w:id="301">
        <w:r w:rsidRPr="00F90200" w:rsidDel="00F143FD" w:rsidR="00F90200">
          <w:delText xml:space="preserve">At </w:delText>
        </w:r>
      </w:del>
      <m:oMath>
        <m:r>
          <w:del w:author="Levine, Charles Roger (dzk3ja)" w:date="2026-10-21T13:52:00Z" w16du:dateUtc="2026-10-21T17:52:00Z" w:id="302">
            <w:rPr>
              <w:rFonts w:ascii="Cambria Math" w:hAnsi="Cambria Math" w:eastAsia="Cambria Math" w:cs="Cambria Math"/>
              <w:sz w:val="22"/>
              <w:szCs w:val="22"/>
            </w:rPr>
            <m:t>λ=0</m:t>
          </w:del>
        </m:r>
      </m:oMath>
      <w:del w:author="Levine, Charles Roger (dzk3ja)" w:date="2026-10-21T13:52:00Z" w16du:dateUtc="2026-10-21T17:52:00Z" w:id="303">
        <w:r w:rsidRPr="00F90200" w:rsidDel="00F143FD" w:rsidR="00F90200">
          <w:delText xml:space="preserve">, the score returns to </w:delText>
        </w:r>
      </w:del>
      <m:oMath>
        <m:sSub>
          <m:sSubPr>
            <m:ctrlPr>
              <w:del w:author="Levine, Charles Roger (dzk3ja)" w:date="2026-10-21T13:52:00Z" w16du:dateUtc="2026-10-21T17:52:00Z" w:id="304">
                <w:rPr>
                  <w:rFonts w:ascii="Cambria Math" w:hAnsi="Cambria Math" w:eastAsia="Cambria Math" w:cs="Cambria Math"/>
                  <w:sz w:val="22"/>
                  <w:szCs w:val="22"/>
                </w:rPr>
              </w:del>
            </m:ctrlPr>
          </m:sSubPr>
          <m:e>
            <m:r>
              <w:del w:author="Levine, Charles Roger (dzk3ja)" w:date="2026-10-21T13:52:00Z" w16du:dateUtc="2026-10-21T17:52:00Z" w:id="305">
                <w:rPr>
                  <w:rFonts w:ascii="Cambria Math" w:hAnsi="Cambria Math" w:eastAsia="Cambria Math" w:cs="Cambria Math"/>
                  <w:sz w:val="22"/>
                  <w:szCs w:val="22"/>
                </w:rPr>
                <m:t>S</m:t>
              </w:del>
            </m:r>
          </m:e>
          <m:sub>
            <m:r>
              <w:del w:author="Levine, Charles Roger (dzk3ja)" w:date="2026-10-21T13:52:00Z" w16du:dateUtc="2026-10-21T17:52:00Z" w:id="306">
                <w:rPr>
                  <w:rFonts w:ascii="Cambria Math" w:hAnsi="Cambria Math" w:eastAsia="Cambria Math" w:cs="Cambria Math"/>
                  <w:sz w:val="22"/>
                  <w:szCs w:val="22"/>
                </w:rPr>
                <m:t>i</m:t>
              </w:del>
            </m:r>
          </m:sub>
        </m:sSub>
        <m:r>
          <w:del w:author="Levine, Charles Roger (dzk3ja)" w:date="2026-10-21T13:52:00Z" w16du:dateUtc="2026-10-21T17:52:00Z" w:id="307">
            <w:rPr>
              <w:rFonts w:ascii="Cambria Math" w:hAnsi="Cambria Math" w:eastAsia="Cambria Math" w:cs="Cambria Math"/>
              <w:sz w:val="22"/>
              <w:szCs w:val="22"/>
            </w:rPr>
            <m:t>=</m:t>
          </w:del>
        </m:r>
        <m:sSub>
          <m:sSubPr>
            <m:ctrlPr>
              <w:del w:author="Levine, Charles Roger (dzk3ja)" w:date="2026-10-21T13:52:00Z" w16du:dateUtc="2026-10-21T17:52:00Z" w:id="308">
                <w:rPr>
                  <w:rFonts w:ascii="Cambria Math" w:hAnsi="Cambria Math" w:eastAsia="Cambria Math" w:cs="Cambria Math"/>
                  <w:sz w:val="22"/>
                  <w:szCs w:val="22"/>
                </w:rPr>
              </w:del>
            </m:ctrlPr>
          </m:sSubPr>
          <m:e>
            <m:r>
              <w:del w:author="Levine, Charles Roger (dzk3ja)" w:date="2026-10-21T13:52:00Z" w16du:dateUtc="2026-10-21T17:52:00Z" w:id="309">
                <w:rPr>
                  <w:rFonts w:ascii="Cambria Math" w:hAnsi="Cambria Math" w:eastAsia="Cambria Math" w:cs="Cambria Math"/>
                  <w:sz w:val="22"/>
                  <w:szCs w:val="22"/>
                </w:rPr>
                <m:t>A</m:t>
              </w:del>
            </m:r>
          </m:e>
          <m:sub>
            <m:r>
              <w:del w:author="Levine, Charles Roger (dzk3ja)" w:date="2026-10-21T13:52:00Z" w16du:dateUtc="2026-10-21T17:52:00Z" w:id="310">
                <w:rPr>
                  <w:rFonts w:ascii="Cambria Math" w:hAnsi="Cambria Math" w:eastAsia="Cambria Math" w:cs="Cambria Math"/>
                  <w:sz w:val="22"/>
                  <w:szCs w:val="22"/>
                </w:rPr>
                <m:t>i</m:t>
              </w:del>
            </m:r>
          </m:sub>
        </m:sSub>
      </m:oMath>
      <w:del w:author="Levine, Charles Roger (dzk3ja)" w:date="2026-10-21T13:52:00Z" w16du:dateUtc="2026-10-21T17:52:00Z" w:id="311">
        <w:r w:rsidRPr="00F90200" w:rsidDel="00F143FD" w:rsidR="00F90200">
          <w:delText xml:space="preserve">. At positive </w:delText>
        </w:r>
      </w:del>
      <m:oMath>
        <m:r>
          <w:del w:author="Levine, Charles Roger (dzk3ja)" w:date="2026-10-21T13:52:00Z" w16du:dateUtc="2026-10-21T17:52:00Z" w:id="312">
            <w:rPr>
              <w:rFonts w:ascii="Cambria Math" w:hAnsi="Cambria Math" w:eastAsia="Cambria Math" w:cs="Cambria Math"/>
              <w:sz w:val="22"/>
              <w:szCs w:val="22"/>
            </w:rPr>
            <m:t>λ</m:t>
          </w:del>
        </m:r>
      </m:oMath>
      <w:del w:author="Levine, Charles Roger (dzk3ja)" w:date="2026-10-21T13:52:00Z" w16du:dateUtc="2026-10-21T17:52:00Z" w:id="313">
        <w:r w:rsidRPr="00F90200" w:rsidDel="00F143FD" w:rsidR="00F90200">
          <w:delText xml:space="preserve">, greater congestion lowers the score relative to that of an otherwise identical individual </w:delText>
        </w:r>
        <w:r w:rsidDel="00F143FD" w:rsidR="00187490">
          <w:delText xml:space="preserve">in another group </w:delText>
        </w:r>
        <w:r w:rsidRPr="00F90200" w:rsidDel="00F143FD" w:rsidR="00F90200">
          <w:delText>facing less congestion. Either the deterministic or the stochastic selection rule can then operate on the adjusted scores.</w:delText>
        </w:r>
      </w:del>
      <w:r w:rsidRPr="00F90200" w:rsidR="00F90200">
        <w:t xml:space="preserve"> Recovering the complete naïve benchmark requires both performance-only scoring and deterministic top-</w:t>
      </w:r>
      <m:oMath>
        <m:r>
          <w:rPr>
            <w:rFonts w:ascii="Cambria Math" w:hAnsi="Cambria Math" w:eastAsia="Cambria Math" w:cs="Cambria Math"/>
            <w:sz w:val="22"/>
            <w:szCs w:val="22"/>
          </w:rPr>
          <m:t>K</m:t>
        </m:r>
      </m:oMath>
      <w:r w:rsidRPr="00F90200" w:rsidR="00F90200">
        <w:t xml:space="preserve"> selection.</w:t>
      </w:r>
    </w:p>
    <w:p w:rsidR="00CB3150" w:rsidP="00E21165" w:rsidRDefault="00F143FD" w14:paraId="78645E1A" w14:textId="699B9F85">
      <w:pPr>
        <w:pStyle w:val="BodyText"/>
      </w:pPr>
      <w:ins w:author="Levine, Charles Roger (dzk3ja)" w:date="2026-10-21T13:55:00Z" w16du:dateUtc="2026-10-21T17:55:00Z" w:id="314">
        <w:r w:rsidRPr="00F143FD">
          <w:t xml:space="preserve">To apply this adjustment, we need to specify how group composition determines congestion. We begin with the full-group mean performance </w:t>
        </w:r>
      </w:ins>
      <m:oMath>
        <m:sSub>
          <m:sSubPr>
            <m:ctrlPr>
              <w:rPr>
                <w:rFonts w:ascii="Cambria Math" w:hAnsi="Cambria Math"/>
                <w:sz w:val="22"/>
                <w:rPrChange w:author="Levine, Charles Roger (dzk3ja)" w:date="2026-10-21T17:42:00Z" w16du:dateUtc="2026-10-21T21:42:00Z" w:id="315">
                  <w:rPr>
                    <w:rFonts w:ascii="Cambria Math" w:hAnsi="Cambria Math"/>
                  </w:rPr>
                </w:rPrChange>
              </w:rPr>
            </m:ctrlPr>
          </m:sSubPr>
          <m:e>
            <m:r>
              <w:rPr>
                <w:rFonts w:ascii="Cambria Math" w:hAnsi="Cambria Math"/>
                <w:sz w:val="22"/>
                <w:rPrChange w:author="Levine, Charles Roger (dzk3ja)" w:date="2026-10-21T17:42:00Z" w16du:dateUtc="2026-10-21T21:42:00Z" w:id="316">
                  <w:rPr>
                    <w:rFonts w:ascii="Cambria Math" w:hAnsi="Cambria Math"/>
                  </w:rPr>
                </w:rPrChange>
              </w:rPr>
              <m:t>T</m:t>
            </m:r>
          </m:e>
          <m:sub>
            <m:r>
              <w:rPr>
                <w:rFonts w:ascii="Cambria Math" w:hAnsi="Cambria Math"/>
                <w:sz w:val="22"/>
                <w:rPrChange w:author="Levine, Charles Roger (dzk3ja)" w:date="2026-10-21T17:42:00Z" w16du:dateUtc="2026-10-21T21:42:00Z" w:id="317">
                  <w:rPr>
                    <w:rFonts w:ascii="Cambria Math" w:hAnsi="Cambria Math"/>
                  </w:rPr>
                </w:rPrChange>
              </w:rPr>
              <m:t>j</m:t>
            </m:r>
          </m:sub>
        </m:sSub>
      </m:oMath>
      <w:ins w:author="Levine, Charles Roger (dzk3ja)" w:date="2026-10-21T13:55:00Z" w16du:dateUtc="2026-10-21T17:55:00Z" w:id="318">
        <w:r w:rsidRPr="00F143FD">
          <w:t xml:space="preserve"> as a simple summary of group strength. We also distinguish this quantity from the leave-one-out peer mean used in empirical analyses, which excludes the focal individual. We then develop a more selective </w:t>
        </w:r>
        <w:r w:rsidRPr="00F143FD">
          <w:t>measure of roster pressure based on how strongly each group member constitutes a credible competitor for advancement.</w:t>
        </w:r>
      </w:ins>
      <w:del w:author="Levine, Charles Roger (dzk3ja)" w:date="2026-10-21T13:55:00Z" w16du:dateUtc="2026-10-21T17:55:00Z" w:id="319">
        <w:r w:rsidRPr="00F90200" w:rsidDel="00F143FD" w:rsidR="00F90200">
          <w:delText xml:space="preserve">The index </w:delText>
        </w:r>
      </w:del>
      <m:oMath>
        <m:r>
          <w:del w:author="Levine, Charles Roger (dzk3ja)" w:date="2026-10-21T13:55:00Z" w16du:dateUtc="2026-10-21T17:55:00Z" w:id="320">
            <w:rPr>
              <w:rFonts w:ascii="Cambria Math" w:hAnsi="Cambria Math" w:eastAsia="Cambria Math" w:cs="Cambria Math"/>
              <w:sz w:val="22"/>
              <w:szCs w:val="22"/>
            </w:rPr>
            <m:t>i</m:t>
          </w:del>
        </m:r>
      </m:oMath>
      <w:del w:author="Levine, Charles Roger (dzk3ja)" w:date="2026-10-21T13:55:00Z" w16du:dateUtc="2026-10-21T17:55:00Z" w:id="321">
        <w:r w:rsidRPr="00F90200" w:rsidDel="00F143FD" w:rsidR="00F90200">
          <w:delTex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delText>
        </w:r>
        <w:r w:rsidDel="00F143FD" w:rsidR="00F90200">
          <w:delText>.</w:delText>
        </w:r>
      </w:del>
    </w:p>
    <w:p w:rsidR="00CB3150" w:rsidRDefault="00670B8B" w14:paraId="3D7B03B5" w14:textId="77777777">
      <w:pPr>
        <w:pStyle w:val="Heading2"/>
        <w:numPr>
          <w:ilvl w:val="1"/>
          <w:numId w:val="18"/>
        </w:numPr>
      </w:pPr>
      <w:bookmarkStart w:name="Xfcdd4f2c4319546fc0ffa163bb157420eb9d8c3" w:id="322"/>
      <w:bookmarkStart w:name="_Ref243496821" w:id="323"/>
      <w:commentRangeStart w:id="324"/>
      <w:r>
        <w:t>A first approximation using average peer performance</w:t>
      </w:r>
      <w:bookmarkEnd w:id="323"/>
      <w:commentRangeEnd w:id="324"/>
      <w:r w:rsidR="00A41D25">
        <w:rPr>
          <w:rStyle w:val="CommentReference"/>
          <w:sz w:val="21"/>
          <w:szCs w:val="21"/>
        </w:rPr>
        <w:commentReference w:id="324"/>
      </w:r>
    </w:p>
    <w:p w:rsidR="00F143FD" w:rsidRDefault="00670B8B" w14:paraId="76E26AE4" w14:textId="404E1D6F">
      <w:pPr>
        <w:rPr>
          <w:ins w:author="Levine, Charles Roger (dzk3ja)" w:date="2026-10-21T13:59:00Z" w16du:dateUtc="2026-10-21T17:59:00Z" w:id="325"/>
        </w:rPr>
      </w:pPr>
      <w:del w:author="Levine, Charles Roger (dzk3ja)" w:date="2026-10-21T13:59:00Z" w16du:dateUtc="2026-10-21T17:59:00Z" w:id="326">
        <w:r w:rsidDel="00F143FD">
          <w:delText xml:space="preserve">A </w:delText>
        </w:r>
      </w:del>
      <w:ins w:author="Levine, Charles Roger (dzk3ja)" w:date="2026-10-21T13:58:00Z" w16du:dateUtc="2026-10-21T17:58:00Z" w:id="327">
        <w:r w:rsidRPr="00F143FD" w:rsidR="00F143FD">
          <w:t xml:space="preserve">A group’s mean performance provides a simple starting point for describing its competitive environment. If stronger group members make individual distinction more difficult, their average performance offers an initial approximation to congestion. Let </w:t>
        </w:r>
      </w:ins>
      <m:oMath>
        <m:sSub>
          <m:sSubPr>
            <m:ctrlPr>
              <w:rPr>
                <w:rFonts w:ascii="Cambria Math" w:hAnsi="Cambria Math"/>
                <w:sz w:val="22"/>
                <w:rPrChange w:author="Levine, Charles Roger (dzk3ja)" w:date="2026-10-21T17:42:00Z" w16du:dateUtc="2026-10-21T21:42:00Z" w:id="328">
                  <w:rPr>
                    <w:rFonts w:ascii="Cambria Math" w:hAnsi="Cambria Math"/>
                  </w:rPr>
                </w:rPrChange>
              </w:rPr>
            </m:ctrlPr>
          </m:sSubPr>
          <m:e>
            <m:r>
              <w:rPr>
                <w:rFonts w:ascii="Cambria Math" w:hAnsi="Cambria Math"/>
                <w:sz w:val="22"/>
                <w:rPrChange w:author="Levine, Charles Roger (dzk3ja)" w:date="2026-10-21T17:42:00Z" w16du:dateUtc="2026-10-21T21:42:00Z" w:id="329">
                  <w:rPr>
                    <w:rFonts w:ascii="Cambria Math" w:hAnsi="Cambria Math"/>
                  </w:rPr>
                </w:rPrChange>
              </w:rPr>
              <m:t>T</m:t>
            </m:r>
          </m:e>
          <m:sub>
            <m:r>
              <w:rPr>
                <w:rFonts w:ascii="Cambria Math" w:hAnsi="Cambria Math"/>
                <w:sz w:val="22"/>
                <w:rPrChange w:author="Levine, Charles Roger (dzk3ja)" w:date="2026-10-21T17:42:00Z" w16du:dateUtc="2026-10-21T21:42:00Z" w:id="330">
                  <w:rPr>
                    <w:rFonts w:ascii="Cambria Math" w:hAnsi="Cambria Math"/>
                  </w:rPr>
                </w:rPrChange>
              </w:rPr>
              <m:t>j</m:t>
            </m:r>
          </m:sub>
        </m:sSub>
      </m:oMath>
      <w:ins w:author="Levine, Charles Roger (dzk3ja)" w:date="2026-10-21T13:58:00Z" w16du:dateUtc="2026-10-21T17:58:00Z" w:id="331">
        <w:r w:rsidRPr="00F143FD" w:rsidR="00F143FD">
          <w:t xml:space="preserve"> denote the mean performance of all </w:t>
        </w:r>
      </w:ins>
      <m:oMath>
        <m:sSub>
          <m:sSubPr>
            <m:ctrlPr>
              <w:rPr>
                <w:rFonts w:ascii="Cambria Math" w:hAnsi="Cambria Math"/>
                <w:sz w:val="22"/>
                <w:rPrChange w:author="Levine, Charles Roger (dzk3ja)" w:date="2026-10-21T17:42:00Z" w16du:dateUtc="2026-10-21T21:42:00Z" w:id="332">
                  <w:rPr>
                    <w:rFonts w:ascii="Cambria Math" w:hAnsi="Cambria Math"/>
                  </w:rPr>
                </w:rPrChange>
              </w:rPr>
            </m:ctrlPr>
          </m:sSubPr>
          <m:e>
            <m:r>
              <w:rPr>
                <w:rFonts w:ascii="Cambria Math" w:hAnsi="Cambria Math"/>
                <w:sz w:val="22"/>
                <w:rPrChange w:author="Levine, Charles Roger (dzk3ja)" w:date="2026-10-21T17:42:00Z" w16du:dateUtc="2026-10-21T21:42:00Z" w:id="333">
                  <w:rPr>
                    <w:rFonts w:ascii="Cambria Math" w:hAnsi="Cambria Math"/>
                  </w:rPr>
                </w:rPrChange>
              </w:rPr>
              <m:t>n</m:t>
            </m:r>
          </m:e>
          <m:sub>
            <m:r>
              <w:rPr>
                <w:rFonts w:ascii="Cambria Math" w:hAnsi="Cambria Math"/>
                <w:sz w:val="22"/>
                <w:rPrChange w:author="Levine, Charles Roger (dzk3ja)" w:date="2026-10-21T17:42:00Z" w16du:dateUtc="2026-10-21T21:42:00Z" w:id="334">
                  <w:rPr>
                    <w:rFonts w:ascii="Cambria Math" w:hAnsi="Cambria Math"/>
                  </w:rPr>
                </w:rPrChange>
              </w:rPr>
              <m:t>j</m:t>
            </m:r>
          </m:sub>
        </m:sSub>
      </m:oMath>
      <w:ins w:author="Levine, Charles Roger (dzk3ja)" w:date="2026-10-21T13:58:00Z" w16du:dateUtc="2026-10-21T17:58:00Z" w:id="335">
        <w:r w:rsidRPr="00F143FD" w:rsidR="00F143FD">
          <w:t xml:space="preserve"> members of group </w:t>
        </w:r>
      </w:ins>
      <m:oMath>
        <m:r>
          <w:rPr>
            <w:rFonts w:ascii="Cambria Math" w:hAnsi="Cambria Math"/>
            <w:sz w:val="22"/>
            <w:rPrChange w:author="Levine, Charles Roger (dzk3ja)" w:date="2026-10-21T17:42:00Z" w16du:dateUtc="2026-10-21T21:42:00Z" w:id="336">
              <w:rPr>
                <w:rFonts w:ascii="Cambria Math" w:hAnsi="Cambria Math"/>
              </w:rPr>
            </w:rPrChange>
          </w:rPr>
          <m:t>j</m:t>
        </m:r>
      </m:oMath>
      <w:ins w:author="Levine, Charles Roger (dzk3ja)" w:date="2026-10-21T13:58:00Z" w16du:dateUtc="2026-10-21T17:58:00Z" w:id="337">
        <w:r w:rsidRPr="00F143FD" w:rsidR="00F143FD">
          <w:t>, including the focal individual:</w:t>
        </w:r>
      </w:ins>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1A2141" w:rsidTr="00DD7748" w14:paraId="1FF2FBC0" w14:textId="77777777">
        <w:trPr>
          <w:cantSplit/>
          <w:ins w:author="Levine, Charles Roger (dzk3ja)" w:date="2026-10-21T14:02:00Z" w:id="338"/>
        </w:trPr>
        <w:tc>
          <w:tcPr>
            <w:tcW w:w="8496" w:type="dxa"/>
            <w:vAlign w:val="center"/>
          </w:tcPr>
          <w:p w:rsidRPr="00674971" w:rsidR="001A2141" w:rsidP="00DD7748" w:rsidRDefault="00000000" w14:paraId="535970BD" w14:textId="77777777">
            <w:pPr>
              <w:pStyle w:val="BodyText"/>
              <w:rPr>
                <w:ins w:author="Levine, Charles Roger (dzk3ja)" w:date="2026-10-21T14:02:00Z" w16du:dateUtc="2026-10-21T18:02:00Z" w:id="339"/>
                <w:rFonts w:ascii="Cambria Math" w:hAnsi="Cambria Math"/>
                <w:sz w:val="22"/>
              </w:rPr>
            </w:pPr>
            <m:oMathPara>
              <m:oMathParaPr>
                <m:jc m:val="center"/>
              </m:oMathParaPr>
              <m:oMath>
                <m:sSub>
                  <m:sSubPr>
                    <m:ctrlPr>
                      <w:ins w:author="Levine, Charles Roger (dzk3ja)" w:date="2026-10-21T14:02:00Z" w16du:dateUtc="2026-10-21T18:02:00Z" w:id="340">
                        <w:rPr>
                          <w:rFonts w:ascii="Cambria Math" w:hAnsi="Cambria Math" w:eastAsia="Cambria Math" w:cs="Cambria Math"/>
                          <w:sz w:val="22"/>
                          <w:szCs w:val="22"/>
                        </w:rPr>
                      </w:ins>
                    </m:ctrlPr>
                  </m:sSubPr>
                  <m:e>
                    <m:r>
                      <w:ins w:author="Levine, Charles Roger (dzk3ja)" w:date="2026-10-21T14:02:00Z" w16du:dateUtc="2026-10-21T18:02:00Z" w:id="341">
                        <w:rPr>
                          <w:rFonts w:ascii="Cambria Math" w:hAnsi="Cambria Math" w:eastAsia="Cambria Math" w:cs="Cambria Math"/>
                          <w:sz w:val="22"/>
                          <w:szCs w:val="22"/>
                        </w:rPr>
                        <m:t>T</m:t>
                      </w:ins>
                    </m:r>
                  </m:e>
                  <m:sub>
                    <m:r>
                      <w:ins w:author="Levine, Charles Roger (dzk3ja)" w:date="2026-10-21T14:02:00Z" w16du:dateUtc="2026-10-21T18:02:00Z" w:id="342">
                        <w:rPr>
                          <w:rFonts w:ascii="Cambria Math" w:hAnsi="Cambria Math" w:eastAsia="Cambria Math" w:cs="Cambria Math"/>
                          <w:sz w:val="22"/>
                          <w:szCs w:val="22"/>
                        </w:rPr>
                        <m:t>j</m:t>
                      </w:ins>
                    </m:r>
                  </m:sub>
                </m:sSub>
                <m:r>
                  <w:ins w:author="Levine, Charles Roger (dzk3ja)" w:date="2026-10-21T14:02:00Z" w16du:dateUtc="2026-10-21T18:02:00Z" w:id="343">
                    <w:rPr>
                      <w:rFonts w:ascii="Cambria Math" w:hAnsi="Cambria Math" w:eastAsia="Cambria Math" w:cs="Cambria Math"/>
                      <w:sz w:val="22"/>
                      <w:szCs w:val="22"/>
                    </w:rPr>
                    <m:t>=</m:t>
                  </w:ins>
                </m:r>
                <m:f>
                  <m:fPr>
                    <m:ctrlPr>
                      <w:ins w:author="Levine, Charles Roger (dzk3ja)" w:date="2026-10-21T14:02:00Z" w16du:dateUtc="2026-10-21T18:02:00Z" w:id="344">
                        <w:rPr>
                          <w:rFonts w:ascii="Cambria Math" w:hAnsi="Cambria Math" w:eastAsia="Cambria Math" w:cs="Cambria Math"/>
                          <w:sz w:val="22"/>
                          <w:szCs w:val="22"/>
                        </w:rPr>
                      </w:ins>
                    </m:ctrlPr>
                  </m:fPr>
                  <m:num>
                    <m:r>
                      <w:ins w:author="Levine, Charles Roger (dzk3ja)" w:date="2026-10-21T14:02:00Z" w16du:dateUtc="2026-10-21T18:02:00Z" w:id="345">
                        <w:rPr>
                          <w:rFonts w:ascii="Cambria Math" w:hAnsi="Cambria Math" w:eastAsia="Cambria Math" w:cs="Cambria Math"/>
                          <w:sz w:val="22"/>
                          <w:szCs w:val="22"/>
                        </w:rPr>
                        <m:t>1</m:t>
                      </w:ins>
                    </m:r>
                  </m:num>
                  <m:den>
                    <m:sSub>
                      <m:sSubPr>
                        <m:ctrlPr>
                          <w:ins w:author="Levine, Charles Roger (dzk3ja)" w:date="2026-10-21T14:02:00Z" w16du:dateUtc="2026-10-21T18:02:00Z" w:id="346">
                            <w:rPr>
                              <w:rFonts w:ascii="Cambria Math" w:hAnsi="Cambria Math" w:eastAsia="Cambria Math" w:cs="Cambria Math"/>
                              <w:sz w:val="22"/>
                              <w:szCs w:val="22"/>
                            </w:rPr>
                          </w:ins>
                        </m:ctrlPr>
                      </m:sSubPr>
                      <m:e>
                        <m:r>
                          <w:ins w:author="Levine, Charles Roger (dzk3ja)" w:date="2026-10-21T14:02:00Z" w16du:dateUtc="2026-10-21T18:02:00Z" w:id="347">
                            <w:rPr>
                              <w:rFonts w:ascii="Cambria Math" w:hAnsi="Cambria Math" w:eastAsia="Cambria Math" w:cs="Cambria Math"/>
                              <w:sz w:val="22"/>
                              <w:szCs w:val="22"/>
                            </w:rPr>
                            <m:t>n</m:t>
                          </w:ins>
                        </m:r>
                      </m:e>
                      <m:sub>
                        <m:r>
                          <w:ins w:author="Levine, Charles Roger (dzk3ja)" w:date="2026-10-21T14:02:00Z" w16du:dateUtc="2026-10-21T18:02:00Z" w:id="348">
                            <w:rPr>
                              <w:rFonts w:ascii="Cambria Math" w:hAnsi="Cambria Math" w:eastAsia="Cambria Math" w:cs="Cambria Math"/>
                              <w:sz w:val="22"/>
                              <w:szCs w:val="22"/>
                            </w:rPr>
                            <m:t>j</m:t>
                          </w:ins>
                        </m:r>
                      </m:sub>
                    </m:sSub>
                  </m:den>
                </m:f>
                <m:nary>
                  <m:naryPr>
                    <m:chr m:val="∑"/>
                    <m:limLoc m:val="undOvr"/>
                    <m:supHide m:val="1"/>
                    <m:ctrlPr>
                      <w:ins w:author="Levine, Charles Roger (dzk3ja)" w:date="2026-10-21T14:02:00Z" w16du:dateUtc="2026-10-21T18:02:00Z" w:id="349">
                        <w:rPr>
                          <w:rFonts w:ascii="Cambria Math" w:hAnsi="Cambria Math" w:eastAsia="Cambria Math" w:cs="Cambria Math"/>
                          <w:sz w:val="22"/>
                          <w:szCs w:val="22"/>
                        </w:rPr>
                      </w:ins>
                    </m:ctrlPr>
                  </m:naryPr>
                  <m:sub>
                    <m:r>
                      <w:ins w:author="Levine, Charles Roger (dzk3ja)" w:date="2026-10-21T14:02:00Z" w16du:dateUtc="2026-10-21T18:02:00Z" w:id="350">
                        <w:rPr>
                          <w:rFonts w:ascii="Cambria Math" w:hAnsi="Cambria Math" w:eastAsia="Cambria Math" w:cs="Cambria Math"/>
                          <w:sz w:val="22"/>
                          <w:szCs w:val="22"/>
                        </w:rPr>
                        <m:t>h:g</m:t>
                      </w:ins>
                    </m:r>
                    <m:d>
                      <m:dPr>
                        <m:ctrlPr>
                          <w:ins w:author="Levine, Charles Roger (dzk3ja)" w:date="2026-10-21T14:02:00Z" w16du:dateUtc="2026-10-21T18:02:00Z" w:id="351">
                            <w:rPr>
                              <w:rFonts w:ascii="Cambria Math" w:hAnsi="Cambria Math" w:eastAsia="Cambria Math" w:cs="Cambria Math"/>
                              <w:sz w:val="22"/>
                              <w:szCs w:val="22"/>
                            </w:rPr>
                          </w:ins>
                        </m:ctrlPr>
                      </m:dPr>
                      <m:e>
                        <m:r>
                          <w:ins w:author="Levine, Charles Roger (dzk3ja)" w:date="2026-10-21T14:02:00Z" w16du:dateUtc="2026-10-21T18:02:00Z" w:id="352">
                            <w:rPr>
                              <w:rFonts w:ascii="Cambria Math" w:hAnsi="Cambria Math" w:eastAsia="Cambria Math" w:cs="Cambria Math"/>
                              <w:sz w:val="22"/>
                              <w:szCs w:val="22"/>
                            </w:rPr>
                            <m:t>h</m:t>
                          </w:ins>
                        </m:r>
                      </m:e>
                    </m:d>
                    <m:r>
                      <w:ins w:author="Levine, Charles Roger (dzk3ja)" w:date="2026-10-21T14:02:00Z" w16du:dateUtc="2026-10-21T18:02:00Z" w:id="353">
                        <w:rPr>
                          <w:rFonts w:ascii="Cambria Math" w:hAnsi="Cambria Math" w:eastAsia="Cambria Math" w:cs="Cambria Math"/>
                          <w:sz w:val="22"/>
                          <w:szCs w:val="22"/>
                        </w:rPr>
                        <m:t>=j</m:t>
                      </w:ins>
                    </m:r>
                  </m:sub>
                  <m:sup/>
                  <m:e>
                    <m:sSub>
                      <m:sSubPr>
                        <m:ctrlPr>
                          <w:ins w:author="Levine, Charles Roger (dzk3ja)" w:date="2026-10-21T14:02:00Z" w16du:dateUtc="2026-10-21T18:02:00Z" w:id="354">
                            <w:rPr>
                              <w:rFonts w:ascii="Cambria Math" w:hAnsi="Cambria Math" w:eastAsia="Cambria Math" w:cs="Cambria Math"/>
                              <w:sz w:val="22"/>
                              <w:szCs w:val="22"/>
                            </w:rPr>
                          </w:ins>
                        </m:ctrlPr>
                      </m:sSubPr>
                      <m:e>
                        <m:r>
                          <w:ins w:author="Levine, Charles Roger (dzk3ja)" w:date="2026-10-21T14:02:00Z" w16du:dateUtc="2026-10-21T18:02:00Z" w:id="355">
                            <w:rPr>
                              <w:rFonts w:ascii="Cambria Math" w:hAnsi="Cambria Math" w:eastAsia="Cambria Math" w:cs="Cambria Math"/>
                              <w:sz w:val="22"/>
                              <w:szCs w:val="22"/>
                            </w:rPr>
                            <m:t>A</m:t>
                          </w:ins>
                        </m:r>
                      </m:e>
                      <m:sub>
                        <m:r>
                          <w:ins w:author="Levine, Charles Roger (dzk3ja)" w:date="2026-10-21T14:02:00Z" w16du:dateUtc="2026-10-21T18:02:00Z" w:id="356">
                            <w:rPr>
                              <w:rFonts w:ascii="Cambria Math" w:hAnsi="Cambria Math" w:eastAsia="Cambria Math" w:cs="Cambria Math"/>
                              <w:sz w:val="22"/>
                              <w:szCs w:val="22"/>
                            </w:rPr>
                            <m:t>h</m:t>
                          </w:ins>
                        </m:r>
                      </m:sub>
                    </m:sSub>
                  </m:e>
                </m:nary>
                <m:r>
                  <w:ins w:author="Levine, Charles Roger (dzk3ja)" w:date="2026-10-21T14:02:00Z" w16du:dateUtc="2026-10-21T18:02:00Z" w:id="357">
                    <w:rPr>
                      <w:rFonts w:ascii="Cambria Math" w:hAnsi="Cambria Math" w:eastAsia="Cambria Math" w:cs="Cambria Math"/>
                      <w:sz w:val="22"/>
                      <w:szCs w:val="22"/>
                    </w:rPr>
                    <m:t>.</m:t>
                  </w:ins>
                </m:r>
              </m:oMath>
            </m:oMathPara>
          </w:p>
        </w:tc>
        <w:tc>
          <w:tcPr>
            <w:tcW w:w="864" w:type="dxa"/>
            <w:vAlign w:val="center"/>
          </w:tcPr>
          <w:p w:rsidR="001A2141" w:rsidP="00DD7748" w:rsidRDefault="001A2141" w14:paraId="2946E604" w14:textId="5C401F32">
            <w:pPr>
              <w:spacing w:after="0" w:line="240" w:lineRule="auto"/>
              <w:jc w:val="right"/>
              <w:rPr>
                <w:ins w:author="Levine, Charles Roger (dzk3ja)" w:date="2026-10-21T14:02:00Z" w16du:dateUtc="2026-10-21T18:02:00Z" w:id="358"/>
              </w:rPr>
            </w:pPr>
            <w:ins w:author="Levine, Charles Roger (dzk3ja)" w:date="2026-10-21T14:02:00Z" w16du:dateUtc="2026-10-21T18:02:00Z" w:id="359">
              <w:r>
                <w:t>(4.</w:t>
              </w:r>
              <w:r>
                <w:fldChar w:fldCharType="begin"/>
              </w:r>
              <w:r>
                <w:instrText xml:space="preserve"> SEQ Equation \* ARABIC </w:instrText>
              </w:r>
              <w:r>
                <w:fldChar w:fldCharType="separate"/>
              </w:r>
            </w:ins>
            <w:ins w:author="Levine, Charles Roger (dzk3ja)" w:date="2026-10-21T14:20:00Z" w16du:dateUtc="2026-10-21T18:20:00Z" w:id="360">
              <w:r w:rsidR="00A62403">
                <w:rPr>
                  <w:noProof/>
                </w:rPr>
                <w:t>9</w:t>
              </w:r>
            </w:ins>
            <w:ins w:author="Levine, Charles Roger (dzk3ja)" w:date="2026-10-21T14:02:00Z" w16du:dateUtc="2026-10-21T18:02:00Z" w:id="361">
              <w:r>
                <w:rPr>
                  <w:noProof/>
                </w:rPr>
                <w:fldChar w:fldCharType="end"/>
              </w:r>
              <w:r>
                <w:t>)</w:t>
              </w:r>
            </w:ins>
          </w:p>
        </w:tc>
      </w:tr>
    </w:tbl>
    <w:p w:rsidR="00F143FD" w:rsidRDefault="00621342" w14:paraId="72598BE0" w14:textId="02295506">
      <w:pPr>
        <w:rPr>
          <w:ins w:author="Levine, Charles Roger (dzk3ja)" w:date="2026-10-21T14:34:00Z" w16du:dateUtc="2026-10-21T18:34:00Z" w:id="362"/>
        </w:rPr>
      </w:pPr>
      <w:ins w:author="Levine, Charles Roger (dzk3ja)" w:date="2026-10-21T14:17:00Z" w16du:dateUtc="2026-10-21T18:17:00Z" w:id="363">
        <w:r w:rsidRPr="00621342">
          <w:t xml:space="preserve">The sum includes the performance of every member of group </w:t>
        </w:r>
      </w:ins>
      <m:oMath>
        <m:r>
          <w:rPr>
            <w:rFonts w:ascii="Cambria Math" w:hAnsi="Cambria Math"/>
            <w:sz w:val="22"/>
            <w:rPrChange w:author="Levine, Charles Roger (dzk3ja)" w:date="2026-10-21T17:42:00Z" w16du:dateUtc="2026-10-21T21:42:00Z" w:id="364">
              <w:rPr>
                <w:rFonts w:ascii="Cambria Math" w:hAnsi="Cambria Math"/>
              </w:rPr>
            </w:rPrChange>
          </w:rPr>
          <m:t>j</m:t>
        </m:r>
      </m:oMath>
      <w:ins w:author="Levine, Charles Roger (dzk3ja)" w:date="2026-10-21T14:17:00Z" w16du:dateUtc="2026-10-21T18:17:00Z" w:id="365">
        <w:r w:rsidRPr="00621342">
          <w:t xml:space="preserve">. To identify this mean’s use as the congestion applied to individual </w:t>
        </w:r>
      </w:ins>
      <m:oMath>
        <m:r>
          <w:rPr>
            <w:rFonts w:ascii="Cambria Math" w:hAnsi="Cambria Math"/>
            <w:sz w:val="22"/>
            <w:rPrChange w:author="Levine, Charles Roger (dzk3ja)" w:date="2026-10-21T17:42:00Z" w16du:dateUtc="2026-10-21T21:42:00Z" w:id="366">
              <w:rPr>
                <w:rFonts w:ascii="Cambria Math" w:hAnsi="Cambria Math"/>
              </w:rPr>
            </w:rPrChange>
          </w:rPr>
          <m:t>i</m:t>
        </m:r>
      </m:oMath>
      <w:ins w:author="Levine, Charles Roger (dzk3ja)" w:date="2026-10-21T14:17:00Z" w16du:dateUtc="2026-10-21T18:17:00Z" w:id="367">
        <w:r w:rsidRPr="00621342">
          <w:t xml:space="preserve">, we write </w:t>
        </w:r>
      </w:ins>
      <m:oMath>
        <m:sSub>
          <m:sSubPr>
            <m:ctrlPr>
              <w:rPr>
                <w:rFonts w:ascii="Cambria Math" w:hAnsi="Cambria Math"/>
                <w:sz w:val="22"/>
                <w:rPrChange w:author="Levine, Charles Roger (dzk3ja)" w:date="2026-10-21T17:42:00Z" w16du:dateUtc="2026-10-21T21:42:00Z" w:id="368">
                  <w:rPr>
                    <w:rFonts w:ascii="Cambria Math" w:hAnsi="Cambria Math"/>
                  </w:rPr>
                </w:rPrChange>
              </w:rPr>
            </m:ctrlPr>
          </m:sSubPr>
          <m:e>
            <m:r>
              <w:rPr>
                <w:rFonts w:ascii="Cambria Math" w:hAnsi="Cambria Math"/>
                <w:sz w:val="22"/>
                <w:rPrChange w:author="Levine, Charles Roger (dzk3ja)" w:date="2026-10-21T17:42:00Z" w16du:dateUtc="2026-10-21T21:42:00Z" w:id="369">
                  <w:rPr>
                    <w:rFonts w:ascii="Cambria Math" w:hAnsi="Cambria Math"/>
                  </w:rPr>
                </w:rPrChange>
              </w:rPr>
              <m:t>C</m:t>
            </m:r>
          </m:e>
          <m:sub>
            <m:r>
              <w:rPr>
                <w:rFonts w:ascii="Cambria Math" w:hAnsi="Cambria Math"/>
                <w:sz w:val="22"/>
                <w:rPrChange w:author="Levine, Charles Roger (dzk3ja)" w:date="2026-10-21T17:42:00Z" w16du:dateUtc="2026-10-21T21:42:00Z" w:id="370">
                  <w:rPr>
                    <w:rFonts w:ascii="Cambria Math" w:hAnsi="Cambria Math"/>
                  </w:rPr>
                </w:rPrChange>
              </w:rPr>
              <m:t>Q,i</m:t>
            </m:r>
          </m:sub>
        </m:sSub>
      </m:oMath>
      <w:ins w:author="Levine, Charles Roger (dzk3ja)" w:date="2026-10-21T14:17:00Z" w16du:dateUtc="2026-10-21T18:17:00Z" w:id="371">
        <w:r w:rsidRPr="00621342">
          <w:t xml:space="preserve">, where </w:t>
        </w:r>
      </w:ins>
      <m:oMath>
        <m:r>
          <w:rPr>
            <w:rFonts w:ascii="Cambria Math" w:hAnsi="Cambria Math"/>
            <w:sz w:val="22"/>
            <w:rPrChange w:author="Levine, Charles Roger (dzk3ja)" w:date="2026-10-21T17:42:00Z" w16du:dateUtc="2026-10-21T21:42:00Z" w:id="372">
              <w:rPr>
                <w:rFonts w:ascii="Cambria Math" w:hAnsi="Cambria Math"/>
              </w:rPr>
            </w:rPrChange>
          </w:rPr>
          <m:t>Q</m:t>
        </m:r>
      </m:oMath>
      <w:ins w:author="Levine, Charles Roger (dzk3ja)" w:date="2026-10-21T14:17:00Z" w16du:dateUtc="2026-10-21T18:17:00Z" w:id="373">
        <w:r w:rsidRPr="00621342">
          <w:t xml:space="preserve"> labels the group-quality specification. Since </w:t>
        </w:r>
      </w:ins>
      <m:oMath>
        <m:r>
          <w:rPr>
            <w:rFonts w:ascii="Cambria Math" w:hAnsi="Cambria Math"/>
            <w:sz w:val="22"/>
            <w:rPrChange w:author="Levine, Charles Roger (dzk3ja)" w:date="2026-10-21T17:42:00Z" w16du:dateUtc="2026-10-21T21:42:00Z" w:id="374">
              <w:rPr>
                <w:rFonts w:ascii="Cambria Math" w:hAnsi="Cambria Math"/>
              </w:rPr>
            </w:rPrChange>
          </w:rPr>
          <m:t>g</m:t>
        </m:r>
        <m:d>
          <m:dPr>
            <m:ctrlPr>
              <w:rPr>
                <w:rFonts w:ascii="Cambria Math" w:hAnsi="Cambria Math"/>
                <w:sz w:val="22"/>
                <w:rPrChange w:author="Levine, Charles Roger (dzk3ja)" w:date="2026-10-21T17:42:00Z" w16du:dateUtc="2026-10-21T21:42:00Z" w:id="375">
                  <w:rPr>
                    <w:rFonts w:ascii="Cambria Math" w:hAnsi="Cambria Math"/>
                  </w:rPr>
                </w:rPrChange>
              </w:rPr>
            </m:ctrlPr>
          </m:dPr>
          <m:e>
            <m:r>
              <w:rPr>
                <w:rFonts w:ascii="Cambria Math" w:hAnsi="Cambria Math"/>
                <w:sz w:val="22"/>
                <w:rPrChange w:author="Levine, Charles Roger (dzk3ja)" w:date="2026-10-21T17:42:00Z" w16du:dateUtc="2026-10-21T21:42:00Z" w:id="376">
                  <w:rPr>
                    <w:rFonts w:ascii="Cambria Math" w:hAnsi="Cambria Math"/>
                  </w:rPr>
                </w:rPrChange>
              </w:rPr>
              <m:t>i</m:t>
            </m:r>
          </m:e>
        </m:d>
      </m:oMath>
      <w:ins w:author="Levine, Charles Roger (dzk3ja)" w:date="2026-10-21T14:17:00Z" w16du:dateUtc="2026-10-21T18:17:00Z" w:id="377">
        <w:r w:rsidRPr="00621342">
          <w:t xml:space="preserve"> identifies the group containing individual </w:t>
        </w:r>
      </w:ins>
      <m:oMath>
        <m:r>
          <w:rPr>
            <w:rFonts w:ascii="Cambria Math" w:hAnsi="Cambria Math"/>
            <w:sz w:val="22"/>
            <w:rPrChange w:author="Levine, Charles Roger (dzk3ja)" w:date="2026-10-21T17:42:00Z" w16du:dateUtc="2026-10-21T21:42:00Z" w:id="378">
              <w:rPr>
                <w:rFonts w:ascii="Cambria Math" w:hAnsi="Cambria Math"/>
              </w:rPr>
            </w:rPrChange>
          </w:rPr>
          <m:t>i</m:t>
        </m:r>
      </m:oMath>
      <w:ins w:author="Levine, Charles Roger (dzk3ja)" w:date="2026-10-21T14:17:00Z" w16du:dateUtc="2026-10-21T18:17:00Z" w:id="379">
        <w:r w:rsidRPr="00621342">
          <w:t xml:space="preserve">, we set </w:t>
        </w:r>
      </w:ins>
      <m:oMath>
        <m:sSub>
          <m:sSubPr>
            <m:ctrlPr>
              <w:rPr>
                <w:rFonts w:ascii="Cambria Math" w:hAnsi="Cambria Math"/>
                <w:sz w:val="22"/>
                <w:rPrChange w:author="Levine, Charles Roger (dzk3ja)" w:date="2026-10-21T17:42:00Z" w16du:dateUtc="2026-10-21T21:42:00Z" w:id="380">
                  <w:rPr>
                    <w:rFonts w:ascii="Cambria Math" w:hAnsi="Cambria Math"/>
                  </w:rPr>
                </w:rPrChange>
              </w:rPr>
            </m:ctrlPr>
          </m:sSubPr>
          <m:e>
            <m:r>
              <w:rPr>
                <w:rFonts w:ascii="Cambria Math" w:hAnsi="Cambria Math"/>
                <w:sz w:val="22"/>
                <w:rPrChange w:author="Levine, Charles Roger (dzk3ja)" w:date="2026-10-21T17:42:00Z" w16du:dateUtc="2026-10-21T21:42:00Z" w:id="381">
                  <w:rPr>
                    <w:rFonts w:ascii="Cambria Math" w:hAnsi="Cambria Math"/>
                  </w:rPr>
                </w:rPrChange>
              </w:rPr>
              <m:t>C</m:t>
            </m:r>
          </m:e>
          <m:sub>
            <m:r>
              <w:rPr>
                <w:rFonts w:ascii="Cambria Math" w:hAnsi="Cambria Math"/>
                <w:sz w:val="22"/>
                <w:rPrChange w:author="Levine, Charles Roger (dzk3ja)" w:date="2026-10-21T17:42:00Z" w16du:dateUtc="2026-10-21T21:42:00Z" w:id="382">
                  <w:rPr>
                    <w:rFonts w:ascii="Cambria Math" w:hAnsi="Cambria Math"/>
                  </w:rPr>
                </w:rPrChange>
              </w:rPr>
              <m:t>i</m:t>
            </m:r>
          </m:sub>
        </m:sSub>
        <m:r>
          <w:rPr>
            <w:rFonts w:ascii="Cambria Math" w:hAnsi="Cambria Math"/>
            <w:sz w:val="22"/>
            <w:rPrChange w:author="Levine, Charles Roger (dzk3ja)" w:date="2026-10-21T17:42:00Z" w16du:dateUtc="2026-10-21T21:42:00Z" w:id="383">
              <w:rPr>
                <w:rFonts w:ascii="Cambria Math" w:hAnsi="Cambria Math"/>
              </w:rPr>
            </w:rPrChange>
          </w:rPr>
          <m:t>=</m:t>
        </m:r>
        <m:sSub>
          <m:sSubPr>
            <m:ctrlPr>
              <w:rPr>
                <w:rFonts w:ascii="Cambria Math" w:hAnsi="Cambria Math"/>
                <w:sz w:val="22"/>
                <w:rPrChange w:author="Levine, Charles Roger (dzk3ja)" w:date="2026-10-21T17:42:00Z" w16du:dateUtc="2026-10-21T21:42:00Z" w:id="384">
                  <w:rPr>
                    <w:rFonts w:ascii="Cambria Math" w:hAnsi="Cambria Math"/>
                  </w:rPr>
                </w:rPrChange>
              </w:rPr>
            </m:ctrlPr>
          </m:sSubPr>
          <m:e>
            <m:r>
              <w:rPr>
                <w:rFonts w:ascii="Cambria Math" w:hAnsi="Cambria Math"/>
                <w:sz w:val="22"/>
                <w:rPrChange w:author="Levine, Charles Roger (dzk3ja)" w:date="2026-10-21T17:42:00Z" w16du:dateUtc="2026-10-21T21:42:00Z" w:id="385">
                  <w:rPr>
                    <w:rFonts w:ascii="Cambria Math" w:hAnsi="Cambria Math"/>
                  </w:rPr>
                </w:rPrChange>
              </w:rPr>
              <m:t>C</m:t>
            </m:r>
          </m:e>
          <m:sub>
            <m:r>
              <w:rPr>
                <w:rFonts w:ascii="Cambria Math" w:hAnsi="Cambria Math"/>
                <w:sz w:val="22"/>
                <w:rPrChange w:author="Levine, Charles Roger (dzk3ja)" w:date="2026-10-21T17:42:00Z" w16du:dateUtc="2026-10-21T21:42:00Z" w:id="386">
                  <w:rPr>
                    <w:rFonts w:ascii="Cambria Math" w:hAnsi="Cambria Math"/>
                  </w:rPr>
                </w:rPrChange>
              </w:rPr>
              <m:t>Q,i</m:t>
            </m:r>
          </m:sub>
        </m:sSub>
        <m:r>
          <w:rPr>
            <w:rFonts w:ascii="Cambria Math" w:hAnsi="Cambria Math"/>
            <w:sz w:val="22"/>
            <w:rPrChange w:author="Levine, Charles Roger (dzk3ja)" w:date="2026-10-21T17:42:00Z" w16du:dateUtc="2026-10-21T21:42:00Z" w:id="387">
              <w:rPr>
                <w:rFonts w:ascii="Cambria Math" w:hAnsi="Cambria Math"/>
              </w:rPr>
            </w:rPrChange>
          </w:rPr>
          <m:t>=</m:t>
        </m:r>
        <m:sSub>
          <m:sSubPr>
            <m:ctrlPr>
              <w:rPr>
                <w:rFonts w:ascii="Cambria Math" w:hAnsi="Cambria Math"/>
                <w:sz w:val="22"/>
                <w:rPrChange w:author="Levine, Charles Roger (dzk3ja)" w:date="2026-10-21T17:42:00Z" w16du:dateUtc="2026-10-21T21:42:00Z" w:id="388">
                  <w:rPr>
                    <w:rFonts w:ascii="Cambria Math" w:hAnsi="Cambria Math"/>
                  </w:rPr>
                </w:rPrChange>
              </w:rPr>
            </m:ctrlPr>
          </m:sSubPr>
          <m:e>
            <m:r>
              <w:rPr>
                <w:rFonts w:ascii="Cambria Math" w:hAnsi="Cambria Math"/>
                <w:sz w:val="22"/>
                <w:rPrChange w:author="Levine, Charles Roger (dzk3ja)" w:date="2026-10-21T17:42:00Z" w16du:dateUtc="2026-10-21T21:42:00Z" w:id="389">
                  <w:rPr>
                    <w:rFonts w:ascii="Cambria Math" w:hAnsi="Cambria Math"/>
                  </w:rPr>
                </w:rPrChange>
              </w:rPr>
              <m:t>T</m:t>
            </m:r>
          </m:e>
          <m:sub>
            <m:r>
              <w:rPr>
                <w:rFonts w:ascii="Cambria Math" w:hAnsi="Cambria Math"/>
                <w:sz w:val="22"/>
                <w:rPrChange w:author="Levine, Charles Roger (dzk3ja)" w:date="2026-10-21T17:42:00Z" w16du:dateUtc="2026-10-21T21:42:00Z" w:id="390">
                  <w:rPr>
                    <w:rFonts w:ascii="Cambria Math" w:hAnsi="Cambria Math"/>
                  </w:rPr>
                </w:rPrChange>
              </w:rPr>
              <m:t>g</m:t>
            </m:r>
            <m:d>
              <m:dPr>
                <m:ctrlPr>
                  <w:rPr>
                    <w:rFonts w:ascii="Cambria Math" w:hAnsi="Cambria Math"/>
                    <w:sz w:val="22"/>
                    <w:rPrChange w:author="Levine, Charles Roger (dzk3ja)" w:date="2026-10-21T17:42:00Z" w16du:dateUtc="2026-10-21T21:42:00Z" w:id="391">
                      <w:rPr>
                        <w:rFonts w:ascii="Cambria Math" w:hAnsi="Cambria Math"/>
                      </w:rPr>
                    </w:rPrChange>
                  </w:rPr>
                </m:ctrlPr>
              </m:dPr>
              <m:e>
                <m:r>
                  <w:rPr>
                    <w:rFonts w:ascii="Cambria Math" w:hAnsi="Cambria Math"/>
                    <w:sz w:val="22"/>
                    <w:rPrChange w:author="Levine, Charles Roger (dzk3ja)" w:date="2026-10-21T17:42:00Z" w16du:dateUtc="2026-10-21T21:42:00Z" w:id="392">
                      <w:rPr>
                        <w:rFonts w:ascii="Cambria Math" w:hAnsi="Cambria Math"/>
                      </w:rPr>
                    </w:rPrChange>
                  </w:rPr>
                  <m:t>i</m:t>
                </m:r>
              </m:e>
            </m:d>
          </m:sub>
        </m:sSub>
      </m:oMath>
      <w:ins w:author="Levine, Charles Roger (dzk3ja)" w:date="2026-10-21T14:17:00Z" w16du:dateUtc="2026-10-21T18:17:00Z" w:id="393">
        <w:r w:rsidRPr="00621342">
          <w:t>. The corresponding selection score is</w:t>
        </w:r>
      </w:ins>
      <m:oMath>
        <m:r>
          <w:del w:author="Levine, Charles Roger (dzk3ja)" w:date="2026-10-21T14:17:00Z" w16du:dateUtc="2026-10-21T18:17:00Z" w:id="394">
            <w:rPr>
              <w:rFonts w:ascii="Cambria Math" w:hAnsi="Cambria Math"/>
              <w:sz w:val="22"/>
              <w:rPrChange w:author="Levine, Charles Roger (dzk3ja)" w:date="2026-10-21T17:42:00Z" w16du:dateUtc="2026-10-21T21:42:00Z" w:id="395">
                <w:rPr>
                  <w:rFonts w:ascii="Cambria Math" w:hAnsi="Cambria Math"/>
                </w:rPr>
              </w:rPrChange>
            </w:rPr>
            <m:t>jg</m:t>
          </w:del>
        </m:r>
        <m:d>
          <m:dPr>
            <m:ctrlPr>
              <w:del w:author="Levine, Charles Roger (dzk3ja)" w:date="2026-10-21T14:17:00Z" w16du:dateUtc="2026-10-21T18:17:00Z" w:id="396">
                <w:rPr>
                  <w:rFonts w:ascii="Cambria Math" w:hAnsi="Cambria Math"/>
                  <w:sz w:val="22"/>
                  <w:rPrChange w:id="397" w:author="Levine, Charles Roger (dzk3ja)" w:date="2026-10-21T17:42:00Z" w16du:dateUtc="2026-10-21T21:42:00Z">
                    <w:rPr>
                      <w:rFonts w:ascii="Cambria Math" w:hAnsi="Cambria Math"/>
                    </w:rPr>
                  </w:rPrChange>
                </w:rPr>
              </w:del>
            </m:ctrlPr>
          </m:dPr>
          <m:e>
            <m:r>
              <w:del w:author="Levine, Charles Roger (dzk3ja)" w:date="2026-10-21T14:17:00Z" w16du:dateUtc="2026-10-21T18:17:00Z" w:id="398">
                <w:rPr>
                  <w:rFonts w:ascii="Cambria Math" w:hAnsi="Cambria Math"/>
                  <w:sz w:val="22"/>
                  <w:rPrChange w:author="Levine, Charles Roger (dzk3ja)" w:date="2026-10-21T17:42:00Z" w16du:dateUtc="2026-10-21T21:42:00Z" w:id="399">
                    <w:rPr>
                      <w:rFonts w:ascii="Cambria Math" w:hAnsi="Cambria Math"/>
                    </w:rPr>
                  </w:rPrChange>
                </w:rPr>
                <m:t>i</m:t>
              </w:del>
            </m:r>
          </m:e>
        </m:d>
        <m:r>
          <w:del w:author="Levine, Charles Roger (dzk3ja)" w:date="2026-10-21T14:17:00Z" w16du:dateUtc="2026-10-21T18:17:00Z" w:id="400">
            <w:rPr>
              <w:rFonts w:ascii="Cambria Math" w:hAnsi="Cambria Math"/>
              <w:sz w:val="22"/>
              <w:rPrChange w:author="Levine, Charles Roger (dzk3ja)" w:date="2026-10-21T17:42:00Z" w16du:dateUtc="2026-10-21T21:42:00Z" w:id="401">
                <w:rPr>
                  <w:rFonts w:ascii="Cambria Math" w:hAnsi="Cambria Math"/>
                </w:rPr>
              </w:rPrChange>
            </w:rPr>
            <m:t>i</m:t>
          </w:del>
        </m:r>
        <m:sSub>
          <m:sSubPr>
            <m:ctrlPr>
              <w:del w:author="Levine, Charles Roger (dzk3ja)" w:date="2026-10-21T14:17:00Z" w16du:dateUtc="2026-10-21T18:17:00Z" w:id="402">
                <w:rPr>
                  <w:rFonts w:ascii="Cambria Math" w:hAnsi="Cambria Math"/>
                  <w:sz w:val="22"/>
                  <w:rPrChange w:id="403" w:author="Levine, Charles Roger (dzk3ja)" w:date="2026-10-21T17:42:00Z" w16du:dateUtc="2026-10-21T21:42:00Z">
                    <w:rPr>
                      <w:rFonts w:ascii="Cambria Math" w:hAnsi="Cambria Math"/>
                    </w:rPr>
                  </w:rPrChange>
                </w:rPr>
              </w:del>
            </m:ctrlPr>
          </m:sSubPr>
          <m:e>
            <m:r>
              <w:del w:author="Levine, Charles Roger (dzk3ja)" w:date="2026-10-21T14:17:00Z" w16du:dateUtc="2026-10-21T18:17:00Z" w:id="404">
                <w:rPr>
                  <w:rFonts w:ascii="Cambria Math" w:hAnsi="Cambria Math"/>
                  <w:sz w:val="22"/>
                  <w:rPrChange w:author="Levine, Charles Roger (dzk3ja)" w:date="2026-10-21T17:42:00Z" w16du:dateUtc="2026-10-21T21:42:00Z" w:id="405">
                    <w:rPr>
                      <w:rFonts w:ascii="Cambria Math" w:hAnsi="Cambria Math"/>
                    </w:rPr>
                  </w:rPrChange>
                </w:rPr>
                <m:t>C</m:t>
              </w:del>
            </m:r>
          </m:e>
          <m:sub>
            <m:r>
              <w:del w:author="Levine, Charles Roger (dzk3ja)" w:date="2026-10-21T14:17:00Z" w16du:dateUtc="2026-10-21T18:17:00Z" w:id="406">
                <w:rPr>
                  <w:rFonts w:ascii="Cambria Math" w:hAnsi="Cambria Math"/>
                  <w:sz w:val="22"/>
                  <w:rPrChange w:author="Levine, Charles Roger (dzk3ja)" w:date="2026-10-21T17:42:00Z" w16du:dateUtc="2026-10-21T21:42:00Z" w:id="407">
                    <w:rPr>
                      <w:rFonts w:ascii="Cambria Math" w:hAnsi="Cambria Math"/>
                    </w:rPr>
                  </w:rPrChange>
                </w:rPr>
                <m:t>i</m:t>
              </w:del>
            </m:r>
          </m:sub>
        </m:sSub>
        <m:r>
          <w:del w:author="Levine, Charles Roger (dzk3ja)" w:date="2026-10-21T14:17:00Z" w16du:dateUtc="2026-10-21T18:17:00Z" w:id="408">
            <w:rPr>
              <w:rFonts w:ascii="Cambria Math" w:hAnsi="Cambria Math"/>
              <w:sz w:val="22"/>
              <w:rPrChange w:author="Levine, Charles Roger (dzk3ja)" w:date="2026-10-21T17:42:00Z" w16du:dateUtc="2026-10-21T21:42:00Z" w:id="409">
                <w:rPr>
                  <w:rFonts w:ascii="Cambria Math" w:hAnsi="Cambria Math"/>
                </w:rPr>
              </w:rPrChange>
            </w:rPr>
            <m:t>=</m:t>
          </w:del>
        </m:r>
        <m:sSub>
          <m:sSubPr>
            <m:ctrlPr>
              <w:del w:author="Levine, Charles Roger (dzk3ja)" w:date="2026-10-21T14:17:00Z" w16du:dateUtc="2026-10-21T18:17:00Z" w:id="410">
                <w:rPr>
                  <w:rFonts w:ascii="Cambria Math" w:hAnsi="Cambria Math"/>
                  <w:sz w:val="22"/>
                  <w:rPrChange w:id="411" w:author="Levine, Charles Roger (dzk3ja)" w:date="2026-10-21T17:42:00Z" w16du:dateUtc="2026-10-21T21:42:00Z">
                    <w:rPr>
                      <w:rFonts w:ascii="Cambria Math" w:hAnsi="Cambria Math"/>
                    </w:rPr>
                  </w:rPrChange>
                </w:rPr>
              </w:del>
            </m:ctrlPr>
          </m:sSubPr>
          <m:e>
            <m:r>
              <w:del w:author="Levine, Charles Roger (dzk3ja)" w:date="2026-10-21T14:17:00Z" w16du:dateUtc="2026-10-21T18:17:00Z" w:id="412">
                <w:rPr>
                  <w:rFonts w:ascii="Cambria Math" w:hAnsi="Cambria Math"/>
                  <w:sz w:val="22"/>
                  <w:rPrChange w:author="Levine, Charles Roger (dzk3ja)" w:date="2026-10-21T17:42:00Z" w16du:dateUtc="2026-10-21T21:42:00Z" w:id="413">
                    <w:rPr>
                      <w:rFonts w:ascii="Cambria Math" w:hAnsi="Cambria Math"/>
                    </w:rPr>
                  </w:rPrChange>
                </w:rPr>
                <m:t>T</m:t>
              </w:del>
            </m:r>
          </m:e>
          <m:sub>
            <m:r>
              <w:del w:author="Levine, Charles Roger (dzk3ja)" w:date="2026-10-21T14:17:00Z" w16du:dateUtc="2026-10-21T18:17:00Z" w:id="414">
                <w:rPr>
                  <w:rFonts w:ascii="Cambria Math" w:hAnsi="Cambria Math"/>
                  <w:sz w:val="22"/>
                  <w:rPrChange w:author="Levine, Charles Roger (dzk3ja)" w:date="2026-10-21T17:42:00Z" w16du:dateUtc="2026-10-21T21:42:00Z" w:id="415">
                    <w:rPr>
                      <w:rFonts w:ascii="Cambria Math" w:hAnsi="Cambria Math"/>
                    </w:rPr>
                  </w:rPrChange>
                </w:rPr>
                <m:t>g</m:t>
              </w:del>
            </m:r>
            <m:d>
              <m:dPr>
                <m:ctrlPr>
                  <w:del w:author="Levine, Charles Roger (dzk3ja)" w:date="2026-10-21T14:17:00Z" w16du:dateUtc="2026-10-21T18:17:00Z" w:id="416">
                    <w:rPr>
                      <w:rFonts w:ascii="Cambria Math" w:hAnsi="Cambria Math"/>
                      <w:sz w:val="22"/>
                      <w:rPrChange w:id="417" w:author="Levine, Charles Roger (dzk3ja)" w:date="2026-10-21T17:42:00Z" w16du:dateUtc="2026-10-21T21:42:00Z">
                        <w:rPr>
                          <w:rFonts w:ascii="Cambria Math" w:hAnsi="Cambria Math"/>
                        </w:rPr>
                      </w:rPrChange>
                    </w:rPr>
                  </w:del>
                </m:ctrlPr>
              </m:dPr>
              <m:e>
                <m:r>
                  <w:del w:author="Levine, Charles Roger (dzk3ja)" w:date="2026-10-21T14:17:00Z" w16du:dateUtc="2026-10-21T18:17:00Z" w:id="418">
                    <w:rPr>
                      <w:rFonts w:ascii="Cambria Math" w:hAnsi="Cambria Math"/>
                      <w:sz w:val="22"/>
                      <w:rPrChange w:author="Levine, Charles Roger (dzk3ja)" w:date="2026-10-21T17:42:00Z" w16du:dateUtc="2026-10-21T21:42:00Z" w:id="419">
                        <w:rPr>
                          <w:rFonts w:ascii="Cambria Math" w:hAnsi="Cambria Math"/>
                        </w:rPr>
                      </w:rPrChange>
                    </w:rPr>
                    <m:t>i</m:t>
                  </w:del>
                </m:r>
              </m:e>
            </m:d>
          </m:sub>
        </m:sSub>
      </m:oMath>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836CDC" w:rsidTr="0005254F" w14:paraId="233BBCBB" w14:textId="77777777">
        <w:trPr>
          <w:cantSplit/>
          <w:ins w:author="Levine, Charles Roger (dzk3ja)" w:date="2026-10-21T14:34:00Z" w16du:dateUtc="2026-10-21T18:34:00Z" w:id="420"/>
        </w:trPr>
        <w:tc>
          <w:tcPr>
            <w:tcW w:w="8496" w:type="dxa"/>
            <w:vAlign w:val="center"/>
          </w:tcPr>
          <w:p w:rsidRPr="00674971" w:rsidR="00836CDC" w:rsidP="0005254F" w:rsidRDefault="00836CDC" w14:paraId="23E8D42F" w14:textId="77777777">
            <w:pPr>
              <w:pStyle w:val="BodyText"/>
              <w:rPr>
                <w:ins w:author="Levine, Charles Roger (dzk3ja)" w:date="2026-10-21T14:34:00Z" w16du:dateUtc="2026-10-21T18:34:00Z" w:id="421"/>
                <w:rFonts w:ascii="Cambria Math" w:hAnsi="Cambria Math"/>
                <w:sz w:val="22"/>
              </w:rPr>
            </w:pPr>
            <m:oMathPara>
              <m:oMath>
                <m:sSub>
                  <m:sSubPr>
                    <m:ctrlPr>
                      <w:ins w:author="Levine, Charles Roger (dzk3ja)" w:date="2026-10-21T14:34:00Z" w16du:dateUtc="2026-10-21T18:34:00Z" w:id="422">
                        <w:rPr>
                          <w:rFonts w:ascii="Cambria Math" w:hAnsi="Cambria Math" w:eastAsia="Cambria Math" w:cs="Cambria Math"/>
                          <w:sz w:val="22"/>
                          <w:szCs w:val="22"/>
                        </w:rPr>
                      </w:ins>
                    </m:ctrlPr>
                  </m:sSubPr>
                  <m:e>
                    <m:r>
                      <w:ins w:author="Levine, Charles Roger (dzk3ja)" w:date="2026-10-21T14:34:00Z" w16du:dateUtc="2026-10-21T18:34:00Z" w:id="423">
                        <w:rPr>
                          <w:rFonts w:ascii="Cambria Math" w:hAnsi="Cambria Math" w:eastAsia="Cambria Math" w:cs="Cambria Math"/>
                          <w:sz w:val="22"/>
                          <w:szCs w:val="22"/>
                        </w:rPr>
                        <m:t>S</m:t>
                      </w:ins>
                    </m:r>
                  </m:e>
                  <m:sub>
                    <m:r>
                      <w:ins w:author="Levine, Charles Roger (dzk3ja)" w:date="2026-10-21T14:34:00Z" w16du:dateUtc="2026-10-21T18:34:00Z" w:id="424">
                        <w:rPr>
                          <w:rFonts w:ascii="Cambria Math" w:hAnsi="Cambria Math" w:eastAsia="Cambria Math" w:cs="Cambria Math"/>
                          <w:sz w:val="22"/>
                          <w:szCs w:val="22"/>
                        </w:rPr>
                        <m:t>i</m:t>
                      </w:ins>
                    </m:r>
                  </m:sub>
                </m:sSub>
                <m:r>
                  <w:ins w:author="Levine, Charles Roger (dzk3ja)" w:date="2026-10-21T14:34:00Z" w16du:dateUtc="2026-10-21T18:34:00Z" w:id="425">
                    <w:rPr>
                      <w:rFonts w:ascii="Cambria Math" w:hAnsi="Cambria Math" w:eastAsia="Cambria Math" w:cs="Cambria Math"/>
                      <w:sz w:val="22"/>
                      <w:szCs w:val="22"/>
                    </w:rPr>
                    <m:t>=</m:t>
                  </w:ins>
                </m:r>
                <m:sSub>
                  <m:sSubPr>
                    <m:ctrlPr>
                      <w:ins w:author="Levine, Charles Roger (dzk3ja)" w:date="2026-10-21T14:34:00Z" w16du:dateUtc="2026-10-21T18:34:00Z" w:id="426">
                        <w:rPr>
                          <w:rFonts w:ascii="Cambria Math" w:hAnsi="Cambria Math" w:eastAsia="Cambria Math" w:cs="Cambria Math"/>
                          <w:sz w:val="22"/>
                          <w:szCs w:val="22"/>
                        </w:rPr>
                      </w:ins>
                    </m:ctrlPr>
                  </m:sSubPr>
                  <m:e>
                    <m:r>
                      <w:ins w:author="Levine, Charles Roger (dzk3ja)" w:date="2026-10-21T14:34:00Z" w16du:dateUtc="2026-10-21T18:34:00Z" w:id="427">
                        <w:rPr>
                          <w:rFonts w:ascii="Cambria Math" w:hAnsi="Cambria Math" w:eastAsia="Cambria Math" w:cs="Cambria Math"/>
                          <w:sz w:val="22"/>
                          <w:szCs w:val="22"/>
                        </w:rPr>
                        <m:t>A</m:t>
                      </w:ins>
                    </m:r>
                  </m:e>
                  <m:sub>
                    <m:r>
                      <w:ins w:author="Levine, Charles Roger (dzk3ja)" w:date="2026-10-21T14:34:00Z" w16du:dateUtc="2026-10-21T18:34:00Z" w:id="428">
                        <w:rPr>
                          <w:rFonts w:ascii="Cambria Math" w:hAnsi="Cambria Math" w:eastAsia="Cambria Math" w:cs="Cambria Math"/>
                          <w:sz w:val="22"/>
                          <w:szCs w:val="22"/>
                        </w:rPr>
                        <m:t>i</m:t>
                      </w:ins>
                    </m:r>
                  </m:sub>
                </m:sSub>
                <m:r>
                  <w:ins w:author="Levine, Charles Roger (dzk3ja)" w:date="2026-10-21T14:34:00Z" w16du:dateUtc="2026-10-21T18:34:00Z" w:id="429">
                    <w:rPr>
                      <w:rFonts w:ascii="Cambria Math" w:hAnsi="Cambria Math" w:eastAsia="Cambria Math" w:cs="Cambria Math"/>
                      <w:sz w:val="22"/>
                      <w:szCs w:val="22"/>
                    </w:rPr>
                    <m:t>-λ</m:t>
                  </w:ins>
                </m:r>
                <m:sSub>
                  <m:sSubPr>
                    <m:ctrlPr>
                      <w:ins w:author="Levine, Charles Roger (dzk3ja)" w:date="2026-10-21T14:34:00Z" w16du:dateUtc="2026-10-21T18:34:00Z" w:id="430">
                        <w:rPr>
                          <w:rFonts w:ascii="Cambria Math" w:hAnsi="Cambria Math" w:eastAsia="Cambria Math" w:cs="Cambria Math"/>
                          <w:sz w:val="22"/>
                          <w:szCs w:val="22"/>
                        </w:rPr>
                      </w:ins>
                    </m:ctrlPr>
                  </m:sSubPr>
                  <m:e>
                    <m:r>
                      <w:ins w:author="Levine, Charles Roger (dzk3ja)" w:date="2026-10-21T14:34:00Z" w16du:dateUtc="2026-10-21T18:34:00Z" w:id="431">
                        <w:rPr>
                          <w:rFonts w:ascii="Cambria Math" w:hAnsi="Cambria Math" w:eastAsia="Cambria Math" w:cs="Cambria Math"/>
                          <w:sz w:val="22"/>
                          <w:szCs w:val="22"/>
                        </w:rPr>
                        <m:t>T</m:t>
                      </w:ins>
                    </m:r>
                  </m:e>
                  <m:sub>
                    <m:r>
                      <w:ins w:author="Levine, Charles Roger (dzk3ja)" w:date="2026-10-21T14:34:00Z" w16du:dateUtc="2026-10-21T18:34:00Z" w:id="432">
                        <w:rPr>
                          <w:rFonts w:ascii="Cambria Math" w:hAnsi="Cambria Math" w:eastAsia="Cambria Math" w:cs="Cambria Math"/>
                          <w:sz w:val="22"/>
                          <w:szCs w:val="22"/>
                        </w:rPr>
                        <m:t>g</m:t>
                      </w:ins>
                    </m:r>
                    <m:d>
                      <m:dPr>
                        <m:ctrlPr>
                          <w:ins w:author="Levine, Charles Roger (dzk3ja)" w:date="2026-10-21T14:34:00Z" w16du:dateUtc="2026-10-21T18:34:00Z" w:id="433">
                            <w:rPr>
                              <w:rFonts w:ascii="Cambria Math" w:hAnsi="Cambria Math" w:eastAsia="Cambria Math" w:cs="Cambria Math"/>
                              <w:sz w:val="22"/>
                              <w:szCs w:val="22"/>
                            </w:rPr>
                          </w:ins>
                        </m:ctrlPr>
                      </m:dPr>
                      <m:e>
                        <m:r>
                          <w:ins w:author="Levine, Charles Roger (dzk3ja)" w:date="2026-10-21T14:34:00Z" w16du:dateUtc="2026-10-21T18:34:00Z" w:id="434">
                            <w:rPr>
                              <w:rFonts w:ascii="Cambria Math" w:hAnsi="Cambria Math" w:eastAsia="Cambria Math" w:cs="Cambria Math"/>
                              <w:sz w:val="22"/>
                              <w:szCs w:val="22"/>
                            </w:rPr>
                            <m:t>i</m:t>
                          </w:ins>
                        </m:r>
                      </m:e>
                    </m:d>
                  </m:sub>
                </m:sSub>
              </m:oMath>
            </m:oMathPara>
          </w:p>
        </w:tc>
        <w:tc>
          <w:tcPr>
            <w:tcW w:w="864" w:type="dxa"/>
            <w:vAlign w:val="center"/>
          </w:tcPr>
          <w:p w:rsidR="00836CDC" w:rsidP="0005254F" w:rsidRDefault="00836CDC" w14:paraId="3620CBEB" w14:textId="77777777">
            <w:pPr>
              <w:spacing w:after="0" w:line="240" w:lineRule="auto"/>
              <w:jc w:val="right"/>
              <w:rPr>
                <w:ins w:author="Levine, Charles Roger (dzk3ja)" w:date="2026-10-21T14:34:00Z" w16du:dateUtc="2026-10-21T18:34:00Z" w:id="435"/>
              </w:rPr>
            </w:pPr>
            <w:ins w:author="Levine, Charles Roger (dzk3ja)" w:date="2026-10-21T14:34:00Z" w16du:dateUtc="2026-10-21T18:34:00Z" w:id="436">
              <w:r>
                <w:t>(4.</w:t>
              </w:r>
              <w:r>
                <w:fldChar w:fldCharType="begin"/>
              </w:r>
              <w:r>
                <w:instrText xml:space="preserve"> SEQ Equation \* ARABIC </w:instrText>
              </w:r>
              <w:r>
                <w:fldChar w:fldCharType="separate"/>
              </w:r>
              <w:r>
                <w:rPr>
                  <w:noProof/>
                </w:rPr>
                <w:t>13</w:t>
              </w:r>
              <w:r>
                <w:rPr>
                  <w:noProof/>
                </w:rPr>
                <w:fldChar w:fldCharType="end"/>
              </w:r>
              <w:r>
                <w:t>)</w:t>
              </w:r>
            </w:ins>
          </w:p>
        </w:tc>
      </w:tr>
    </w:tbl>
    <w:p w:rsidR="00F143FD" w:rsidRDefault="001A2141" w14:paraId="7AFA0C88" w14:textId="4729AF1F">
      <w:pPr>
        <w:rPr>
          <w:ins w:author="Levine, Charles Roger (dzk3ja)" w:date="2026-10-21T13:59:00Z" w16du:dateUtc="2026-10-21T17:59:00Z" w:id="437"/>
        </w:rPr>
      </w:pPr>
      <w:ins w:author="Levine, Charles Roger (dzk3ja)" w:date="2026-10-21T14:04:00Z" w16du:dateUtc="2026-10-21T18:04:00Z" w:id="438">
        <w:r w:rsidRPr="001A2141">
          <w:t xml:space="preserve">This specification treats congestion as a shared feature of the group. Every member receives the same adjustment, although their selection scores can differ because their individual performances differ. For positive </w:t>
        </w:r>
      </w:ins>
      <m:oMath>
        <m:r>
          <w:rPr>
            <w:rFonts w:ascii="Cambria Math" w:hAnsi="Cambria Math"/>
            <w:sz w:val="22"/>
            <w:rPrChange w:author="Levine, Charles Roger (dzk3ja)" w:date="2026-10-21T17:42:00Z" w16du:dateUtc="2026-10-21T21:42:00Z" w:id="439">
              <w:rPr>
                <w:rFonts w:ascii="Cambria Math" w:hAnsi="Cambria Math"/>
              </w:rPr>
            </w:rPrChange>
          </w:rPr>
          <m:t>λ</m:t>
        </m:r>
      </m:oMath>
      <w:ins w:author="Levine, Charles Roger (dzk3ja)" w:date="2026-10-21T14:04:00Z" w16du:dateUtc="2026-10-21T18:04:00Z" w:id="440">
        <w:r w:rsidRPr="001A2141">
          <w:t xml:space="preserve">, an individual in a group with a higher </w:t>
        </w:r>
      </w:ins>
      <m:oMath>
        <m:sSub>
          <m:sSubPr>
            <m:ctrlPr>
              <w:rPr>
                <w:rFonts w:ascii="Cambria Math" w:hAnsi="Cambria Math"/>
                <w:sz w:val="22"/>
                <w:rPrChange w:author="Levine, Charles Roger (dzk3ja)" w:date="2026-10-21T17:42:00Z" w16du:dateUtc="2026-10-21T21:42:00Z" w:id="441">
                  <w:rPr>
                    <w:rFonts w:ascii="Cambria Math" w:hAnsi="Cambria Math"/>
                  </w:rPr>
                </w:rPrChange>
              </w:rPr>
            </m:ctrlPr>
          </m:sSubPr>
          <m:e>
            <m:r>
              <w:rPr>
                <w:rFonts w:ascii="Cambria Math" w:hAnsi="Cambria Math"/>
                <w:sz w:val="22"/>
                <w:rPrChange w:author="Levine, Charles Roger (dzk3ja)" w:date="2026-10-21T17:42:00Z" w16du:dateUtc="2026-10-21T21:42:00Z" w:id="442">
                  <w:rPr>
                    <w:rFonts w:ascii="Cambria Math" w:hAnsi="Cambria Math"/>
                  </w:rPr>
                </w:rPrChange>
              </w:rPr>
              <m:t>T</m:t>
            </m:r>
          </m:e>
          <m:sub>
            <m:r>
              <w:rPr>
                <w:rFonts w:ascii="Cambria Math" w:hAnsi="Cambria Math"/>
                <w:sz w:val="22"/>
                <w:rPrChange w:author="Levine, Charles Roger (dzk3ja)" w:date="2026-10-21T17:42:00Z" w16du:dateUtc="2026-10-21T21:42:00Z" w:id="443">
                  <w:rPr>
                    <w:rFonts w:ascii="Cambria Math" w:hAnsi="Cambria Math"/>
                  </w:rPr>
                </w:rPrChange>
              </w:rPr>
              <m:t>j</m:t>
            </m:r>
          </m:sub>
        </m:sSub>
      </m:oMath>
      <w:ins w:author="Levine, Charles Roger (dzk3ja)" w:date="2026-10-21T14:04:00Z" w16du:dateUtc="2026-10-21T18:04:00Z" w:id="444">
        <w:r w:rsidRPr="001A2141">
          <w:t xml:space="preserve"> receives a lower score than an equally performing individual in a group with a lower </w:t>
        </w:r>
      </w:ins>
      <m:oMath>
        <m:sSub>
          <m:sSubPr>
            <m:ctrlPr>
              <w:rPr>
                <w:rFonts w:ascii="Cambria Math" w:hAnsi="Cambria Math"/>
                <w:sz w:val="22"/>
                <w:rPrChange w:author="Levine, Charles Roger (dzk3ja)" w:date="2026-10-21T17:42:00Z" w16du:dateUtc="2026-10-21T21:42:00Z" w:id="445">
                  <w:rPr>
                    <w:rFonts w:ascii="Cambria Math" w:hAnsi="Cambria Math"/>
                  </w:rPr>
                </w:rPrChange>
              </w:rPr>
            </m:ctrlPr>
          </m:sSubPr>
          <m:e>
            <m:r>
              <w:rPr>
                <w:rFonts w:ascii="Cambria Math" w:hAnsi="Cambria Math"/>
                <w:sz w:val="22"/>
                <w:rPrChange w:author="Levine, Charles Roger (dzk3ja)" w:date="2026-10-21T17:42:00Z" w16du:dateUtc="2026-10-21T21:42:00Z" w:id="446">
                  <w:rPr>
                    <w:rFonts w:ascii="Cambria Math" w:hAnsi="Cambria Math"/>
                  </w:rPr>
                </w:rPrChange>
              </w:rPr>
              <m:t>T</m:t>
            </m:r>
          </m:e>
          <m:sub>
            <m:r>
              <w:rPr>
                <w:rFonts w:ascii="Cambria Math" w:hAnsi="Cambria Math"/>
                <w:sz w:val="22"/>
                <w:rPrChange w:author="Levine, Charles Roger (dzk3ja)" w:date="2026-10-21T17:42:00Z" w16du:dateUtc="2026-10-21T21:42:00Z" w:id="447">
                  <w:rPr>
                    <w:rFonts w:ascii="Cambria Math" w:hAnsi="Cambria Math"/>
                  </w:rPr>
                </w:rPrChange>
              </w:rPr>
              <m:t>j</m:t>
            </m:r>
          </m:sub>
        </m:sSub>
      </m:oMath>
      <w:ins w:author="Levine, Charles Roger (dzk3ja)" w:date="2026-10-21T14:04:00Z" w16du:dateUtc="2026-10-21T18:04:00Z" w:id="448">
        <w:r w:rsidRPr="001A2141">
          <w:t>.</w:t>
        </w:r>
      </w:ins>
    </w:p>
    <w:p w:rsidR="00F143FD" w:rsidRDefault="00BF0E6A" w14:paraId="08C590D1" w14:textId="25D80710">
      <w:pPr>
        <w:rPr>
          <w:ins w:author="Levine, Charles Roger (dzk3ja)" w:date="2026-10-21T13:59:00Z" w16du:dateUtc="2026-10-21T17:59:00Z" w:id="449"/>
        </w:rPr>
      </w:pPr>
      <w:ins w:author="Levine, Charles Roger (dzk3ja)" w:date="2026-10-21T14:07:00Z" w16du:dateUtc="2026-10-21T18:07:00Z" w:id="450">
        <w:r w:rsidRPr="00BF0E6A">
          <w:t xml:space="preserve">A group’s overall performance and the performance of an individual’s peers describe related but distinct aspects of the environment. The full-group mean </w:t>
        </w:r>
      </w:ins>
      <m:oMath>
        <m:sSub>
          <m:sSubPr>
            <m:ctrlPr>
              <w:rPr>
                <w:rFonts w:ascii="Cambria Math" w:hAnsi="Cambria Math"/>
                <w:sz w:val="22"/>
                <w:rPrChange w:author="Levine, Charles Roger (dzk3ja)" w:date="2026-10-21T17:42:00Z" w16du:dateUtc="2026-10-21T21:42:00Z" w:id="451">
                  <w:rPr>
                    <w:rFonts w:ascii="Cambria Math" w:hAnsi="Cambria Math"/>
                  </w:rPr>
                </w:rPrChange>
              </w:rPr>
            </m:ctrlPr>
          </m:sSubPr>
          <m:e>
            <m:r>
              <w:rPr>
                <w:rFonts w:ascii="Cambria Math" w:hAnsi="Cambria Math"/>
                <w:sz w:val="22"/>
                <w:rPrChange w:author="Levine, Charles Roger (dzk3ja)" w:date="2026-10-21T17:42:00Z" w16du:dateUtc="2026-10-21T21:42:00Z" w:id="452">
                  <w:rPr>
                    <w:rFonts w:ascii="Cambria Math" w:hAnsi="Cambria Math"/>
                  </w:rPr>
                </w:rPrChange>
              </w:rPr>
              <m:t>T</m:t>
            </m:r>
          </m:e>
          <m:sub>
            <m:r>
              <w:rPr>
                <w:rFonts w:ascii="Cambria Math" w:hAnsi="Cambria Math"/>
                <w:sz w:val="22"/>
                <w:rPrChange w:author="Levine, Charles Roger (dzk3ja)" w:date="2026-10-21T17:42:00Z" w16du:dateUtc="2026-10-21T21:42:00Z" w:id="453">
                  <w:rPr>
                    <w:rFonts w:ascii="Cambria Math" w:hAnsi="Cambria Math"/>
                  </w:rPr>
                </w:rPrChange>
              </w:rPr>
              <m:t>j</m:t>
            </m:r>
          </m:sub>
        </m:sSub>
      </m:oMath>
      <w:ins w:author="Levine, Charles Roger (dzk3ja)" w:date="2026-10-21T14:07:00Z" w16du:dateUtc="2026-10-21T18:07:00Z" w:id="454">
        <w:r w:rsidRPr="00BF0E6A">
          <w:t xml:space="preserve"> includes the focal individual’s own performance. A leave-one-out peer mean instead averages only the other members of the group, allowing us to describe the surrounding peers without directly including the individual’s own performance in that measure.</w:t>
        </w:r>
      </w:ins>
    </w:p>
    <w:p w:rsidR="00F143FD" w:rsidRDefault="00F143FD" w14:paraId="003AB60D" w14:textId="77777777">
      <w:pPr>
        <w:rPr>
          <w:ins w:author="Levine, Charles Roger (dzk3ja)" w:date="2026-10-21T13:59:00Z" w16du:dateUtc="2026-10-21T17:59:00Z" w:id="455"/>
        </w:rPr>
      </w:pPr>
    </w:p>
    <w:p w:rsidR="00F143FD" w:rsidRDefault="00F143FD" w14:paraId="6DC95B74" w14:textId="77777777">
      <w:pPr>
        <w:rPr>
          <w:ins w:author="Levine, Charles Roger (dzk3ja)" w:date="2026-10-21T13:59:00Z" w16du:dateUtc="2026-10-21T17:59:00Z" w:id="456"/>
        </w:rPr>
      </w:pPr>
    </w:p>
    <w:p w:rsidR="00CB3150" w:rsidDel="001A2141" w:rsidRDefault="00670B8B" w14:paraId="3349FEC3" w14:textId="2C1F5E68">
      <w:pPr>
        <w:rPr>
          <w:del w:author="Levine, Charles Roger (dzk3ja)" w:date="2026-10-21T14:05:00Z" w16du:dateUtc="2026-10-21T18:05:00Z" w:id="457"/>
        </w:rPr>
      </w:pPr>
      <w:del w:author="Levine, Charles Roger (dzk3ja)" w:date="2026-10-21T14:05:00Z" w16du:dateUtc="2026-10-21T18:05:00Z" w:id="458">
        <w:r w:rsidDel="001A2141">
          <w:delText xml:space="preserve">simple starting point is to summarize the strength of the other individuals in a person’s group. If stronger peers make distinction more difficult, </w:delText>
        </w:r>
        <w:r w:rsidDel="001A2141" w:rsidR="00F90200">
          <w:delText xml:space="preserve">their </w:delText>
        </w:r>
        <w:r w:rsidDel="001A2141">
          <w:delText>average</w:delText>
        </w:r>
        <w:r w:rsidDel="001A2141" w:rsidR="00F90200">
          <w:delText xml:space="preserve"> </w:delText>
        </w:r>
        <w:r w:rsidDel="001A2141">
          <w:delText xml:space="preserve">performance </w:delText>
        </w:r>
        <w:r w:rsidDel="001A2141" w:rsidR="00F90200">
          <w:delText xml:space="preserve">provides </w:delText>
        </w:r>
        <w:r w:rsidDel="001A2141">
          <w:delText xml:space="preserve">an initial approximation to competitive pressure. </w:delText>
        </w:r>
        <w:r w:rsidDel="001A2141" w:rsidR="00F90200">
          <w:delText>We first e</w:delText>
        </w:r>
        <w:r w:rsidDel="001A2141">
          <w:delText>xclud</w:delText>
        </w:r>
        <w:r w:rsidDel="001A2141" w:rsidR="00F90200">
          <w:delText>e</w:delText>
        </w:r>
        <w:r w:rsidDel="001A2141">
          <w:delText xml:space="preserve"> the focal individual </w:delText>
        </w:r>
        <w:r w:rsidDel="001A2141" w:rsidR="00F90200">
          <w:delText>so that t</w:delText>
        </w:r>
        <w:r w:rsidDel="001A2141">
          <w:delText>heir own performance</w:delText>
        </w:r>
        <w:r w:rsidDel="001A2141" w:rsidR="00F90200">
          <w:delText xml:space="preserve"> does not enter the average used to describe their peers.</w:delText>
        </w:r>
      </w:del>
    </w:p>
    <w:p w:rsidR="00CB3150" w:rsidRDefault="00A230DF" w14:paraId="38BF47AC" w14:textId="74B604B6">
      <w:pPr>
        <w:pStyle w:val="BodyText"/>
      </w:pPr>
      <w:ins w:author="Levine, Charles Roger (dzk3ja)" w:date="2026-10-21T14:36:00Z" w16du:dateUtc="2026-10-21T18:36:00Z" w:id="459">
        <w:r w:rsidRPr="00A230DF">
          <w:t xml:space="preserve">We denote this leave-one-out mean performance by </w:t>
        </w:r>
      </w:ins>
      <m:oMath>
        <m:sSub>
          <m:sSubPr>
            <m:ctrlPr>
              <w:rPr>
                <w:rFonts w:ascii="Cambria Math" w:hAnsi="Cambria Math"/>
                <w:sz w:val="22"/>
                <w:szCs w:val="22"/>
                <w:rPrChange w:author="Levine, Charles Roger (dzk3ja)" w:date="2026-10-21T17:42:00Z" w16du:dateUtc="2026-10-21T21:42:00Z" w:id="460">
                  <w:rPr>
                    <w:rFonts w:ascii="Cambria Math" w:hAnsi="Cambria Math"/>
                  </w:rPr>
                </w:rPrChange>
              </w:rPr>
            </m:ctrlPr>
          </m:sSubPr>
          <m:e>
            <m:r>
              <w:rPr>
                <w:rFonts w:ascii="Cambria Math" w:hAnsi="Cambria Math"/>
                <w:sz w:val="22"/>
                <w:szCs w:val="22"/>
                <w:rPrChange w:author="Levine, Charles Roger (dzk3ja)" w:date="2026-10-21T17:42:00Z" w16du:dateUtc="2026-10-21T21:42:00Z" w:id="461">
                  <w:rPr>
                    <w:rFonts w:ascii="Cambria Math" w:hAnsi="Cambria Math"/>
                  </w:rPr>
                </w:rPrChange>
              </w:rPr>
              <m:t>C</m:t>
            </m:r>
          </m:e>
          <m:sub>
            <m:r>
              <w:rPr>
                <w:rFonts w:ascii="Cambria Math" w:hAnsi="Cambria Math"/>
                <w:sz w:val="22"/>
                <w:szCs w:val="22"/>
                <w:rPrChange w:author="Levine, Charles Roger (dzk3ja)" w:date="2026-10-21T17:42:00Z" w16du:dateUtc="2026-10-21T21:42:00Z" w:id="462">
                  <w:rPr>
                    <w:rFonts w:ascii="Cambria Math" w:hAnsi="Cambria Math"/>
                  </w:rPr>
                </w:rPrChange>
              </w:rPr>
              <m:t>LOO,i</m:t>
            </m:r>
          </m:sub>
        </m:sSub>
      </m:oMath>
      <w:ins w:author="Levine, Charles Roger (dzk3ja)" w:date="2026-10-21T14:36:00Z" w16du:dateUtc="2026-10-21T18:36:00Z" w:id="463">
        <w:r w:rsidRPr="00A230DF">
          <w:t xml:space="preserve">. For individual </w:t>
        </w:r>
      </w:ins>
      <m:oMath>
        <m:r>
          <w:rPr>
            <w:rFonts w:ascii="Cambria Math" w:hAnsi="Cambria Math"/>
            <w:sz w:val="22"/>
            <w:szCs w:val="22"/>
            <w:rPrChange w:author="Levine, Charles Roger (dzk3ja)" w:date="2026-10-21T17:42:00Z" w16du:dateUtc="2026-10-21T21:42:00Z" w:id="464">
              <w:rPr>
                <w:rFonts w:ascii="Cambria Math" w:hAnsi="Cambria Math"/>
              </w:rPr>
            </w:rPrChange>
          </w:rPr>
          <m:t>i</m:t>
        </m:r>
      </m:oMath>
      <w:ins w:author="Levine, Charles Roger (dzk3ja)" w:date="2026-10-21T14:36:00Z" w16du:dateUtc="2026-10-21T18:36:00Z" w:id="465">
        <w:r w:rsidRPr="00A230DF">
          <w:t xml:space="preserve">, we average the performance of the other members of their group, excluding their own contribution. Since </w:t>
        </w:r>
      </w:ins>
      <m:oMath>
        <m:r>
          <w:rPr>
            <w:rFonts w:ascii="Cambria Math" w:hAnsi="Cambria Math"/>
            <w:sz w:val="22"/>
            <w:szCs w:val="22"/>
            <w:rPrChange w:author="Levine, Charles Roger (dzk3ja)" w:date="2026-10-21T17:42:00Z" w16du:dateUtc="2026-10-21T21:42:00Z" w:id="466">
              <w:rPr>
                <w:rFonts w:ascii="Cambria Math" w:hAnsi="Cambria Math"/>
              </w:rPr>
            </w:rPrChange>
          </w:rPr>
          <m:t>g</m:t>
        </m:r>
        <m:d>
          <m:dPr>
            <m:ctrlPr>
              <w:rPr>
                <w:rFonts w:ascii="Cambria Math" w:hAnsi="Cambria Math"/>
                <w:sz w:val="22"/>
                <w:szCs w:val="22"/>
                <w:rPrChange w:author="Levine, Charles Roger (dzk3ja)" w:date="2026-10-21T17:42:00Z" w16du:dateUtc="2026-10-21T21:42:00Z" w:id="467">
                  <w:rPr>
                    <w:rFonts w:ascii="Cambria Math" w:hAnsi="Cambria Math"/>
                  </w:rPr>
                </w:rPrChange>
              </w:rPr>
            </m:ctrlPr>
          </m:dPr>
          <m:e>
            <m:r>
              <w:rPr>
                <w:rFonts w:ascii="Cambria Math" w:hAnsi="Cambria Math"/>
                <w:sz w:val="22"/>
                <w:szCs w:val="22"/>
                <w:rPrChange w:author="Levine, Charles Roger (dzk3ja)" w:date="2026-10-21T17:42:00Z" w16du:dateUtc="2026-10-21T21:42:00Z" w:id="468">
                  <w:rPr>
                    <w:rFonts w:ascii="Cambria Math" w:hAnsi="Cambria Math"/>
                  </w:rPr>
                </w:rPrChange>
              </w:rPr>
              <m:t>i</m:t>
            </m:r>
          </m:e>
        </m:d>
      </m:oMath>
      <w:ins w:author="Levine, Charles Roger (dzk3ja)" w:date="2026-10-21T14:36:00Z" w16du:dateUtc="2026-10-21T18:36:00Z" w:id="469">
        <w:r w:rsidRPr="00A230DF">
          <w:t xml:space="preserve"> identifies that group and </w:t>
        </w:r>
      </w:ins>
      <m:oMath>
        <m:sSub>
          <m:sSubPr>
            <m:ctrlPr>
              <w:rPr>
                <w:rFonts w:ascii="Cambria Math" w:hAnsi="Cambria Math"/>
                <w:sz w:val="22"/>
                <w:rPrChange w:author="Levine, Charles Roger (dzk3ja)" w:date="2026-10-21T17:42:00Z" w16du:dateUtc="2026-10-21T21:42:00Z" w:id="470">
                  <w:rPr>
                    <w:rFonts w:ascii="Cambria Math" w:hAnsi="Cambria Math"/>
                  </w:rPr>
                </w:rPrChange>
              </w:rPr>
            </m:ctrlPr>
          </m:sSubPr>
          <m:e>
            <m:r>
              <w:rPr>
                <w:rFonts w:ascii="Cambria Math" w:hAnsi="Cambria Math"/>
                <w:sz w:val="22"/>
                <w:rPrChange w:author="Levine, Charles Roger (dzk3ja)" w:date="2026-10-21T17:42:00Z" w16du:dateUtc="2026-10-21T21:42:00Z" w:id="471">
                  <w:rPr>
                    <w:rFonts w:ascii="Cambria Math" w:hAnsi="Cambria Math"/>
                  </w:rPr>
                </w:rPrChange>
              </w:rPr>
              <m:t>n</m:t>
            </m:r>
          </m:e>
          <m:sub>
            <m:r>
              <w:rPr>
                <w:rFonts w:ascii="Cambria Math" w:hAnsi="Cambria Math"/>
                <w:sz w:val="22"/>
                <w:rPrChange w:author="Levine, Charles Roger (dzk3ja)" w:date="2026-10-21T17:42:00Z" w16du:dateUtc="2026-10-21T21:42:00Z" w:id="472">
                  <w:rPr>
                    <w:rFonts w:ascii="Cambria Math" w:hAnsi="Cambria Math"/>
                  </w:rPr>
                </w:rPrChange>
              </w:rPr>
              <m:t>g</m:t>
            </m:r>
            <m:d>
              <m:dPr>
                <m:ctrlPr>
                  <w:rPr>
                    <w:rFonts w:ascii="Cambria Math" w:hAnsi="Cambria Math"/>
                    <w:sz w:val="22"/>
                    <w:rPrChange w:author="Levine, Charles Roger (dzk3ja)" w:date="2026-10-21T17:42:00Z" w16du:dateUtc="2026-10-21T21:42:00Z" w:id="473">
                      <w:rPr>
                        <w:rFonts w:ascii="Cambria Math" w:hAnsi="Cambria Math"/>
                      </w:rPr>
                    </w:rPrChange>
                  </w:rPr>
                </m:ctrlPr>
              </m:dPr>
              <m:e>
                <m:r>
                  <w:rPr>
                    <w:rFonts w:ascii="Cambria Math" w:hAnsi="Cambria Math"/>
                    <w:sz w:val="22"/>
                    <w:rPrChange w:author="Levine, Charles Roger (dzk3ja)" w:date="2026-10-21T17:42:00Z" w16du:dateUtc="2026-10-21T21:42:00Z" w:id="474">
                      <w:rPr>
                        <w:rFonts w:ascii="Cambria Math" w:hAnsi="Cambria Math"/>
                      </w:rPr>
                    </w:rPrChange>
                  </w:rPr>
                  <m:t>i</m:t>
                </m:r>
              </m:e>
            </m:d>
          </m:sub>
        </m:sSub>
      </m:oMath>
      <w:ins w:author="Levine, Charles Roger (dzk3ja)" w:date="2026-10-21T14:36:00Z" w16du:dateUtc="2026-10-21T18:36:00Z" w:id="475">
        <w:r w:rsidRPr="00A230DF">
          <w:t xml:space="preserve"> is its size, the measure is defined for </w:t>
        </w:r>
      </w:ins>
      <m:oMath>
        <m:sSub>
          <m:sSubPr>
            <m:ctrlPr>
              <w:rPr>
                <w:rFonts w:ascii="Cambria Math" w:hAnsi="Cambria Math"/>
                <w:sz w:val="22"/>
                <w:rPrChange w:author="Levine, Charles Roger (dzk3ja)" w:date="2026-10-21T17:42:00Z" w16du:dateUtc="2026-10-21T21:42:00Z" w:id="476">
                  <w:rPr>
                    <w:rFonts w:ascii="Cambria Math" w:hAnsi="Cambria Math"/>
                  </w:rPr>
                </w:rPrChange>
              </w:rPr>
            </m:ctrlPr>
          </m:sSubPr>
          <m:e>
            <m:r>
              <w:rPr>
                <w:rFonts w:ascii="Cambria Math" w:hAnsi="Cambria Math"/>
                <w:sz w:val="22"/>
                <w:rPrChange w:author="Levine, Charles Roger (dzk3ja)" w:date="2026-10-21T17:42:00Z" w16du:dateUtc="2026-10-21T21:42:00Z" w:id="477">
                  <w:rPr>
                    <w:rFonts w:ascii="Cambria Math" w:hAnsi="Cambria Math"/>
                  </w:rPr>
                </w:rPrChange>
              </w:rPr>
              <m:t>n</m:t>
            </m:r>
          </m:e>
          <m:sub>
            <m:r>
              <w:rPr>
                <w:rFonts w:ascii="Cambria Math" w:hAnsi="Cambria Math"/>
                <w:sz w:val="22"/>
                <w:rPrChange w:author="Levine, Charles Roger (dzk3ja)" w:date="2026-10-21T17:42:00Z" w16du:dateUtc="2026-10-21T21:42:00Z" w:id="478">
                  <w:rPr>
                    <w:rFonts w:ascii="Cambria Math" w:hAnsi="Cambria Math"/>
                  </w:rPr>
                </w:rPrChange>
              </w:rPr>
              <m:t>g</m:t>
            </m:r>
            <m:d>
              <m:dPr>
                <m:ctrlPr>
                  <w:rPr>
                    <w:rFonts w:ascii="Cambria Math" w:hAnsi="Cambria Math"/>
                    <w:sz w:val="22"/>
                    <w:rPrChange w:author="Levine, Charles Roger (dzk3ja)" w:date="2026-10-21T17:42:00Z" w16du:dateUtc="2026-10-21T21:42:00Z" w:id="479">
                      <w:rPr>
                        <w:rFonts w:ascii="Cambria Math" w:hAnsi="Cambria Math"/>
                      </w:rPr>
                    </w:rPrChange>
                  </w:rPr>
                </m:ctrlPr>
              </m:dPr>
              <m:e>
                <m:r>
                  <w:rPr>
                    <w:rFonts w:ascii="Cambria Math" w:hAnsi="Cambria Math"/>
                    <w:sz w:val="22"/>
                    <w:rPrChange w:author="Levine, Charles Roger (dzk3ja)" w:date="2026-10-21T17:42:00Z" w16du:dateUtc="2026-10-21T21:42:00Z" w:id="480">
                      <w:rPr>
                        <w:rFonts w:ascii="Cambria Math" w:hAnsi="Cambria Math"/>
                      </w:rPr>
                    </w:rPrChange>
                  </w:rPr>
                  <m:t>i</m:t>
                </m:r>
              </m:e>
            </m:d>
          </m:sub>
        </m:sSub>
        <m:r>
          <w:rPr>
            <w:rFonts w:ascii="Cambria Math" w:hAnsi="Cambria Math"/>
            <w:sz w:val="22"/>
            <w:rPrChange w:author="Levine, Charles Roger (dzk3ja)" w:date="2026-10-21T17:42:00Z" w16du:dateUtc="2026-10-21T21:42:00Z" w:id="481">
              <w:rPr>
                <w:rFonts w:ascii="Cambria Math" w:hAnsi="Cambria Math"/>
              </w:rPr>
            </w:rPrChange>
          </w:rPr>
          <m:t>&gt;1</m:t>
        </m:r>
      </m:oMath>
      <w:ins w:author="Levine, Charles Roger (dzk3ja)" w:date="2026-10-21T14:36:00Z" w16du:dateUtc="2026-10-21T18:36:00Z" w:id="482">
        <w:r w:rsidRPr="00A230DF">
          <w:t xml:space="preserve"> as</w:t>
        </w:r>
      </w:ins>
      <w:del w:author="Levine, Charles Roger (dzk3ja)" w:date="2026-10-21T14:36:00Z" w16du:dateUtc="2026-10-21T18:36:00Z" w:id="483">
        <w:r w:rsidDel="00A230DF" w:rsidR="00F90200">
          <w:delText xml:space="preserve">Let </w:delText>
        </w:r>
      </w:del>
      <m:oMath>
        <m:sSub>
          <m:sSubPr>
            <m:ctrlPr>
              <w:del w:author="Levine, Charles Roger (dzk3ja)" w:date="2026-10-21T14:36:00Z" w16du:dateUtc="2026-10-21T18:36:00Z" w:id="484">
                <w:rPr>
                  <w:rFonts w:ascii="Cambria Math" w:hAnsi="Cambria Math" w:eastAsia="Cambria Math" w:cs="Cambria Math"/>
                  <w:sz w:val="22"/>
                  <w:szCs w:val="22"/>
                </w:rPr>
              </w:del>
            </m:ctrlPr>
          </m:sSubPr>
          <m:e>
            <m:r>
              <w:del w:author="Levine, Charles Roger (dzk3ja)" w:date="2026-10-21T14:36:00Z" w16du:dateUtc="2026-10-21T18:36:00Z" w:id="485">
                <w:rPr>
                  <w:rFonts w:ascii="Cambria Math" w:hAnsi="Cambria Math" w:eastAsia="Cambria Math" w:cs="Cambria Math"/>
                  <w:sz w:val="22"/>
                  <w:szCs w:val="22"/>
                </w:rPr>
                <m:t>C</m:t>
              </w:del>
            </m:r>
          </m:e>
          <m:sub>
            <m:r>
              <w:del w:author="Levine, Charles Roger (dzk3ja)" w:date="2026-10-21T14:36:00Z" w16du:dateUtc="2026-10-21T18:36:00Z" w:id="486">
                <w:rPr>
                  <w:rFonts w:ascii="Cambria Math" w:hAnsi="Cambria Math" w:eastAsia="Cambria Math" w:cs="Cambria Math"/>
                  <w:sz w:val="22"/>
                  <w:szCs w:val="22"/>
                </w:rPr>
                <m:t>LOO,i</m:t>
              </w:del>
            </m:r>
          </m:sub>
        </m:sSub>
      </m:oMath>
      <w:del w:author="Levine, Charles Roger (dzk3ja)" w:date="2026-10-21T14:36:00Z" w16du:dateUtc="2026-10-21T18:36:00Z" w:id="487">
        <w:r w:rsidDel="00A230DF" w:rsidR="00F90200">
          <w:delText xml:space="preserve"> denote this </w:delText>
        </w:r>
        <w:r w:rsidDel="00A230DF" w:rsidR="00F90200">
          <w:rPr>
            <w:b/>
            <w:bCs/>
          </w:rPr>
          <w:delText xml:space="preserve">leave-one-out </w:delText>
        </w:r>
        <w:r w:rsidDel="00A230DF" w:rsidR="00F90200">
          <w:delText xml:space="preserve">congestion measure.  Recall that </w:delText>
        </w:r>
      </w:del>
      <m:oMath>
        <m:r>
          <w:del w:author="Levine, Charles Roger (dzk3ja)" w:date="2026-10-21T14:36:00Z" w16du:dateUtc="2026-10-21T18:36:00Z" w:id="488">
            <w:rPr>
              <w:rFonts w:ascii="Cambria Math" w:hAnsi="Cambria Math" w:eastAsia="Cambria Math" w:cs="Cambria Math"/>
              <w:sz w:val="22"/>
              <w:szCs w:val="22"/>
            </w:rPr>
            <m:t>g</m:t>
          </w:del>
        </m:r>
        <m:d>
          <m:dPr>
            <m:ctrlPr>
              <w:del w:author="Levine, Charles Roger (dzk3ja)" w:date="2026-10-21T14:36:00Z" w16du:dateUtc="2026-10-21T18:36:00Z" w:id="489">
                <w:rPr>
                  <w:rFonts w:ascii="Cambria Math" w:hAnsi="Cambria Math" w:eastAsia="Cambria Math" w:cs="Cambria Math"/>
                  <w:sz w:val="22"/>
                  <w:szCs w:val="22"/>
                </w:rPr>
              </w:del>
            </m:ctrlPr>
          </m:dPr>
          <m:e>
            <m:r>
              <w:del w:author="Levine, Charles Roger (dzk3ja)" w:date="2026-10-21T14:36:00Z" w16du:dateUtc="2026-10-21T18:36:00Z" w:id="490">
                <w:rPr>
                  <w:rFonts w:ascii="Cambria Math" w:hAnsi="Cambria Math" w:eastAsia="Cambria Math" w:cs="Cambria Math"/>
                  <w:sz w:val="22"/>
                  <w:szCs w:val="22"/>
                </w:rPr>
                <m:t>i</m:t>
              </w:del>
            </m:r>
          </m:e>
        </m:d>
      </m:oMath>
      <w:del w:author="Levine, Charles Roger (dzk3ja)" w:date="2026-10-21T14:36:00Z" w16du:dateUtc="2026-10-21T18:36:00Z" w:id="491">
        <w:r w:rsidDel="00A230DF" w:rsidR="00F90200">
          <w:delText xml:space="preserve"> identifies the group containing individual </w:delText>
        </w:r>
      </w:del>
      <m:oMath>
        <m:r>
          <w:del w:author="Levine, Charles Roger (dzk3ja)" w:date="2026-10-21T14:36:00Z" w16du:dateUtc="2026-10-21T18:36:00Z" w:id="492">
            <w:rPr>
              <w:rFonts w:ascii="Cambria Math" w:hAnsi="Cambria Math" w:eastAsia="Cambria Math" w:cs="Cambria Math"/>
              <w:sz w:val="22"/>
              <w:szCs w:val="22"/>
            </w:rPr>
            <m:t>i</m:t>
          </w:del>
        </m:r>
      </m:oMath>
      <w:del w:author="Levine, Charles Roger (dzk3ja)" w:date="2026-10-21T14:36:00Z" w16du:dateUtc="2026-10-21T18:36:00Z" w:id="493">
        <w:r w:rsidDel="00A230DF" w:rsidR="00F90200">
          <w:delText xml:space="preserve">, and that </w:delText>
        </w:r>
      </w:del>
      <m:oMath>
        <m:sSub>
          <m:sSubPr>
            <m:ctrlPr>
              <w:del w:author="Levine, Charles Roger (dzk3ja)" w:date="2026-10-21T14:36:00Z" w16du:dateUtc="2026-10-21T18:36:00Z" w:id="494">
                <w:rPr>
                  <w:rFonts w:ascii="Cambria Math" w:hAnsi="Cambria Math" w:eastAsia="Cambria Math" w:cs="Cambria Math"/>
                  <w:sz w:val="22"/>
                  <w:szCs w:val="22"/>
                </w:rPr>
              </w:del>
            </m:ctrlPr>
          </m:sSubPr>
          <m:e>
            <m:r>
              <w:del w:author="Levine, Charles Roger (dzk3ja)" w:date="2026-10-21T14:36:00Z" w16du:dateUtc="2026-10-21T18:36:00Z" w:id="495">
                <w:rPr>
                  <w:rFonts w:ascii="Cambria Math" w:hAnsi="Cambria Math" w:eastAsia="Cambria Math" w:cs="Cambria Math"/>
                  <w:sz w:val="22"/>
                  <w:szCs w:val="22"/>
                </w:rPr>
                <m:t>n</m:t>
              </w:del>
            </m:r>
          </m:e>
          <m:sub>
            <m:r>
              <w:del w:author="Levine, Charles Roger (dzk3ja)" w:date="2026-10-21T14:36:00Z" w16du:dateUtc="2026-10-21T18:36:00Z" w:id="496">
                <w:rPr>
                  <w:rFonts w:ascii="Cambria Math" w:hAnsi="Cambria Math" w:eastAsia="Cambria Math" w:cs="Cambria Math"/>
                  <w:sz w:val="22"/>
                  <w:szCs w:val="22"/>
                </w:rPr>
                <m:t>g</m:t>
              </w:del>
            </m:r>
            <m:d>
              <m:dPr>
                <m:ctrlPr>
                  <w:del w:author="Levine, Charles Roger (dzk3ja)" w:date="2026-10-21T14:36:00Z" w16du:dateUtc="2026-10-21T18:36:00Z" w:id="497">
                    <w:rPr>
                      <w:rFonts w:ascii="Cambria Math" w:hAnsi="Cambria Math" w:eastAsia="Cambria Math" w:cs="Cambria Math"/>
                      <w:sz w:val="22"/>
                      <w:szCs w:val="22"/>
                    </w:rPr>
                  </w:del>
                </m:ctrlPr>
              </m:dPr>
              <m:e>
                <m:r>
                  <w:del w:author="Levine, Charles Roger (dzk3ja)" w:date="2026-10-21T14:36:00Z" w16du:dateUtc="2026-10-21T18:36:00Z" w:id="498">
                    <w:rPr>
                      <w:rFonts w:ascii="Cambria Math" w:hAnsi="Cambria Math" w:eastAsia="Cambria Math" w:cs="Cambria Math"/>
                      <w:sz w:val="22"/>
                      <w:szCs w:val="22"/>
                    </w:rPr>
                    <m:t>i</m:t>
                  </w:del>
                </m:r>
              </m:e>
            </m:d>
          </m:sub>
        </m:sSub>
      </m:oMath>
      <w:del w:author="Levine, Charles Roger (dzk3ja)" w:date="2026-10-21T14:36:00Z" w16du:dateUtc="2026-10-21T18:36:00Z" w:id="499">
        <w:r w:rsidDel="00A230DF" w:rsidR="00F90200">
          <w:delText xml:space="preserve"> is that group’s size.  </w:delText>
        </w:r>
        <w:r w:rsidRPr="00F90200" w:rsidDel="00A230DF" w:rsidR="00F90200">
          <w:delText>For</w:delText>
        </w:r>
        <w:r w:rsidDel="00A230DF" w:rsidR="00F90200">
          <w:delText xml:space="preserve"> a group with more than one member, </w:delText>
        </w:r>
      </w:del>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1F0C8F9" w14:textId="77777777">
        <w:trPr>
          <w:cantSplit/>
        </w:trPr>
        <w:tc>
          <w:tcPr>
            <w:tcW w:w="8496" w:type="dxa"/>
            <w:vAlign w:val="center"/>
          </w:tcPr>
          <w:p w:rsidRPr="00674971" w:rsidR="00CB3150" w:rsidRDefault="00A230DF" w14:paraId="1D2D5A3E" w14:textId="57FD2479">
            <w:pPr>
              <w:pStyle w:val="BodyText"/>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LOO,i</m:t>
                    </m:r>
                  </m:sub>
                </m:sSub>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1</m:t>
                    </m:r>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g</m:t>
                        </m:r>
                        <m:d>
                          <m:dPr>
                            <m:ctrlPr>
                              <w:rPr>
                                <w:rFonts w:ascii="Cambria Math" w:hAnsi="Cambria Math" w:eastAsia="Cambria Math" w:cs="Cambria Math"/>
                                <w:sz w:val="22"/>
                                <w:szCs w:val="22"/>
                              </w:rPr>
                            </m:ctrlPr>
                          </m:dPr>
                          <m:e>
                            <m:r>
                              <w:rPr>
                                <w:rFonts w:ascii="Cambria Math" w:hAnsi="Cambria Math" w:eastAsia="Cambria Math" w:cs="Cambria Math"/>
                                <w:sz w:val="22"/>
                                <w:szCs w:val="22"/>
                              </w:rPr>
                              <m:t>i</m:t>
                            </m:r>
                          </m:e>
                        </m:d>
                      </m:sub>
                    </m:sSub>
                    <m:r>
                      <w:rPr>
                        <w:rFonts w:ascii="Cambria Math" w:hAnsi="Cambria Math" w:eastAsia="Cambria Math" w:cs="Cambria Math"/>
                        <w:sz w:val="22"/>
                        <w:szCs w:val="22"/>
                      </w:rPr>
                      <m:t>-1</m:t>
                    </m:r>
                  </m:den>
                </m:f>
                <m:nary>
                  <m:naryPr>
                    <m:chr m:val="∑"/>
                    <m:limLoc m:val="undOvr"/>
                    <m:supHide m:val="1"/>
                    <m:ctrlPr>
                      <w:rPr>
                        <w:rFonts w:ascii="Cambria Math" w:hAnsi="Cambria Math" w:eastAsia="Cambria Math" w:cs="Cambria Math"/>
                        <w:sz w:val="22"/>
                        <w:szCs w:val="22"/>
                      </w:rPr>
                    </m:ctrlPr>
                  </m:naryPr>
                  <m:sub>
                    <m:m>
                      <m:mPr>
                        <m:mcs>
                          <m:mc>
                            <m:mcPr>
                              <m:count m:val="1"/>
                              <m:mcJc m:val="center"/>
                            </m:mcPr>
                          </m:mc>
                        </m:mcs>
                        <m:ctrlPr>
                          <w:rPr>
                            <w:rFonts w:ascii="Cambria Math" w:hAnsi="Cambria Math" w:eastAsia="Cambria Math" w:cs="Cambria Math"/>
                            <w:sz w:val="22"/>
                            <w:szCs w:val="22"/>
                          </w:rPr>
                        </m:ctrlPr>
                      </m:mPr>
                      <m:mr>
                        <m:e>
                          <m:r>
                            <w:rPr>
                              <w:rFonts w:ascii="Cambria Math" w:hAnsi="Cambria Math" w:eastAsia="Cambria Math" w:cs="Cambria Math"/>
                              <w:sz w:val="22"/>
                              <w:szCs w:val="22"/>
                            </w:rPr>
                            <m:t>h:g</m:t>
                          </m:r>
                          <m:d>
                            <m:dPr>
                              <m:ctrlPr>
                                <w:rPr>
                                  <w:rFonts w:ascii="Cambria Math" w:hAnsi="Cambria Math" w:eastAsia="Cambria Math" w:cs="Cambria Math"/>
                                  <w:sz w:val="22"/>
                                  <w:szCs w:val="22"/>
                                </w:rPr>
                              </m:ctrlPr>
                            </m:dPr>
                            <m:e>
                              <m:r>
                                <w:rPr>
                                  <w:rFonts w:ascii="Cambria Math" w:hAnsi="Cambria Math" w:eastAsia="Cambria Math" w:cs="Cambria Math"/>
                                  <w:sz w:val="22"/>
                                  <w:szCs w:val="22"/>
                                </w:rPr>
                                <m:t>h</m:t>
                              </m:r>
                            </m:e>
                          </m:d>
                          <m:r>
                            <w:rPr>
                              <w:rFonts w:ascii="Cambria Math" w:hAnsi="Cambria Math" w:eastAsia="Cambria Math" w:cs="Cambria Math"/>
                              <w:sz w:val="22"/>
                              <w:szCs w:val="22"/>
                            </w:rPr>
                            <m:t>=g</m:t>
                          </m:r>
                          <m:d>
                            <m:dPr>
                              <m:ctrlPr>
                                <w:rPr>
                                  <w:rFonts w:ascii="Cambria Math" w:hAnsi="Cambria Math" w:eastAsia="Cambria Math" w:cs="Cambria Math"/>
                                  <w:sz w:val="22"/>
                                  <w:szCs w:val="22"/>
                                </w:rPr>
                              </m:ctrlPr>
                            </m:dPr>
                            <m:e>
                              <m:r>
                                <w:rPr>
                                  <w:rFonts w:ascii="Cambria Math" w:hAnsi="Cambria Math" w:eastAsia="Cambria Math" w:cs="Cambria Math"/>
                                  <w:sz w:val="22"/>
                                  <w:szCs w:val="22"/>
                                </w:rPr>
                                <m:t>i</m:t>
                              </m:r>
                            </m:e>
                          </m:d>
                        </m:e>
                      </m:mr>
                      <m:mr>
                        <m:e>
                          <m:r>
                            <w:rPr>
                              <w:rFonts w:ascii="Cambria Math" w:hAnsi="Cambria Math" w:eastAsia="Cambria Math" w:cs="Cambria Math"/>
                              <w:sz w:val="22"/>
                              <w:szCs w:val="22"/>
                            </w:rPr>
                            <m:t>h≠i</m:t>
                          </m:r>
                        </m:e>
                      </m:mr>
                    </m:m>
                  </m:sub>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e>
                </m:nary>
                <m:r>
                  <w:rPr>
                    <w:rFonts w:ascii="Cambria Math" w:hAnsi="Cambria Math" w:eastAsia="Cambria Math" w:cs="Cambria Math"/>
                    <w:sz w:val="22"/>
                    <w:szCs w:val="22"/>
                  </w:rPr>
                  <m:t>.</m:t>
                </m:r>
              </m:oMath>
            </m:oMathPara>
          </w:p>
        </w:tc>
        <w:tc>
          <w:tcPr>
            <w:tcW w:w="864" w:type="dxa"/>
            <w:vAlign w:val="center"/>
          </w:tcPr>
          <w:p w:rsidR="00D951E9" w:rsidRDefault="00670B8B" w14:paraId="6FEBBE4F" w14:textId="1CDE512C">
            <w:pPr>
              <w:spacing w:after="0" w:line="240" w:lineRule="auto"/>
              <w:jc w:val="right"/>
            </w:pPr>
            <w:r>
              <w:t>(</w:t>
            </w:r>
            <w:bookmarkStart w:name="Eq_4_8" w:id="500"/>
            <w:r>
              <w:t>4.</w:t>
            </w:r>
            <w:r>
              <w:fldChar w:fldCharType="begin"/>
            </w:r>
            <w:r>
              <w:instrText> SEQ Equation \* ARABIC </w:instrText>
            </w:r>
            <w:r>
              <w:fldChar w:fldCharType="separate"/>
            </w:r>
            <w:ins w:author="Levine, Charles Roger (dzk3ja)" w:date="2026-10-21T14:20:00Z" w16du:dateUtc="2026-10-21T18:20:00Z" w:id="501">
              <w:r w:rsidR="00A62403">
                <w:rPr>
                  <w:noProof/>
                </w:rPr>
                <w:t>12</w:t>
              </w:r>
            </w:ins>
            <w:del w:author="Levine, Charles Roger (dzk3ja)" w:date="2026-10-21T14:02:00Z" w16du:dateUtc="2026-10-21T18:02:00Z" w:id="502">
              <w:r w:rsidDel="001A2141" w:rsidR="00416B7B">
                <w:rPr>
                  <w:noProof/>
                </w:rPr>
                <w:delText>9</w:delText>
              </w:r>
            </w:del>
            <w:r>
              <w:fldChar w:fldCharType="end"/>
            </w:r>
            <w:bookmarkEnd w:id="500"/>
            <w:r>
              <w:t>)</w:t>
            </w:r>
          </w:p>
        </w:tc>
      </w:tr>
    </w:tbl>
    <w:p w:rsidR="004154A0" w:rsidRDefault="004154A0" w14:paraId="522A3C2C" w14:textId="31AB78B3">
      <w:pPr>
        <w:rPr>
          <w:ins w:author="Levine, Charles Roger (dzk3ja)" w:date="2026-10-21T14:41:00Z" w16du:dateUtc="2026-10-21T18:41:00Z" w:id="503"/>
        </w:rPr>
      </w:pPr>
      <w:ins w:author="Levine, Charles Roger (dzk3ja)" w:date="2026-10-21T14:41:00Z" w16du:dateUtc="2026-10-21T18:41:00Z" w:id="504">
        <w:r w:rsidRPr="004154A0">
          <w:t>The leave-one-out mean describes the performance of the peers surrounding an individual. In empirical plots, it allows us to compare advancement outcomes across peer environments without including each individual’s own performance in the environmental average. Its use as a descriptive measure does not require us to use it as the congestion term in the selection score.</w:t>
        </w:r>
      </w:ins>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rsidDel="001A2141" w14:paraId="37662057" w14:textId="19E9F957">
        <w:trPr>
          <w:cantSplit/>
          <w:del w:author="Levine, Charles Roger (dzk3ja)" w:date="2026-10-21T14:03:00Z" w:id="505"/>
        </w:trPr>
        <w:tc>
          <w:tcPr>
            <w:tcW w:w="8496" w:type="dxa"/>
            <w:vAlign w:val="center"/>
          </w:tcPr>
          <w:p w:rsidRPr="00674971" w:rsidR="00F90200" w:rsidDel="001A2141" w:rsidRDefault="00F90200" w14:paraId="2D3A6233" w14:textId="7933E83D">
            <w:pPr>
              <w:rPr>
                <w:del w:author="Levine, Charles Roger (dzk3ja)" w:date="2026-10-21T14:03:00Z" w16du:dateUtc="2026-10-21T18:03:00Z" w:id="506"/>
                <w:rFonts w:ascii="Cambria Math" w:hAnsi="Cambria Math"/>
                <w:sz w:val="22"/>
              </w:rPr>
            </w:pPr>
            <w:del w:author="Levine, Charles Roger (dzk3ja)" w:date="2026-10-21T14:42:00Z" w16du:dateUtc="2026-10-21T18:42:00Z" w:id="507">
              <w:r w:rsidDel="004154A0">
                <w:delText xml:space="preserve">The sum includes every member of </w:delText>
              </w:r>
            </w:del>
            <m:oMath>
              <m:r>
                <w:del w:author="Levine, Charles Roger (dzk3ja)" w:date="2026-10-21T14:42:00Z" w16du:dateUtc="2026-10-21T18:42:00Z" w:id="508">
                  <w:rPr>
                    <w:rFonts w:ascii="Cambria Math" w:hAnsi="Cambria Math" w:eastAsia="Cambria Math" w:cs="Cambria Math"/>
                    <w:sz w:val="22"/>
                    <w:szCs w:val="22"/>
                  </w:rPr>
                  <m:t>i</m:t>
                </w:del>
              </m:r>
            </m:oMath>
            <w:del w:author="Levine, Charles Roger (dzk3ja)" w:date="2026-10-21T14:42:00Z" w16du:dateUtc="2026-10-21T18:42:00Z" w:id="509">
              <w:r w:rsidRPr="00674971" w:rsidDel="004154A0">
                <w:rPr>
                  <w:rFonts w:ascii="Cambria Math" w:hAnsi="Cambria Math"/>
                  <w:sz w:val="22"/>
                  <w:rPrChange w:author="Levine, Charles Roger (dzk3ja)" w:date="2026-10-21T17:42:00Z" w16du:dateUtc="2026-10-21T21:42:00Z" w:id="510">
                    <w:rPr/>
                  </w:rPrChange>
                </w:rPr>
                <w:delText xml:space="preserve">’s group except </w:delText>
              </w:r>
            </w:del>
            <m:oMath>
              <m:r>
                <w:del w:author="Levine, Charles Roger (dzk3ja)" w:date="2026-10-21T14:42:00Z" w16du:dateUtc="2026-10-21T18:42:00Z" w:id="511">
                  <w:rPr>
                    <w:rFonts w:ascii="Cambria Math" w:hAnsi="Cambria Math" w:eastAsia="Cambria Math" w:cs="Cambria Math"/>
                    <w:sz w:val="22"/>
                    <w:szCs w:val="22"/>
                  </w:rPr>
                  <m:t>i</m:t>
                </w:del>
              </m:r>
            </m:oMath>
            <w:del w:author="Levine, Charles Roger (dzk3ja)" w:date="2026-10-21T14:42:00Z" w16du:dateUtc="2026-10-21T18:42:00Z" w:id="512">
              <w:r w:rsidRPr="00674971" w:rsidDel="004154A0">
                <w:rPr>
                  <w:rFonts w:ascii="Cambria Math" w:hAnsi="Cambria Math"/>
                  <w:sz w:val="22"/>
                  <w:rPrChange w:author="Levine, Charles Roger (dzk3ja)" w:date="2026-10-21T17:42:00Z" w16du:dateUtc="2026-10-21T21:42:00Z" w:id="513">
                    <w:rPr/>
                  </w:rPrChange>
                </w:rPr>
                <w:delText xml:space="preserve">.  In this specification, we set </w:delText>
              </w:r>
            </w:del>
            <m:oMath>
              <m:sSub>
                <m:sSubPr>
                  <m:ctrlPr>
                    <w:del w:author="Levine, Charles Roger (dzk3ja)" w:date="2026-10-21T14:42:00Z" w16du:dateUtc="2026-10-21T18:42:00Z" w:id="514">
                      <w:rPr>
                        <w:rFonts w:ascii="Cambria Math" w:hAnsi="Cambria Math" w:eastAsia="Cambria Math" w:cs="Cambria Math"/>
                        <w:sz w:val="22"/>
                        <w:szCs w:val="22"/>
                      </w:rPr>
                    </w:del>
                  </m:ctrlPr>
                </m:sSubPr>
                <m:e>
                  <m:r>
                    <w:del w:author="Levine, Charles Roger (dzk3ja)" w:date="2026-10-21T14:42:00Z" w16du:dateUtc="2026-10-21T18:42:00Z" w:id="515">
                      <w:rPr>
                        <w:rFonts w:ascii="Cambria Math" w:hAnsi="Cambria Math" w:eastAsia="Cambria Math" w:cs="Cambria Math"/>
                        <w:sz w:val="22"/>
                        <w:szCs w:val="22"/>
                      </w:rPr>
                      <m:t>C</m:t>
                    </w:del>
                  </m:r>
                </m:e>
                <m:sub>
                  <m:r>
                    <w:del w:author="Levine, Charles Roger (dzk3ja)" w:date="2026-10-21T14:42:00Z" w16du:dateUtc="2026-10-21T18:42:00Z" w:id="516">
                      <w:rPr>
                        <w:rFonts w:ascii="Cambria Math" w:hAnsi="Cambria Math" w:eastAsia="Cambria Math" w:cs="Cambria Math"/>
                        <w:sz w:val="22"/>
                        <w:szCs w:val="22"/>
                      </w:rPr>
                      <m:t>i</m:t>
                    </w:del>
                  </m:r>
                </m:sub>
              </m:sSub>
              <m:r>
                <w:del w:author="Levine, Charles Roger (dzk3ja)" w:date="2026-10-21T14:42:00Z" w16du:dateUtc="2026-10-21T18:42:00Z" w:id="517">
                  <w:rPr>
                    <w:rFonts w:ascii="Cambria Math" w:hAnsi="Cambria Math" w:eastAsia="Cambria Math" w:cs="Cambria Math"/>
                    <w:sz w:val="22"/>
                    <w:szCs w:val="22"/>
                  </w:rPr>
                  <m:t>=</m:t>
                </w:del>
              </m:r>
              <m:sSub>
                <m:sSubPr>
                  <m:ctrlPr>
                    <w:del w:author="Levine, Charles Roger (dzk3ja)" w:date="2026-10-21T14:42:00Z" w16du:dateUtc="2026-10-21T18:42:00Z" w:id="518">
                      <w:rPr>
                        <w:rFonts w:ascii="Cambria Math" w:hAnsi="Cambria Math" w:eastAsia="Cambria Math" w:cs="Cambria Math"/>
                        <w:sz w:val="22"/>
                        <w:szCs w:val="22"/>
                      </w:rPr>
                    </w:del>
                  </m:ctrlPr>
                </m:sSubPr>
                <m:e>
                  <m:r>
                    <w:del w:author="Levine, Charles Roger (dzk3ja)" w:date="2026-10-21T14:42:00Z" w16du:dateUtc="2026-10-21T18:42:00Z" w:id="519">
                      <w:rPr>
                        <w:rFonts w:ascii="Cambria Math" w:hAnsi="Cambria Math" w:eastAsia="Cambria Math" w:cs="Cambria Math"/>
                        <w:sz w:val="22"/>
                        <w:szCs w:val="22"/>
                      </w:rPr>
                      <m:t>C</m:t>
                    </w:del>
                  </m:r>
                </m:e>
                <m:sub>
                  <m:r>
                    <w:del w:author="Levine, Charles Roger (dzk3ja)" w:date="2026-10-21T14:42:00Z" w16du:dateUtc="2026-10-21T18:42:00Z" w:id="520">
                      <w:rPr>
                        <w:rFonts w:ascii="Cambria Math" w:hAnsi="Cambria Math" w:eastAsia="Cambria Math" w:cs="Cambria Math"/>
                        <w:sz w:val="22"/>
                        <w:szCs w:val="22"/>
                      </w:rPr>
                      <m:t>LOO,i</m:t>
                    </w:del>
                  </m:r>
                </m:sub>
              </m:sSub>
            </m:oMath>
            <w:del w:author="Levine, Charles Roger (dzk3ja)" w:date="2026-10-21T14:42:00Z" w16du:dateUtc="2026-10-21T18:42:00Z" w:id="521">
              <w:r w:rsidRPr="00674971" w:rsidDel="004154A0">
                <w:rPr>
                  <w:rFonts w:ascii="Cambria Math" w:hAnsi="Cambria Math"/>
                  <w:sz w:val="22"/>
                  <w:rPrChange w:author="Levine, Charles Roger (dzk3ja)" w:date="2026-10-21T17:42:00Z" w16du:dateUtc="2026-10-21T21:42:00Z" w:id="522">
                    <w:rPr/>
                  </w:rPrChange>
                </w:rPr>
                <w:delText xml:space="preserve">, giving  </w:delText>
              </w:r>
            </w:del>
            <m:oMath>
              <m:sSub>
                <m:sSubPr>
                  <m:ctrlPr>
                    <w:del w:author="Levine, Charles Roger (dzk3ja)" w:date="2026-10-21T14:03:00Z" w16du:dateUtc="2026-10-21T18:03:00Z" w:id="523">
                      <w:rPr>
                        <w:rFonts w:ascii="Cambria Math" w:hAnsi="Cambria Math" w:eastAsia="Cambria Math" w:cs="Cambria Math"/>
                        <w:sz w:val="22"/>
                        <w:szCs w:val="22"/>
                      </w:rPr>
                    </w:del>
                  </m:ctrlPr>
                </m:sSubPr>
                <m:e>
                  <m:r>
                    <w:del w:author="Levine, Charles Roger (dzk3ja)" w:date="2026-10-21T14:03:00Z" w16du:dateUtc="2026-10-21T18:03:00Z" w:id="524">
                      <w:rPr>
                        <w:rFonts w:ascii="Cambria Math" w:hAnsi="Cambria Math" w:eastAsia="Cambria Math" w:cs="Cambria Math"/>
                        <w:sz w:val="22"/>
                        <w:szCs w:val="22"/>
                      </w:rPr>
                      <m:t>S</m:t>
                    </w:del>
                  </m:r>
                </m:e>
                <m:sub>
                  <m:r>
                    <w:del w:author="Levine, Charles Roger (dzk3ja)" w:date="2026-10-21T14:03:00Z" w16du:dateUtc="2026-10-21T18:03:00Z" w:id="525">
                      <w:rPr>
                        <w:rFonts w:ascii="Cambria Math" w:hAnsi="Cambria Math" w:eastAsia="Cambria Math" w:cs="Cambria Math"/>
                        <w:sz w:val="22"/>
                        <w:szCs w:val="22"/>
                      </w:rPr>
                      <m:t>i</m:t>
                    </w:del>
                  </m:r>
                </m:sub>
              </m:sSub>
              <m:r>
                <w:del w:author="Levine, Charles Roger (dzk3ja)" w:date="2026-10-21T14:03:00Z" w16du:dateUtc="2026-10-21T18:03:00Z" w:id="526">
                  <m:rPr>
                    <m:sty m:val="p"/>
                  </m:rPr>
                  <w:rPr>
                    <w:rFonts w:ascii="Cambria Math" w:hAnsi="Cambria Math" w:eastAsia="Cambria Math" w:cs="Cambria Math"/>
                    <w:sz w:val="22"/>
                    <w:szCs w:val="22"/>
                  </w:rPr>
                  <m:t>=</m:t>
                </w:del>
              </m:r>
              <m:sSub>
                <m:sSubPr>
                  <m:ctrlPr>
                    <w:del w:author="Levine, Charles Roger (dzk3ja)" w:date="2026-10-21T14:03:00Z" w16du:dateUtc="2026-10-21T18:03:00Z" w:id="527">
                      <w:rPr>
                        <w:rFonts w:ascii="Cambria Math" w:hAnsi="Cambria Math" w:eastAsia="Cambria Math" w:cs="Cambria Math"/>
                        <w:sz w:val="22"/>
                        <w:szCs w:val="22"/>
                      </w:rPr>
                    </w:del>
                  </m:ctrlPr>
                </m:sSubPr>
                <m:e>
                  <m:r>
                    <w:del w:author="Levine, Charles Roger (dzk3ja)" w:date="2026-10-21T14:03:00Z" w16du:dateUtc="2026-10-21T18:03:00Z" w:id="528">
                      <w:rPr>
                        <w:rFonts w:ascii="Cambria Math" w:hAnsi="Cambria Math" w:eastAsia="Cambria Math" w:cs="Cambria Math"/>
                        <w:sz w:val="22"/>
                        <w:szCs w:val="22"/>
                      </w:rPr>
                      <m:t>A</m:t>
                    </w:del>
                  </m:r>
                </m:e>
                <m:sub>
                  <m:r>
                    <w:del w:author="Levine, Charles Roger (dzk3ja)" w:date="2026-10-21T14:03:00Z" w16du:dateUtc="2026-10-21T18:03:00Z" w:id="529">
                      <w:rPr>
                        <w:rFonts w:ascii="Cambria Math" w:hAnsi="Cambria Math" w:eastAsia="Cambria Math" w:cs="Cambria Math"/>
                        <w:sz w:val="22"/>
                        <w:szCs w:val="22"/>
                      </w:rPr>
                      <m:t>i</m:t>
                    </w:del>
                  </m:r>
                </m:sub>
              </m:sSub>
              <m:r>
                <w:del w:author="Levine, Charles Roger (dzk3ja)" w:date="2026-10-21T14:03:00Z" w16du:dateUtc="2026-10-21T18:03:00Z" w:id="530">
                  <m:rPr>
                    <m:sty m:val="p"/>
                  </m:rPr>
                  <w:rPr>
                    <w:rFonts w:ascii="Cambria Math" w:hAnsi="Cambria Math" w:eastAsia="Cambria Math" w:cs="Cambria Math"/>
                    <w:sz w:val="22"/>
                    <w:szCs w:val="22"/>
                  </w:rPr>
                  <m:t>-</m:t>
                </w:del>
              </m:r>
              <m:r>
                <w:del w:author="Levine, Charles Roger (dzk3ja)" w:date="2026-10-21T14:03:00Z" w16du:dateUtc="2026-10-21T18:03:00Z" w:id="531">
                  <w:rPr>
                    <w:rFonts w:ascii="Cambria Math" w:hAnsi="Cambria Math" w:eastAsia="Cambria Math" w:cs="Cambria Math"/>
                    <w:sz w:val="22"/>
                    <w:szCs w:val="22"/>
                  </w:rPr>
                  <m:t>λ</m:t>
                </w:del>
              </m:r>
              <m:sSub>
                <m:sSubPr>
                  <m:ctrlPr>
                    <w:del w:author="Levine, Charles Roger (dzk3ja)" w:date="2026-10-21T14:03:00Z" w16du:dateUtc="2026-10-21T18:03:00Z" w:id="532">
                      <w:rPr>
                        <w:rFonts w:ascii="Cambria Math" w:hAnsi="Cambria Math" w:eastAsia="Cambria Math" w:cs="Cambria Math"/>
                        <w:sz w:val="22"/>
                        <w:szCs w:val="22"/>
                      </w:rPr>
                    </w:del>
                  </m:ctrlPr>
                </m:sSubPr>
                <m:e>
                  <m:r>
                    <w:del w:author="Levine, Charles Roger (dzk3ja)" w:date="2026-10-21T14:03:00Z" w16du:dateUtc="2026-10-21T18:03:00Z" w:id="533">
                      <w:rPr>
                        <w:rFonts w:ascii="Cambria Math" w:hAnsi="Cambria Math" w:eastAsia="Cambria Math" w:cs="Cambria Math"/>
                        <w:sz w:val="22"/>
                        <w:szCs w:val="22"/>
                      </w:rPr>
                      <m:t>C</m:t>
                    </w:del>
                  </m:r>
                </m:e>
                <m:sub>
                  <m:r>
                    <w:del w:author="Levine, Charles Roger (dzk3ja)" w:date="2026-10-21T14:03:00Z" w16du:dateUtc="2026-10-21T18:03:00Z" w:id="534">
                      <m:rPr>
                        <m:sty m:val="p"/>
                      </m:rPr>
                      <w:rPr>
                        <w:rFonts w:ascii="Cambria Math" w:hAnsi="Cambria Math" w:eastAsia="Cambria Math" w:cs="Cambria Math"/>
                        <w:sz w:val="22"/>
                        <w:szCs w:val="22"/>
                      </w:rPr>
                      <m:t>LOO,</m:t>
                    </w:del>
                  </m:r>
                  <m:r>
                    <w:del w:author="Levine, Charles Roger (dzk3ja)" w:date="2026-10-21T14:03:00Z" w16du:dateUtc="2026-10-21T18:03:00Z" w:id="535">
                      <w:rPr>
                        <w:rFonts w:ascii="Cambria Math" w:hAnsi="Cambria Math" w:eastAsia="Cambria Math" w:cs="Cambria Math"/>
                        <w:sz w:val="22"/>
                        <w:szCs w:val="22"/>
                      </w:rPr>
                      <m:t>i</m:t>
                    </w:del>
                  </m:r>
                </m:sub>
              </m:sSub>
            </m:oMath>
          </w:p>
        </w:tc>
        <w:tc>
          <w:tcPr>
            <w:tcW w:w="864" w:type="dxa"/>
            <w:vAlign w:val="center"/>
          </w:tcPr>
          <w:p w:rsidR="00D951E9" w:rsidDel="001A2141" w:rsidRDefault="00670B8B" w14:paraId="33D61811" w14:textId="6B543E61">
            <w:pPr>
              <w:spacing w:after="0" w:line="240" w:lineRule="auto"/>
              <w:jc w:val="right"/>
              <w:rPr>
                <w:del w:author="Levine, Charles Roger (dzk3ja)" w:date="2026-10-21T14:03:00Z" w16du:dateUtc="2026-10-21T18:03:00Z" w:id="536"/>
              </w:rPr>
            </w:pPr>
            <w:del w:author="Levine, Charles Roger (dzk3ja)" w:date="2026-10-21T14:03:00Z" w16du:dateUtc="2026-10-21T18:03:00Z" w:id="537">
              <w:r w:rsidDel="001A2141">
                <w:delText>(</w:delText>
              </w:r>
              <w:bookmarkStart w:name="Eq_4_9" w:id="538"/>
              <w:r w:rsidDel="001A2141">
                <w:delText>4.</w:delText>
              </w:r>
              <w:r w:rsidDel="001A2141" w:rsidR="00416B7B">
                <w:fldChar w:fldCharType="begin"/>
              </w:r>
              <w:r w:rsidDel="001A2141" w:rsidR="00416B7B">
                <w:delInstrText xml:space="preserve"> SEQ Equation \* ARABIC </w:delInstrText>
              </w:r>
              <w:r w:rsidDel="001A2141" w:rsidR="00416B7B">
                <w:fldChar w:fldCharType="separate"/>
              </w:r>
            </w:del>
            <w:del w:author="Levine, Charles Roger (dzk3ja)" w:date="2026-10-21T14:02:00Z" w16du:dateUtc="2026-10-21T18:02:00Z" w:id="539">
              <w:r w:rsidDel="001A2141" w:rsidR="00416B7B">
                <w:rPr>
                  <w:noProof/>
                </w:rPr>
                <w:delText>10</w:delText>
              </w:r>
            </w:del>
            <w:del w:author="Levine, Charles Roger (dzk3ja)" w:date="2026-10-21T14:03:00Z" w16du:dateUtc="2026-10-21T18:03:00Z" w:id="540">
              <w:r w:rsidDel="001A2141" w:rsidR="00416B7B">
                <w:rPr>
                  <w:noProof/>
                </w:rPr>
                <w:fldChar w:fldCharType="end"/>
              </w:r>
              <w:bookmarkEnd w:id="538"/>
              <w:r w:rsidDel="001A2141">
                <w:delText>)</w:delText>
              </w:r>
            </w:del>
          </w:p>
        </w:tc>
      </w:tr>
    </w:tbl>
    <w:p w:rsidR="00CB3150" w:rsidDel="00CF5BFB" w:rsidRDefault="00CF5BFB" w14:paraId="63F36D1D" w14:textId="4E082DE0">
      <w:pPr>
        <w:pStyle w:val="BodyText"/>
        <w:rPr>
          <w:del w:author="Levine, Charles Roger (dzk3ja)" w:date="2026-10-21T14:45:00Z" w16du:dateUtc="2026-10-21T18:45:00Z" w:id="541"/>
        </w:rPr>
      </w:pPr>
      <w:ins w:author="Levine, Charles Roger (dzk3ja)" w:date="2026-10-21T14:45:00Z" w16du:dateUtc="2026-10-21T18:45:00Z" w:id="542">
        <w:r w:rsidRPr="00CF5BFB">
          <w:t>Because each individual is excluded from their own peer average, members of the same group can have different leave-one-out peer means. For a group containing only one individual, no peer mean exists; the measure is undefined rather than zero.</w:t>
        </w:r>
      </w:ins>
      <w:del w:author="Levine, Charles Roger (dzk3ja)" w:date="2026-10-21T14:45:00Z" w16du:dateUtc="2026-10-21T18:45:00Z" w:id="543">
        <w:r w:rsidDel="00CF5BFB" w:rsidR="00670B8B">
          <w:delText xml:space="preserve">Because a different </w:delText>
        </w:r>
        <w:r w:rsidDel="00CF5BFB" w:rsidR="00F90200">
          <w:delText xml:space="preserve">individual </w:delText>
        </w:r>
        <w:r w:rsidDel="00CF5BFB" w:rsidR="00670B8B">
          <w:delText xml:space="preserve">is excluded </w:delText>
        </w:r>
        <w:r w:rsidDel="00CF5BFB" w:rsidR="00F90200">
          <w:delText xml:space="preserve">from </w:delText>
        </w:r>
        <w:r w:rsidDel="00CF5BFB" w:rsidR="00670B8B">
          <w:delText>each calculation, members of the same group can receive different congestion values. A singleton has no peer average and requires separate treatment rather than an assigned value of zero.</w:delText>
        </w:r>
      </w:del>
    </w:p>
    <w:p w:rsidR="00CF5BFB" w:rsidRDefault="00CF5BFB" w14:paraId="00FBBFBF" w14:textId="77777777">
      <w:pPr>
        <w:rPr>
          <w:ins w:author="Levine, Charles Roger (dzk3ja)" w:date="2026-10-21T14:45:00Z" w16du:dateUtc="2026-10-21T18:45:00Z" w:id="544"/>
        </w:rPr>
      </w:pPr>
    </w:p>
    <w:p w:rsidR="00CB3150" w:rsidDel="00CF5BFB" w:rsidRDefault="00F90200" w14:paraId="0CADE4A1" w14:textId="2017F7C9">
      <w:pPr>
        <w:pStyle w:val="BodyText"/>
        <w:rPr>
          <w:del w:author="Levine, Charles Roger (dzk3ja)" w:date="2026-10-21T14:46:00Z" w16du:dateUtc="2026-10-21T18:46:00Z" w:id="545"/>
        </w:rPr>
      </w:pPr>
      <w:del w:author="Levine, Charles Roger (dzk3ja)" w:date="2026-10-21T14:46:00Z" w16du:dateUtc="2026-10-21T18:46:00Z" w:id="546">
        <w:r w:rsidDel="00CF5BFB">
          <w:delText>An alternative is to represent the group environment by a value shared by all its members.  For this second approximation, We use the mean performance of the entire group, including the focal individual. We denote that mean by</w:delText>
        </w:r>
      </w:del>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rsidDel="001A2141" w14:paraId="540AC8CE" w14:textId="6276467E">
        <w:trPr>
          <w:cantSplit/>
          <w:del w:author="Levine, Charles Roger (dzk3ja)" w:date="2026-10-21T14:02:00Z" w:id="547"/>
        </w:trPr>
        <w:tc>
          <w:tcPr>
            <w:tcW w:w="8496" w:type="dxa"/>
            <w:vAlign w:val="center"/>
          </w:tcPr>
          <w:p w:rsidRPr="00674971" w:rsidR="00CB3150" w:rsidDel="001A2141" w:rsidRDefault="00000000" w14:paraId="0628A7F8" w14:textId="2FEC02C0">
            <w:pPr>
              <w:pStyle w:val="BodyText"/>
              <w:rPr>
                <w:del w:author="Levine, Charles Roger (dzk3ja)" w:date="2026-10-21T14:02:00Z" w16du:dateUtc="2026-10-21T18:02:00Z" w:id="548"/>
                <w:rFonts w:ascii="Cambria Math" w:hAnsi="Cambria Math"/>
                <w:sz w:val="22"/>
              </w:rPr>
            </w:pPr>
            <m:oMathPara>
              <m:oMathParaPr>
                <m:jc m:val="center"/>
              </m:oMathParaPr>
              <m:oMath>
                <m:sSub>
                  <m:sSubPr>
                    <m:ctrlPr>
                      <w:del w:author="Levine, Charles Roger (dzk3ja)" w:date="2026-10-21T14:02:00Z" w16du:dateUtc="2026-10-21T18:02:00Z" w:id="549">
                        <w:rPr>
                          <w:rFonts w:ascii="Cambria Math" w:hAnsi="Cambria Math" w:eastAsia="Cambria Math" w:cs="Cambria Math"/>
                          <w:sz w:val="22"/>
                          <w:szCs w:val="22"/>
                        </w:rPr>
                      </w:del>
                    </m:ctrlPr>
                  </m:sSubPr>
                  <m:e>
                    <m:r>
                      <w:del w:author="Levine, Charles Roger (dzk3ja)" w:date="2026-10-21T14:02:00Z" w16du:dateUtc="2026-10-21T18:02:00Z" w:id="550">
                        <w:rPr>
                          <w:rFonts w:ascii="Cambria Math" w:hAnsi="Cambria Math" w:eastAsia="Cambria Math" w:cs="Cambria Math"/>
                          <w:sz w:val="22"/>
                          <w:szCs w:val="22"/>
                        </w:rPr>
                        <m:t>T</m:t>
                      </w:del>
                    </m:r>
                  </m:e>
                  <m:sub>
                    <m:r>
                      <w:del w:author="Levine, Charles Roger (dzk3ja)" w:date="2026-10-21T14:02:00Z" w16du:dateUtc="2026-10-21T18:02:00Z" w:id="551">
                        <w:rPr>
                          <w:rFonts w:ascii="Cambria Math" w:hAnsi="Cambria Math" w:eastAsia="Cambria Math" w:cs="Cambria Math"/>
                          <w:sz w:val="22"/>
                          <w:szCs w:val="22"/>
                        </w:rPr>
                        <m:t>j</m:t>
                      </w:del>
                    </m:r>
                  </m:sub>
                </m:sSub>
                <m:r>
                  <w:del w:author="Levine, Charles Roger (dzk3ja)" w:date="2026-10-21T14:02:00Z" w16du:dateUtc="2026-10-21T18:02:00Z" w:id="552">
                    <w:rPr>
                      <w:rFonts w:ascii="Cambria Math" w:hAnsi="Cambria Math" w:eastAsia="Cambria Math" w:cs="Cambria Math"/>
                      <w:sz w:val="22"/>
                      <w:szCs w:val="22"/>
                    </w:rPr>
                    <m:t>=</m:t>
                  </w:del>
                </m:r>
                <m:f>
                  <m:fPr>
                    <m:ctrlPr>
                      <w:del w:author="Levine, Charles Roger (dzk3ja)" w:date="2026-10-21T14:02:00Z" w16du:dateUtc="2026-10-21T18:02:00Z" w:id="553">
                        <w:rPr>
                          <w:rFonts w:ascii="Cambria Math" w:hAnsi="Cambria Math" w:eastAsia="Cambria Math" w:cs="Cambria Math"/>
                          <w:sz w:val="22"/>
                          <w:szCs w:val="22"/>
                        </w:rPr>
                      </w:del>
                    </m:ctrlPr>
                  </m:fPr>
                  <m:num>
                    <m:r>
                      <w:del w:author="Levine, Charles Roger (dzk3ja)" w:date="2026-10-21T14:02:00Z" w16du:dateUtc="2026-10-21T18:02:00Z" w:id="554">
                        <w:rPr>
                          <w:rFonts w:ascii="Cambria Math" w:hAnsi="Cambria Math" w:eastAsia="Cambria Math" w:cs="Cambria Math"/>
                          <w:sz w:val="22"/>
                          <w:szCs w:val="22"/>
                        </w:rPr>
                        <m:t>1</m:t>
                      </w:del>
                    </m:r>
                  </m:num>
                  <m:den>
                    <m:sSub>
                      <m:sSubPr>
                        <m:ctrlPr>
                          <w:del w:author="Levine, Charles Roger (dzk3ja)" w:date="2026-10-21T14:02:00Z" w16du:dateUtc="2026-10-21T18:02:00Z" w:id="555">
                            <w:rPr>
                              <w:rFonts w:ascii="Cambria Math" w:hAnsi="Cambria Math" w:eastAsia="Cambria Math" w:cs="Cambria Math"/>
                              <w:sz w:val="22"/>
                              <w:szCs w:val="22"/>
                            </w:rPr>
                          </w:del>
                        </m:ctrlPr>
                      </m:sSubPr>
                      <m:e>
                        <m:r>
                          <w:del w:author="Levine, Charles Roger (dzk3ja)" w:date="2026-10-21T14:02:00Z" w16du:dateUtc="2026-10-21T18:02:00Z" w:id="556">
                            <w:rPr>
                              <w:rFonts w:ascii="Cambria Math" w:hAnsi="Cambria Math" w:eastAsia="Cambria Math" w:cs="Cambria Math"/>
                              <w:sz w:val="22"/>
                              <w:szCs w:val="22"/>
                            </w:rPr>
                            <m:t>n</m:t>
                          </w:del>
                        </m:r>
                      </m:e>
                      <m:sub>
                        <m:r>
                          <w:del w:author="Levine, Charles Roger (dzk3ja)" w:date="2026-10-21T14:02:00Z" w16du:dateUtc="2026-10-21T18:02:00Z" w:id="557">
                            <w:rPr>
                              <w:rFonts w:ascii="Cambria Math" w:hAnsi="Cambria Math" w:eastAsia="Cambria Math" w:cs="Cambria Math"/>
                              <w:sz w:val="22"/>
                              <w:szCs w:val="22"/>
                            </w:rPr>
                            <m:t>j</m:t>
                          </w:del>
                        </m:r>
                      </m:sub>
                    </m:sSub>
                  </m:den>
                </m:f>
                <m:nary>
                  <m:naryPr>
                    <m:chr m:val="∑"/>
                    <m:limLoc m:val="undOvr"/>
                    <m:supHide m:val="1"/>
                    <m:ctrlPr>
                      <w:del w:author="Levine, Charles Roger (dzk3ja)" w:date="2026-10-21T14:02:00Z" w16du:dateUtc="2026-10-21T18:02:00Z" w:id="558">
                        <w:rPr>
                          <w:rFonts w:ascii="Cambria Math" w:hAnsi="Cambria Math" w:eastAsia="Cambria Math" w:cs="Cambria Math"/>
                          <w:sz w:val="22"/>
                          <w:szCs w:val="22"/>
                        </w:rPr>
                      </w:del>
                    </m:ctrlPr>
                  </m:naryPr>
                  <m:sub>
                    <m:r>
                      <w:del w:author="Levine, Charles Roger (dzk3ja)" w:date="2026-10-21T14:02:00Z" w16du:dateUtc="2026-10-21T18:02:00Z" w:id="559">
                        <w:rPr>
                          <w:rFonts w:ascii="Cambria Math" w:hAnsi="Cambria Math" w:eastAsia="Cambria Math" w:cs="Cambria Math"/>
                          <w:sz w:val="22"/>
                          <w:szCs w:val="22"/>
                        </w:rPr>
                        <m:t>h:g</m:t>
                      </w:del>
                    </m:r>
                    <m:d>
                      <m:dPr>
                        <m:ctrlPr>
                          <w:del w:author="Levine, Charles Roger (dzk3ja)" w:date="2026-10-21T14:02:00Z" w16du:dateUtc="2026-10-21T18:02:00Z" w:id="560">
                            <w:rPr>
                              <w:rFonts w:ascii="Cambria Math" w:hAnsi="Cambria Math" w:eastAsia="Cambria Math" w:cs="Cambria Math"/>
                              <w:sz w:val="22"/>
                              <w:szCs w:val="22"/>
                            </w:rPr>
                          </w:del>
                        </m:ctrlPr>
                      </m:dPr>
                      <m:e>
                        <m:r>
                          <w:del w:author="Levine, Charles Roger (dzk3ja)" w:date="2026-10-21T14:02:00Z" w16du:dateUtc="2026-10-21T18:02:00Z" w:id="561">
                            <w:rPr>
                              <w:rFonts w:ascii="Cambria Math" w:hAnsi="Cambria Math" w:eastAsia="Cambria Math" w:cs="Cambria Math"/>
                              <w:sz w:val="22"/>
                              <w:szCs w:val="22"/>
                            </w:rPr>
                            <m:t>h</m:t>
                          </w:del>
                        </m:r>
                      </m:e>
                    </m:d>
                    <m:r>
                      <w:del w:author="Levine, Charles Roger (dzk3ja)" w:date="2026-10-21T14:02:00Z" w16du:dateUtc="2026-10-21T18:02:00Z" w:id="562">
                        <w:rPr>
                          <w:rFonts w:ascii="Cambria Math" w:hAnsi="Cambria Math" w:eastAsia="Cambria Math" w:cs="Cambria Math"/>
                          <w:sz w:val="22"/>
                          <w:szCs w:val="22"/>
                        </w:rPr>
                        <m:t>=j</m:t>
                      </w:del>
                    </m:r>
                  </m:sub>
                  <m:sup/>
                  <m:e>
                    <m:sSub>
                      <m:sSubPr>
                        <m:ctrlPr>
                          <w:del w:author="Levine, Charles Roger (dzk3ja)" w:date="2026-10-21T14:02:00Z" w16du:dateUtc="2026-10-21T18:02:00Z" w:id="563">
                            <w:rPr>
                              <w:rFonts w:ascii="Cambria Math" w:hAnsi="Cambria Math" w:eastAsia="Cambria Math" w:cs="Cambria Math"/>
                              <w:sz w:val="22"/>
                              <w:szCs w:val="22"/>
                            </w:rPr>
                          </w:del>
                        </m:ctrlPr>
                      </m:sSubPr>
                      <m:e>
                        <m:r>
                          <w:del w:author="Levine, Charles Roger (dzk3ja)" w:date="2026-10-21T14:02:00Z" w16du:dateUtc="2026-10-21T18:02:00Z" w:id="564">
                            <w:rPr>
                              <w:rFonts w:ascii="Cambria Math" w:hAnsi="Cambria Math" w:eastAsia="Cambria Math" w:cs="Cambria Math"/>
                              <w:sz w:val="22"/>
                              <w:szCs w:val="22"/>
                            </w:rPr>
                            <m:t>A</m:t>
                          </w:del>
                        </m:r>
                      </m:e>
                      <m:sub>
                        <m:r>
                          <w:del w:author="Levine, Charles Roger (dzk3ja)" w:date="2026-10-21T14:02:00Z" w16du:dateUtc="2026-10-21T18:02:00Z" w:id="565">
                            <w:rPr>
                              <w:rFonts w:ascii="Cambria Math" w:hAnsi="Cambria Math" w:eastAsia="Cambria Math" w:cs="Cambria Math"/>
                              <w:sz w:val="22"/>
                              <w:szCs w:val="22"/>
                            </w:rPr>
                            <m:t>h</m:t>
                          </w:del>
                        </m:r>
                      </m:sub>
                    </m:sSub>
                  </m:e>
                </m:nary>
                <m:r>
                  <w:del w:author="Levine, Charles Roger (dzk3ja)" w:date="2026-10-21T14:02:00Z" w16du:dateUtc="2026-10-21T18:02:00Z" w:id="566">
                    <w:rPr>
                      <w:rFonts w:ascii="Cambria Math" w:hAnsi="Cambria Math" w:eastAsia="Cambria Math" w:cs="Cambria Math"/>
                      <w:sz w:val="22"/>
                      <w:szCs w:val="22"/>
                    </w:rPr>
                    <m:t>.</m:t>
                  </w:del>
                </m:r>
              </m:oMath>
            </m:oMathPara>
          </w:p>
        </w:tc>
        <w:tc>
          <w:tcPr>
            <w:tcW w:w="864" w:type="dxa"/>
            <w:vAlign w:val="center"/>
          </w:tcPr>
          <w:p w:rsidR="00D951E9" w:rsidDel="001A2141" w:rsidRDefault="00670B8B" w14:paraId="60C08067" w14:textId="132A8D2A">
            <w:pPr>
              <w:spacing w:after="0" w:line="240" w:lineRule="auto"/>
              <w:jc w:val="right"/>
              <w:rPr>
                <w:del w:author="Levine, Charles Roger (dzk3ja)" w:date="2026-10-21T14:02:00Z" w16du:dateUtc="2026-10-21T18:02:00Z" w:id="567"/>
              </w:rPr>
            </w:pPr>
            <w:del w:author="Levine, Charles Roger (dzk3ja)" w:date="2026-10-21T14:02:00Z" w16du:dateUtc="2026-10-21T18:02:00Z" w:id="568">
              <w:r w:rsidDel="001A2141">
                <w:delText>(</w:delText>
              </w:r>
              <w:bookmarkStart w:name="Eq_4_10" w:id="569"/>
              <w:r w:rsidDel="001A2141">
                <w:delText>4.</w:delText>
              </w:r>
              <w:r w:rsidDel="001A2141" w:rsidR="00416B7B">
                <w:fldChar w:fldCharType="begin"/>
              </w:r>
              <w:r w:rsidDel="001A2141" w:rsidR="00416B7B">
                <w:delInstrText xml:space="preserve"> SEQ Equation \* ARABIC </w:delInstrText>
              </w:r>
              <w:r w:rsidDel="001A2141" w:rsidR="00416B7B">
                <w:fldChar w:fldCharType="separate"/>
              </w:r>
              <w:r w:rsidDel="001A2141" w:rsidR="00416B7B">
                <w:rPr>
                  <w:noProof/>
                </w:rPr>
                <w:delText>11</w:delText>
              </w:r>
              <w:r w:rsidDel="001A2141" w:rsidR="00416B7B">
                <w:rPr>
                  <w:noProof/>
                </w:rPr>
                <w:fldChar w:fldCharType="end"/>
              </w:r>
              <w:bookmarkEnd w:id="569"/>
              <w:r w:rsidDel="001A2141">
                <w:delText>)</w:delText>
              </w:r>
            </w:del>
          </w:p>
        </w:tc>
      </w:tr>
    </w:tbl>
    <w:p w:rsidRPr="00674971" w:rsidR="00F90200" w:rsidDel="00CF5BFB" w:rsidRDefault="006E112A" w14:paraId="3CC67B6D" w14:textId="01616806">
      <w:pPr>
        <w:pStyle w:val="BodyText"/>
        <w:rPr>
          <w:del w:author="Levine, Charles Roger (dzk3ja)" w:date="2026-10-21T14:46:00Z" w16du:dateUtc="2026-10-21T18:46:00Z" w:id="570"/>
          <w:rFonts w:ascii="Cambria Math" w:hAnsi="Cambria Math"/>
          <w:sz w:val="22"/>
          <w:rPrChange w:author="Levine, Charles Roger (dzk3ja)" w:date="2026-10-21T17:42:00Z" w16du:dateUtc="2026-10-21T21:42:00Z" w:id="571">
            <w:rPr>
              <w:del w:author="Levine, Charles Roger (dzk3ja)" w:date="2026-10-21T14:46:00Z" w16du:dateUtc="2026-10-21T18:46:00Z" w:id="572"/>
            </w:rPr>
          </w:rPrChange>
        </w:rPr>
      </w:pPr>
      <w:del w:author="Levine, Charles Roger (dzk3ja)" w:date="2026-10-21T14:46:00Z" w16du:dateUtc="2026-10-21T18:46:00Z" w:id="573">
        <w:r w:rsidDel="00CF5BFB">
          <w:delText xml:space="preserve">The symbol </w:delText>
        </w:r>
      </w:del>
      <m:oMath>
        <m:sSub>
          <m:sSubPr>
            <m:ctrlPr>
              <w:del w:author="Levine, Charles Roger (dzk3ja)" w:date="2026-10-21T14:46:00Z" w16du:dateUtc="2026-10-21T18:46:00Z" w:id="574">
                <w:rPr>
                  <w:rFonts w:ascii="Cambria Math" w:hAnsi="Cambria Math" w:eastAsia="Cambria Math" w:cs="Cambria Math"/>
                  <w:sz w:val="22"/>
                  <w:szCs w:val="22"/>
                </w:rPr>
              </w:del>
            </m:ctrlPr>
          </m:sSubPr>
          <m:e>
            <m:r>
              <w:del w:author="Levine, Charles Roger (dzk3ja)" w:date="2026-10-21T14:46:00Z" w16du:dateUtc="2026-10-21T18:46:00Z" w:id="575">
                <w:rPr>
                  <w:rFonts w:ascii="Cambria Math" w:hAnsi="Cambria Math" w:eastAsia="Cambria Math" w:cs="Cambria Math"/>
                  <w:sz w:val="22"/>
                  <w:szCs w:val="22"/>
                </w:rPr>
                <m:t>T</m:t>
              </w:del>
            </m:r>
          </m:e>
          <m:sub>
            <m:r>
              <w:del w:author="Levine, Charles Roger (dzk3ja)" w:date="2026-10-21T14:46:00Z" w16du:dateUtc="2026-10-21T18:46:00Z" w:id="576">
                <w:rPr>
                  <w:rFonts w:ascii="Cambria Math" w:hAnsi="Cambria Math" w:eastAsia="Cambria Math" w:cs="Cambria Math"/>
                  <w:sz w:val="22"/>
                  <w:szCs w:val="22"/>
                </w:rPr>
                <m:t>j</m:t>
              </w:del>
            </m:r>
          </m:sub>
        </m:sSub>
      </m:oMath>
      <w:del w:author="Levine, Charles Roger (dzk3ja)" w:date="2026-10-21T14:46:00Z" w16du:dateUtc="2026-10-21T18:46:00Z" w:id="577">
        <w:r w:rsidRPr="00674971" w:rsidDel="00CF5BFB">
          <w:rPr>
            <w:rFonts w:ascii="Cambria Math" w:hAnsi="Cambria Math"/>
            <w:sz w:val="22"/>
            <w:rPrChange w:author="Levine, Charles Roger (dzk3ja)" w:date="2026-10-21T17:42:00Z" w16du:dateUtc="2026-10-21T21:42:00Z" w:id="578">
              <w:rPr/>
            </w:rPrChange>
          </w:rPr>
          <w:delText xml:space="preserve"> describes the group’s mean performance. To identify its use as a congestion measure, we write </w:delText>
        </w:r>
      </w:del>
      <m:oMath>
        <m:sSub>
          <m:sSubPr>
            <m:ctrlPr>
              <w:del w:author="Levine, Charles Roger (dzk3ja)" w:date="2026-10-21T14:46:00Z" w16du:dateUtc="2026-10-21T18:46:00Z" w:id="579">
                <w:rPr>
                  <w:rFonts w:ascii="Cambria Math" w:hAnsi="Cambria Math" w:eastAsia="Cambria Math" w:cs="Cambria Math"/>
                  <w:sz w:val="22"/>
                  <w:szCs w:val="22"/>
                </w:rPr>
              </w:del>
            </m:ctrlPr>
          </m:sSubPr>
          <m:e>
            <m:r>
              <w:del w:author="Levine, Charles Roger (dzk3ja)" w:date="2026-10-21T14:46:00Z" w16du:dateUtc="2026-10-21T18:46:00Z" w:id="580">
                <w:rPr>
                  <w:rFonts w:ascii="Cambria Math" w:hAnsi="Cambria Math" w:eastAsia="Cambria Math" w:cs="Cambria Math"/>
                  <w:sz w:val="22"/>
                  <w:szCs w:val="22"/>
                </w:rPr>
                <m:t>C</m:t>
              </w:del>
            </m:r>
          </m:e>
          <m:sub>
            <m:r>
              <w:del w:author="Levine, Charles Roger (dzk3ja)" w:date="2026-10-21T14:46:00Z" w16du:dateUtc="2026-10-21T18:46:00Z" w:id="581">
                <w:rPr>
                  <w:rFonts w:ascii="Cambria Math" w:hAnsi="Cambria Math" w:eastAsia="Cambria Math" w:cs="Cambria Math"/>
                  <w:sz w:val="22"/>
                  <w:szCs w:val="22"/>
                </w:rPr>
                <m:t>Q,i</m:t>
              </w:del>
            </m:r>
          </m:sub>
        </m:sSub>
      </m:oMath>
      <w:del w:author="Levine, Charles Roger (dzk3ja)" w:date="2026-10-21T14:46:00Z" w16du:dateUtc="2026-10-21T18:46:00Z" w:id="582">
        <w:r w:rsidRPr="00674971" w:rsidDel="00CF5BFB">
          <w:rPr>
            <w:rFonts w:ascii="Cambria Math" w:hAnsi="Cambria Math"/>
            <w:sz w:val="22"/>
            <w:rPrChange w:author="Levine, Charles Roger (dzk3ja)" w:date="2026-10-21T17:42:00Z" w16du:dateUtc="2026-10-21T21:42:00Z" w:id="583">
              <w:rPr/>
            </w:rPrChange>
          </w:rPr>
          <w:delText xml:space="preserve">, where </w:delText>
        </w:r>
      </w:del>
      <m:oMath>
        <m:r>
          <w:del w:author="Levine, Charles Roger (dzk3ja)" w:date="2026-10-21T14:46:00Z" w16du:dateUtc="2026-10-21T18:46:00Z" w:id="584">
            <w:rPr>
              <w:rFonts w:ascii="Cambria Math" w:hAnsi="Cambria Math" w:eastAsia="Cambria Math" w:cs="Cambria Math"/>
              <w:sz w:val="22"/>
              <w:szCs w:val="22"/>
            </w:rPr>
            <m:t>Q</m:t>
          </w:del>
        </m:r>
      </m:oMath>
      <w:del w:author="Levine, Charles Roger (dzk3ja)" w:date="2026-10-21T14:46:00Z" w16du:dateUtc="2026-10-21T18:46:00Z" w:id="585">
        <w:r w:rsidRPr="00674971" w:rsidDel="00CF5BFB">
          <w:rPr>
            <w:rFonts w:ascii="Cambria Math" w:hAnsi="Cambria Math"/>
            <w:sz w:val="22"/>
            <w:rPrChange w:author="Levine, Charles Roger (dzk3ja)" w:date="2026-10-21T17:42:00Z" w16du:dateUtc="2026-10-21T21:42:00Z" w:id="586">
              <w:rPr/>
            </w:rPrChange>
          </w:rPr>
          <w:delText xml:space="preserve"> labels the group-quality specification. Individual </w:delText>
        </w:r>
      </w:del>
      <m:oMath>
        <m:r>
          <w:del w:author="Levine, Charles Roger (dzk3ja)" w:date="2026-10-21T14:46:00Z" w16du:dateUtc="2026-10-21T18:46:00Z" w:id="587">
            <w:rPr>
              <w:rFonts w:ascii="Cambria Math" w:hAnsi="Cambria Math" w:eastAsia="Cambria Math" w:cs="Cambria Math"/>
              <w:sz w:val="22"/>
              <w:szCs w:val="22"/>
            </w:rPr>
            <m:t>i</m:t>
          </w:del>
        </m:r>
      </m:oMath>
      <w:del w:author="Levine, Charles Roger (dzk3ja)" w:date="2026-10-21T14:46:00Z" w16du:dateUtc="2026-10-21T18:46:00Z" w:id="588">
        <w:r w:rsidRPr="00674971" w:rsidDel="00CF5BFB">
          <w:rPr>
            <w:rFonts w:ascii="Cambria Math" w:hAnsi="Cambria Math"/>
            <w:sz w:val="22"/>
            <w:rPrChange w:author="Levine, Charles Roger (dzk3ja)" w:date="2026-10-21T17:42:00Z" w16du:dateUtc="2026-10-21T21:42:00Z" w:id="589">
              <w:rPr/>
            </w:rPrChange>
          </w:rPr>
          <w:delText xml:space="preserve"> receives the mean of the group to which they belong:</w:delText>
        </w:r>
      </w:del>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rsidDel="00A62403" w14:paraId="65971F5D" w14:textId="45196539">
        <w:trPr>
          <w:cantSplit/>
          <w:del w:author="Levine, Charles Roger (dzk3ja)" w:date="2026-10-21T14:20:00Z" w:id="590"/>
        </w:trPr>
        <w:tc>
          <w:tcPr>
            <w:tcW w:w="8496" w:type="dxa"/>
            <w:vAlign w:val="center"/>
          </w:tcPr>
          <w:p w:rsidRPr="00674971" w:rsidR="00F90200" w:rsidDel="00A62403" w:rsidP="00F90200" w:rsidRDefault="00000000" w14:paraId="2579D05A" w14:textId="62CA5615">
            <w:pPr>
              <w:pStyle w:val="BodyText"/>
              <w:rPr>
                <w:del w:author="Levine, Charles Roger (dzk3ja)" w:date="2026-10-21T14:20:00Z" w16du:dateUtc="2026-10-21T18:20:00Z" w:id="591"/>
                <w:rFonts w:ascii="Cambria Math" w:hAnsi="Cambria Math"/>
                <w:sz w:val="22"/>
              </w:rPr>
            </w:pPr>
            <m:oMathPara>
              <m:oMathParaPr>
                <m:jc m:val="center"/>
              </m:oMathParaPr>
              <m:oMath>
                <m:sSub>
                  <m:sSubPr>
                    <m:ctrlPr>
                      <w:del w:author="Levine, Charles Roger (dzk3ja)" w:date="2026-10-21T14:20:00Z" w16du:dateUtc="2026-10-21T18:20:00Z" w:id="592">
                        <w:rPr>
                          <w:rFonts w:ascii="Cambria Math" w:hAnsi="Cambria Math" w:eastAsia="Cambria Math" w:cs="Cambria Math"/>
                          <w:sz w:val="22"/>
                          <w:szCs w:val="22"/>
                        </w:rPr>
                      </w:del>
                    </m:ctrlPr>
                  </m:sSubPr>
                  <m:e>
                    <m:r>
                      <w:del w:author="Levine, Charles Roger (dzk3ja)" w:date="2026-10-21T14:20:00Z" w16du:dateUtc="2026-10-21T18:20:00Z" w:id="593">
                        <w:rPr>
                          <w:rFonts w:ascii="Cambria Math" w:hAnsi="Cambria Math" w:eastAsia="Cambria Math" w:cs="Cambria Math"/>
                          <w:sz w:val="22"/>
                          <w:szCs w:val="22"/>
                        </w:rPr>
                        <m:t>C</m:t>
                      </w:del>
                    </m:r>
                  </m:e>
                  <m:sub>
                    <m:r>
                      <w:del w:author="Levine, Charles Roger (dzk3ja)" w:date="2026-10-21T14:20:00Z" w16du:dateUtc="2026-10-21T18:20:00Z" w:id="594">
                        <w:rPr>
                          <w:rFonts w:ascii="Cambria Math" w:hAnsi="Cambria Math" w:eastAsia="Cambria Math" w:cs="Cambria Math"/>
                          <w:sz w:val="22"/>
                          <w:szCs w:val="22"/>
                        </w:rPr>
                        <m:t>i</m:t>
                      </w:del>
                    </m:r>
                  </m:sub>
                </m:sSub>
                <m:r>
                  <w:del w:author="Levine, Charles Roger (dzk3ja)" w:date="2026-10-21T14:20:00Z" w16du:dateUtc="2026-10-21T18:20:00Z" w:id="595">
                    <w:rPr>
                      <w:rFonts w:ascii="Cambria Math" w:hAnsi="Cambria Math" w:eastAsia="Cambria Math" w:cs="Cambria Math"/>
                      <w:sz w:val="22"/>
                      <w:szCs w:val="22"/>
                    </w:rPr>
                    <m:t>=</m:t>
                  </w:del>
                </m:r>
                <m:sSub>
                  <m:sSubPr>
                    <m:ctrlPr>
                      <w:del w:author="Levine, Charles Roger (dzk3ja)" w:date="2026-10-21T14:20:00Z" w16du:dateUtc="2026-10-21T18:20:00Z" w:id="596">
                        <w:rPr>
                          <w:rFonts w:ascii="Cambria Math" w:hAnsi="Cambria Math" w:eastAsia="Cambria Math" w:cs="Cambria Math"/>
                          <w:sz w:val="22"/>
                          <w:szCs w:val="22"/>
                        </w:rPr>
                      </w:del>
                    </m:ctrlPr>
                  </m:sSubPr>
                  <m:e>
                    <m:r>
                      <w:del w:author="Levine, Charles Roger (dzk3ja)" w:date="2026-10-21T14:20:00Z" w16du:dateUtc="2026-10-21T18:20:00Z" w:id="597">
                        <w:rPr>
                          <w:rFonts w:ascii="Cambria Math" w:hAnsi="Cambria Math" w:eastAsia="Cambria Math" w:cs="Cambria Math"/>
                          <w:sz w:val="22"/>
                          <w:szCs w:val="22"/>
                        </w:rPr>
                        <m:t>C</m:t>
                      </w:del>
                    </m:r>
                  </m:e>
                  <m:sub>
                    <m:r>
                      <w:del w:author="Levine, Charles Roger (dzk3ja)" w:date="2026-10-21T14:20:00Z" w16du:dateUtc="2026-10-21T18:20:00Z" w:id="598">
                        <w:rPr>
                          <w:rFonts w:ascii="Cambria Math" w:hAnsi="Cambria Math" w:eastAsia="Cambria Math" w:cs="Cambria Math"/>
                          <w:sz w:val="22"/>
                          <w:szCs w:val="22"/>
                        </w:rPr>
                        <m:t>Q,i</m:t>
                      </w:del>
                    </m:r>
                  </m:sub>
                </m:sSub>
                <m:r>
                  <w:del w:author="Levine, Charles Roger (dzk3ja)" w:date="2026-10-21T14:20:00Z" w16du:dateUtc="2026-10-21T18:20:00Z" w:id="599">
                    <w:rPr>
                      <w:rFonts w:ascii="Cambria Math" w:hAnsi="Cambria Math" w:eastAsia="Cambria Math" w:cs="Cambria Math"/>
                      <w:sz w:val="22"/>
                      <w:szCs w:val="22"/>
                    </w:rPr>
                    <m:t>=</m:t>
                  </w:del>
                </m:r>
                <m:sSub>
                  <m:sSubPr>
                    <m:ctrlPr>
                      <w:del w:author="Levine, Charles Roger (dzk3ja)" w:date="2026-10-21T14:20:00Z" w16du:dateUtc="2026-10-21T18:20:00Z" w:id="600">
                        <w:rPr>
                          <w:rFonts w:ascii="Cambria Math" w:hAnsi="Cambria Math" w:eastAsia="Cambria Math" w:cs="Cambria Math"/>
                          <w:sz w:val="22"/>
                          <w:szCs w:val="22"/>
                        </w:rPr>
                      </w:del>
                    </m:ctrlPr>
                  </m:sSubPr>
                  <m:e>
                    <m:r>
                      <w:del w:author="Levine, Charles Roger (dzk3ja)" w:date="2026-10-21T14:20:00Z" w16du:dateUtc="2026-10-21T18:20:00Z" w:id="601">
                        <w:rPr>
                          <w:rFonts w:ascii="Cambria Math" w:hAnsi="Cambria Math" w:eastAsia="Cambria Math" w:cs="Cambria Math"/>
                          <w:sz w:val="22"/>
                          <w:szCs w:val="22"/>
                        </w:rPr>
                        <m:t>T</m:t>
                      </w:del>
                    </m:r>
                  </m:e>
                  <m:sub>
                    <m:r>
                      <w:del w:author="Levine, Charles Roger (dzk3ja)" w:date="2026-10-21T14:20:00Z" w16du:dateUtc="2026-10-21T18:20:00Z" w:id="602">
                        <w:rPr>
                          <w:rFonts w:ascii="Cambria Math" w:hAnsi="Cambria Math" w:eastAsia="Cambria Math" w:cs="Cambria Math"/>
                          <w:sz w:val="22"/>
                          <w:szCs w:val="22"/>
                        </w:rPr>
                        <m:t>g</m:t>
                      </w:del>
                    </m:r>
                    <m:d>
                      <m:dPr>
                        <m:ctrlPr>
                          <w:del w:author="Levine, Charles Roger (dzk3ja)" w:date="2026-10-21T14:20:00Z" w16du:dateUtc="2026-10-21T18:20:00Z" w:id="603">
                            <w:rPr>
                              <w:rFonts w:ascii="Cambria Math" w:hAnsi="Cambria Math" w:eastAsia="Cambria Math" w:cs="Cambria Math"/>
                              <w:sz w:val="22"/>
                              <w:szCs w:val="22"/>
                            </w:rPr>
                          </w:del>
                        </m:ctrlPr>
                      </m:dPr>
                      <m:e>
                        <m:r>
                          <w:del w:author="Levine, Charles Roger (dzk3ja)" w:date="2026-10-21T14:20:00Z" w16du:dateUtc="2026-10-21T18:20:00Z" w:id="604">
                            <w:rPr>
                              <w:rFonts w:ascii="Cambria Math" w:hAnsi="Cambria Math" w:eastAsia="Cambria Math" w:cs="Cambria Math"/>
                              <w:sz w:val="22"/>
                              <w:szCs w:val="22"/>
                            </w:rPr>
                            <m:t>i</m:t>
                          </w:del>
                        </m:r>
                      </m:e>
                    </m:d>
                  </m:sub>
                </m:sSub>
              </m:oMath>
            </m:oMathPara>
          </w:p>
        </w:tc>
        <w:tc>
          <w:tcPr>
            <w:tcW w:w="864" w:type="dxa"/>
            <w:vAlign w:val="center"/>
          </w:tcPr>
          <w:p w:rsidR="00D951E9" w:rsidDel="00A62403" w:rsidRDefault="00670B8B" w14:paraId="4D3AD8AC" w14:textId="49EA85BC">
            <w:pPr>
              <w:spacing w:after="0" w:line="240" w:lineRule="auto"/>
              <w:jc w:val="right"/>
              <w:rPr>
                <w:del w:author="Levine, Charles Roger (dzk3ja)" w:date="2026-10-21T14:20:00Z" w16du:dateUtc="2026-10-21T18:20:00Z" w:id="605"/>
              </w:rPr>
            </w:pPr>
            <w:del w:author="Levine, Charles Roger (dzk3ja)" w:date="2026-10-21T14:20:00Z" w16du:dateUtc="2026-10-21T18:20:00Z" w:id="606">
              <w:r w:rsidDel="00A62403">
                <w:delText>(</w:delText>
              </w:r>
              <w:bookmarkStart w:name="Eq_4_11" w:id="607"/>
              <w:r w:rsidDel="00A62403">
                <w:delText>4.</w:delText>
              </w:r>
              <w:r w:rsidDel="00A62403" w:rsidR="00416B7B">
                <w:fldChar w:fldCharType="begin"/>
              </w:r>
              <w:r w:rsidDel="00A62403" w:rsidR="00416B7B">
                <w:delInstrText xml:space="preserve"> SEQ Equation \* ARABIC </w:delInstrText>
              </w:r>
              <w:r w:rsidDel="00A62403" w:rsidR="00416B7B">
                <w:fldChar w:fldCharType="separate"/>
              </w:r>
              <w:r w:rsidDel="00A62403" w:rsidR="001A2141">
                <w:rPr>
                  <w:noProof/>
                </w:rPr>
                <w:delText>12</w:delText>
              </w:r>
              <w:r w:rsidDel="00A62403" w:rsidR="00416B7B">
                <w:rPr>
                  <w:noProof/>
                </w:rPr>
                <w:fldChar w:fldCharType="end"/>
              </w:r>
              <w:bookmarkEnd w:id="607"/>
              <w:r w:rsidDel="00A62403">
                <w:delText>)</w:delText>
              </w:r>
            </w:del>
          </w:p>
        </w:tc>
      </w:tr>
    </w:tbl>
    <w:p w:rsidR="00F90200" w:rsidDel="00CF5BFB" w:rsidRDefault="006E112A" w14:paraId="719B2DAA" w14:textId="0AEF9D21">
      <w:pPr>
        <w:pStyle w:val="BodyText"/>
        <w:rPr>
          <w:del w:author="Levine, Charles Roger (dzk3ja)" w:date="2026-10-21T14:46:00Z" w16du:dateUtc="2026-10-21T18:46:00Z" w:id="608"/>
        </w:rPr>
      </w:pPr>
      <w:del w:author="Levine, Charles Roger (dzk3ja)" w:date="2026-10-21T14:46:00Z" w16du:dateUtc="2026-10-21T18:46:00Z" w:id="609">
        <w:r w:rsidDel="00CF5BFB">
          <w:delText xml:space="preserve">The corresponding score is </w:delText>
        </w:r>
      </w:del>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rsidDel="00CF5BFB" w14:paraId="466A8404" w14:textId="25235FA6">
        <w:trPr>
          <w:cantSplit/>
          <w:del w:author="Levine, Charles Roger (dzk3ja)" w:date="2026-10-21T14:46:00Z" w16du:dateUtc="2026-10-21T18:46:00Z" w:id="610"/>
        </w:trPr>
        <w:tc>
          <w:tcPr>
            <w:tcW w:w="8496" w:type="dxa"/>
            <w:vAlign w:val="center"/>
          </w:tcPr>
          <w:p w:rsidRPr="00674971" w:rsidR="00F90200" w:rsidDel="00CF5BFB" w:rsidP="00F90200" w:rsidRDefault="00000000" w14:paraId="6933CEC3" w14:textId="056F8644">
            <w:pPr>
              <w:pStyle w:val="BodyText"/>
              <w:rPr>
                <w:del w:author="Levine, Charles Roger (dzk3ja)" w:date="2026-10-21T14:46:00Z" w16du:dateUtc="2026-10-21T18:46:00Z" w:id="611"/>
                <w:rFonts w:ascii="Cambria Math" w:hAnsi="Cambria Math"/>
                <w:sz w:val="22"/>
              </w:rPr>
            </w:pPr>
            <m:oMathPara>
              <m:oMath>
                <m:sSub>
                  <m:sSubPr>
                    <m:ctrlPr>
                      <w:del w:author="Levine, Charles Roger (dzk3ja)" w:date="2026-10-21T14:46:00Z" w16du:dateUtc="2026-10-21T18:46:00Z" w:id="612">
                        <w:rPr>
                          <w:rFonts w:ascii="Cambria Math" w:hAnsi="Cambria Math" w:eastAsia="Cambria Math" w:cs="Cambria Math"/>
                          <w:sz w:val="22"/>
                          <w:szCs w:val="22"/>
                        </w:rPr>
                      </w:del>
                    </m:ctrlPr>
                  </m:sSubPr>
                  <m:e>
                    <m:r>
                      <w:del w:author="Levine, Charles Roger (dzk3ja)" w:date="2026-10-21T14:46:00Z" w16du:dateUtc="2026-10-21T18:46:00Z" w:id="613">
                        <w:rPr>
                          <w:rFonts w:ascii="Cambria Math" w:hAnsi="Cambria Math" w:eastAsia="Cambria Math" w:cs="Cambria Math"/>
                          <w:sz w:val="22"/>
                          <w:szCs w:val="22"/>
                        </w:rPr>
                        <m:t>S</m:t>
                      </w:del>
                    </m:r>
                  </m:e>
                  <m:sub>
                    <m:r>
                      <w:del w:author="Levine, Charles Roger (dzk3ja)" w:date="2026-10-21T14:46:00Z" w16du:dateUtc="2026-10-21T18:46:00Z" w:id="614">
                        <w:rPr>
                          <w:rFonts w:ascii="Cambria Math" w:hAnsi="Cambria Math" w:eastAsia="Cambria Math" w:cs="Cambria Math"/>
                          <w:sz w:val="22"/>
                          <w:szCs w:val="22"/>
                        </w:rPr>
                        <m:t>i</m:t>
                      </w:del>
                    </m:r>
                  </m:sub>
                </m:sSub>
                <m:r>
                  <w:del w:author="Levine, Charles Roger (dzk3ja)" w:date="2026-10-21T14:46:00Z" w16du:dateUtc="2026-10-21T18:46:00Z" w:id="615">
                    <w:rPr>
                      <w:rFonts w:ascii="Cambria Math" w:hAnsi="Cambria Math" w:eastAsia="Cambria Math" w:cs="Cambria Math"/>
                      <w:sz w:val="22"/>
                      <w:szCs w:val="22"/>
                    </w:rPr>
                    <m:t>=</m:t>
                  </w:del>
                </m:r>
                <m:sSub>
                  <m:sSubPr>
                    <m:ctrlPr>
                      <w:del w:author="Levine, Charles Roger (dzk3ja)" w:date="2026-10-21T14:46:00Z" w16du:dateUtc="2026-10-21T18:46:00Z" w:id="616">
                        <w:rPr>
                          <w:rFonts w:ascii="Cambria Math" w:hAnsi="Cambria Math" w:eastAsia="Cambria Math" w:cs="Cambria Math"/>
                          <w:sz w:val="22"/>
                          <w:szCs w:val="22"/>
                        </w:rPr>
                      </w:del>
                    </m:ctrlPr>
                  </m:sSubPr>
                  <m:e>
                    <m:r>
                      <w:del w:author="Levine, Charles Roger (dzk3ja)" w:date="2026-10-21T14:46:00Z" w16du:dateUtc="2026-10-21T18:46:00Z" w:id="617">
                        <w:rPr>
                          <w:rFonts w:ascii="Cambria Math" w:hAnsi="Cambria Math" w:eastAsia="Cambria Math" w:cs="Cambria Math"/>
                          <w:sz w:val="22"/>
                          <w:szCs w:val="22"/>
                        </w:rPr>
                        <m:t>A</m:t>
                      </w:del>
                    </m:r>
                  </m:e>
                  <m:sub>
                    <m:r>
                      <w:del w:author="Levine, Charles Roger (dzk3ja)" w:date="2026-10-21T14:46:00Z" w16du:dateUtc="2026-10-21T18:46:00Z" w:id="618">
                        <w:rPr>
                          <w:rFonts w:ascii="Cambria Math" w:hAnsi="Cambria Math" w:eastAsia="Cambria Math" w:cs="Cambria Math"/>
                          <w:sz w:val="22"/>
                          <w:szCs w:val="22"/>
                        </w:rPr>
                        <m:t>i</m:t>
                      </w:del>
                    </m:r>
                  </m:sub>
                </m:sSub>
                <m:r>
                  <w:del w:author="Levine, Charles Roger (dzk3ja)" w:date="2026-10-21T14:46:00Z" w16du:dateUtc="2026-10-21T18:46:00Z" w:id="619">
                    <w:rPr>
                      <w:rFonts w:ascii="Cambria Math" w:hAnsi="Cambria Math" w:eastAsia="Cambria Math" w:cs="Cambria Math"/>
                      <w:sz w:val="22"/>
                      <w:szCs w:val="22"/>
                    </w:rPr>
                    <m:t>-λ</m:t>
                  </w:del>
                </m:r>
                <m:sSub>
                  <m:sSubPr>
                    <m:ctrlPr>
                      <w:del w:author="Levine, Charles Roger (dzk3ja)" w:date="2026-10-21T14:46:00Z" w16du:dateUtc="2026-10-21T18:46:00Z" w:id="620">
                        <w:rPr>
                          <w:rFonts w:ascii="Cambria Math" w:hAnsi="Cambria Math" w:eastAsia="Cambria Math" w:cs="Cambria Math"/>
                          <w:sz w:val="22"/>
                          <w:szCs w:val="22"/>
                        </w:rPr>
                      </w:del>
                    </m:ctrlPr>
                  </m:sSubPr>
                  <m:e>
                    <m:r>
                      <w:del w:author="Levine, Charles Roger (dzk3ja)" w:date="2026-10-21T14:46:00Z" w16du:dateUtc="2026-10-21T18:46:00Z" w:id="621">
                        <w:rPr>
                          <w:rFonts w:ascii="Cambria Math" w:hAnsi="Cambria Math" w:eastAsia="Cambria Math" w:cs="Cambria Math"/>
                          <w:sz w:val="22"/>
                          <w:szCs w:val="22"/>
                        </w:rPr>
                        <m:t>T</m:t>
                      </w:del>
                    </m:r>
                  </m:e>
                  <m:sub>
                    <m:r>
                      <w:del w:author="Levine, Charles Roger (dzk3ja)" w:date="2026-10-21T14:46:00Z" w16du:dateUtc="2026-10-21T18:46:00Z" w:id="622">
                        <w:rPr>
                          <w:rFonts w:ascii="Cambria Math" w:hAnsi="Cambria Math" w:eastAsia="Cambria Math" w:cs="Cambria Math"/>
                          <w:sz w:val="22"/>
                          <w:szCs w:val="22"/>
                        </w:rPr>
                        <m:t>g</m:t>
                      </w:del>
                    </m:r>
                    <m:d>
                      <m:dPr>
                        <m:ctrlPr>
                          <w:del w:author="Levine, Charles Roger (dzk3ja)" w:date="2026-10-21T14:46:00Z" w16du:dateUtc="2026-10-21T18:46:00Z" w:id="623">
                            <w:rPr>
                              <w:rFonts w:ascii="Cambria Math" w:hAnsi="Cambria Math" w:eastAsia="Cambria Math" w:cs="Cambria Math"/>
                              <w:sz w:val="22"/>
                              <w:szCs w:val="22"/>
                            </w:rPr>
                          </w:del>
                        </m:ctrlPr>
                      </m:dPr>
                      <m:e>
                        <m:r>
                          <w:del w:author="Levine, Charles Roger (dzk3ja)" w:date="2026-10-21T14:46:00Z" w16du:dateUtc="2026-10-21T18:46:00Z" w:id="624">
                            <w:rPr>
                              <w:rFonts w:ascii="Cambria Math" w:hAnsi="Cambria Math" w:eastAsia="Cambria Math" w:cs="Cambria Math"/>
                              <w:sz w:val="22"/>
                              <w:szCs w:val="22"/>
                            </w:rPr>
                            <m:t>i</m:t>
                          </w:del>
                        </m:r>
                      </m:e>
                    </m:d>
                  </m:sub>
                </m:sSub>
              </m:oMath>
            </m:oMathPara>
          </w:p>
        </w:tc>
        <w:tc>
          <w:tcPr>
            <w:tcW w:w="864" w:type="dxa"/>
            <w:vAlign w:val="center"/>
          </w:tcPr>
          <w:p w:rsidR="00D951E9" w:rsidDel="00CF5BFB" w:rsidRDefault="00670B8B" w14:paraId="0390005C" w14:textId="72FE6987">
            <w:pPr>
              <w:spacing w:after="0" w:line="240" w:lineRule="auto"/>
              <w:jc w:val="right"/>
              <w:rPr>
                <w:del w:author="Levine, Charles Roger (dzk3ja)" w:date="2026-10-21T14:46:00Z" w16du:dateUtc="2026-10-21T18:46:00Z" w:id="625"/>
              </w:rPr>
            </w:pPr>
            <w:del w:author="Levine, Charles Roger (dzk3ja)" w:date="2026-10-21T14:46:00Z" w16du:dateUtc="2026-10-21T18:46:00Z" w:id="626">
              <w:r w:rsidDel="00CF5BFB">
                <w:delText>(</w:delText>
              </w:r>
              <w:bookmarkStart w:name="Eq_4_12" w:id="627"/>
              <w:r w:rsidDel="00CF5BFB">
                <w:delText>4.</w:delText>
              </w:r>
              <w:r w:rsidDel="00CF5BFB" w:rsidR="00A62403">
                <w:fldChar w:fldCharType="begin"/>
              </w:r>
              <w:r w:rsidDel="00CF5BFB" w:rsidR="00A62403">
                <w:delInstrText xml:space="preserve"> SEQ Equation \* ARABIC </w:delInstrText>
              </w:r>
              <w:r w:rsidDel="00CF5BFB" w:rsidR="00A62403">
                <w:fldChar w:fldCharType="separate"/>
              </w:r>
              <w:r w:rsidDel="00CF5BFB" w:rsidR="00A62403">
                <w:rPr>
                  <w:noProof/>
                </w:rPr>
                <w:delText>13</w:delText>
              </w:r>
              <w:r w:rsidDel="00CF5BFB" w:rsidR="00A62403">
                <w:rPr>
                  <w:noProof/>
                </w:rPr>
                <w:fldChar w:fldCharType="end"/>
              </w:r>
              <w:bookmarkEnd w:id="627"/>
              <w:r w:rsidDel="00CF5BFB">
                <w:delText>)</w:delText>
              </w:r>
            </w:del>
          </w:p>
        </w:tc>
      </w:tr>
    </w:tbl>
    <w:p w:rsidRPr="00674971" w:rsidR="006E112A" w:rsidDel="00CF5BFB" w:rsidRDefault="006E112A" w14:paraId="7F5768F0" w14:textId="452A961A">
      <w:pPr>
        <w:rPr>
          <w:del w:author="Levine, Charles Roger (dzk3ja)" w:date="2026-10-21T14:46:00Z" w16du:dateUtc="2026-10-21T18:46:00Z" w:id="628"/>
          <w:rFonts w:ascii="Cambria Math" w:hAnsi="Cambria Math"/>
          <w:sz w:val="22"/>
          <w:rPrChange w:author="Levine, Charles Roger (dzk3ja)" w:date="2026-10-21T17:42:00Z" w16du:dateUtc="2026-10-21T21:42:00Z" w:id="629">
            <w:rPr>
              <w:del w:author="Levine, Charles Roger (dzk3ja)" w:date="2026-10-21T14:46:00Z" w16du:dateUtc="2026-10-21T18:46:00Z" w:id="630"/>
            </w:rPr>
          </w:rPrChange>
        </w:rPr>
      </w:pPr>
      <w:del w:author="Levine, Charles Roger (dzk3ja)" w:date="2026-10-21T14:46:00Z" w16du:dateUtc="2026-10-21T18:46:00Z" w:id="631">
        <w:r w:rsidDel="00CF5BFB">
          <w:delText xml:space="preserve">Thus, every member of group </w:delText>
        </w:r>
      </w:del>
      <m:oMath>
        <m:r>
          <w:del w:author="Levine, Charles Roger (dzk3ja)" w:date="2026-10-21T14:46:00Z" w16du:dateUtc="2026-10-21T18:46:00Z" w:id="632">
            <w:rPr>
              <w:rFonts w:ascii="Cambria Math" w:hAnsi="Cambria Math" w:eastAsia="Cambria Math" w:cs="Cambria Math"/>
              <w:sz w:val="22"/>
              <w:szCs w:val="22"/>
            </w:rPr>
            <m:t>j</m:t>
          </w:del>
        </m:r>
      </m:oMath>
      <w:del w:author="Levine, Charles Roger (dzk3ja)" w:date="2026-10-21T14:46:00Z" w16du:dateUtc="2026-10-21T18:46:00Z" w:id="633">
        <w:r w:rsidRPr="00674971" w:rsidDel="00CF5BFB">
          <w:rPr>
            <w:rFonts w:ascii="Cambria Math" w:hAnsi="Cambria Math"/>
            <w:sz w:val="22"/>
            <w:rPrChange w:author="Levine, Charles Roger (dzk3ja)" w:date="2026-10-21T17:42:00Z" w16du:dateUtc="2026-10-21T21:42:00Z" w:id="634">
              <w:rPr/>
            </w:rPrChange>
          </w:rPr>
          <w:delText xml:space="preserve"> receives the same congestion value </w:delText>
        </w:r>
      </w:del>
      <m:oMath>
        <m:sSub>
          <m:sSubPr>
            <m:ctrlPr>
              <w:del w:author="Levine, Charles Roger (dzk3ja)" w:date="2026-10-21T14:46:00Z" w16du:dateUtc="2026-10-21T18:46:00Z" w:id="635">
                <w:rPr>
                  <w:rFonts w:ascii="Cambria Math" w:hAnsi="Cambria Math" w:eastAsia="Cambria Math" w:cs="Cambria Math"/>
                  <w:sz w:val="22"/>
                  <w:szCs w:val="22"/>
                </w:rPr>
              </w:del>
            </m:ctrlPr>
          </m:sSubPr>
          <m:e>
            <m:r>
              <w:del w:author="Levine, Charles Roger (dzk3ja)" w:date="2026-10-21T14:46:00Z" w16du:dateUtc="2026-10-21T18:46:00Z" w:id="636">
                <w:rPr>
                  <w:rFonts w:ascii="Cambria Math" w:hAnsi="Cambria Math" w:eastAsia="Cambria Math" w:cs="Cambria Math"/>
                  <w:sz w:val="22"/>
                  <w:szCs w:val="22"/>
                </w:rPr>
                <m:t>T</m:t>
              </w:del>
            </m:r>
          </m:e>
          <m:sub>
            <m:r>
              <w:del w:author="Levine, Charles Roger (dzk3ja)" w:date="2026-10-21T14:46:00Z" w16du:dateUtc="2026-10-21T18:46:00Z" w:id="637">
                <w:rPr>
                  <w:rFonts w:ascii="Cambria Math" w:hAnsi="Cambria Math" w:eastAsia="Cambria Math" w:cs="Cambria Math"/>
                  <w:sz w:val="22"/>
                  <w:szCs w:val="22"/>
                </w:rPr>
                <m:t>j</m:t>
              </w:del>
            </m:r>
          </m:sub>
        </m:sSub>
      </m:oMath>
      <w:del w:author="Levine, Charles Roger (dzk3ja)" w:date="2026-10-21T14:46:00Z" w16du:dateUtc="2026-10-21T18:46:00Z" w:id="638">
        <w:r w:rsidRPr="00674971" w:rsidDel="00CF5BFB">
          <w:rPr>
            <w:rFonts w:ascii="Cambria Math" w:hAnsi="Cambria Math"/>
            <w:sz w:val="22"/>
            <w:rPrChange w:author="Levine, Charles Roger (dzk3ja)" w:date="2026-10-21T17:42:00Z" w16du:dateUtc="2026-10-21T21:42:00Z" w:id="639">
              <w:rPr/>
            </w:rPrChange>
          </w:rPr>
          <w:delText>, although their scores can differ because their individual performances differ. Unlike the leave-one-out measure, this specification treats average group performance as a shared feature of the environment.</w:delText>
        </w:r>
      </w:del>
    </w:p>
    <w:p w:rsidRPr="00674971" w:rsidR="00592BCF" w:rsidDel="00F119AF" w:rsidRDefault="00670B8B" w14:paraId="5761B712" w14:textId="7C06B99F">
      <w:pPr>
        <w:pStyle w:val="BodyText"/>
        <w:rPr>
          <w:del w:author="Levine, Charles Roger (dzk3ja)" w:date="2026-10-21T14:47:00Z" w16du:dateUtc="2026-10-21T18:47:00Z" w:id="640"/>
          <w:rFonts w:ascii="Cambria Math" w:hAnsi="Cambria Math"/>
          <w:sz w:val="22"/>
          <w:rPrChange w:author="Levine, Charles Roger (dzk3ja)" w:date="2026-10-21T17:42:00Z" w16du:dateUtc="2026-10-21T21:42:00Z" w:id="641">
            <w:rPr>
              <w:del w:author="Levine, Charles Roger (dzk3ja)" w:date="2026-10-21T14:47:00Z" w16du:dateUtc="2026-10-21T18:47:00Z" w:id="642"/>
            </w:rPr>
          </w:rPrChange>
        </w:rPr>
      </w:pPr>
      <w:del w:author="Levine, Charles Roger (dzk3ja)" w:date="2026-10-21T14:47:00Z" w16du:dateUtc="2026-10-21T18:47:00Z" w:id="643">
        <w:r w:rsidRPr="00674971" w:rsidDel="00F119AF">
          <w:rPr>
            <w:rFonts w:ascii="Cambria Math" w:hAnsi="Cambria Math"/>
            <w:sz w:val="22"/>
            <w:rPrChange w:author="Levine, Charles Roger (dzk3ja)" w:date="2026-10-21T17:42:00Z" w16du:dateUtc="2026-10-21T21:42:00Z" w:id="644">
              <w:rPr/>
            </w:rPrChange>
          </w:rPr>
          <w:delText xml:space="preserve">The leave-one-out mean can be calculated directly from the full-group mean. To see this, consider individual </w:delText>
        </w:r>
      </w:del>
      <m:oMath>
        <m:r>
          <w:del w:author="Levine, Charles Roger (dzk3ja)" w:date="2026-10-21T14:47:00Z" w16du:dateUtc="2026-10-21T18:47:00Z" w:id="645">
            <w:rPr>
              <w:rFonts w:ascii="Cambria Math" w:hAnsi="Cambria Math" w:eastAsia="Cambria Math" w:cs="Cambria Math"/>
              <w:sz w:val="22"/>
              <w:szCs w:val="22"/>
            </w:rPr>
            <m:t>i</m:t>
          </w:del>
        </m:r>
      </m:oMath>
      <w:del w:author="Levine, Charles Roger (dzk3ja)" w:date="2026-10-21T14:47:00Z" w16du:dateUtc="2026-10-21T18:47:00Z" w:id="646">
        <w:r w:rsidRPr="00674971" w:rsidDel="00F119AF">
          <w:rPr>
            <w:rFonts w:ascii="Cambria Math" w:hAnsi="Cambria Math"/>
            <w:sz w:val="22"/>
            <w:rPrChange w:author="Levine, Charles Roger (dzk3ja)" w:date="2026-10-21T17:42:00Z" w16du:dateUtc="2026-10-21T21:42:00Z" w:id="647">
              <w:rPr/>
            </w:rPrChange>
          </w:rPr>
          <w:delText xml:space="preserve"> in group </w:delText>
        </w:r>
      </w:del>
      <m:oMath>
        <m:r>
          <w:del w:author="Levine, Charles Roger (dzk3ja)" w:date="2026-10-21T14:47:00Z" w16du:dateUtc="2026-10-21T18:47:00Z" w:id="648">
            <w:rPr>
              <w:rFonts w:ascii="Cambria Math" w:hAnsi="Cambria Math" w:eastAsia="Cambria Math" w:cs="Cambria Math"/>
              <w:sz w:val="22"/>
              <w:szCs w:val="22"/>
            </w:rPr>
            <m:t>j</m:t>
          </w:del>
        </m:r>
      </m:oMath>
      <w:del w:author="Levine, Charles Roger (dzk3ja)" w:date="2026-10-21T14:47:00Z" w16du:dateUtc="2026-10-21T18:47:00Z" w:id="649">
        <w:r w:rsidRPr="00674971" w:rsidDel="00F119AF">
          <w:rPr>
            <w:rFonts w:ascii="Cambria Math" w:hAnsi="Cambria Math"/>
            <w:sz w:val="22"/>
            <w:rPrChange w:author="Levine, Charles Roger (dzk3ja)" w:date="2026-10-21T17:42:00Z" w16du:dateUtc="2026-10-21T21:42:00Z" w:id="650">
              <w:rPr/>
            </w:rPrChange>
          </w:rPr>
          <w:delText xml:space="preserve">, with </w:delText>
        </w:r>
      </w:del>
      <m:oMath>
        <m:sSub>
          <m:sSubPr>
            <m:ctrlPr>
              <w:del w:author="Levine, Charles Roger (dzk3ja)" w:date="2026-10-21T14:47:00Z" w16du:dateUtc="2026-10-21T18:47:00Z" w:id="651">
                <w:rPr>
                  <w:rFonts w:ascii="Cambria Math" w:hAnsi="Cambria Math" w:eastAsia="Cambria Math" w:cs="Cambria Math"/>
                  <w:sz w:val="22"/>
                  <w:szCs w:val="22"/>
                </w:rPr>
              </w:del>
            </m:ctrlPr>
          </m:sSubPr>
          <m:e>
            <m:r>
              <w:del w:author="Levine, Charles Roger (dzk3ja)" w:date="2026-10-21T14:47:00Z" w16du:dateUtc="2026-10-21T18:47:00Z" w:id="652">
                <w:rPr>
                  <w:rFonts w:ascii="Cambria Math" w:hAnsi="Cambria Math" w:eastAsia="Cambria Math" w:cs="Cambria Math"/>
                  <w:sz w:val="22"/>
                  <w:szCs w:val="22"/>
                </w:rPr>
                <m:t>n</m:t>
              </w:del>
            </m:r>
          </m:e>
          <m:sub>
            <m:r>
              <w:del w:author="Levine, Charles Roger (dzk3ja)" w:date="2026-10-21T14:47:00Z" w16du:dateUtc="2026-10-21T18:47:00Z" w:id="653">
                <w:rPr>
                  <w:rFonts w:ascii="Cambria Math" w:hAnsi="Cambria Math" w:eastAsia="Cambria Math" w:cs="Cambria Math"/>
                  <w:sz w:val="22"/>
                  <w:szCs w:val="22"/>
                </w:rPr>
                <m:t>j</m:t>
              </w:del>
            </m:r>
          </m:sub>
        </m:sSub>
        <m:r>
          <w:del w:author="Levine, Charles Roger (dzk3ja)" w:date="2026-10-21T14:47:00Z" w16du:dateUtc="2026-10-21T18:47:00Z" w:id="654">
            <w:rPr>
              <w:rFonts w:ascii="Cambria Math" w:hAnsi="Cambria Math" w:eastAsia="Cambria Math" w:cs="Cambria Math"/>
              <w:sz w:val="22"/>
              <w:szCs w:val="22"/>
            </w:rPr>
            <m:t>&gt;1</m:t>
          </w:del>
        </m:r>
      </m:oMath>
      <w:del w:author="Levine, Charles Roger (dzk3ja)" w:date="2026-10-21T14:47:00Z" w16du:dateUtc="2026-10-21T18:47:00Z" w:id="655">
        <w:r w:rsidRPr="00674971" w:rsidDel="00F119AF">
          <w:rPr>
            <w:rFonts w:ascii="Cambria Math" w:hAnsi="Cambria Math"/>
            <w:sz w:val="22"/>
            <w:rPrChange w:author="Levine, Charles Roger (dzk3ja)" w:date="2026-10-21T17:42:00Z" w16du:dateUtc="2026-10-21T21:42:00Z" w:id="656">
              <w:rPr/>
            </w:rPrChange>
          </w:rPr>
          <w:delText>. Multiplying the group mean by the number of members recovers the group’s total performance:</w:delText>
        </w:r>
      </w:del>
    </w:p>
    <w:p w:rsidRPr="00674971" w:rsidR="00592BCF" w:rsidDel="00F119AF" w:rsidRDefault="00000000" w14:paraId="5AB91F5B" w14:textId="70F21036">
      <w:pPr>
        <w:spacing w:before="120" w:line="240" w:lineRule="auto"/>
        <w:jc w:val="center"/>
        <w:rPr>
          <w:del w:author="Levine, Charles Roger (dzk3ja)" w:date="2026-10-21T14:47:00Z" w16du:dateUtc="2026-10-21T18:47:00Z" w:id="657"/>
          <w:rFonts w:ascii="Cambria Math" w:hAnsi="Cambria Math"/>
          <w:sz w:val="22"/>
        </w:rPr>
      </w:pPr>
      <m:oMathPara>
        <m:oMathParaPr>
          <m:jc m:val="center"/>
        </m:oMathParaPr>
        <m:oMath>
          <m:sSub>
            <m:sSubPr>
              <m:ctrlPr>
                <w:del w:author="Levine, Charles Roger (dzk3ja)" w:date="2026-10-21T14:47:00Z" w16du:dateUtc="2026-10-21T18:47:00Z" w:id="658">
                  <w:rPr>
                    <w:rFonts w:ascii="Cambria Math" w:hAnsi="Cambria Math" w:eastAsia="Cambria Math" w:cs="Cambria Math"/>
                    <w:sz w:val="22"/>
                    <w:szCs w:val="22"/>
                  </w:rPr>
                </w:del>
              </m:ctrlPr>
            </m:sSubPr>
            <m:e>
              <m:r>
                <w:del w:author="Levine, Charles Roger (dzk3ja)" w:date="2026-10-21T14:47:00Z" w16du:dateUtc="2026-10-21T18:47:00Z" w:id="659">
                  <w:rPr>
                    <w:rFonts w:ascii="Cambria Math" w:hAnsi="Cambria Math" w:eastAsia="Cambria Math" w:cs="Cambria Math"/>
                    <w:sz w:val="22"/>
                    <w:szCs w:val="22"/>
                  </w:rPr>
                  <m:t>n</m:t>
                </w:del>
              </m:r>
            </m:e>
            <m:sub>
              <m:r>
                <w:del w:author="Levine, Charles Roger (dzk3ja)" w:date="2026-10-21T14:47:00Z" w16du:dateUtc="2026-10-21T18:47:00Z" w:id="660">
                  <w:rPr>
                    <w:rFonts w:ascii="Cambria Math" w:hAnsi="Cambria Math" w:eastAsia="Cambria Math" w:cs="Cambria Math"/>
                    <w:sz w:val="22"/>
                    <w:szCs w:val="22"/>
                  </w:rPr>
                  <m:t>j</m:t>
                </w:del>
              </m:r>
            </m:sub>
          </m:sSub>
          <m:sSub>
            <m:sSubPr>
              <m:ctrlPr>
                <w:del w:author="Levine, Charles Roger (dzk3ja)" w:date="2026-10-21T14:47:00Z" w16du:dateUtc="2026-10-21T18:47:00Z" w:id="661">
                  <w:rPr>
                    <w:rFonts w:ascii="Cambria Math" w:hAnsi="Cambria Math" w:eastAsia="Cambria Math" w:cs="Cambria Math"/>
                    <w:sz w:val="22"/>
                    <w:szCs w:val="22"/>
                  </w:rPr>
                </w:del>
              </m:ctrlPr>
            </m:sSubPr>
            <m:e>
              <m:r>
                <w:del w:author="Levine, Charles Roger (dzk3ja)" w:date="2026-10-21T14:47:00Z" w16du:dateUtc="2026-10-21T18:47:00Z" w:id="662">
                  <w:rPr>
                    <w:rFonts w:ascii="Cambria Math" w:hAnsi="Cambria Math" w:eastAsia="Cambria Math" w:cs="Cambria Math"/>
                    <w:sz w:val="22"/>
                    <w:szCs w:val="22"/>
                  </w:rPr>
                  <m:t>T</m:t>
                </w:del>
              </m:r>
            </m:e>
            <m:sub>
              <m:r>
                <w:del w:author="Levine, Charles Roger (dzk3ja)" w:date="2026-10-21T14:47:00Z" w16du:dateUtc="2026-10-21T18:47:00Z" w:id="663">
                  <w:rPr>
                    <w:rFonts w:ascii="Cambria Math" w:hAnsi="Cambria Math" w:eastAsia="Cambria Math" w:cs="Cambria Math"/>
                    <w:sz w:val="22"/>
                    <w:szCs w:val="22"/>
                  </w:rPr>
                  <m:t>j</m:t>
                </w:del>
              </m:r>
            </m:sub>
          </m:sSub>
          <m:r>
            <w:del w:author="Levine, Charles Roger (dzk3ja)" w:date="2026-10-21T14:47:00Z" w16du:dateUtc="2026-10-21T18:47:00Z" w:id="664">
              <w:rPr>
                <w:rFonts w:ascii="Cambria Math" w:hAnsi="Cambria Math" w:eastAsia="Cambria Math" w:cs="Cambria Math"/>
                <w:sz w:val="22"/>
                <w:szCs w:val="22"/>
              </w:rPr>
              <m:t>=</m:t>
            </w:del>
          </m:r>
          <m:nary>
            <m:naryPr>
              <m:chr m:val="∑"/>
              <m:limLoc m:val="undOvr"/>
              <m:supHide m:val="1"/>
              <m:ctrlPr>
                <w:del w:author="Levine, Charles Roger (dzk3ja)" w:date="2026-10-21T14:47:00Z" w16du:dateUtc="2026-10-21T18:47:00Z" w:id="665">
                  <w:rPr>
                    <w:rFonts w:ascii="Cambria Math" w:hAnsi="Cambria Math" w:eastAsia="Cambria Math" w:cs="Cambria Math"/>
                    <w:sz w:val="22"/>
                    <w:szCs w:val="22"/>
                  </w:rPr>
                </w:del>
              </m:ctrlPr>
            </m:naryPr>
            <m:sub>
              <m:r>
                <w:del w:author="Levine, Charles Roger (dzk3ja)" w:date="2026-10-21T14:47:00Z" w16du:dateUtc="2026-10-21T18:47:00Z" w:id="666">
                  <w:rPr>
                    <w:rFonts w:ascii="Cambria Math" w:hAnsi="Cambria Math" w:eastAsia="Cambria Math" w:cs="Cambria Math"/>
                    <w:sz w:val="22"/>
                    <w:szCs w:val="22"/>
                  </w:rPr>
                  <m:t>h:g(h)=j</m:t>
                </w:del>
              </m:r>
            </m:sub>
            <m:sup/>
            <m:e>
              <m:sSub>
                <m:sSubPr>
                  <m:ctrlPr>
                    <w:del w:author="Levine, Charles Roger (dzk3ja)" w:date="2026-10-21T14:47:00Z" w16du:dateUtc="2026-10-21T18:47:00Z" w:id="667">
                      <w:rPr>
                        <w:rFonts w:ascii="Cambria Math" w:hAnsi="Cambria Math" w:eastAsia="Cambria Math" w:cs="Cambria Math"/>
                        <w:sz w:val="22"/>
                        <w:szCs w:val="22"/>
                      </w:rPr>
                    </w:del>
                  </m:ctrlPr>
                </m:sSubPr>
                <m:e>
                  <m:r>
                    <w:del w:author="Levine, Charles Roger (dzk3ja)" w:date="2026-10-21T14:47:00Z" w16du:dateUtc="2026-10-21T18:47:00Z" w:id="668">
                      <w:rPr>
                        <w:rFonts w:ascii="Cambria Math" w:hAnsi="Cambria Math" w:eastAsia="Cambria Math" w:cs="Cambria Math"/>
                        <w:sz w:val="22"/>
                        <w:szCs w:val="22"/>
                      </w:rPr>
                      <m:t>A</m:t>
                    </w:del>
                  </m:r>
                </m:e>
                <m:sub>
                  <m:r>
                    <w:del w:author="Levine, Charles Roger (dzk3ja)" w:date="2026-10-21T14:47:00Z" w16du:dateUtc="2026-10-21T18:47:00Z" w:id="669">
                      <w:rPr>
                        <w:rFonts w:ascii="Cambria Math" w:hAnsi="Cambria Math" w:eastAsia="Cambria Math" w:cs="Cambria Math"/>
                        <w:sz w:val="22"/>
                        <w:szCs w:val="22"/>
                      </w:rPr>
                      <m:t>h</m:t>
                    </w:del>
                  </m:r>
                </m:sub>
              </m:sSub>
            </m:e>
          </m:nary>
          <m:r>
            <w:del w:author="Levine, Charles Roger (dzk3ja)" w:date="2026-10-21T14:47:00Z" w16du:dateUtc="2026-10-21T18:47:00Z" w:id="670">
              <w:rPr>
                <w:rFonts w:ascii="Cambria Math" w:hAnsi="Cambria Math" w:eastAsia="Cambria Math" w:cs="Cambria Math"/>
                <w:sz w:val="22"/>
                <w:szCs w:val="22"/>
              </w:rPr>
              <m:t>.</m:t>
            </w:del>
          </m:r>
        </m:oMath>
      </m:oMathPara>
    </w:p>
    <w:p w:rsidRPr="00674971" w:rsidR="00592BCF" w:rsidDel="00F119AF" w:rsidRDefault="00670B8B" w14:paraId="0AF4BC88" w14:textId="666EDCD9">
      <w:pPr>
        <w:pStyle w:val="BodyText"/>
        <w:rPr>
          <w:del w:author="Levine, Charles Roger (dzk3ja)" w:date="2026-10-21T14:47:00Z" w16du:dateUtc="2026-10-21T18:47:00Z" w:id="671"/>
          <w:rFonts w:ascii="Cambria Math" w:hAnsi="Cambria Math"/>
          <w:sz w:val="22"/>
          <w:rPrChange w:author="Levine, Charles Roger (dzk3ja)" w:date="2026-10-21T17:42:00Z" w16du:dateUtc="2026-10-21T21:42:00Z" w:id="672">
            <w:rPr>
              <w:del w:author="Levine, Charles Roger (dzk3ja)" w:date="2026-10-21T14:47:00Z" w16du:dateUtc="2026-10-21T18:47:00Z" w:id="673"/>
            </w:rPr>
          </w:rPrChange>
        </w:rPr>
      </w:pPr>
      <w:del w:author="Levine, Charles Roger (dzk3ja)" w:date="2026-10-21T14:47:00Z" w16du:dateUtc="2026-10-21T18:47:00Z" w:id="674">
        <w:r w:rsidRPr="00674971" w:rsidDel="00F119AF">
          <w:rPr>
            <w:rFonts w:ascii="Cambria Math" w:hAnsi="Cambria Math"/>
            <w:sz w:val="22"/>
            <w:rPrChange w:author="Levine, Charles Roger (dzk3ja)" w:date="2026-10-21T17:42:00Z" w16du:dateUtc="2026-10-21T21:42:00Z" w:id="675">
              <w:rPr/>
            </w:rPrChange>
          </w:rPr>
          <w:delText>Subtracting the focal individual’s performance leaves the total for everyone else:</w:delText>
        </w:r>
      </w:del>
    </w:p>
    <w:p w:rsidRPr="00674971" w:rsidR="00592BCF" w:rsidDel="00F119AF" w:rsidRDefault="00000000" w14:paraId="69F1520B" w14:textId="37F5681C">
      <w:pPr>
        <w:spacing w:before="120" w:line="240" w:lineRule="auto"/>
        <w:jc w:val="center"/>
        <w:rPr>
          <w:del w:author="Levine, Charles Roger (dzk3ja)" w:date="2026-10-21T14:47:00Z" w16du:dateUtc="2026-10-21T18:47:00Z" w:id="676"/>
          <w:rFonts w:ascii="Cambria Math" w:hAnsi="Cambria Math"/>
          <w:sz w:val="22"/>
        </w:rPr>
      </w:pPr>
      <m:oMathPara>
        <m:oMathParaPr>
          <m:jc m:val="center"/>
        </m:oMathParaPr>
        <m:oMath>
          <m:nary>
            <m:naryPr>
              <m:chr m:val="∑"/>
              <m:limLoc m:val="undOvr"/>
              <m:supHide m:val="1"/>
              <m:ctrlPr>
                <w:del w:author="Levine, Charles Roger (dzk3ja)" w:date="2026-10-21T14:47:00Z" w16du:dateUtc="2026-10-21T18:47:00Z" w:id="677">
                  <w:rPr>
                    <w:rFonts w:ascii="Cambria Math" w:hAnsi="Cambria Math" w:eastAsia="Cambria Math" w:cs="Cambria Math"/>
                    <w:sz w:val="22"/>
                    <w:szCs w:val="22"/>
                  </w:rPr>
                </w:del>
              </m:ctrlPr>
            </m:naryPr>
            <m:sub>
              <m:r>
                <w:del w:author="Levine, Charles Roger (dzk3ja)" w:date="2026-10-21T14:47:00Z" w16du:dateUtc="2026-10-21T18:47:00Z" w:id="678">
                  <w:rPr>
                    <w:rFonts w:ascii="Cambria Math" w:hAnsi="Cambria Math" w:eastAsia="Cambria Math" w:cs="Cambria Math"/>
                    <w:sz w:val="22"/>
                    <w:szCs w:val="22"/>
                  </w:rPr>
                  <m:t>h:g(h)=j, h≠i</m:t>
                </w:del>
              </m:r>
            </m:sub>
            <m:sup/>
            <m:e>
              <m:sSub>
                <m:sSubPr>
                  <m:ctrlPr>
                    <w:del w:author="Levine, Charles Roger (dzk3ja)" w:date="2026-10-21T14:47:00Z" w16du:dateUtc="2026-10-21T18:47:00Z" w:id="679">
                      <w:rPr>
                        <w:rFonts w:ascii="Cambria Math" w:hAnsi="Cambria Math" w:eastAsia="Cambria Math" w:cs="Cambria Math"/>
                        <w:sz w:val="22"/>
                        <w:szCs w:val="22"/>
                      </w:rPr>
                    </w:del>
                  </m:ctrlPr>
                </m:sSubPr>
                <m:e>
                  <m:r>
                    <w:del w:author="Levine, Charles Roger (dzk3ja)" w:date="2026-10-21T14:47:00Z" w16du:dateUtc="2026-10-21T18:47:00Z" w:id="680">
                      <w:rPr>
                        <w:rFonts w:ascii="Cambria Math" w:hAnsi="Cambria Math" w:eastAsia="Cambria Math" w:cs="Cambria Math"/>
                        <w:sz w:val="22"/>
                        <w:szCs w:val="22"/>
                      </w:rPr>
                      <m:t>A</m:t>
                    </w:del>
                  </m:r>
                </m:e>
                <m:sub>
                  <m:r>
                    <w:del w:author="Levine, Charles Roger (dzk3ja)" w:date="2026-10-21T14:47:00Z" w16du:dateUtc="2026-10-21T18:47:00Z" w:id="681">
                      <w:rPr>
                        <w:rFonts w:ascii="Cambria Math" w:hAnsi="Cambria Math" w:eastAsia="Cambria Math" w:cs="Cambria Math"/>
                        <w:sz w:val="22"/>
                        <w:szCs w:val="22"/>
                      </w:rPr>
                      <m:t>h</m:t>
                    </w:del>
                  </m:r>
                </m:sub>
              </m:sSub>
            </m:e>
          </m:nary>
          <m:r>
            <w:del w:author="Levine, Charles Roger (dzk3ja)" w:date="2026-10-21T14:47:00Z" w16du:dateUtc="2026-10-21T18:47:00Z" w:id="682">
              <w:rPr>
                <w:rFonts w:ascii="Cambria Math" w:hAnsi="Cambria Math" w:eastAsia="Cambria Math" w:cs="Cambria Math"/>
                <w:sz w:val="22"/>
                <w:szCs w:val="22"/>
              </w:rPr>
              <m:t>=</m:t>
            </w:del>
          </m:r>
          <m:sSub>
            <m:sSubPr>
              <m:ctrlPr>
                <w:del w:author="Levine, Charles Roger (dzk3ja)" w:date="2026-10-21T14:47:00Z" w16du:dateUtc="2026-10-21T18:47:00Z" w:id="683">
                  <w:rPr>
                    <w:rFonts w:ascii="Cambria Math" w:hAnsi="Cambria Math" w:eastAsia="Cambria Math" w:cs="Cambria Math"/>
                    <w:sz w:val="22"/>
                    <w:szCs w:val="22"/>
                  </w:rPr>
                </w:del>
              </m:ctrlPr>
            </m:sSubPr>
            <m:e>
              <m:r>
                <w:del w:author="Levine, Charles Roger (dzk3ja)" w:date="2026-10-21T14:47:00Z" w16du:dateUtc="2026-10-21T18:47:00Z" w:id="684">
                  <w:rPr>
                    <w:rFonts w:ascii="Cambria Math" w:hAnsi="Cambria Math" w:eastAsia="Cambria Math" w:cs="Cambria Math"/>
                    <w:sz w:val="22"/>
                    <w:szCs w:val="22"/>
                  </w:rPr>
                  <m:t>n</m:t>
                </w:del>
              </m:r>
            </m:e>
            <m:sub>
              <m:r>
                <w:del w:author="Levine, Charles Roger (dzk3ja)" w:date="2026-10-21T14:47:00Z" w16du:dateUtc="2026-10-21T18:47:00Z" w:id="685">
                  <w:rPr>
                    <w:rFonts w:ascii="Cambria Math" w:hAnsi="Cambria Math" w:eastAsia="Cambria Math" w:cs="Cambria Math"/>
                    <w:sz w:val="22"/>
                    <w:szCs w:val="22"/>
                  </w:rPr>
                  <m:t>j</m:t>
                </w:del>
              </m:r>
            </m:sub>
          </m:sSub>
          <m:sSub>
            <m:sSubPr>
              <m:ctrlPr>
                <w:del w:author="Levine, Charles Roger (dzk3ja)" w:date="2026-10-21T14:47:00Z" w16du:dateUtc="2026-10-21T18:47:00Z" w:id="686">
                  <w:rPr>
                    <w:rFonts w:ascii="Cambria Math" w:hAnsi="Cambria Math" w:eastAsia="Cambria Math" w:cs="Cambria Math"/>
                    <w:sz w:val="22"/>
                    <w:szCs w:val="22"/>
                  </w:rPr>
                </w:del>
              </m:ctrlPr>
            </m:sSubPr>
            <m:e>
              <m:r>
                <w:del w:author="Levine, Charles Roger (dzk3ja)" w:date="2026-10-21T14:47:00Z" w16du:dateUtc="2026-10-21T18:47:00Z" w:id="687">
                  <w:rPr>
                    <w:rFonts w:ascii="Cambria Math" w:hAnsi="Cambria Math" w:eastAsia="Cambria Math" w:cs="Cambria Math"/>
                    <w:sz w:val="22"/>
                    <w:szCs w:val="22"/>
                  </w:rPr>
                  <m:t>T</m:t>
                </w:del>
              </m:r>
            </m:e>
            <m:sub>
              <m:r>
                <w:del w:author="Levine, Charles Roger (dzk3ja)" w:date="2026-10-21T14:47:00Z" w16du:dateUtc="2026-10-21T18:47:00Z" w:id="688">
                  <w:rPr>
                    <w:rFonts w:ascii="Cambria Math" w:hAnsi="Cambria Math" w:eastAsia="Cambria Math" w:cs="Cambria Math"/>
                    <w:sz w:val="22"/>
                    <w:szCs w:val="22"/>
                  </w:rPr>
                  <m:t>j</m:t>
                </w:del>
              </m:r>
            </m:sub>
          </m:sSub>
          <m:r>
            <w:del w:author="Levine, Charles Roger (dzk3ja)" w:date="2026-10-21T14:47:00Z" w16du:dateUtc="2026-10-21T18:47:00Z" w:id="689">
              <w:rPr>
                <w:rFonts w:ascii="Cambria Math" w:hAnsi="Cambria Math" w:eastAsia="Cambria Math" w:cs="Cambria Math"/>
                <w:sz w:val="22"/>
                <w:szCs w:val="22"/>
              </w:rPr>
              <m:t>-</m:t>
            </w:del>
          </m:r>
          <m:sSub>
            <m:sSubPr>
              <m:ctrlPr>
                <w:del w:author="Levine, Charles Roger (dzk3ja)" w:date="2026-10-21T14:47:00Z" w16du:dateUtc="2026-10-21T18:47:00Z" w:id="690">
                  <w:rPr>
                    <w:rFonts w:ascii="Cambria Math" w:hAnsi="Cambria Math" w:eastAsia="Cambria Math" w:cs="Cambria Math"/>
                    <w:sz w:val="22"/>
                    <w:szCs w:val="22"/>
                  </w:rPr>
                </w:del>
              </m:ctrlPr>
            </m:sSubPr>
            <m:e>
              <m:r>
                <w:del w:author="Levine, Charles Roger (dzk3ja)" w:date="2026-10-21T14:47:00Z" w16du:dateUtc="2026-10-21T18:47:00Z" w:id="691">
                  <w:rPr>
                    <w:rFonts w:ascii="Cambria Math" w:hAnsi="Cambria Math" w:eastAsia="Cambria Math" w:cs="Cambria Math"/>
                    <w:sz w:val="22"/>
                    <w:szCs w:val="22"/>
                  </w:rPr>
                  <m:t>A</m:t>
                </w:del>
              </m:r>
            </m:e>
            <m:sub>
              <m:r>
                <w:del w:author="Levine, Charles Roger (dzk3ja)" w:date="2026-10-21T14:47:00Z" w16du:dateUtc="2026-10-21T18:47:00Z" w:id="692">
                  <w:rPr>
                    <w:rFonts w:ascii="Cambria Math" w:hAnsi="Cambria Math" w:eastAsia="Cambria Math" w:cs="Cambria Math"/>
                    <w:sz w:val="22"/>
                    <w:szCs w:val="22"/>
                  </w:rPr>
                  <m:t>i</m:t>
                </w:del>
              </m:r>
            </m:sub>
          </m:sSub>
          <m:r>
            <w:del w:author="Levine, Charles Roger (dzk3ja)" w:date="2026-10-21T14:47:00Z" w16du:dateUtc="2026-10-21T18:47:00Z" w:id="693">
              <w:rPr>
                <w:rFonts w:ascii="Cambria Math" w:hAnsi="Cambria Math" w:eastAsia="Cambria Math" w:cs="Cambria Math"/>
                <w:sz w:val="22"/>
                <w:szCs w:val="22"/>
              </w:rPr>
              <m:t>.</m:t>
            </w:del>
          </m:r>
        </m:oMath>
      </m:oMathPara>
    </w:p>
    <w:p w:rsidRPr="00674971" w:rsidR="00592BCF" w:rsidDel="00F119AF" w:rsidRDefault="00670B8B" w14:paraId="69E56961" w14:textId="320471BA">
      <w:pPr>
        <w:pStyle w:val="BodyText"/>
        <w:rPr>
          <w:del w:author="Levine, Charles Roger (dzk3ja)" w:date="2026-10-21T14:47:00Z" w16du:dateUtc="2026-10-21T18:47:00Z" w:id="694"/>
          <w:rFonts w:ascii="Cambria Math" w:hAnsi="Cambria Math"/>
          <w:sz w:val="22"/>
          <w:rPrChange w:author="Levine, Charles Roger (dzk3ja)" w:date="2026-10-21T17:42:00Z" w16du:dateUtc="2026-10-21T21:42:00Z" w:id="695">
            <w:rPr>
              <w:del w:author="Levine, Charles Roger (dzk3ja)" w:date="2026-10-21T14:47:00Z" w16du:dateUtc="2026-10-21T18:47:00Z" w:id="696"/>
            </w:rPr>
          </w:rPrChange>
        </w:rPr>
      </w:pPr>
      <w:del w:author="Levine, Charles Roger (dzk3ja)" w:date="2026-10-21T14:47:00Z" w16du:dateUtc="2026-10-21T18:47:00Z" w:id="697">
        <w:r w:rsidRPr="00674971" w:rsidDel="00F119AF">
          <w:rPr>
            <w:rFonts w:ascii="Cambria Math" w:hAnsi="Cambria Math"/>
            <w:sz w:val="22"/>
            <w:rPrChange w:author="Levine, Charles Roger (dzk3ja)" w:date="2026-10-21T17:42:00Z" w16du:dateUtc="2026-10-21T21:42:00Z" w:id="698">
              <w:rPr/>
            </w:rPrChange>
          </w:rPr>
          <w:delText xml:space="preserve">There are </w:delText>
        </w:r>
      </w:del>
      <m:oMath>
        <m:sSub>
          <m:sSubPr>
            <m:ctrlPr>
              <w:del w:author="Levine, Charles Roger (dzk3ja)" w:date="2026-10-21T14:47:00Z" w16du:dateUtc="2026-10-21T18:47:00Z" w:id="699">
                <w:rPr>
                  <w:rFonts w:ascii="Cambria Math" w:hAnsi="Cambria Math" w:eastAsia="Cambria Math" w:cs="Cambria Math"/>
                  <w:sz w:val="22"/>
                  <w:szCs w:val="22"/>
                </w:rPr>
              </w:del>
            </m:ctrlPr>
          </m:sSubPr>
          <m:e>
            <m:r>
              <w:del w:author="Levine, Charles Roger (dzk3ja)" w:date="2026-10-21T14:47:00Z" w16du:dateUtc="2026-10-21T18:47:00Z" w:id="700">
                <w:rPr>
                  <w:rFonts w:ascii="Cambria Math" w:hAnsi="Cambria Math" w:eastAsia="Cambria Math" w:cs="Cambria Math"/>
                  <w:sz w:val="22"/>
                  <w:szCs w:val="22"/>
                </w:rPr>
                <m:t>n</m:t>
              </w:del>
            </m:r>
          </m:e>
          <m:sub>
            <m:r>
              <w:del w:author="Levine, Charles Roger (dzk3ja)" w:date="2026-10-21T14:47:00Z" w16du:dateUtc="2026-10-21T18:47:00Z" w:id="701">
                <w:rPr>
                  <w:rFonts w:ascii="Cambria Math" w:hAnsi="Cambria Math" w:eastAsia="Cambria Math" w:cs="Cambria Math"/>
                  <w:sz w:val="22"/>
                  <w:szCs w:val="22"/>
                </w:rPr>
                <m:t>j</m:t>
              </w:del>
            </m:r>
          </m:sub>
        </m:sSub>
      </m:oMath>
      <w:del w:author="Levine, Charles Roger (dzk3ja)" w:date="2026-10-21T14:47:00Z" w16du:dateUtc="2026-10-21T18:47:00Z" w:id="702">
        <w:r w:rsidRPr="00674971" w:rsidDel="00F119AF">
          <w:rPr>
            <w:rFonts w:ascii="Cambria Math" w:hAnsi="Cambria Math"/>
            <w:sz w:val="22"/>
            <w:rPrChange w:author="Levine, Charles Roger (dzk3ja)" w:date="2026-10-21T17:42:00Z" w16du:dateUtc="2026-10-21T21:42:00Z" w:id="703">
              <w:rPr/>
            </w:rPrChange>
          </w:rPr>
          <w:delText xml:space="preserve"> minus one remaining members. Dividing their total performance by that number gives</w:delText>
        </w:r>
      </w:del>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rsidDel="00F119AF" w14:paraId="5938C225" w14:textId="5D1CBDAE">
        <w:trPr>
          <w:cantSplit/>
          <w:del w:author="Levine, Charles Roger (dzk3ja)" w:date="2026-10-21T14:47:00Z" w16du:dateUtc="2026-10-21T18:47:00Z" w:id="704"/>
        </w:trPr>
        <w:tc>
          <w:tcPr>
            <w:tcW w:w="8496" w:type="dxa"/>
            <w:vAlign w:val="center"/>
          </w:tcPr>
          <w:p w:rsidRPr="00674971" w:rsidR="00592BCF" w:rsidDel="00F119AF" w:rsidRDefault="00000000" w14:paraId="210891F8" w14:textId="038B96F5">
            <w:pPr>
              <w:spacing w:before="120" w:line="240" w:lineRule="auto"/>
              <w:jc w:val="center"/>
              <w:rPr>
                <w:del w:author="Levine, Charles Roger (dzk3ja)" w:date="2026-10-21T14:47:00Z" w16du:dateUtc="2026-10-21T18:47:00Z" w:id="705"/>
                <w:rFonts w:ascii="Cambria Math" w:hAnsi="Cambria Math"/>
                <w:sz w:val="22"/>
              </w:rPr>
            </w:pPr>
            <m:oMathPara>
              <m:oMathParaPr>
                <m:jc m:val="center"/>
              </m:oMathParaPr>
              <m:oMath>
                <m:sSub>
                  <m:sSubPr>
                    <m:ctrlPr>
                      <w:del w:author="Levine, Charles Roger (dzk3ja)" w:date="2026-10-21T14:47:00Z" w16du:dateUtc="2026-10-21T18:47:00Z" w:id="706">
                        <w:rPr>
                          <w:rFonts w:ascii="Cambria Math" w:hAnsi="Cambria Math" w:eastAsia="Cambria Math" w:cs="Cambria Math"/>
                          <w:sz w:val="22"/>
                          <w:szCs w:val="22"/>
                        </w:rPr>
                      </w:del>
                    </m:ctrlPr>
                  </m:sSubPr>
                  <m:e>
                    <m:r>
                      <w:del w:author="Levine, Charles Roger (dzk3ja)" w:date="2026-10-21T14:47:00Z" w16du:dateUtc="2026-10-21T18:47:00Z" w:id="707">
                        <w:rPr>
                          <w:rFonts w:ascii="Cambria Math" w:hAnsi="Cambria Math" w:eastAsia="Cambria Math" w:cs="Cambria Math"/>
                          <w:sz w:val="22"/>
                          <w:szCs w:val="22"/>
                        </w:rPr>
                        <m:t>C</m:t>
                      </w:del>
                    </m:r>
                  </m:e>
                  <m:sub>
                    <m:r>
                      <w:del w:author="Levine, Charles Roger (dzk3ja)" w:date="2026-10-21T14:47:00Z" w16du:dateUtc="2026-10-21T18:47:00Z" w:id="708">
                        <w:rPr>
                          <w:rFonts w:ascii="Cambria Math" w:hAnsi="Cambria Math" w:eastAsia="Cambria Math" w:cs="Cambria Math"/>
                          <w:sz w:val="22"/>
                          <w:szCs w:val="22"/>
                        </w:rPr>
                        <m:t>LOO,i</m:t>
                      </w:del>
                    </m:r>
                  </m:sub>
                </m:sSub>
                <m:r>
                  <w:del w:author="Levine, Charles Roger (dzk3ja)" w:date="2026-10-21T14:47:00Z" w16du:dateUtc="2026-10-21T18:47:00Z" w:id="709">
                    <w:rPr>
                      <w:rFonts w:ascii="Cambria Math" w:hAnsi="Cambria Math" w:eastAsia="Cambria Math" w:cs="Cambria Math"/>
                      <w:sz w:val="22"/>
                      <w:szCs w:val="22"/>
                    </w:rPr>
                    <m:t>=</m:t>
                  </w:del>
                </m:r>
                <m:f>
                  <m:fPr>
                    <m:ctrlPr>
                      <w:del w:author="Levine, Charles Roger (dzk3ja)" w:date="2026-10-21T14:47:00Z" w16du:dateUtc="2026-10-21T18:47:00Z" w:id="710">
                        <w:rPr>
                          <w:rFonts w:ascii="Cambria Math" w:hAnsi="Cambria Math" w:eastAsia="Cambria Math" w:cs="Cambria Math"/>
                          <w:sz w:val="22"/>
                          <w:szCs w:val="22"/>
                        </w:rPr>
                      </w:del>
                    </m:ctrlPr>
                  </m:fPr>
                  <m:num>
                    <m:sSub>
                      <m:sSubPr>
                        <m:ctrlPr>
                          <w:del w:author="Levine, Charles Roger (dzk3ja)" w:date="2026-10-21T14:47:00Z" w16du:dateUtc="2026-10-21T18:47:00Z" w:id="711">
                            <w:rPr>
                              <w:rFonts w:ascii="Cambria Math" w:hAnsi="Cambria Math" w:eastAsia="Cambria Math" w:cs="Cambria Math"/>
                              <w:sz w:val="22"/>
                              <w:szCs w:val="22"/>
                            </w:rPr>
                          </w:del>
                        </m:ctrlPr>
                      </m:sSubPr>
                      <m:e>
                        <m:r>
                          <w:del w:author="Levine, Charles Roger (dzk3ja)" w:date="2026-10-21T14:47:00Z" w16du:dateUtc="2026-10-21T18:47:00Z" w:id="712">
                            <w:rPr>
                              <w:rFonts w:ascii="Cambria Math" w:hAnsi="Cambria Math" w:eastAsia="Cambria Math" w:cs="Cambria Math"/>
                              <w:sz w:val="22"/>
                              <w:szCs w:val="22"/>
                            </w:rPr>
                            <m:t>n</m:t>
                          </w:del>
                        </m:r>
                      </m:e>
                      <m:sub>
                        <m:r>
                          <w:del w:author="Levine, Charles Roger (dzk3ja)" w:date="2026-10-21T14:47:00Z" w16du:dateUtc="2026-10-21T18:47:00Z" w:id="713">
                            <w:rPr>
                              <w:rFonts w:ascii="Cambria Math" w:hAnsi="Cambria Math" w:eastAsia="Cambria Math" w:cs="Cambria Math"/>
                              <w:sz w:val="22"/>
                              <w:szCs w:val="22"/>
                            </w:rPr>
                            <m:t>j</m:t>
                          </w:del>
                        </m:r>
                      </m:sub>
                    </m:sSub>
                    <m:sSub>
                      <m:sSubPr>
                        <m:ctrlPr>
                          <w:del w:author="Levine, Charles Roger (dzk3ja)" w:date="2026-10-21T14:47:00Z" w16du:dateUtc="2026-10-21T18:47:00Z" w:id="714">
                            <w:rPr>
                              <w:rFonts w:ascii="Cambria Math" w:hAnsi="Cambria Math" w:eastAsia="Cambria Math" w:cs="Cambria Math"/>
                              <w:sz w:val="22"/>
                              <w:szCs w:val="22"/>
                            </w:rPr>
                          </w:del>
                        </m:ctrlPr>
                      </m:sSubPr>
                      <m:e>
                        <m:r>
                          <w:del w:author="Levine, Charles Roger (dzk3ja)" w:date="2026-10-21T14:47:00Z" w16du:dateUtc="2026-10-21T18:47:00Z" w:id="715">
                            <w:rPr>
                              <w:rFonts w:ascii="Cambria Math" w:hAnsi="Cambria Math" w:eastAsia="Cambria Math" w:cs="Cambria Math"/>
                              <w:sz w:val="22"/>
                              <w:szCs w:val="22"/>
                            </w:rPr>
                            <m:t>T</m:t>
                          </w:del>
                        </m:r>
                      </m:e>
                      <m:sub>
                        <m:r>
                          <w:del w:author="Levine, Charles Roger (dzk3ja)" w:date="2026-10-21T14:47:00Z" w16du:dateUtc="2026-10-21T18:47:00Z" w:id="716">
                            <w:rPr>
                              <w:rFonts w:ascii="Cambria Math" w:hAnsi="Cambria Math" w:eastAsia="Cambria Math" w:cs="Cambria Math"/>
                              <w:sz w:val="22"/>
                              <w:szCs w:val="22"/>
                            </w:rPr>
                            <m:t>j</m:t>
                          </w:del>
                        </m:r>
                      </m:sub>
                    </m:sSub>
                    <m:r>
                      <w:del w:author="Levine, Charles Roger (dzk3ja)" w:date="2026-10-21T14:47:00Z" w16du:dateUtc="2026-10-21T18:47:00Z" w:id="717">
                        <w:rPr>
                          <w:rFonts w:ascii="Cambria Math" w:hAnsi="Cambria Math" w:eastAsia="Cambria Math" w:cs="Cambria Math"/>
                          <w:sz w:val="22"/>
                          <w:szCs w:val="22"/>
                        </w:rPr>
                        <m:t>-</m:t>
                      </w:del>
                    </m:r>
                    <m:sSub>
                      <m:sSubPr>
                        <m:ctrlPr>
                          <w:del w:author="Levine, Charles Roger (dzk3ja)" w:date="2026-10-21T14:47:00Z" w16du:dateUtc="2026-10-21T18:47:00Z" w:id="718">
                            <w:rPr>
                              <w:rFonts w:ascii="Cambria Math" w:hAnsi="Cambria Math" w:eastAsia="Cambria Math" w:cs="Cambria Math"/>
                              <w:sz w:val="22"/>
                              <w:szCs w:val="22"/>
                            </w:rPr>
                          </w:del>
                        </m:ctrlPr>
                      </m:sSubPr>
                      <m:e>
                        <m:r>
                          <w:del w:author="Levine, Charles Roger (dzk3ja)" w:date="2026-10-21T14:47:00Z" w16du:dateUtc="2026-10-21T18:47:00Z" w:id="719">
                            <w:rPr>
                              <w:rFonts w:ascii="Cambria Math" w:hAnsi="Cambria Math" w:eastAsia="Cambria Math" w:cs="Cambria Math"/>
                              <w:sz w:val="22"/>
                              <w:szCs w:val="22"/>
                            </w:rPr>
                            <m:t>A</m:t>
                          </w:del>
                        </m:r>
                      </m:e>
                      <m:sub>
                        <m:r>
                          <w:del w:author="Levine, Charles Roger (dzk3ja)" w:date="2026-10-21T14:47:00Z" w16du:dateUtc="2026-10-21T18:47:00Z" w:id="720">
                            <w:rPr>
                              <w:rFonts w:ascii="Cambria Math" w:hAnsi="Cambria Math" w:eastAsia="Cambria Math" w:cs="Cambria Math"/>
                              <w:sz w:val="22"/>
                              <w:szCs w:val="22"/>
                            </w:rPr>
                            <m:t>i</m:t>
                          </w:del>
                        </m:r>
                      </m:sub>
                    </m:sSub>
                  </m:num>
                  <m:den>
                    <m:sSub>
                      <m:sSubPr>
                        <m:ctrlPr>
                          <w:del w:author="Levine, Charles Roger (dzk3ja)" w:date="2026-10-21T14:47:00Z" w16du:dateUtc="2026-10-21T18:47:00Z" w:id="721">
                            <w:rPr>
                              <w:rFonts w:ascii="Cambria Math" w:hAnsi="Cambria Math" w:eastAsia="Cambria Math" w:cs="Cambria Math"/>
                              <w:sz w:val="22"/>
                              <w:szCs w:val="22"/>
                            </w:rPr>
                          </w:del>
                        </m:ctrlPr>
                      </m:sSubPr>
                      <m:e>
                        <m:r>
                          <w:del w:author="Levine, Charles Roger (dzk3ja)" w:date="2026-10-21T14:47:00Z" w16du:dateUtc="2026-10-21T18:47:00Z" w:id="722">
                            <w:rPr>
                              <w:rFonts w:ascii="Cambria Math" w:hAnsi="Cambria Math" w:eastAsia="Cambria Math" w:cs="Cambria Math"/>
                              <w:sz w:val="22"/>
                              <w:szCs w:val="22"/>
                            </w:rPr>
                            <m:t>n</m:t>
                          </w:del>
                        </m:r>
                      </m:e>
                      <m:sub>
                        <m:r>
                          <w:del w:author="Levine, Charles Roger (dzk3ja)" w:date="2026-10-21T14:47:00Z" w16du:dateUtc="2026-10-21T18:47:00Z" w:id="723">
                            <w:rPr>
                              <w:rFonts w:ascii="Cambria Math" w:hAnsi="Cambria Math" w:eastAsia="Cambria Math" w:cs="Cambria Math"/>
                              <w:sz w:val="22"/>
                              <w:szCs w:val="22"/>
                            </w:rPr>
                            <m:t>j</m:t>
                          </w:del>
                        </m:r>
                      </m:sub>
                    </m:sSub>
                    <m:r>
                      <w:del w:author="Levine, Charles Roger (dzk3ja)" w:date="2026-10-21T14:47:00Z" w16du:dateUtc="2026-10-21T18:47:00Z" w:id="724">
                        <w:rPr>
                          <w:rFonts w:ascii="Cambria Math" w:hAnsi="Cambria Math" w:eastAsia="Cambria Math" w:cs="Cambria Math"/>
                          <w:sz w:val="22"/>
                          <w:szCs w:val="22"/>
                        </w:rPr>
                        <m:t>-1</m:t>
                      </w:del>
                    </m:r>
                  </m:den>
                </m:f>
                <m:r>
                  <w:del w:author="Levine, Charles Roger (dzk3ja)" w:date="2026-10-21T14:47:00Z" w16du:dateUtc="2026-10-21T18:47:00Z" w:id="725">
                    <w:rPr>
                      <w:rFonts w:ascii="Cambria Math" w:hAnsi="Cambria Math" w:eastAsia="Cambria Math" w:cs="Cambria Math"/>
                      <w:sz w:val="22"/>
                      <w:szCs w:val="22"/>
                    </w:rPr>
                    <m:t>.</m:t>
                  </w:del>
                </m:r>
              </m:oMath>
            </m:oMathPara>
          </w:p>
        </w:tc>
        <w:tc>
          <w:tcPr>
            <w:tcW w:w="864" w:type="dxa"/>
            <w:vAlign w:val="center"/>
          </w:tcPr>
          <w:p w:rsidR="00D951E9" w:rsidDel="00F119AF" w:rsidRDefault="00670B8B" w14:paraId="60D4A7DD" w14:textId="7C301EDB">
            <w:pPr>
              <w:spacing w:after="0" w:line="240" w:lineRule="auto"/>
              <w:jc w:val="right"/>
              <w:rPr>
                <w:del w:author="Levine, Charles Roger (dzk3ja)" w:date="2026-10-21T14:47:00Z" w16du:dateUtc="2026-10-21T18:47:00Z" w:id="726"/>
              </w:rPr>
            </w:pPr>
            <w:del w:author="Levine, Charles Roger (dzk3ja)" w:date="2026-10-21T14:47:00Z" w16du:dateUtc="2026-10-21T18:47:00Z" w:id="727">
              <w:r w:rsidDel="00F119AF">
                <w:delText>(</w:delText>
              </w:r>
              <w:bookmarkStart w:name="Eq_4_13" w:id="728"/>
              <w:r w:rsidDel="00F119AF">
                <w:delText>4.</w:delText>
              </w:r>
              <w:r w:rsidDel="00F119AF" w:rsidR="00A62403">
                <w:fldChar w:fldCharType="begin"/>
              </w:r>
              <w:r w:rsidDel="00F119AF" w:rsidR="00A62403">
                <w:delInstrText xml:space="preserve"> SEQ Equation \* ARABIC </w:delInstrText>
              </w:r>
              <w:r w:rsidDel="00F119AF" w:rsidR="00A62403">
                <w:fldChar w:fldCharType="separate"/>
              </w:r>
              <w:r w:rsidDel="00F119AF" w:rsidR="00A62403">
                <w:rPr>
                  <w:noProof/>
                </w:rPr>
                <w:delText>14</w:delText>
              </w:r>
              <w:r w:rsidDel="00F119AF" w:rsidR="00A62403">
                <w:rPr>
                  <w:noProof/>
                </w:rPr>
                <w:fldChar w:fldCharType="end"/>
              </w:r>
              <w:bookmarkEnd w:id="728"/>
              <w:r w:rsidDel="00F119AF">
                <w:delText>)</w:delText>
              </w:r>
            </w:del>
          </w:p>
        </w:tc>
      </w:tr>
    </w:tbl>
    <w:p w:rsidR="00592BCF" w:rsidDel="00F119AF" w:rsidRDefault="00670B8B" w14:paraId="717CDEC1" w14:textId="16437958">
      <w:pPr>
        <w:pStyle w:val="BodyText"/>
        <w:keepNext/>
        <w:rPr>
          <w:del w:author="Levine, Charles Roger (dzk3ja)" w:date="2026-10-21T14:47:00Z" w16du:dateUtc="2026-10-21T18:47:00Z" w:id="729"/>
        </w:rPr>
      </w:pPr>
      <w:del w:author="Levine, Charles Roger (dzk3ja)" w:date="2026-10-21T14:47:00Z" w16du:dateUtc="2026-10-21T18:47:00Z" w:id="730">
        <w:r w:rsidDel="00F119AF">
          <w:delText>We can also write this relationship as</w:delText>
        </w:r>
      </w:del>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rsidDel="00F119AF" w14:paraId="6D528675" w14:textId="00A19A01">
        <w:trPr>
          <w:cantSplit/>
          <w:del w:author="Levine, Charles Roger (dzk3ja)" w:date="2026-10-21T14:47:00Z" w16du:dateUtc="2026-10-21T18:47:00Z" w:id="731"/>
        </w:trPr>
        <w:tc>
          <w:tcPr>
            <w:tcW w:w="8496" w:type="dxa"/>
            <w:vAlign w:val="center"/>
          </w:tcPr>
          <w:p w:rsidRPr="00674971" w:rsidR="00592BCF" w:rsidDel="00F119AF" w:rsidRDefault="00000000" w14:paraId="5E7A7FBB" w14:textId="61DB4B59">
            <w:pPr>
              <w:spacing w:before="120" w:line="240" w:lineRule="auto"/>
              <w:jc w:val="center"/>
              <w:rPr>
                <w:del w:author="Levine, Charles Roger (dzk3ja)" w:date="2026-10-21T14:47:00Z" w16du:dateUtc="2026-10-21T18:47:00Z" w:id="732"/>
                <w:rFonts w:ascii="Cambria Math" w:hAnsi="Cambria Math"/>
                <w:sz w:val="22"/>
              </w:rPr>
            </w:pPr>
            <m:oMathPara>
              <m:oMathParaPr>
                <m:jc m:val="center"/>
              </m:oMathParaPr>
              <m:oMath>
                <m:sSub>
                  <m:sSubPr>
                    <m:ctrlPr>
                      <w:del w:author="Levine, Charles Roger (dzk3ja)" w:date="2026-10-21T14:47:00Z" w16du:dateUtc="2026-10-21T18:47:00Z" w:id="733">
                        <w:rPr>
                          <w:rFonts w:ascii="Cambria Math" w:hAnsi="Cambria Math" w:eastAsia="Cambria Math" w:cs="Cambria Math"/>
                          <w:sz w:val="22"/>
                          <w:szCs w:val="22"/>
                        </w:rPr>
                      </w:del>
                    </m:ctrlPr>
                  </m:sSubPr>
                  <m:e>
                    <m:r>
                      <w:del w:author="Levine, Charles Roger (dzk3ja)" w:date="2026-10-21T14:47:00Z" w16du:dateUtc="2026-10-21T18:47:00Z" w:id="734">
                        <w:rPr>
                          <w:rFonts w:ascii="Cambria Math" w:hAnsi="Cambria Math" w:eastAsia="Cambria Math" w:cs="Cambria Math"/>
                          <w:sz w:val="22"/>
                          <w:szCs w:val="22"/>
                        </w:rPr>
                        <m:t>C</m:t>
                      </w:del>
                    </m:r>
                  </m:e>
                  <m:sub>
                    <m:r>
                      <w:del w:author="Levine, Charles Roger (dzk3ja)" w:date="2026-10-21T14:47:00Z" w16du:dateUtc="2026-10-21T18:47:00Z" w:id="735">
                        <w:rPr>
                          <w:rFonts w:ascii="Cambria Math" w:hAnsi="Cambria Math" w:eastAsia="Cambria Math" w:cs="Cambria Math"/>
                          <w:sz w:val="22"/>
                          <w:szCs w:val="22"/>
                        </w:rPr>
                        <m:t>LOO,i</m:t>
                      </w:del>
                    </m:r>
                  </m:sub>
                </m:sSub>
                <m:r>
                  <w:del w:author="Levine, Charles Roger (dzk3ja)" w:date="2026-10-21T14:47:00Z" w16du:dateUtc="2026-10-21T18:47:00Z" w:id="736">
                    <w:rPr>
                      <w:rFonts w:ascii="Cambria Math" w:hAnsi="Cambria Math" w:eastAsia="Cambria Math" w:cs="Cambria Math"/>
                      <w:sz w:val="22"/>
                      <w:szCs w:val="22"/>
                    </w:rPr>
                    <m:t>=</m:t>
                  </w:del>
                </m:r>
                <m:sSub>
                  <m:sSubPr>
                    <m:ctrlPr>
                      <w:del w:author="Levine, Charles Roger (dzk3ja)" w:date="2026-10-21T14:47:00Z" w16du:dateUtc="2026-10-21T18:47:00Z" w:id="737">
                        <w:rPr>
                          <w:rFonts w:ascii="Cambria Math" w:hAnsi="Cambria Math" w:eastAsia="Cambria Math" w:cs="Cambria Math"/>
                          <w:sz w:val="22"/>
                          <w:szCs w:val="22"/>
                        </w:rPr>
                      </w:del>
                    </m:ctrlPr>
                  </m:sSubPr>
                  <m:e>
                    <m:r>
                      <w:del w:author="Levine, Charles Roger (dzk3ja)" w:date="2026-10-21T14:47:00Z" w16du:dateUtc="2026-10-21T18:47:00Z" w:id="738">
                        <w:rPr>
                          <w:rFonts w:ascii="Cambria Math" w:hAnsi="Cambria Math" w:eastAsia="Cambria Math" w:cs="Cambria Math"/>
                          <w:sz w:val="22"/>
                          <w:szCs w:val="22"/>
                        </w:rPr>
                        <m:t>T</m:t>
                      </w:del>
                    </m:r>
                  </m:e>
                  <m:sub>
                    <m:r>
                      <w:del w:author="Levine, Charles Roger (dzk3ja)" w:date="2026-10-21T14:47:00Z" w16du:dateUtc="2026-10-21T18:47:00Z" w:id="739">
                        <w:rPr>
                          <w:rFonts w:ascii="Cambria Math" w:hAnsi="Cambria Math" w:eastAsia="Cambria Math" w:cs="Cambria Math"/>
                          <w:sz w:val="22"/>
                          <w:szCs w:val="22"/>
                        </w:rPr>
                        <m:t>j</m:t>
                      </w:del>
                    </m:r>
                  </m:sub>
                </m:sSub>
                <m:r>
                  <w:del w:author="Levine, Charles Roger (dzk3ja)" w:date="2026-10-21T14:47:00Z" w16du:dateUtc="2026-10-21T18:47:00Z" w:id="740">
                    <w:rPr>
                      <w:rFonts w:ascii="Cambria Math" w:hAnsi="Cambria Math" w:eastAsia="Cambria Math" w:cs="Cambria Math"/>
                      <w:sz w:val="22"/>
                      <w:szCs w:val="22"/>
                    </w:rPr>
                    <m:t>+</m:t>
                  </w:del>
                </m:r>
                <m:f>
                  <m:fPr>
                    <m:ctrlPr>
                      <w:del w:author="Levine, Charles Roger (dzk3ja)" w:date="2026-10-21T14:47:00Z" w16du:dateUtc="2026-10-21T18:47:00Z" w:id="741">
                        <w:rPr>
                          <w:rFonts w:ascii="Cambria Math" w:hAnsi="Cambria Math" w:eastAsia="Cambria Math" w:cs="Cambria Math"/>
                          <w:sz w:val="22"/>
                          <w:szCs w:val="22"/>
                        </w:rPr>
                      </w:del>
                    </m:ctrlPr>
                  </m:fPr>
                  <m:num>
                    <m:sSub>
                      <m:sSubPr>
                        <m:ctrlPr>
                          <w:del w:author="Levine, Charles Roger (dzk3ja)" w:date="2026-10-21T14:47:00Z" w16du:dateUtc="2026-10-21T18:47:00Z" w:id="742">
                            <w:rPr>
                              <w:rFonts w:ascii="Cambria Math" w:hAnsi="Cambria Math" w:eastAsia="Cambria Math" w:cs="Cambria Math"/>
                              <w:sz w:val="22"/>
                              <w:szCs w:val="22"/>
                            </w:rPr>
                          </w:del>
                        </m:ctrlPr>
                      </m:sSubPr>
                      <m:e>
                        <m:r>
                          <w:del w:author="Levine, Charles Roger (dzk3ja)" w:date="2026-10-21T14:47:00Z" w16du:dateUtc="2026-10-21T18:47:00Z" w:id="743">
                            <w:rPr>
                              <w:rFonts w:ascii="Cambria Math" w:hAnsi="Cambria Math" w:eastAsia="Cambria Math" w:cs="Cambria Math"/>
                              <w:sz w:val="22"/>
                              <w:szCs w:val="22"/>
                            </w:rPr>
                            <m:t>T</m:t>
                          </w:del>
                        </m:r>
                      </m:e>
                      <m:sub>
                        <m:r>
                          <w:del w:author="Levine, Charles Roger (dzk3ja)" w:date="2026-10-21T14:47:00Z" w16du:dateUtc="2026-10-21T18:47:00Z" w:id="744">
                            <w:rPr>
                              <w:rFonts w:ascii="Cambria Math" w:hAnsi="Cambria Math" w:eastAsia="Cambria Math" w:cs="Cambria Math"/>
                              <w:sz w:val="22"/>
                              <w:szCs w:val="22"/>
                            </w:rPr>
                            <m:t>j</m:t>
                          </w:del>
                        </m:r>
                      </m:sub>
                    </m:sSub>
                    <m:r>
                      <w:del w:author="Levine, Charles Roger (dzk3ja)" w:date="2026-10-21T14:47:00Z" w16du:dateUtc="2026-10-21T18:47:00Z" w:id="745">
                        <w:rPr>
                          <w:rFonts w:ascii="Cambria Math" w:hAnsi="Cambria Math" w:eastAsia="Cambria Math" w:cs="Cambria Math"/>
                          <w:sz w:val="22"/>
                          <w:szCs w:val="22"/>
                        </w:rPr>
                        <m:t>-</m:t>
                      </w:del>
                    </m:r>
                    <m:sSub>
                      <m:sSubPr>
                        <m:ctrlPr>
                          <w:del w:author="Levine, Charles Roger (dzk3ja)" w:date="2026-10-21T14:47:00Z" w16du:dateUtc="2026-10-21T18:47:00Z" w:id="746">
                            <w:rPr>
                              <w:rFonts w:ascii="Cambria Math" w:hAnsi="Cambria Math" w:eastAsia="Cambria Math" w:cs="Cambria Math"/>
                              <w:sz w:val="22"/>
                              <w:szCs w:val="22"/>
                            </w:rPr>
                          </w:del>
                        </m:ctrlPr>
                      </m:sSubPr>
                      <m:e>
                        <m:r>
                          <w:del w:author="Levine, Charles Roger (dzk3ja)" w:date="2026-10-21T14:47:00Z" w16du:dateUtc="2026-10-21T18:47:00Z" w:id="747">
                            <w:rPr>
                              <w:rFonts w:ascii="Cambria Math" w:hAnsi="Cambria Math" w:eastAsia="Cambria Math" w:cs="Cambria Math"/>
                              <w:sz w:val="22"/>
                              <w:szCs w:val="22"/>
                            </w:rPr>
                            <m:t>A</m:t>
                          </w:del>
                        </m:r>
                      </m:e>
                      <m:sub>
                        <m:r>
                          <w:del w:author="Levine, Charles Roger (dzk3ja)" w:date="2026-10-21T14:47:00Z" w16du:dateUtc="2026-10-21T18:47:00Z" w:id="748">
                            <w:rPr>
                              <w:rFonts w:ascii="Cambria Math" w:hAnsi="Cambria Math" w:eastAsia="Cambria Math" w:cs="Cambria Math"/>
                              <w:sz w:val="22"/>
                              <w:szCs w:val="22"/>
                            </w:rPr>
                            <m:t>i</m:t>
                          </w:del>
                        </m:r>
                      </m:sub>
                    </m:sSub>
                  </m:num>
                  <m:den>
                    <m:sSub>
                      <m:sSubPr>
                        <m:ctrlPr>
                          <w:del w:author="Levine, Charles Roger (dzk3ja)" w:date="2026-10-21T14:47:00Z" w16du:dateUtc="2026-10-21T18:47:00Z" w:id="749">
                            <w:rPr>
                              <w:rFonts w:ascii="Cambria Math" w:hAnsi="Cambria Math" w:eastAsia="Cambria Math" w:cs="Cambria Math"/>
                              <w:sz w:val="22"/>
                              <w:szCs w:val="22"/>
                            </w:rPr>
                          </w:del>
                        </m:ctrlPr>
                      </m:sSubPr>
                      <m:e>
                        <m:r>
                          <w:del w:author="Levine, Charles Roger (dzk3ja)" w:date="2026-10-21T14:47:00Z" w16du:dateUtc="2026-10-21T18:47:00Z" w:id="750">
                            <w:rPr>
                              <w:rFonts w:ascii="Cambria Math" w:hAnsi="Cambria Math" w:eastAsia="Cambria Math" w:cs="Cambria Math"/>
                              <w:sz w:val="22"/>
                              <w:szCs w:val="22"/>
                            </w:rPr>
                            <m:t>n</m:t>
                          </w:del>
                        </m:r>
                      </m:e>
                      <m:sub>
                        <m:r>
                          <w:del w:author="Levine, Charles Roger (dzk3ja)" w:date="2026-10-21T14:47:00Z" w16du:dateUtc="2026-10-21T18:47:00Z" w:id="751">
                            <w:rPr>
                              <w:rFonts w:ascii="Cambria Math" w:hAnsi="Cambria Math" w:eastAsia="Cambria Math" w:cs="Cambria Math"/>
                              <w:sz w:val="22"/>
                              <w:szCs w:val="22"/>
                            </w:rPr>
                            <m:t>j</m:t>
                          </w:del>
                        </m:r>
                      </m:sub>
                    </m:sSub>
                    <m:r>
                      <w:del w:author="Levine, Charles Roger (dzk3ja)" w:date="2026-10-21T14:47:00Z" w16du:dateUtc="2026-10-21T18:47:00Z" w:id="752">
                        <w:rPr>
                          <w:rFonts w:ascii="Cambria Math" w:hAnsi="Cambria Math" w:eastAsia="Cambria Math" w:cs="Cambria Math"/>
                          <w:sz w:val="22"/>
                          <w:szCs w:val="22"/>
                        </w:rPr>
                        <m:t>-1</m:t>
                      </w:del>
                    </m:r>
                  </m:den>
                </m:f>
                <m:r>
                  <w:del w:author="Levine, Charles Roger (dzk3ja)" w:date="2026-10-21T14:47:00Z" w16du:dateUtc="2026-10-21T18:47:00Z" w:id="753">
                    <w:rPr>
                      <w:rFonts w:ascii="Cambria Math" w:hAnsi="Cambria Math" w:eastAsia="Cambria Math" w:cs="Cambria Math"/>
                      <w:sz w:val="22"/>
                      <w:szCs w:val="22"/>
                    </w:rPr>
                    <m:t>.</m:t>
                  </w:del>
                </m:r>
              </m:oMath>
            </m:oMathPara>
          </w:p>
        </w:tc>
        <w:tc>
          <w:tcPr>
            <w:tcW w:w="864" w:type="dxa"/>
            <w:vAlign w:val="center"/>
          </w:tcPr>
          <w:p w:rsidR="00D951E9" w:rsidDel="00F119AF" w:rsidRDefault="00670B8B" w14:paraId="1C831F3F" w14:textId="7BC2F0EC">
            <w:pPr>
              <w:spacing w:after="0" w:line="240" w:lineRule="auto"/>
              <w:jc w:val="right"/>
              <w:rPr>
                <w:del w:author="Levine, Charles Roger (dzk3ja)" w:date="2026-10-21T14:47:00Z" w16du:dateUtc="2026-10-21T18:47:00Z" w:id="754"/>
              </w:rPr>
            </w:pPr>
            <w:del w:author="Levine, Charles Roger (dzk3ja)" w:date="2026-10-21T14:47:00Z" w16du:dateUtc="2026-10-21T18:47:00Z" w:id="755">
              <w:r w:rsidDel="00F119AF">
                <w:delText>(</w:delText>
              </w:r>
              <w:bookmarkStart w:name="Eq_4_14" w:id="756"/>
              <w:r w:rsidDel="00F119AF">
                <w:delText>4.</w:delText>
              </w:r>
              <w:r w:rsidDel="00F119AF" w:rsidR="00A62403">
                <w:fldChar w:fldCharType="begin"/>
              </w:r>
              <w:r w:rsidDel="00F119AF" w:rsidR="00A62403">
                <w:delInstrText xml:space="preserve"> SEQ Equation \* ARABIC </w:delInstrText>
              </w:r>
              <w:r w:rsidDel="00F119AF" w:rsidR="00A62403">
                <w:fldChar w:fldCharType="separate"/>
              </w:r>
              <w:r w:rsidDel="00F119AF" w:rsidR="00A62403">
                <w:rPr>
                  <w:noProof/>
                </w:rPr>
                <w:delText>15</w:delText>
              </w:r>
              <w:r w:rsidDel="00F119AF" w:rsidR="00A62403">
                <w:rPr>
                  <w:noProof/>
                </w:rPr>
                <w:fldChar w:fldCharType="end"/>
              </w:r>
              <w:bookmarkEnd w:id="756"/>
              <w:r w:rsidDel="00F119AF">
                <w:delText>)</w:delText>
              </w:r>
            </w:del>
          </w:p>
        </w:tc>
      </w:tr>
    </w:tbl>
    <w:p w:rsidR="00592BCF" w:rsidDel="00F119AF" w:rsidRDefault="00670B8B" w14:paraId="11FD16CA" w14:textId="0ACFC6B6">
      <w:pPr>
        <w:pStyle w:val="BodyText"/>
        <w:rPr>
          <w:del w:author="Levine, Charles Roger (dzk3ja)" w:date="2026-10-21T14:47:00Z" w16du:dateUtc="2026-10-21T18:47:00Z" w:id="757"/>
        </w:rPr>
      </w:pPr>
      <w:del w:author="Levine, Charles Roger (dzk3ja)" w:date="2026-10-21T14:47:00Z" w16du:dateUtc="2026-10-21T18:47:00Z" w:id="758">
        <w:r w:rsidDel="00F119AF">
          <w:delText>This form makes the difference between the two measures explicit. Excluding an individual whose performance exceeds the group mean lowers the peer average. Excluding someone below the group mean raises it. For a fixed difference between individual performance and the group mean, the effect of exclusion is larger in smaller groups.</w:delText>
        </w:r>
      </w:del>
    </w:p>
    <w:p w:rsidRPr="006E112A" w:rsidR="006E112A" w:rsidP="006E112A" w:rsidRDefault="006E112A" w14:paraId="35600698" w14:textId="77777777">
      <w:r>
        <w:t>I</w:t>
      </w:r>
      <w:r w:rsidRPr="006E112A">
        <w:t xml:space="preserve">ncluding or excluding the focal individual is therefore a modeling choice, not merely a change in notation. The symbol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rsidR="006E112A" w:rsidDel="007234F2" w:rsidP="006E112A" w:rsidRDefault="007234F2" w14:paraId="3FE9CC70" w14:textId="3EF87C5F">
      <w:pPr>
        <w:rPr>
          <w:del w:author="Levine, Charles Roger (dzk3ja)" w:date="2026-10-21T14:55:00Z" w16du:dateUtc="2026-10-21T18:55:00Z" w:id="759"/>
        </w:rPr>
      </w:pPr>
      <w:ins w:author="Levine, Charles Roger (dzk3ja)" w:date="2026-10-21T14:55:00Z" w16du:dateUtc="2026-10-21T18:55:00Z" w:id="760">
        <w:r w:rsidRPr="007234F2">
          <w:t xml:space="preserve">Using mean performance as congestion produces a relative adjustment to selection scores. When performance is standardized, a group mean can be negative. For positive \lambda, subtracting the resulting negative congestion term raises the individual’s adjusted score above </w:t>
        </w:r>
      </w:ins>
      <m:oMath>
        <m:sSub>
          <m:sSubPr>
            <m:ctrlPr>
              <w:rPr>
                <w:rFonts w:ascii="Cambria Math" w:hAnsi="Cambria Math"/>
                <w:sz w:val="22"/>
                <w:rPrChange w:author="Levine, Charles Roger (dzk3ja)" w:date="2026-10-21T17:42:00Z" w16du:dateUtc="2026-10-21T21:42:00Z" w:id="761">
                  <w:rPr>
                    <w:rFonts w:ascii="Cambria Math" w:hAnsi="Cambria Math"/>
                  </w:rPr>
                </w:rPrChange>
              </w:rPr>
            </m:ctrlPr>
          </m:sSubPr>
          <m:e>
            <m:r>
              <w:rPr>
                <w:rFonts w:ascii="Cambria Math" w:hAnsi="Cambria Math"/>
                <w:sz w:val="22"/>
                <w:rPrChange w:author="Levine, Charles Roger (dzk3ja)" w:date="2026-10-21T17:42:00Z" w16du:dateUtc="2026-10-21T21:42:00Z" w:id="762">
                  <w:rPr>
                    <w:rFonts w:ascii="Cambria Math" w:hAnsi="Cambria Math"/>
                  </w:rPr>
                </w:rPrChange>
              </w:rPr>
              <m:t>A</m:t>
            </m:r>
          </m:e>
          <m:sub>
            <m:r>
              <w:rPr>
                <w:rFonts w:ascii="Cambria Math" w:hAnsi="Cambria Math"/>
                <w:sz w:val="22"/>
                <w:rPrChange w:author="Levine, Charles Roger (dzk3ja)" w:date="2026-10-21T17:42:00Z" w16du:dateUtc="2026-10-21T21:42:00Z" w:id="763">
                  <w:rPr>
                    <w:rFonts w:ascii="Cambria Math" w:hAnsi="Cambria Math"/>
                  </w:rPr>
                </w:rPrChange>
              </w:rPr>
              <m:t>i</m:t>
            </m:r>
          </m:sub>
        </m:sSub>
      </m:oMath>
      <w:ins w:author="Levine, Charles Roger (dzk3ja)" w:date="2026-10-21T14:55:00Z" w16du:dateUtc="2026-10-21T18:55:00Z" w:id="764">
        <w:r w:rsidRPr="007234F2">
          <w:t>. Nevertheless, an individual in a stronger group receives a lower score than an equally performing individual in a weaker group. The competitive disadvantage concerns this comparison across environments; it does not require every group’s adjustment to lower the score below measured performance.</w:t>
        </w:r>
        <w:r>
          <w:t xml:space="preserve"> </w:t>
        </w:r>
      </w:ins>
      <w:commentRangeStart w:id="765"/>
      <w:commentRangeStart w:id="766"/>
      <w:del w:author="Levine, Charles Roger (dzk3ja)" w:date="2026-10-21T14:55:00Z" w16du:dateUtc="2026-10-21T18:55:00Z" w:id="767">
        <w:r w:rsidRPr="006E112A" w:rsidDel="007234F2" w:rsidR="006E112A">
          <w:delText xml:space="preserve">Both specifications use average performance to approximate congestion. At positive </w:delText>
        </w:r>
      </w:del>
      <m:oMath>
        <m:r>
          <w:del w:author="Levine, Charles Roger (dzk3ja)" w:date="2026-10-21T14:55:00Z" w16du:dateUtc="2026-10-21T18:55:00Z" w:id="768">
            <w:rPr>
              <w:rFonts w:ascii="Cambria Math" w:hAnsi="Cambria Math" w:eastAsia="Cambria Math" w:cs="Cambria Math"/>
              <w:sz w:val="22"/>
              <w:szCs w:val="22"/>
            </w:rPr>
            <m:t>λ</m:t>
          </w:del>
        </m:r>
      </m:oMath>
      <w:del w:author="Levine, Charles Roger (dzk3ja)" w:date="2026-10-21T14:55:00Z" w16du:dateUtc="2026-10-21T18:55:00Z" w:id="769">
        <w:r w:rsidRPr="006E112A" w:rsidDel="007234F2" w:rsidR="006E112A">
          <w:delText xml:space="preserve">, individuals with equal </w:delText>
        </w:r>
      </w:del>
      <m:oMath>
        <m:sSub>
          <m:sSubPr>
            <m:ctrlPr>
              <w:del w:author="Levine, Charles Roger (dzk3ja)" w:date="2026-10-21T14:55:00Z" w16du:dateUtc="2026-10-21T18:55:00Z" w:id="770">
                <w:rPr>
                  <w:rFonts w:ascii="Cambria Math" w:hAnsi="Cambria Math" w:eastAsia="Cambria Math" w:cs="Cambria Math"/>
                  <w:sz w:val="22"/>
                  <w:szCs w:val="22"/>
                </w:rPr>
              </w:del>
            </m:ctrlPr>
          </m:sSubPr>
          <m:e>
            <m:r>
              <w:del w:author="Levine, Charles Roger (dzk3ja)" w:date="2026-10-21T14:55:00Z" w16du:dateUtc="2026-10-21T18:55:00Z" w:id="771">
                <w:rPr>
                  <w:rFonts w:ascii="Cambria Math" w:hAnsi="Cambria Math" w:eastAsia="Cambria Math" w:cs="Cambria Math"/>
                  <w:sz w:val="22"/>
                  <w:szCs w:val="22"/>
                </w:rPr>
                <m:t>A</m:t>
              </w:del>
            </m:r>
          </m:e>
          <m:sub>
            <m:r>
              <w:del w:author="Levine, Charles Roger (dzk3ja)" w:date="2026-10-21T14:55:00Z" w16du:dateUtc="2026-10-21T18:55:00Z" w:id="772">
                <w:rPr>
                  <w:rFonts w:ascii="Cambria Math" w:hAnsi="Cambria Math" w:eastAsia="Cambria Math" w:cs="Cambria Math"/>
                  <w:sz w:val="22"/>
                  <w:szCs w:val="22"/>
                </w:rPr>
                <m:t>i</m:t>
              </w:del>
            </m:r>
          </m:sub>
        </m:sSub>
      </m:oMath>
      <w:del w:author="Levine, Charles Roger (dzk3ja)" w:date="2026-10-21T14:55:00Z" w16du:dateUtc="2026-10-21T18:55:00Z" w:id="773">
        <w:r w:rsidRPr="006E112A" w:rsidDel="007234F2" w:rsidR="006E112A">
          <w:delText xml:space="preserve"> can receive different selection scores because they belong to different peer environments. These are relative adjustments: if </w:delText>
        </w:r>
      </w:del>
      <m:oMath>
        <m:r>
          <w:del w:author="Levine, Charles Roger (dzk3ja)" w:date="2026-10-21T14:55:00Z" w16du:dateUtc="2026-10-21T18:55:00Z" w:id="774">
            <w:rPr>
              <w:rFonts w:ascii="Cambria Math" w:hAnsi="Cambria Math" w:eastAsia="Cambria Math" w:cs="Cambria Math"/>
              <w:sz w:val="22"/>
              <w:szCs w:val="22"/>
            </w:rPr>
            <m:t>A</m:t>
          </w:del>
        </m:r>
      </m:oMath>
      <w:del w:author="Levine, Charles Roger (dzk3ja)" w:date="2026-10-21T14:55:00Z" w16du:dateUtc="2026-10-21T18:55:00Z" w:id="775">
        <w:r w:rsidRPr="006E112A" w:rsidDel="007234F2" w:rsidR="006E112A">
          <w:delText xml:space="preserve"> is standardized, a negative average raises the adjusted score above </w:delText>
        </w:r>
      </w:del>
      <m:oMath>
        <m:sSub>
          <m:sSubPr>
            <m:ctrlPr>
              <w:del w:author="Levine, Charles Roger (dzk3ja)" w:date="2026-10-21T14:55:00Z" w16du:dateUtc="2026-10-21T18:55:00Z" w:id="776">
                <w:rPr>
                  <w:rFonts w:ascii="Cambria Math" w:hAnsi="Cambria Math" w:eastAsia="Cambria Math" w:cs="Cambria Math"/>
                  <w:sz w:val="22"/>
                  <w:szCs w:val="22"/>
                </w:rPr>
              </w:del>
            </m:ctrlPr>
          </m:sSubPr>
          <m:e>
            <m:r>
              <w:del w:author="Levine, Charles Roger (dzk3ja)" w:date="2026-10-21T14:55:00Z" w16du:dateUtc="2026-10-21T18:55:00Z" w:id="777">
                <w:rPr>
                  <w:rFonts w:ascii="Cambria Math" w:hAnsi="Cambria Math" w:eastAsia="Cambria Math" w:cs="Cambria Math"/>
                  <w:sz w:val="22"/>
                  <w:szCs w:val="22"/>
                </w:rPr>
                <m:t>A</m:t>
              </w:del>
            </m:r>
          </m:e>
          <m:sub>
            <m:r>
              <w:del w:author="Levine, Charles Roger (dzk3ja)" w:date="2026-10-21T14:55:00Z" w16du:dateUtc="2026-10-21T18:55:00Z" w:id="778">
                <w:rPr>
                  <w:rFonts w:ascii="Cambria Math" w:hAnsi="Cambria Math" w:eastAsia="Cambria Math" w:cs="Cambria Math"/>
                  <w:sz w:val="22"/>
                  <w:szCs w:val="22"/>
                </w:rPr>
                <m:t>i</m:t>
              </w:del>
            </m:r>
          </m:sub>
        </m:sSub>
      </m:oMath>
      <w:del w:author="Levine, Charles Roger (dzk3ja)" w:date="2026-10-21T14:55:00Z" w16du:dateUtc="2026-10-21T18:55:00Z" w:id="779">
        <w:r w:rsidRPr="006E112A" w:rsidDel="007234F2" w:rsidR="006E112A">
          <w:delText>. The claim that stronger peers impose a disadvantage concerns comparisons at fixed own performance; it does not require every average-based adjustment to be a positive absolute burden.</w:delText>
        </w:r>
      </w:del>
    </w:p>
    <w:p w:rsidRPr="006E112A" w:rsidR="007234F2" w:rsidP="006E112A" w:rsidRDefault="007234F2" w14:paraId="75BB06C3" w14:textId="03E374CA">
      <w:pPr>
        <w:rPr>
          <w:ins w:author="Levine, Charles Roger (dzk3ja)" w:date="2026-10-21T14:55:00Z" w16du:dateUtc="2026-10-21T18:55:00Z" w:id="780"/>
        </w:rPr>
      </w:pPr>
    </w:p>
    <w:p w:rsidRPr="006E112A" w:rsidR="006E112A" w:rsidP="006E112A" w:rsidRDefault="00A41D25" w14:paraId="0754A8A7" w14:textId="01B67446">
      <w:ins w:author="Levine, Charles Roger (dzk3ja)" w:date="2026-10-21T15:00:00Z" w16du:dateUtc="2026-10-21T19:00:00Z" w:id="781">
        <w:r w:rsidRPr="00A41D25">
          <w:t>Average performance provides a broad indication of group strength, but it does not distinguish how that strength is distributed among members. The same group mean could reflect one exceptional performer among weaker peers or several strong performers who are plausible candidates for advancement. If congestion depends on the presence of credible competitors, these groups may create different competitive pressures despite having the same average performance.</w:t>
        </w:r>
      </w:ins>
      <w:del w:author="Levine, Charles Roger (dzk3ja)" w:date="2026-10-21T15:00:00Z" w16du:dateUtc="2026-10-21T19:00:00Z" w:id="782">
        <w:r w:rsidRPr="006E112A" w:rsidDel="00A41D25" w:rsidR="006E112A">
          <w:delText xml:space="preserve">We use these specifications as explanatory benchmarks before developing a more selective measure of competitive pressure. The numerical meaning of </w:delText>
        </w:r>
      </w:del>
      <m:oMath>
        <m:r>
          <w:del w:author="Levine, Charles Roger (dzk3ja)" w:date="2026-10-21T15:00:00Z" w16du:dateUtc="2026-10-21T19:00:00Z" w:id="783">
            <w:rPr>
              <w:rFonts w:ascii="Cambria Math" w:hAnsi="Cambria Math" w:eastAsia="Cambria Math" w:cs="Cambria Math"/>
              <w:sz w:val="22"/>
              <w:szCs w:val="22"/>
            </w:rPr>
            <m:t>λ</m:t>
          </w:del>
        </m:r>
      </m:oMath>
      <w:del w:author="Levine, Charles Roger (dzk3ja)" w:date="2026-10-21T15:00:00Z" w16du:dateUtc="2026-10-21T19:00:00Z" w:id="784">
        <w:r w:rsidRPr="006E112A" w:rsidDel="00A41D25" w:rsidR="006E112A">
          <w:delText xml:space="preserve"> depends on the definition and scale of congestion. Retaining the same coefficient symbol does not imply that a value chosen or fitted for one specification transfers unchanged to another.</w:delText>
        </w:r>
      </w:del>
      <w:commentRangeEnd w:id="765"/>
      <w:r w:rsidRPr="006E112A">
        <w:rPr>
          <w:rStyle w:val="CommentReference"/>
          <w:sz w:val="20"/>
          <w:szCs w:val="20"/>
        </w:rPr>
        <w:commentReference w:id="765"/>
      </w:r>
      <w:commentRangeEnd w:id="766"/>
      <w:r>
        <w:rPr>
          <w:rStyle w:val="CommentReference"/>
        </w:rPr>
        <w:commentReference w:id="766"/>
      </w:r>
    </w:p>
    <w:p w:rsidR="006E112A" w:rsidP="006E112A" w:rsidRDefault="00506582" w14:paraId="55D6B87A" w14:textId="77777777">
      <w:pPr>
        <w:pStyle w:val="Heading2"/>
        <w:numPr>
          <w:ilvl w:val="1"/>
          <w:numId w:val="18"/>
        </w:numPr>
      </w:pPr>
      <w:bookmarkStart w:name="Xdc28eb0d9af23d26594087763702d6632d638b0" w:id="785"/>
      <w:bookmarkEnd w:id="322"/>
      <w:r>
        <w:t>From average peers to credible competitors</w:t>
      </w:r>
    </w:p>
    <w:p w:rsidR="00506582" w:rsidDel="006627A8" w:rsidP="00506582" w:rsidRDefault="00506582" w14:paraId="297007CC" w14:textId="7507AAA4">
      <w:pPr>
        <w:rPr>
          <w:del w:author="Levine, Charles Roger (dzk3ja)" w:date="2026-10-21T15:04:00Z" w16du:dateUtc="2026-10-21T19:04:00Z" w:id="786"/>
        </w:rPr>
      </w:pPr>
      <w:del w:author="Levine, Charles Roger (dzk3ja)" w:date="2026-10-21T15:04:00Z" w16du:dateUtc="2026-10-21T19:04:00Z" w:id="787">
        <w:r w:rsidDel="006627A8">
          <w:delText>Av</w:delText>
        </w:r>
      </w:del>
      <w:ins w:author="Levine, Charles Roger (dzk3ja)" w:date="2026-10-21T15:04:00Z" w16du:dateUtc="2026-10-21T19:04:00Z" w:id="788">
        <w:r w:rsidRPr="006627A8" w:rsidR="006627A8">
          <w:t>An increase in a group member’s performance need not produce an equally meaningful increase in competitive pressure. Improvement by someone far below the level needed to contend for advancement may raise the group mean while changing the competitive environment very little. Improvement that brings someone into contention may have greater consequences for others seeking opportunities and distinction. We therefore refine the congestion measure by considering each member’s competitive relevance, rather than using their performance directly</w:t>
        </w:r>
      </w:ins>
      <w:ins w:author="Levine, Charles Roger (dzk3ja)" w:date="2026-10-21T15:05:00Z" w16du:dateUtc="2026-10-21T19:05:00Z" w:id="789">
        <w:r w:rsidR="006627A8">
          <w:t>.</w:t>
        </w:r>
      </w:ins>
      <w:del w:author="Levine, Charles Roger (dzk3ja)" w:date="2026-10-21T15:04:00Z" w16du:dateUtc="2026-10-21T19:04:00Z" w:id="790">
        <w:r w:rsidDel="006627A8">
          <w:delText xml:space="preserve">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delText>
        </w:r>
      </w:del>
      <m:oMath>
        <m:sSub>
          <m:sSubPr>
            <m:ctrlPr>
              <w:del w:author="Levine, Charles Roger (dzk3ja)" w:date="2026-10-21T15:04:00Z" w16du:dateUtc="2026-10-21T19:04:00Z" w:id="791">
                <w:rPr>
                  <w:rFonts w:ascii="Cambria Math" w:hAnsi="Cambria Math" w:eastAsia="Cambria Math" w:cs="Cambria Math"/>
                  <w:sz w:val="22"/>
                  <w:szCs w:val="22"/>
                </w:rPr>
              </w:del>
            </m:ctrlPr>
          </m:sSubPr>
          <m:e>
            <m:r>
              <w:del w:author="Levine, Charles Roger (dzk3ja)" w:date="2026-10-21T15:04:00Z" w16du:dateUtc="2026-10-21T19:04:00Z" w:id="792">
                <w:rPr>
                  <w:rFonts w:ascii="Cambria Math" w:hAnsi="Cambria Math" w:eastAsia="Cambria Math" w:cs="Cambria Math"/>
                  <w:sz w:val="22"/>
                  <w:szCs w:val="22"/>
                </w:rPr>
                <m:t>T</m:t>
              </w:del>
            </m:r>
          </m:e>
          <m:sub>
            <m:r>
              <w:del w:author="Levine, Charles Roger (dzk3ja)" w:date="2026-10-21T15:04:00Z" w16du:dateUtc="2026-10-21T19:04:00Z" w:id="793">
                <w:rPr>
                  <w:rFonts w:ascii="Cambria Math" w:hAnsi="Cambria Math" w:eastAsia="Cambria Math" w:cs="Cambria Math"/>
                  <w:sz w:val="22"/>
                  <w:szCs w:val="22"/>
                </w:rPr>
                <m:t>j</m:t>
              </w:del>
            </m:r>
          </m:sub>
        </m:sSub>
      </m:oMath>
      <w:del w:author="Levine, Charles Roger (dzk3ja)" w:date="2026-10-21T15:04:00Z" w16du:dateUtc="2026-10-21T19:04:00Z" w:id="794">
        <w:r w:rsidDel="006627A8">
          <w:delText xml:space="preserve"> while differing in the concentration of members who are plausible candidates for advancement.</w:delText>
        </w:r>
      </w:del>
    </w:p>
    <w:p w:rsidR="006627A8" w:rsidP="00506582" w:rsidRDefault="006627A8" w14:paraId="0B0BB02F" w14:textId="77777777">
      <w:pPr>
        <w:rPr>
          <w:ins w:author="Levine, Charles Roger (dzk3ja)" w:date="2026-10-21T15:04:00Z" w16du:dateUtc="2026-10-21T19:04:00Z" w:id="795"/>
        </w:rPr>
      </w:pPr>
    </w:p>
    <w:p w:rsidR="00506582" w:rsidP="00506582" w:rsidRDefault="0044174F" w14:paraId="49E7F107" w14:textId="50E7CD6B">
      <w:ins w:author="Levine, Charles Roger (dzk3ja)" w:date="2026-10-21T15:08:00Z" w16du:dateUtc="2026-10-21T19:08:00Z" w:id="796">
        <w:r w:rsidRPr="0044174F">
          <w:t>We now introduce roster pressure as a third measure of congestion, based on the competitive relevance of a group’s members.</w:t>
        </w:r>
        <w:r>
          <w:t xml:space="preserve">  </w:t>
        </w:r>
      </w:ins>
      <w:del w:author="Levine, Charles Roger (dzk3ja)" w:date="2026-10-21T15:08:00Z" w16du:dateUtc="2026-10-21T19:08:00Z" w:id="797">
        <w:r w:rsidDel="0044174F" w:rsidR="0081266A">
          <w:delText xml:space="preserve">We use </w:delText>
        </w:r>
        <w:r w:rsidDel="0044174F" w:rsidR="0081266A">
          <w:rPr>
            <w:rStyle w:val="Strong"/>
          </w:rPr>
          <w:delText>roster pressure</w:delText>
        </w:r>
        <w:r w:rsidDel="0044174F" w:rsidR="0081266A">
          <w:delText xml:space="preserve"> to describe the competitive pressure associated with the composition of a group. </w:delText>
        </w:r>
      </w:del>
      <w:del w:author="Levine, Charles Roger (dzk3ja)" w:date="2026-10-21T17:30:00Z" w16du:dateUtc="2026-10-21T21:30:00Z" w:id="798">
        <w:r w:rsidDel="00EF336B" w:rsidR="0081266A">
          <w:delText xml:space="preserve">To measure it, we first distinguish members according to their competitive relevance.  </w:delText>
        </w:r>
      </w:del>
      <w:r w:rsidR="00506582">
        <w:t xml:space="preserve">We introduce a common performance threshold </w:t>
      </w:r>
      <m:oMath>
        <m:r>
          <w:rPr>
            <w:rFonts w:ascii="Cambria Math" w:hAnsi="Cambria Math" w:eastAsia="Cambria Math" w:cs="Cambria Math"/>
            <w:sz w:val="22"/>
            <w:szCs w:val="22"/>
          </w:rPr>
          <m:t>θ</m:t>
        </m:r>
      </m:oMath>
      <w:r w:rsidR="00506582">
        <w:t>, around which an individual becomes competitively relevant. A strict cutoff would treat individuals immediately below and above the threshold very differently. Instead, we allow relevance to increase smoothly with performance.</w:t>
      </w:r>
    </w:p>
    <w:p w:rsidR="00506582" w:rsidP="00506582" w:rsidRDefault="00506582" w14:paraId="6216842A" w14:textId="77777777">
      <w:r>
        <w:t xml:space="preserve">Let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oMath>
      <w:r>
        <w:t xml:space="preserve"> denote member </w:t>
      </w:r>
      <m:oMath>
        <m:r>
          <w:rPr>
            <w:rFonts w:ascii="Cambria Math" w:hAnsi="Cambria Math" w:eastAsia="Cambria Math" w:cs="Cambria Math"/>
            <w:sz w:val="22"/>
            <w:szCs w:val="22"/>
          </w:rPr>
          <m:t>h</m:t>
        </m:r>
      </m:oMath>
      <w:r>
        <w:t xml:space="preserve">’s degree of competitive relevance. We use the logistic function, denoted by </w:t>
      </w:r>
      <m:oMath>
        <m:r>
          <w:rPr>
            <w:rFonts w:ascii="Cambria Math" w:hAnsi="Cambria Math" w:eastAsia="Cambria Math" w:cs="Cambria Math"/>
            <w:sz w:val="22"/>
            <w:szCs w:val="22"/>
          </w:rPr>
          <m:t>σ</m:t>
        </m:r>
      </m:oMath>
      <w:r>
        <w:t xml:space="preserve">, to map performance relative to </w:t>
      </w:r>
      <m:oMath>
        <m:r>
          <w:rPr>
            <w:rFonts w:ascii="Cambria Math" w:hAnsi="Cambria Math" w:eastAsia="Cambria Math" w:cs="Cambria Math"/>
            <w:sz w:val="22"/>
            <w:szCs w:val="22"/>
          </w:rPr>
          <m:t>θ</m:t>
        </m:r>
      </m:oMath>
      <w:r>
        <w:t xml:space="preserve"> into a value between zero and one. A positive parameter </w:t>
      </w:r>
      <m:oMath>
        <m:r>
          <w:rPr>
            <w:rFonts w:ascii="Cambria Math" w:hAnsi="Cambria Math" w:eastAsia="Cambria Math" w:cs="Cambria Math"/>
            <w:sz w:val="22"/>
            <w:szCs w:val="22"/>
          </w:rPr>
          <m:t>γ</m:t>
        </m:r>
      </m:oMath>
      <w:r>
        <w:t xml:space="preserve"> controls the sharpness of the transition: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F4E39EF" w14:textId="77777777">
        <w:trPr>
          <w:cantSplit/>
        </w:trPr>
        <w:tc>
          <w:tcPr>
            <w:tcW w:w="8496" w:type="dxa"/>
            <w:vAlign w:val="center"/>
          </w:tcPr>
          <w:p w:rsidRPr="00674971" w:rsidR="00CB3150" w:rsidP="00506582" w:rsidRDefault="00000000" w14:paraId="14D92B4F" w14:textId="77777777">
            <w:pPr>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r>
                  <w:rPr>
                    <w:rFonts w:ascii="Cambria Math" w:hAnsi="Cambria Math" w:eastAsia="Cambria Math" w:cs="Cambria Math"/>
                    <w:sz w:val="22"/>
                    <w:szCs w:val="22"/>
                  </w:rPr>
                  <m:t>=σ</m:t>
                </m:r>
                <m:d>
                  <m:dPr>
                    <m:ctrlPr>
                      <w:rPr>
                        <w:rFonts w:ascii="Cambria Math" w:hAnsi="Cambria Math" w:eastAsia="Cambria Math" w:cs="Cambria Math"/>
                        <w:sz w:val="22"/>
                        <w:szCs w:val="22"/>
                      </w:rPr>
                    </m:ctrlPr>
                  </m:dPr>
                  <m:e>
                    <m:r>
                      <w:rPr>
                        <w:rFonts w:ascii="Cambria Math" w:hAnsi="Cambria Math" w:eastAsia="Cambria Math" w:cs="Cambria Math"/>
                        <w:sz w:val="22"/>
                        <w:szCs w:val="22"/>
                      </w:rPr>
                      <m:t>γ</m:t>
                    </m:r>
                    <m:d>
                      <m:dPr>
                        <m:ctrlPr>
                          <w:rPr>
                            <w:rFonts w:ascii="Cambria Math" w:hAnsi="Cambria Math" w:eastAsia="Cambria Math" w:cs="Cambria Math"/>
                            <w:sz w:val="22"/>
                            <w:szCs w:val="22"/>
                          </w:rPr>
                        </m:ctrlPr>
                      </m:d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r>
                          <w:rPr>
                            <w:rFonts w:ascii="Cambria Math" w:hAnsi="Cambria Math" w:eastAsia="Cambria Math" w:cs="Cambria Math"/>
                            <w:sz w:val="22"/>
                            <w:szCs w:val="22"/>
                          </w:rPr>
                          <m:t>-θ</m:t>
                        </m:r>
                      </m:e>
                    </m:d>
                  </m:e>
                </m:d>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1</m:t>
                    </m:r>
                  </m:num>
                  <m:den>
                    <m:r>
                      <w:rPr>
                        <w:rFonts w:ascii="Cambria Math" w:hAnsi="Cambria Math" w:eastAsia="Cambria Math" w:cs="Cambria Math"/>
                        <w:sz w:val="22"/>
                        <w:szCs w:val="22"/>
                      </w:rPr>
                      <m:t>1+</m:t>
                    </m:r>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r>
                          <w:rPr>
                            <w:rFonts w:ascii="Cambria Math" w:hAnsi="Cambria Math" w:eastAsia="Cambria Math" w:cs="Cambria Math"/>
                            <w:sz w:val="22"/>
                            <w:szCs w:val="22"/>
                          </w:rPr>
                          <m:t>-γ</m:t>
                        </m:r>
                        <m:d>
                          <m:dPr>
                            <m:ctrlPr>
                              <w:rPr>
                                <w:rFonts w:ascii="Cambria Math" w:hAnsi="Cambria Math" w:eastAsia="Cambria Math" w:cs="Cambria Math"/>
                                <w:sz w:val="22"/>
                                <w:szCs w:val="22"/>
                              </w:rPr>
                            </m:ctrlPr>
                          </m:d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r>
                              <w:rPr>
                                <w:rFonts w:ascii="Cambria Math" w:hAnsi="Cambria Math" w:eastAsia="Cambria Math" w:cs="Cambria Math"/>
                                <w:sz w:val="22"/>
                                <w:szCs w:val="22"/>
                              </w:rPr>
                              <m:t>-θ</m:t>
                            </m:r>
                          </m:e>
                        </m:d>
                      </m:sup>
                    </m:sSup>
                  </m:den>
                </m:f>
                <m:r>
                  <w:rPr>
                    <w:rFonts w:ascii="Cambria Math" w:hAnsi="Cambria Math" w:eastAsia="Cambria Math" w:cs="Cambria Math"/>
                    <w:sz w:val="22"/>
                    <w:szCs w:val="22"/>
                  </w:rPr>
                  <m:t>,</m:t>
                </m:r>
                <m:r>
                  <w:rPr>
                    <w:rFonts w:ascii="Cambria Math" w:hAnsi="Cambria Math" w:eastAsia="Cambria Math" w:cs="Cambria Math"/>
                    <w:i/>
                    <w:sz w:val="22"/>
                    <w:szCs w:val="22"/>
                  </w:rPr>
                  <m:t> </m:t>
                </m:r>
                <m:r>
                  <w:rPr>
                    <w:rFonts w:ascii="Cambria Math" w:hAnsi="Cambria Math" w:eastAsia="Cambria Math" w:cs="Cambria Math"/>
                    <w:i/>
                    <w:sz w:val="22"/>
                    <w:szCs w:val="22"/>
                  </w:rPr>
                  <m:t> </m:t>
                </m:r>
                <m:r>
                  <w:rPr>
                    <w:rFonts w:ascii="Cambria Math" w:hAnsi="Cambria Math" w:eastAsia="Cambria Math" w:cs="Cambria Math"/>
                    <w:sz w:val="22"/>
                    <w:szCs w:val="22"/>
                  </w:rPr>
                  <m:t>γ&gt;0.</m:t>
                </m:r>
              </m:oMath>
            </m:oMathPara>
          </w:p>
        </w:tc>
        <w:tc>
          <w:tcPr>
            <w:tcW w:w="864" w:type="dxa"/>
            <w:vAlign w:val="center"/>
          </w:tcPr>
          <w:p w:rsidR="00D951E9" w:rsidRDefault="00670B8B" w14:paraId="6A5F2653" w14:textId="39DD27DB">
            <w:pPr>
              <w:spacing w:after="0" w:line="240" w:lineRule="auto"/>
              <w:jc w:val="right"/>
            </w:pPr>
            <w:bookmarkStart w:name="_Ref242970542" w:id="799"/>
            <w:bookmarkStart w:name="_Ref242970520" w:id="800"/>
            <w:r>
              <w:t>(</w:t>
            </w:r>
            <w:bookmarkStart w:name="Eq_4_15" w:id="801"/>
            <w:r>
              <w:t>4.</w:t>
            </w:r>
            <w:r>
              <w:fldChar w:fldCharType="begin"/>
            </w:r>
            <w:r>
              <w:instrText> SEQ Equation \* ARABIC </w:instrText>
            </w:r>
            <w:r>
              <w:fldChar w:fldCharType="separate"/>
            </w:r>
            <w:r w:rsidR="00A62403">
              <w:rPr>
                <w:noProof/>
              </w:rPr>
              <w:t>16</w:t>
            </w:r>
            <w:r>
              <w:fldChar w:fldCharType="end"/>
            </w:r>
            <w:bookmarkEnd w:id="799"/>
            <w:bookmarkEnd w:id="801"/>
            <w:r>
              <w:t>)</w:t>
            </w:r>
            <w:bookmarkEnd w:id="800"/>
          </w:p>
        </w:tc>
      </w:tr>
    </w:tbl>
    <w:p w:rsidR="00506582" w:rsidRDefault="00506582" w14:paraId="5711625C" w14:textId="273C7437">
      <w:r>
        <w:t xml:space="preserve">A member whose performance equals </w:t>
      </w:r>
      <m:oMath>
        <m:r>
          <w:rPr>
            <w:rFonts w:ascii="Cambria Math" w:hAnsi="Cambria Math" w:eastAsia="Cambria Math" w:cs="Cambria Math"/>
            <w:sz w:val="22"/>
            <w:szCs w:val="22"/>
          </w:rPr>
          <m:t>θ</m:t>
        </m:r>
      </m:oMath>
      <w:r>
        <w:t xml:space="preserve"> </w:t>
      </w:r>
      <w:del w:author="Levine, Charles Roger (dzk3ja)" w:date="2026-10-21T17:36:00Z" w16du:dateUtc="2026-10-21T21:36:00Z" w:id="802">
        <w:r w:rsidDel="00727526">
          <w:delText xml:space="preserve">contributes </w:delText>
        </w:r>
      </w:del>
      <w:ins w:author="Levine, Charles Roger (dzk3ja)" w:date="2026-10-21T17:36:00Z" w16du:dateUtc="2026-10-21T21:36:00Z" w:id="803">
        <w:r w:rsidR="00727526">
          <w:t>has a competitive relevance of</w:t>
        </w:r>
        <w:r w:rsidR="00727526">
          <w:t xml:space="preserve"> </w:t>
        </w:r>
      </w:ins>
      <w:r>
        <w:t>one</w:t>
      </w:r>
      <w:ins w:author="Levine, Charles Roger (dzk3ja)" w:date="2026-10-21T17:36:00Z" w16du:dateUtc="2026-10-21T21:36:00Z" w:id="804">
        <w:r w:rsidR="00727526">
          <w:t>-</w:t>
        </w:r>
      </w:ins>
      <w:del w:author="Levine, Charles Roger (dzk3ja)" w:date="2026-10-21T17:36:00Z" w16du:dateUtc="2026-10-21T21:36:00Z" w:id="805">
        <w:r w:rsidDel="00727526">
          <w:delText xml:space="preserve"> </w:delText>
        </w:r>
      </w:del>
      <w:r>
        <w:t xml:space="preserve">half. Members sufficiently far below the threshold </w:t>
      </w:r>
      <w:del w:author="Levine, Charles Roger (dzk3ja)" w:date="2026-10-21T17:36:00Z" w16du:dateUtc="2026-10-21T21:36:00Z" w:id="806">
        <w:r w:rsidDel="00727526">
          <w:delText xml:space="preserve">contribute </w:delText>
        </w:r>
      </w:del>
      <w:ins w:author="Levine, Charles Roger (dzk3ja)" w:date="2026-10-21T17:36:00Z" w16du:dateUtc="2026-10-21T21:36:00Z" w:id="807">
        <w:r w:rsidR="00727526">
          <w:t>have relevance values</w:t>
        </w:r>
      </w:ins>
      <w:del w:author="Levine, Charles Roger (dzk3ja)" w:date="2026-10-21T17:36:00Z" w16du:dateUtc="2026-10-21T21:36:00Z" w:id="808">
        <w:r w:rsidDel="00727526">
          <w:delText>values</w:delText>
        </w:r>
      </w:del>
      <w:r>
        <w:t xml:space="preserve"> close to zero, whereas members sufficiently far above it </w:t>
      </w:r>
      <w:del w:author="Levine, Charles Roger (dzk3ja)" w:date="2026-10-21T17:37:00Z" w16du:dateUtc="2026-10-21T21:37:00Z" w:id="809">
        <w:r w:rsidDel="00727526">
          <w:delText xml:space="preserve">contribute </w:delText>
        </w:r>
      </w:del>
      <w:ins w:author="Levine, Charles Roger (dzk3ja)" w:date="2026-10-21T17:37:00Z" w16du:dateUtc="2026-10-21T21:37:00Z" w:id="810">
        <w:r w:rsidR="00727526">
          <w:t>have</w:t>
        </w:r>
        <w:r w:rsidR="00727526">
          <w:t xml:space="preserve"> </w:t>
        </w:r>
      </w:ins>
      <w:r>
        <w:t xml:space="preserve">values close to one. Larger </w:t>
      </w:r>
      <m:oMath>
        <m:r>
          <w:rPr>
            <w:rFonts w:ascii="Cambria Math" w:hAnsi="Cambria Math" w:eastAsia="Cambria Math" w:cs="Cambria Math"/>
            <w:sz w:val="22"/>
            <w:szCs w:val="22"/>
          </w:rPr>
          <m:t>γ</m:t>
        </m:r>
      </m:oMath>
      <w:r>
        <w:t xml:space="preserve"> produces a sharper transition around the threshold; smaller </w:t>
      </w:r>
      <m:oMath>
        <m:r>
          <w:rPr>
            <w:rFonts w:ascii="Cambria Math" w:hAnsi="Cambria Math" w:eastAsia="Cambria Math" w:cs="Cambria Math"/>
            <w:sz w:val="22"/>
            <w:szCs w:val="22"/>
          </w:rPr>
          <m:t>γ</m:t>
        </m:r>
      </m:oMath>
      <w:r>
        <w:t xml:space="preserve"> </w:t>
      </w:r>
      <w:del w:author="Levine, Charles Roger (dzk3ja)" w:date="2026-10-21T17:37:00Z" w16du:dateUtc="2026-10-21T21:37:00Z" w:id="811">
        <w:r w:rsidDel="00727526">
          <w:delText xml:space="preserve"> </w:delText>
        </w:r>
      </w:del>
      <w:r>
        <w:t>produces a more gradual one. The upper bound expresses the assumption that an exceptionally high performance value does not generate an unlimited contribution to congestion.</w:t>
      </w:r>
    </w:p>
    <w:p w:rsidR="00AF7AC1" w:rsidRDefault="00AF7AC1" w14:paraId="50F749C6" w14:textId="3FBF61CB">
      <w:pPr>
        <w:pStyle w:val="BodyText"/>
      </w:pPr>
      <w:r>
        <w:t xml:space="preserve">The quantity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oMath>
      <w:r>
        <w:t xml:space="preserve"> is a contribution to the congestion measure, not the probability that member </w:t>
      </w:r>
      <m:oMath>
        <m:r>
          <w:rPr>
            <w:rFonts w:ascii="Cambria Math" w:hAnsi="Cambria Math" w:eastAsia="Cambria Math" w:cs="Cambria Math"/>
            <w:sz w:val="22"/>
            <w:szCs w:val="22"/>
          </w:rPr>
          <m:t>h</m:t>
        </m:r>
      </m:oMath>
      <w:r>
        <w:t xml:space="preserve"> will be selected. The threshold </w:t>
      </w:r>
      <m:oMath>
        <m:r>
          <w:rPr>
            <w:rFonts w:ascii="Cambria Math" w:hAnsi="Cambria Math" w:eastAsia="Cambria Math" w:cs="Cambria Math"/>
            <w:sz w:val="22"/>
            <w:szCs w:val="22"/>
          </w:rPr>
          <m:t>θ</m:t>
        </m:r>
      </m:oMath>
      <w:r>
        <w:t xml:space="preserve"> identifies a common region of competitive relevance; it does not depend on whether a particular peer outperforms the focal individual. Nor is </w:t>
      </w:r>
      <m:oMath>
        <m:r>
          <w:rPr>
            <w:rFonts w:ascii="Cambria Math" w:hAnsi="Cambria Math" w:eastAsia="Cambria Math" w:cs="Cambria Math"/>
            <w:sz w:val="22"/>
            <w:szCs w:val="22"/>
          </w:rPr>
          <m:t>θ</m:t>
        </m:r>
      </m:oMath>
      <w:r>
        <w:t xml:space="preserve"> automatically the top-</w:t>
      </w:r>
      <m:oMath>
        <m:r>
          <w:rPr>
            <w:rFonts w:ascii="Cambria Math" w:hAnsi="Cambria Math" w:eastAsia="Cambria Math" w:cs="Cambria Math"/>
            <w:sz w:val="22"/>
            <w:szCs w:val="22"/>
          </w:rPr>
          <m:t>K</m:t>
        </m:r>
      </m:oMath>
      <w:r>
        <w:t xml:space="preserve"> selection cutoff. The threshold governs which members contribute substantially to local congestion, whereas </w:t>
      </w:r>
      <m:oMath>
        <m:r>
          <w:rPr>
            <w:rFonts w:ascii="Cambria Math" w:hAnsi="Cambria Math" w:eastAsia="Cambria Math" w:cs="Cambria Math"/>
            <w:sz w:val="22"/>
            <w:szCs w:val="22"/>
          </w:rPr>
          <m:t>K</m:t>
        </m:r>
      </m:oMath>
      <w:r>
        <w:t xml:space="preserve"> determines how many opportunities are awarded across the selection population. Section </w:t>
      </w:r>
      <w:ins w:author="Levine, Charles Roger (dzk3ja)" w:date="2026-10-21T15:09:00Z" w16du:dateUtc="2026-10-21T19:09:00Z" w:id="812">
        <w:r w:rsidR="00CB55F1">
          <w:fldChar w:fldCharType="begin"/>
        </w:r>
        <w:r w:rsidR="00CB55F1">
          <w:instrText xml:space="preserve"> REF _Ref243487804 \r \h </w:instrText>
        </w:r>
        <w:r w:rsidR="00CB55F1">
          <w:fldChar w:fldCharType="separate"/>
        </w:r>
        <w:r w:rsidR="00CB55F1">
          <w:t>4</w:t>
        </w:r>
        <w:r w:rsidR="00CB55F1">
          <w:t>.</w:t>
        </w:r>
        <w:r w:rsidR="00CB55F1">
          <w:t>5</w:t>
        </w:r>
        <w:r w:rsidR="00CB55F1">
          <w:fldChar w:fldCharType="end"/>
        </w:r>
      </w:ins>
      <w:ins w:author="Levine, Charles Roger (dzk3ja)" w:date="2026-10-21T15:10:00Z" w16du:dateUtc="2026-10-21T19:10:00Z" w:id="813">
        <w:r w:rsidR="00CB55F1">
          <w:t xml:space="preserve"> later</w:t>
        </w:r>
      </w:ins>
      <w:del w:author="Levine, Charles Roger (dzk3ja)" w:date="2026-10-21T15:09:00Z" w16du:dateUtc="2026-10-21T19:09:00Z" w:id="814">
        <w:r w:rsidDel="00CB55F1">
          <w:delText>4.5</w:delText>
        </w:r>
      </w:del>
      <w:r>
        <w:t xml:space="preserve"> examines their distinct roles.</w:t>
      </w:r>
      <w:r w:rsidDel="00AF7AC1">
        <w:t xml:space="preserve"> </w:t>
      </w:r>
    </w:p>
    <w:p w:rsidR="00CB3150" w:rsidRDefault="00B329C0" w14:paraId="39D60F6A" w14:textId="77777777">
      <w:pPr>
        <w:pStyle w:val="BodyText"/>
      </w:pPr>
      <w:r>
        <w:t xml:space="preserve">The smooth transition can represent imprecision in where competitive relevance begins, but </w:t>
      </w:r>
      <m:oMath>
        <m:r>
          <w:rPr>
            <w:rFonts w:ascii="Cambria Math" w:hAnsi="Cambria Math" w:eastAsia="Cambria Math" w:cs="Cambria Math"/>
            <w:sz w:val="22"/>
            <w:szCs w:val="22"/>
          </w:rPr>
          <m:t>γ</m:t>
        </m:r>
      </m:oMath>
      <w:r>
        <w:t xml:space="preserve"> is not itself an estimated measurement-error variance. The sigmoid determines how each member’s performance contributes to congestion during the SCORE stage, with </w:t>
      </w:r>
      <m:oMath>
        <m:r>
          <w:rPr>
            <w:rFonts w:ascii="Cambria Math" w:hAnsi="Cambria Math" w:eastAsia="Cambria Math" w:cs="Cambria Math"/>
            <w:sz w:val="22"/>
            <w:szCs w:val="22"/>
          </w:rPr>
          <m:t>γ</m:t>
        </m:r>
      </m:oMath>
      <w:r>
        <w:t xml:space="preserve"> controlling the sharpness of that transformation. Selection temperature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sel</m:t>
            </m:r>
          </m:sub>
        </m:sSub>
      </m:oMath>
      <w:r>
        <w:t xml:space="preserve"> governs uncertainty in the subsequent SELECT stage. Keeping these two roles explicit allows us to examine assumptions about competitive relevance separately from assumptions about uncertainty in selection.</w:t>
      </w:r>
    </w:p>
    <w:p w:rsidR="00CB3150" w:rsidRDefault="00670B8B" w14:paraId="641A3138" w14:textId="77777777">
      <w:pPr>
        <w:pStyle w:val="Heading2"/>
        <w:numPr>
          <w:ilvl w:val="1"/>
          <w:numId w:val="18"/>
        </w:numPr>
      </w:pPr>
      <w:bookmarkStart w:name="Xc082d50cc048025a16853c6d31ad799bd4fde31" w:id="815"/>
      <w:bookmarkEnd w:id="785"/>
      <w:r>
        <w:t>Aggregating competitive relevance into a group adjustment</w:t>
      </w:r>
    </w:p>
    <w:p w:rsidRPr="006D78CC" w:rsidR="006D78CC" w:rsidP="006D78CC" w:rsidRDefault="006D78CC" w14:paraId="5BDF17C5" w14:textId="524DD099">
      <w:del w:author="Levine, Charles Roger (dzk3ja)" w:date="2026-10-21T17:39:00Z" w16du:dateUtc="2026-10-21T21:39:00Z" w:id="816">
        <w:r w:rsidRPr="006D78CC" w:rsidDel="00030226">
          <w:delText xml:space="preserve">We </w:delText>
        </w:r>
      </w:del>
      <w:ins w:author="Levine, Charles Roger (dzk3ja)" w:date="2026-10-21T17:39:00Z" w16du:dateUtc="2026-10-21T21:39:00Z" w:id="817">
        <w:r w:rsidRPr="00030226" w:rsidR="00030226">
          <w:t>We measure a group’s roster pressure by averaging the competitive relevance of all its members.</w:t>
        </w:r>
      </w:ins>
      <w:del w:author="Levine, Charles Roger (dzk3ja)" w:date="2026-10-21T17:39:00Z" w16du:dateUtc="2026-10-21T21:39:00Z" w:id="818">
        <w:r w:rsidRPr="006D78CC" w:rsidDel="00030226">
          <w:delText>have defined how much each member contributes to the competitive field.</w:delText>
        </w:r>
      </w:del>
      <w:r w:rsidRPr="006D78CC">
        <w:t xml:space="preserve"> </w:t>
      </w:r>
      <w:del w:author="Levine, Charles Roger (dzk3ja)" w:date="2026-10-21T17:39:00Z" w16du:dateUtc="2026-10-21T21:39:00Z" w:id="819">
        <w:r w:rsidRPr="006D78CC" w:rsidDel="00030226">
          <w:delText>We now combine those contributions into a measure of the group</w:delText>
        </w:r>
        <w:r w:rsidDel="00030226" w:rsidR="0081266A">
          <w:delText>’s roster pressure.</w:delText>
        </w:r>
        <w:r w:rsidRPr="006D78CC" w:rsidDel="00030226">
          <w:delText xml:space="preserve"> </w:delText>
        </w:r>
      </w:del>
      <w:r w:rsidRPr="006D78CC">
        <w:t xml:space="preserve">In Section </w:t>
      </w:r>
      <w:ins w:author="Levine, Charles Roger (dzk3ja)" w:date="2026-10-21T17:40:00Z" w16du:dateUtc="2026-10-21T21:40:00Z" w:id="820">
        <w:r w:rsidR="00030226">
          <w:fldChar w:fldCharType="begin"/>
        </w:r>
        <w:r w:rsidR="00030226">
          <w:instrText xml:space="preserve"> REF _Ref243496821 \r \h </w:instrText>
        </w:r>
        <w:r w:rsidR="00030226">
          <w:fldChar w:fldCharType="separate"/>
        </w:r>
        <w:r w:rsidR="00030226">
          <w:t>4.4.1</w:t>
        </w:r>
        <w:r w:rsidR="00030226">
          <w:fldChar w:fldCharType="end"/>
        </w:r>
      </w:ins>
      <w:del w:author="Levine, Charles Roger (dzk3ja)" w:date="2026-10-21T17:40:00Z" w16du:dateUtc="2026-10-21T21:40:00Z" w:id="821">
        <w:r w:rsidRPr="006D78CC" w:rsidDel="00030226">
          <w:delText>4.4.1</w:delText>
        </w:r>
      </w:del>
      <w:r w:rsidRPr="006D78CC">
        <w:t xml:space="preserve">, the shared measure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oMath>
      <w:r>
        <w:t xml:space="preserve"> </w:t>
      </w:r>
      <w:r w:rsidRPr="006D78CC">
        <w:t>averaged the performance values of all group members. Our refined measure instead averages their competitive relevance. This allows a group’s congestion to reflect the concentration of plausible candidates for advancement rather than its average performance alone.</w:t>
      </w:r>
      <w:r>
        <w:t xml:space="preserve">  </w:t>
      </w:r>
      <w:r w:rsidR="00E73B90">
        <w:t xml:space="preserve">Two equally sized groups can </w:t>
      </w:r>
      <w:r w:rsidR="00E73B90">
        <w:t>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rsidRPr="006D78CC" w:rsidR="006D78CC" w:rsidP="006D78CC" w:rsidRDefault="00F43DA9" w14:paraId="189FC606" w14:textId="659DED99">
      <w:ins w:author="Levine, Charles Roger (dzk3ja)" w:date="2026-10-21T17:41:00Z" w16du:dateUtc="2026-10-21T21:41:00Z" w:id="822">
        <w:r w:rsidRPr="00F43DA9">
          <w:t xml:space="preserve">Let </w:t>
        </w:r>
      </w:ins>
      <m:oMath>
        <m:sSub>
          <m:sSubPr>
            <m:ctrlPr>
              <w:rPr>
                <w:rFonts w:ascii="Cambria Math" w:hAnsi="Cambria Math"/>
                <w:sz w:val="22"/>
                <w:rPrChange w:author="Levine, Charles Roger (dzk3ja)" w:date="2026-10-21T17:42:00Z" w16du:dateUtc="2026-10-21T21:42:00Z" w:id="823">
                  <w:rPr>
                    <w:rFonts w:ascii="Cambria Math" w:hAnsi="Cambria Math"/>
                  </w:rPr>
                </w:rPrChange>
              </w:rPr>
            </m:ctrlPr>
          </m:sSubPr>
          <m:e>
            <m:r>
              <w:rPr>
                <w:rFonts w:ascii="Cambria Math" w:hAnsi="Cambria Math"/>
                <w:sz w:val="22"/>
                <w:rPrChange w:author="Levine, Charles Roger (dzk3ja)" w:date="2026-10-21T17:42:00Z" w16du:dateUtc="2026-10-21T21:42:00Z" w:id="824">
                  <w:rPr>
                    <w:rFonts w:ascii="Cambria Math" w:hAnsi="Cambria Math"/>
                  </w:rPr>
                </w:rPrChange>
              </w:rPr>
              <m:t>C</m:t>
            </m:r>
          </m:e>
          <m:sub>
            <m:r>
              <w:rPr>
                <w:rFonts w:ascii="Cambria Math" w:hAnsi="Cambria Math"/>
                <w:sz w:val="22"/>
                <w:rPrChange w:author="Levine, Charles Roger (dzk3ja)" w:date="2026-10-21T17:42:00Z" w16du:dateUtc="2026-10-21T21:42:00Z" w:id="825">
                  <w:rPr>
                    <w:rFonts w:ascii="Cambria Math" w:hAnsi="Cambria Math"/>
                  </w:rPr>
                </w:rPrChange>
              </w:rPr>
              <m:t>j</m:t>
            </m:r>
          </m:sub>
        </m:sSub>
      </m:oMath>
      <w:ins w:author="Levine, Charles Roger (dzk3ja)" w:date="2026-10-21T17:41:00Z" w16du:dateUtc="2026-10-21T21:41:00Z" w:id="826">
        <w:r w:rsidRPr="00F43DA9">
          <w:t xml:space="preserve"> denote this shared roster pressure for group </w:t>
        </w:r>
      </w:ins>
      <m:oMath>
        <m:r>
          <w:rPr>
            <w:rFonts w:ascii="Cambria Math" w:hAnsi="Cambria Math"/>
            <w:sz w:val="22"/>
            <w:rPrChange w:author="Levine, Charles Roger (dzk3ja)" w:date="2026-10-21T17:42:00Z" w16du:dateUtc="2026-10-21T21:42:00Z" w:id="827">
              <w:rPr>
                <w:rFonts w:ascii="Cambria Math" w:hAnsi="Cambria Math"/>
              </w:rPr>
            </w:rPrChange>
          </w:rPr>
          <m:t>j</m:t>
        </m:r>
      </m:oMath>
      <w:ins w:author="Levine, Charles Roger (dzk3ja)" w:date="2026-10-21T17:41:00Z" w16du:dateUtc="2026-10-21T21:41:00Z" w:id="828">
        <w:r w:rsidRPr="00F43DA9">
          <w:t xml:space="preserve">. For a group containing </w:t>
        </w:r>
      </w:ins>
      <m:oMath>
        <m:sSub>
          <m:sSubPr>
            <m:ctrlPr>
              <w:rPr>
                <w:rFonts w:ascii="Cambria Math" w:hAnsi="Cambria Math"/>
                <w:sz w:val="22"/>
                <w:rPrChange w:author="Levine, Charles Roger (dzk3ja)" w:date="2026-10-21T17:42:00Z" w16du:dateUtc="2026-10-21T21:42:00Z" w:id="829">
                  <w:rPr>
                    <w:rFonts w:ascii="Cambria Math" w:hAnsi="Cambria Math"/>
                  </w:rPr>
                </w:rPrChange>
              </w:rPr>
            </m:ctrlPr>
          </m:sSubPr>
          <m:e>
            <m:r>
              <w:rPr>
                <w:rFonts w:ascii="Cambria Math" w:hAnsi="Cambria Math"/>
                <w:sz w:val="22"/>
                <w:rPrChange w:author="Levine, Charles Roger (dzk3ja)" w:date="2026-10-21T17:42:00Z" w16du:dateUtc="2026-10-21T21:42:00Z" w:id="830">
                  <w:rPr>
                    <w:rFonts w:ascii="Cambria Math" w:hAnsi="Cambria Math"/>
                  </w:rPr>
                </w:rPrChange>
              </w:rPr>
              <m:t>n</m:t>
            </m:r>
          </m:e>
          <m:sub>
            <m:r>
              <w:rPr>
                <w:rFonts w:ascii="Cambria Math" w:hAnsi="Cambria Math"/>
                <w:sz w:val="22"/>
                <w:rPrChange w:author="Levine, Charles Roger (dzk3ja)" w:date="2026-10-21T17:42:00Z" w16du:dateUtc="2026-10-21T21:42:00Z" w:id="831">
                  <w:rPr>
                    <w:rFonts w:ascii="Cambria Math" w:hAnsi="Cambria Math"/>
                  </w:rPr>
                </w:rPrChange>
              </w:rPr>
              <m:t>j</m:t>
            </m:r>
          </m:sub>
        </m:sSub>
      </m:oMath>
      <w:ins w:author="Levine, Charles Roger (dzk3ja)" w:date="2026-10-21T17:41:00Z" w16du:dateUtc="2026-10-21T21:41:00Z" w:id="832">
        <w:r w:rsidRPr="00F43DA9">
          <w:t xml:space="preserve"> members, we average the competitive relevance </w:t>
        </w:r>
      </w:ins>
      <m:oMath>
        <m:sSub>
          <m:sSubPr>
            <m:ctrlPr>
              <w:rPr>
                <w:rFonts w:ascii="Cambria Math" w:hAnsi="Cambria Math"/>
                <w:sz w:val="22"/>
                <w:rPrChange w:author="Levine, Charles Roger (dzk3ja)" w:date="2026-10-21T17:42:00Z" w16du:dateUtc="2026-10-21T21:42:00Z" w:id="833">
                  <w:rPr>
                    <w:rFonts w:ascii="Cambria Math" w:hAnsi="Cambria Math"/>
                  </w:rPr>
                </w:rPrChange>
              </w:rPr>
            </m:ctrlPr>
          </m:sSubPr>
          <m:e>
            <m:r>
              <w:rPr>
                <w:rFonts w:ascii="Cambria Math" w:hAnsi="Cambria Math"/>
                <w:sz w:val="22"/>
                <w:rPrChange w:author="Levine, Charles Roger (dzk3ja)" w:date="2026-10-21T17:42:00Z" w16du:dateUtc="2026-10-21T21:42:00Z" w:id="834">
                  <w:rPr>
                    <w:rFonts w:ascii="Cambria Math" w:hAnsi="Cambria Math"/>
                  </w:rPr>
                </w:rPrChange>
              </w:rPr>
              <m:t>v</m:t>
            </m:r>
          </m:e>
          <m:sub>
            <m:r>
              <w:rPr>
                <w:rFonts w:ascii="Cambria Math" w:hAnsi="Cambria Math"/>
                <w:sz w:val="22"/>
                <w:rPrChange w:author="Levine, Charles Roger (dzk3ja)" w:date="2026-10-21T17:42:00Z" w16du:dateUtc="2026-10-21T21:42:00Z" w:id="835">
                  <w:rPr>
                    <w:rFonts w:ascii="Cambria Math" w:hAnsi="Cambria Math"/>
                  </w:rPr>
                </w:rPrChange>
              </w:rPr>
              <m:t>h</m:t>
            </m:r>
          </m:sub>
        </m:sSub>
      </m:oMath>
      <w:ins w:author="Levine, Charles Roger (dzk3ja)" w:date="2026-10-21T17:41:00Z" w16du:dateUtc="2026-10-21T21:41:00Z" w:id="836">
        <w:r w:rsidRPr="00F43DA9">
          <w:t xml:space="preserve"> of all its members:</w:t>
        </w:r>
      </w:ins>
      <w:del w:author="Levine, Charles Roger (dzk3ja)" w:date="2026-10-21T17:41:00Z" w16du:dateUtc="2026-10-21T21:41:00Z" w:id="837">
        <w:r w:rsidRPr="006D78CC" w:rsidDel="00F43DA9" w:rsidR="006D78CC">
          <w:delText xml:space="preserve">Let </w:delText>
        </w:r>
      </w:del>
      <m:oMath>
        <m:sSub>
          <m:sSubPr>
            <m:ctrlPr>
              <w:del w:author="Levine, Charles Roger (dzk3ja)" w:date="2026-10-21T17:41:00Z" w16du:dateUtc="2026-10-21T21:41:00Z" w:id="838">
                <w:rPr>
                  <w:rFonts w:ascii="Cambria Math" w:hAnsi="Cambria Math" w:eastAsia="Cambria Math" w:cs="Cambria Math"/>
                  <w:sz w:val="22"/>
                  <w:szCs w:val="22"/>
                </w:rPr>
              </w:del>
            </m:ctrlPr>
          </m:sSubPr>
          <m:e>
            <m:r>
              <w:del w:author="Levine, Charles Roger (dzk3ja)" w:date="2026-10-21T17:41:00Z" w16du:dateUtc="2026-10-21T21:41:00Z" w:id="839">
                <w:rPr>
                  <w:rFonts w:ascii="Cambria Math" w:hAnsi="Cambria Math" w:eastAsia="Cambria Math" w:cs="Cambria Math"/>
                  <w:sz w:val="22"/>
                  <w:szCs w:val="22"/>
                </w:rPr>
                <m:t>C</m:t>
              </w:del>
            </m:r>
          </m:e>
          <m:sub>
            <m:r>
              <w:del w:author="Levine, Charles Roger (dzk3ja)" w:date="2026-10-21T17:41:00Z" w16du:dateUtc="2026-10-21T21:41:00Z" w:id="840">
                <w:rPr>
                  <w:rFonts w:ascii="Cambria Math" w:hAnsi="Cambria Math" w:eastAsia="Cambria Math" w:cs="Cambria Math"/>
                  <w:sz w:val="22"/>
                  <w:szCs w:val="22"/>
                </w:rPr>
                <m:t>j</m:t>
              </w:del>
            </m:r>
          </m:sub>
        </m:sSub>
      </m:oMath>
      <w:del w:author="Levine, Charles Roger (dzk3ja)" w:date="2026-10-21T17:41:00Z" w16du:dateUtc="2026-10-21T21:41:00Z" w:id="841">
        <w:r w:rsidRPr="006D78CC" w:rsidDel="00F43DA9" w:rsidR="006D78CC">
          <w:delText xml:space="preserve"> denote this shared </w:delText>
        </w:r>
        <w:r w:rsidDel="00F43DA9" w:rsidR="0081266A">
          <w:delText>roster pressure</w:delText>
        </w:r>
        <w:r w:rsidRPr="006D78CC" w:rsidDel="00F43DA9" w:rsidR="006D78CC">
          <w:delText xml:space="preserve"> for group </w:delText>
        </w:r>
      </w:del>
      <m:oMath>
        <m:r>
          <w:del w:author="Levine, Charles Roger (dzk3ja)" w:date="2026-10-21T17:41:00Z" w16du:dateUtc="2026-10-21T21:41:00Z" w:id="842">
            <w:rPr>
              <w:rFonts w:ascii="Cambria Math" w:hAnsi="Cambria Math" w:eastAsia="Cambria Math" w:cs="Cambria Math"/>
              <w:sz w:val="22"/>
              <w:szCs w:val="22"/>
            </w:rPr>
            <m:t>j</m:t>
          </w:del>
        </m:r>
      </m:oMath>
      <w:del w:author="Levine, Charles Roger (dzk3ja)" w:date="2026-10-21T17:41:00Z" w16du:dateUtc="2026-10-21T21:41:00Z" w:id="843">
        <w:r w:rsidRPr="006D78CC" w:rsidDel="00F43DA9" w:rsidR="006D78CC">
          <w:delText xml:space="preserve">. With </w:delText>
        </w:r>
      </w:del>
      <m:oMath>
        <m:sSub>
          <m:sSubPr>
            <m:ctrlPr>
              <w:del w:author="Levine, Charles Roger (dzk3ja)" w:date="2026-10-21T17:41:00Z" w16du:dateUtc="2026-10-21T21:41:00Z" w:id="844">
                <w:rPr>
                  <w:rFonts w:ascii="Cambria Math" w:hAnsi="Cambria Math" w:eastAsia="Cambria Math" w:cs="Cambria Math"/>
                  <w:sz w:val="22"/>
                  <w:szCs w:val="22"/>
                </w:rPr>
              </w:del>
            </m:ctrlPr>
          </m:sSubPr>
          <m:e>
            <m:r>
              <w:del w:author="Levine, Charles Roger (dzk3ja)" w:date="2026-10-21T17:41:00Z" w16du:dateUtc="2026-10-21T21:41:00Z" w:id="845">
                <w:rPr>
                  <w:rFonts w:ascii="Cambria Math" w:hAnsi="Cambria Math" w:eastAsia="Cambria Math" w:cs="Cambria Math"/>
                  <w:sz w:val="22"/>
                  <w:szCs w:val="22"/>
                </w:rPr>
                <m:t>n</m:t>
              </w:del>
            </m:r>
          </m:e>
          <m:sub>
            <m:r>
              <w:del w:author="Levine, Charles Roger (dzk3ja)" w:date="2026-10-21T17:41:00Z" w16du:dateUtc="2026-10-21T21:41:00Z" w:id="846">
                <w:rPr>
                  <w:rFonts w:ascii="Cambria Math" w:hAnsi="Cambria Math" w:eastAsia="Cambria Math" w:cs="Cambria Math"/>
                  <w:sz w:val="22"/>
                  <w:szCs w:val="22"/>
                </w:rPr>
                <m:t>j</m:t>
              </w:del>
            </m:r>
          </m:sub>
        </m:sSub>
      </m:oMath>
      <w:del w:author="Levine, Charles Roger (dzk3ja)" w:date="2026-10-21T17:41:00Z" w16du:dateUtc="2026-10-21T21:41:00Z" w:id="847">
        <w:r w:rsidRPr="006D78CC" w:rsidDel="00F43DA9" w:rsidR="006D78CC">
          <w:delText xml:space="preserve"> members and each member </w:delText>
        </w:r>
      </w:del>
      <m:oMath>
        <m:r>
          <w:del w:author="Levine, Charles Roger (dzk3ja)" w:date="2026-10-21T17:41:00Z" w16du:dateUtc="2026-10-21T21:41:00Z" w:id="848">
            <w:rPr>
              <w:rFonts w:ascii="Cambria Math" w:hAnsi="Cambria Math" w:eastAsia="Cambria Math" w:cs="Cambria Math"/>
              <w:sz w:val="22"/>
              <w:szCs w:val="22"/>
            </w:rPr>
            <m:t>h</m:t>
          </w:del>
        </m:r>
      </m:oMath>
      <w:del w:author="Levine, Charles Roger (dzk3ja)" w:date="2026-10-21T17:41:00Z" w16du:dateUtc="2026-10-21T21:41:00Z" w:id="849">
        <w:r w:rsidRPr="006D78CC" w:rsidDel="00F43DA9" w:rsidR="006D78CC">
          <w:delText xml:space="preserve"> contributing </w:delText>
        </w:r>
      </w:del>
      <m:oMath>
        <m:sSub>
          <m:sSubPr>
            <m:ctrlPr>
              <w:del w:author="Levine, Charles Roger (dzk3ja)" w:date="2026-10-21T17:41:00Z" w16du:dateUtc="2026-10-21T21:41:00Z" w:id="850">
                <w:rPr>
                  <w:rFonts w:ascii="Cambria Math" w:hAnsi="Cambria Math" w:eastAsia="Cambria Math" w:cs="Cambria Math"/>
                  <w:sz w:val="22"/>
                  <w:szCs w:val="22"/>
                </w:rPr>
              </w:del>
            </m:ctrlPr>
          </m:sSubPr>
          <m:e>
            <m:r>
              <w:del w:author="Levine, Charles Roger (dzk3ja)" w:date="2026-10-21T17:41:00Z" w16du:dateUtc="2026-10-21T21:41:00Z" w:id="851">
                <w:rPr>
                  <w:rFonts w:ascii="Cambria Math" w:hAnsi="Cambria Math" w:eastAsia="Cambria Math" w:cs="Cambria Math"/>
                  <w:sz w:val="22"/>
                  <w:szCs w:val="22"/>
                </w:rPr>
                <m:t>v</m:t>
              </w:del>
            </m:r>
          </m:e>
          <m:sub>
            <m:r>
              <w:del w:author="Levine, Charles Roger (dzk3ja)" w:date="2026-10-21T17:41:00Z" w16du:dateUtc="2026-10-21T21:41:00Z" w:id="852">
                <w:rPr>
                  <w:rFonts w:ascii="Cambria Math" w:hAnsi="Cambria Math" w:eastAsia="Cambria Math" w:cs="Cambria Math"/>
                  <w:sz w:val="22"/>
                  <w:szCs w:val="22"/>
                </w:rPr>
                <m:t>h</m:t>
              </w:del>
            </m:r>
          </m:sub>
        </m:sSub>
      </m:oMath>
      <w:del w:author="Levine, Charles Roger (dzk3ja)" w:date="2026-10-21T17:41:00Z" w16du:dateUtc="2026-10-21T21:41:00Z" w:id="853">
        <w:r w:rsidRPr="006D78CC" w:rsidDel="00F43DA9" w:rsidR="006D78CC">
          <w:delText>, we define</w:delText>
        </w:r>
      </w:del>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DD9AF10" w14:textId="77777777">
        <w:trPr>
          <w:cantSplit/>
        </w:trPr>
        <w:tc>
          <w:tcPr>
            <w:tcW w:w="8496" w:type="dxa"/>
            <w:vAlign w:val="center"/>
          </w:tcPr>
          <w:p w:rsidRPr="00674971" w:rsidR="006D78CC" w:rsidP="006D78CC" w:rsidRDefault="00000000" w14:paraId="447C8568" w14:textId="77777777">
            <w:pPr>
              <w:rPr>
                <w:rFonts w:ascii="Cambria Math" w:hAnsi="Cambria Math"/>
                <w:sz w:val="22"/>
              </w:rPr>
            </w:pPr>
            <m:oMathPara>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1</m:t>
                    </m:r>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den>
                </m:f>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h:g</m:t>
                    </m:r>
                    <m:d>
                      <m:dPr>
                        <m:ctrlPr>
                          <w:rPr>
                            <w:rFonts w:ascii="Cambria Math" w:hAnsi="Cambria Math" w:eastAsia="Cambria Math" w:cs="Cambria Math"/>
                            <w:sz w:val="22"/>
                            <w:szCs w:val="22"/>
                          </w:rPr>
                        </m:ctrlPr>
                      </m:dPr>
                      <m:e>
                        <m:r>
                          <w:rPr>
                            <w:rFonts w:ascii="Cambria Math" w:hAnsi="Cambria Math" w:eastAsia="Cambria Math" w:cs="Cambria Math"/>
                            <w:sz w:val="22"/>
                            <w:szCs w:val="22"/>
                          </w:rPr>
                          <m:t>h</m:t>
                        </m:r>
                      </m:e>
                    </m:d>
                    <m:r>
                      <w:rPr>
                        <w:rFonts w:ascii="Cambria Math" w:hAnsi="Cambria Math" w:eastAsia="Cambria Math" w:cs="Cambria Math"/>
                        <w:sz w:val="22"/>
                        <w:szCs w:val="22"/>
                      </w:rPr>
                      <m:t>=j</m:t>
                    </m:r>
                  </m:sub>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e>
                </m:nary>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1</m:t>
                    </m:r>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den>
                </m:f>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h:g</m:t>
                    </m:r>
                    <m:d>
                      <m:dPr>
                        <m:ctrlPr>
                          <w:rPr>
                            <w:rFonts w:ascii="Cambria Math" w:hAnsi="Cambria Math" w:eastAsia="Cambria Math" w:cs="Cambria Math"/>
                            <w:sz w:val="22"/>
                            <w:szCs w:val="22"/>
                          </w:rPr>
                        </m:ctrlPr>
                      </m:dPr>
                      <m:e>
                        <m:r>
                          <w:rPr>
                            <w:rFonts w:ascii="Cambria Math" w:hAnsi="Cambria Math" w:eastAsia="Cambria Math" w:cs="Cambria Math"/>
                            <w:sz w:val="22"/>
                            <w:szCs w:val="22"/>
                          </w:rPr>
                          <m:t>h</m:t>
                        </m:r>
                      </m:e>
                    </m:d>
                    <m:r>
                      <w:rPr>
                        <w:rFonts w:ascii="Cambria Math" w:hAnsi="Cambria Math" w:eastAsia="Cambria Math" w:cs="Cambria Math"/>
                        <w:sz w:val="22"/>
                        <w:szCs w:val="22"/>
                      </w:rPr>
                      <m:t>=j</m:t>
                    </m:r>
                  </m:sub>
                  <m:sup/>
                  <m:e>
                    <m:r>
                      <w:rPr>
                        <w:rFonts w:ascii="Cambria Math" w:hAnsi="Cambria Math" w:eastAsia="Cambria Math" w:cs="Cambria Math"/>
                        <w:sz w:val="22"/>
                        <w:szCs w:val="22"/>
                      </w:rPr>
                      <m:t>σ</m:t>
                    </m:r>
                  </m:e>
                </m:nary>
                <m:r>
                  <w:rPr>
                    <w:rFonts w:ascii="Cambria Math" w:hAnsi="Cambria Math" w:eastAsia="Cambria Math" w:cs="Cambria Math"/>
                    <w:sz w:val="22"/>
                    <w:szCs w:val="22"/>
                  </w:rPr>
                  <m:t>​</m:t>
                </m:r>
                <m:d>
                  <m:dPr>
                    <m:begChr m:val="["/>
                    <m:endChr m:val="]"/>
                    <m:ctrlPr>
                      <w:rPr>
                        <w:rFonts w:ascii="Cambria Math" w:hAnsi="Cambria Math" w:eastAsia="Cambria Math" w:cs="Cambria Math"/>
                        <w:sz w:val="22"/>
                        <w:szCs w:val="22"/>
                      </w:rPr>
                    </m:ctrlPr>
                  </m:dPr>
                  <m:e>
                    <m:r>
                      <w:rPr>
                        <w:rFonts w:ascii="Cambria Math" w:hAnsi="Cambria Math" w:eastAsia="Cambria Math" w:cs="Cambria Math"/>
                        <w:sz w:val="22"/>
                        <w:szCs w:val="22"/>
                      </w:rPr>
                      <m:t>γ</m:t>
                    </m:r>
                    <m:d>
                      <m:dPr>
                        <m:ctrlPr>
                          <w:rPr>
                            <w:rFonts w:ascii="Cambria Math" w:hAnsi="Cambria Math" w:eastAsia="Cambria Math" w:cs="Cambria Math"/>
                            <w:sz w:val="22"/>
                            <w:szCs w:val="22"/>
                          </w:rPr>
                        </m:ctrlPr>
                      </m:d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r>
                          <w:rPr>
                            <w:rFonts w:ascii="Cambria Math" w:hAnsi="Cambria Math" w:eastAsia="Cambria Math" w:cs="Cambria Math"/>
                            <w:sz w:val="22"/>
                            <w:szCs w:val="22"/>
                          </w:rPr>
                          <m:t>-θ</m:t>
                        </m:r>
                      </m:e>
                    </m:d>
                  </m:e>
                </m:d>
                <m:r>
                  <w:rPr>
                    <w:rFonts w:ascii="Cambria Math" w:hAnsi="Cambria Math" w:eastAsia="Cambria Math" w:cs="Cambria Math"/>
                    <w:sz w:val="22"/>
                    <w:szCs w:val="22"/>
                  </w:rPr>
                  <m:t>.</m:t>
                </m:r>
              </m:oMath>
            </m:oMathPara>
          </w:p>
        </w:tc>
        <w:tc>
          <w:tcPr>
            <w:tcW w:w="864" w:type="dxa"/>
            <w:vAlign w:val="center"/>
          </w:tcPr>
          <w:p w:rsidR="00D951E9" w:rsidRDefault="00670B8B" w14:paraId="7816CD94" w14:textId="5BB42EFB">
            <w:pPr>
              <w:spacing w:after="0" w:line="240" w:lineRule="auto"/>
              <w:jc w:val="right"/>
            </w:pPr>
            <w:r>
              <w:t>(</w:t>
            </w:r>
            <w:bookmarkStart w:name="Eq_4_16" w:id="854"/>
            <w:r>
              <w:t>4.</w:t>
            </w:r>
            <w:r>
              <w:fldChar w:fldCharType="begin"/>
            </w:r>
            <w:r>
              <w:instrText> SEQ Equation \* ARABIC </w:instrText>
            </w:r>
            <w:r>
              <w:fldChar w:fldCharType="separate"/>
            </w:r>
            <w:r w:rsidR="00A62403">
              <w:rPr>
                <w:noProof/>
              </w:rPr>
              <w:t>17</w:t>
            </w:r>
            <w:r>
              <w:fldChar w:fldCharType="end"/>
            </w:r>
            <w:bookmarkEnd w:id="854"/>
            <w:r>
              <w:t>)</w:t>
            </w:r>
          </w:p>
        </w:tc>
      </w:tr>
    </w:tbl>
    <w:p w:rsidR="006D78CC" w:rsidDel="00674971" w:rsidP="006D78CC" w:rsidRDefault="00674971" w14:paraId="431DBBE0" w14:textId="70ADBC45">
      <w:pPr>
        <w:rPr>
          <w:del w:author="Levine, Charles Roger (dzk3ja)" w:date="2026-10-21T17:46:00Z" w16du:dateUtc="2026-10-21T21:46:00Z" w:id="855"/>
        </w:rPr>
      </w:pPr>
      <w:ins w:author="Levine, Charles Roger (dzk3ja)" w:date="2026-10-21T17:46:00Z" w16du:dateUtc="2026-10-21T21:46:00Z" w:id="856">
        <w:r w:rsidRPr="00674971">
          <w:t xml:space="preserve">Dividing by group size makes roster pressure a measure of competitive concentration. Members whose performance is sufficiently far below </w:t>
        </w:r>
      </w:ins>
      <m:oMath>
        <m:r>
          <w:rPr>
            <w:rFonts w:ascii="Cambria Math" w:hAnsi="Cambria Math"/>
          </w:rPr>
          <m:t>θ</m:t>
        </m:r>
      </m:oMath>
      <w:ins w:author="Levine, Charles Roger (dzk3ja)" w:date="2026-10-21T17:46:00Z" w16du:dateUtc="2026-10-21T21:46:00Z" w:id="857">
        <w:r w:rsidRPr="00674971">
          <w:t xml:space="preserve"> contribute little to the sum, while those sufficiently far above it contribute nearly one. When </w:t>
        </w:r>
      </w:ins>
      <m:oMath>
        <m:r>
          <w:rPr>
            <w:rFonts w:ascii="Cambria Math" w:hAnsi="Cambria Math"/>
          </w:rPr>
          <m:t>γ</m:t>
        </m:r>
      </m:oMath>
      <w:ins w:author="Levine, Charles Roger (dzk3ja)" w:date="2026-10-21T17:46:00Z" w16du:dateUtc="2026-10-21T21:46:00Z" w:id="858">
        <w:r w:rsidRPr="00674971">
          <w:t xml:space="preserve"> is large, </w:t>
        </w:r>
      </w:ins>
      <m:oMath>
        <m:sSub>
          <m:sSubPr>
            <m:ctrlPr>
              <w:rPr>
                <w:rFonts w:ascii="Cambria Math" w:hAnsi="Cambria Math"/>
              </w:rPr>
            </m:ctrlPr>
          </m:sSubPr>
          <m:e>
            <m:r>
              <w:rPr>
                <w:rFonts w:ascii="Cambria Math" w:hAnsi="Cambria Math"/>
              </w:rPr>
              <m:t>C</m:t>
            </m:r>
          </m:e>
          <m:sub>
            <m:r>
              <w:rPr>
                <w:rFonts w:ascii="Cambria Math" w:hAnsi="Cambria Math"/>
              </w:rPr>
              <m:t>j</m:t>
            </m:r>
          </m:sub>
        </m:sSub>
      </m:oMath>
      <w:ins w:author="Levine, Charles Roger (dzk3ja)" w:date="2026-10-21T17:46:00Z" w16du:dateUtc="2026-10-21T21:46:00Z" w:id="859">
        <w:r w:rsidRPr="00674971">
          <w:t xml:space="preserve"> approximates the proportion of group members whose performance exceeds the threshold, counting members exactly at the threshold with half weight. Higher roster pressure therefore indicates that competitive relevance is more concentrated within the group.</w:t>
        </w:r>
      </w:ins>
      <w:del w:author="Levine, Charles Roger (dzk3ja)" w:date="2026-10-21T17:46:00Z" w16du:dateUtc="2026-10-21T21:46:00Z" w:id="860">
        <w:r w:rsidRPr="006D78CC" w:rsidDel="00674971" w:rsidR="006D78CC">
          <w:delText xml:space="preserve">The sum includes every member of the group. Members whose performance is sufficiently far below </w:delText>
        </w:r>
      </w:del>
      <m:oMath>
        <m:r>
          <w:del w:author="Levine, Charles Roger (dzk3ja)" w:date="2026-10-21T17:46:00Z" w16du:dateUtc="2026-10-21T21:46:00Z" w:id="861">
            <w:rPr>
              <w:rFonts w:ascii="Cambria Math" w:hAnsi="Cambria Math" w:eastAsia="Cambria Math" w:cs="Cambria Math"/>
              <w:sz w:val="22"/>
              <w:szCs w:val="22"/>
            </w:rPr>
            <m:t>θ</m:t>
          </w:del>
        </m:r>
      </m:oMath>
      <w:del w:author="Levine, Charles Roger (dzk3ja)" w:date="2026-10-21T17:46:00Z" w16du:dateUtc="2026-10-21T21:46:00Z" w:id="862">
        <w:r w:rsidRPr="006D78CC" w:rsidDel="00674971" w:rsidR="006D78CC">
          <w:delText xml:space="preserve"> contribute little, while those sufficiently far above it contribute nearly one. Dividing by group size makes </w:delText>
        </w:r>
      </w:del>
      <m:oMath>
        <m:sSub>
          <m:sSubPr>
            <m:ctrlPr>
              <w:del w:author="Levine, Charles Roger (dzk3ja)" w:date="2026-10-21T17:46:00Z" w16du:dateUtc="2026-10-21T21:46:00Z" w:id="863">
                <w:rPr>
                  <w:rFonts w:ascii="Cambria Math" w:hAnsi="Cambria Math" w:eastAsia="Cambria Math" w:cs="Cambria Math"/>
                  <w:sz w:val="22"/>
                  <w:szCs w:val="22"/>
                </w:rPr>
              </w:del>
            </m:ctrlPr>
          </m:sSubPr>
          <m:e>
            <m:r>
              <w:del w:author="Levine, Charles Roger (dzk3ja)" w:date="2026-10-21T17:46:00Z" w16du:dateUtc="2026-10-21T21:46:00Z" w:id="864">
                <w:rPr>
                  <w:rFonts w:ascii="Cambria Math" w:hAnsi="Cambria Math" w:eastAsia="Cambria Math" w:cs="Cambria Math"/>
                  <w:sz w:val="22"/>
                  <w:szCs w:val="22"/>
                </w:rPr>
                <m:t>C</m:t>
              </w:del>
            </m:r>
          </m:e>
          <m:sub>
            <m:r>
              <w:del w:author="Levine, Charles Roger (dzk3ja)" w:date="2026-10-21T17:46:00Z" w16du:dateUtc="2026-10-21T21:46:00Z" w:id="865">
                <w:rPr>
                  <w:rFonts w:ascii="Cambria Math" w:hAnsi="Cambria Math" w:eastAsia="Cambria Math" w:cs="Cambria Math"/>
                  <w:sz w:val="22"/>
                  <w:szCs w:val="22"/>
                </w:rPr>
                <m:t>j</m:t>
              </w:del>
            </m:r>
          </m:sub>
        </m:sSub>
      </m:oMath>
      <w:del w:author="Levine, Charles Roger (dzk3ja)" w:date="2026-10-21T17:46:00Z" w16du:dateUtc="2026-10-21T21:46:00Z" w:id="866">
        <w:r w:rsidRPr="006D78CC" w:rsidDel="00674971" w:rsidR="006D78CC">
          <w:delText xml:space="preserve"> a measure of competitive concentration. When the sigmoid is sharply differentiated, this mean approximates the fraction of group members above the threshold, with members exactly at the threshold contributing one half.</w:delText>
        </w:r>
      </w:del>
    </w:p>
    <w:p w:rsidRPr="006D78CC" w:rsidR="00674971" w:rsidP="006D78CC" w:rsidRDefault="00674971" w14:paraId="49522BB5" w14:textId="77777777">
      <w:pPr>
        <w:rPr>
          <w:ins w:author="Levine, Charles Roger (dzk3ja)" w:date="2026-10-21T17:46:00Z" w16du:dateUtc="2026-10-21T21:46:00Z" w:id="867"/>
        </w:rPr>
      </w:pPr>
    </w:p>
    <w:p w:rsidRPr="006D78CC" w:rsidR="006D78CC" w:rsidP="006D78CC" w:rsidRDefault="006D78CC" w14:paraId="66BD49A7" w14:textId="77777777">
      <w:r w:rsidRPr="006D78CC">
        <w:t xml:space="preserve">This definition makes a specific modeling choice: congestion is a shared feature of the group environment. Every individual in group </w:t>
      </w:r>
      <m:oMath>
        <m:r>
          <w:rPr>
            <w:rFonts w:ascii="Cambria Math" w:hAnsi="Cambria Math" w:eastAsia="Cambria Math" w:cs="Cambria Math"/>
            <w:sz w:val="22"/>
            <w:szCs w:val="22"/>
          </w:rPr>
          <m:t>j</m:t>
        </m:r>
      </m:oMath>
      <w:r w:rsidRPr="006D78CC">
        <w:t xml:space="preserve"> receives the same congestion value, including the contribution from their own performance. Recall that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i</m:t>
            </m:r>
          </m:sub>
        </m:sSub>
      </m:oMath>
      <w:r w:rsidRPr="006D78CC">
        <w:t xml:space="preserve"> denotes the congestion applied to individual </w:t>
      </w:r>
      <m:oMath>
        <m:r>
          <w:rPr>
            <w:rFonts w:ascii="Cambria Math" w:hAnsi="Cambria Math" w:eastAsia="Cambria Math" w:cs="Cambria Math"/>
            <w:sz w:val="22"/>
            <w:szCs w:val="22"/>
          </w:rPr>
          <m:t>i</m:t>
        </m:r>
      </m:oMath>
      <w:r w:rsidRPr="006D78CC">
        <w:t xml:space="preserve">, and </w:t>
      </w:r>
      <m:oMath>
        <m:r>
          <w:rPr>
            <w:rFonts w:ascii="Cambria Math" w:hAnsi="Cambria Math" w:eastAsia="Cambria Math" w:cs="Cambria Math"/>
            <w:sz w:val="22"/>
            <w:szCs w:val="22"/>
          </w:rPr>
          <m:t>g</m:t>
        </m:r>
        <m:d>
          <m:dPr>
            <m:ctrlPr>
              <w:rPr>
                <w:rFonts w:ascii="Cambria Math" w:hAnsi="Cambria Math" w:eastAsia="Cambria Math" w:cs="Cambria Math"/>
                <w:sz w:val="22"/>
                <w:szCs w:val="22"/>
              </w:rPr>
            </m:ctrlPr>
          </m:dPr>
          <m:e>
            <m:r>
              <w:rPr>
                <w:rFonts w:ascii="Cambria Math" w:hAnsi="Cambria Math" w:eastAsia="Cambria Math" w:cs="Cambria Math"/>
                <w:sz w:val="22"/>
                <w:szCs w:val="22"/>
              </w:rPr>
              <m:t>i</m:t>
            </m:r>
          </m:e>
        </m:d>
      </m:oMath>
      <w:r w:rsidRPr="006D78CC">
        <w:t xml:space="preserve"> identifies that individual’s group. Under the refined specification,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CCEB9DD" w14:textId="77777777">
        <w:trPr>
          <w:cantSplit/>
        </w:trPr>
        <w:tc>
          <w:tcPr>
            <w:tcW w:w="8496" w:type="dxa"/>
            <w:vAlign w:val="center"/>
          </w:tcPr>
          <w:p w:rsidRPr="00674971" w:rsidR="006D78CC" w:rsidP="006D78CC" w:rsidRDefault="00000000" w14:paraId="06BF7E3D" w14:textId="77777777">
            <w:pPr>
              <w:rPr>
                <w:rFonts w:ascii="Cambria Math" w:hAnsi="Cambria Math"/>
                <w:sz w:val="22"/>
              </w:rPr>
            </w:pPr>
            <m:oMathPara>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g</m:t>
                    </m:r>
                    <m:d>
                      <m:dPr>
                        <m:ctrlPr>
                          <w:rPr>
                            <w:rFonts w:ascii="Cambria Math" w:hAnsi="Cambria Math" w:eastAsia="Cambria Math" w:cs="Cambria Math"/>
                            <w:sz w:val="22"/>
                            <w:szCs w:val="22"/>
                          </w:rPr>
                        </m:ctrlPr>
                      </m:dPr>
                      <m:e>
                        <m:r>
                          <w:rPr>
                            <w:rFonts w:ascii="Cambria Math" w:hAnsi="Cambria Math" w:eastAsia="Cambria Math" w:cs="Cambria Math"/>
                            <w:sz w:val="22"/>
                            <w:szCs w:val="22"/>
                          </w:rPr>
                          <m:t>i</m:t>
                        </m:r>
                      </m:e>
                    </m:d>
                  </m:sub>
                </m:sSub>
                <m:r>
                  <w:rPr>
                    <w:rFonts w:ascii="Cambria Math" w:hAnsi="Cambria Math" w:eastAsia="Cambria Math" w:cs="Cambria Math"/>
                    <w:sz w:val="22"/>
                    <w:szCs w:val="22"/>
                  </w:rPr>
                  <m:t>.</m:t>
                </m:r>
              </m:oMath>
            </m:oMathPara>
          </w:p>
        </w:tc>
        <w:tc>
          <w:tcPr>
            <w:tcW w:w="864" w:type="dxa"/>
            <w:vAlign w:val="center"/>
          </w:tcPr>
          <w:p w:rsidR="00D951E9" w:rsidRDefault="00670B8B" w14:paraId="7B5A9338" w14:textId="4018A2B1">
            <w:pPr>
              <w:spacing w:after="0" w:line="240" w:lineRule="auto"/>
              <w:jc w:val="right"/>
            </w:pPr>
            <w:r>
              <w:t>(</w:t>
            </w:r>
            <w:bookmarkStart w:name="Eq_4_17" w:id="868"/>
            <w:r>
              <w:t>4.</w:t>
            </w:r>
            <w:r>
              <w:fldChar w:fldCharType="begin"/>
            </w:r>
            <w:r>
              <w:instrText> SEQ Equation \* ARABIC </w:instrText>
            </w:r>
            <w:r>
              <w:fldChar w:fldCharType="separate"/>
            </w:r>
            <w:r w:rsidR="00A62403">
              <w:rPr>
                <w:noProof/>
              </w:rPr>
              <w:t>18</w:t>
            </w:r>
            <w:r>
              <w:fldChar w:fldCharType="end"/>
            </w:r>
            <w:bookmarkEnd w:id="868"/>
            <w:r>
              <w:t>)</w:t>
            </w:r>
          </w:p>
        </w:tc>
      </w:tr>
    </w:tbl>
    <w:p w:rsidRPr="006D78CC" w:rsidR="006D78CC" w:rsidP="006D78CC" w:rsidRDefault="006D78CC" w14:paraId="01BD2A22" w14:textId="15F415D1">
      <w:r w:rsidRPr="006D78CC">
        <w:t xml:space="preserve">Thus, for any individual belonging to group </w:t>
      </w:r>
      <m:oMath>
        <m:r>
          <w:rPr>
            <w:rFonts w:ascii="Cambria Math" w:hAnsi="Cambria Math" w:eastAsia="Cambria Math" w:cs="Cambria Math"/>
            <w:sz w:val="22"/>
            <w:szCs w:val="22"/>
          </w:rPr>
          <m:t>j</m:t>
        </m:r>
      </m:oMath>
      <w:r w:rsidRPr="006D78CC">
        <w:t xml:space="preserve">, the congestion applied to their score is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oMath>
      <w:r w:rsidRPr="006D78CC">
        <w:t xml:space="preserve">. Their individual score remains distinct because it also depends on their own performance. Substituting the shared congestion measure into </w:t>
      </w:r>
      <w:r>
        <w:t>the SCORE equation (</w:t>
      </w:r>
      <w:r>
        <w:fldChar w:fldCharType="begin"/>
      </w:r>
      <w:r>
        <w:instrText xml:space="preserve"> REF Eq_4_7 \h </w:instrText>
      </w:r>
      <w:r>
        <w:fldChar w:fldCharType="separate"/>
      </w:r>
      <w:r w:rsidR="00A62403">
        <w:t>4.</w:t>
      </w:r>
      <w:r w:rsidR="00A62403">
        <w:rPr>
          <w:noProof/>
        </w:rPr>
        <w:t>8</w:t>
      </w:r>
      <w:r>
        <w:fldChar w:fldCharType="end"/>
      </w:r>
      <w:r>
        <w:t>)</w:t>
      </w:r>
      <w:r w:rsidRPr="006D78CC">
        <w:t xml:space="preserve"> </w:t>
      </w:r>
      <w:r w:rsidR="00F709E9">
        <w:fldChar w:fldCharType="begin"/>
      </w:r>
      <w:r w:rsidR="00F709E9">
        <w:instrText xml:space="preserve"> REF _Ref243031816 \p \h </w:instrText>
      </w:r>
      <w:r w:rsidR="00F709E9">
        <w:fldChar w:fldCharType="separate"/>
      </w:r>
      <w:r w:rsidR="00A62403">
        <w:t>above</w:t>
      </w:r>
      <w:r w:rsidR="00F709E9">
        <w:fldChar w:fldCharType="end"/>
      </w:r>
      <w:r w:rsidR="00F709E9">
        <w:t xml:space="preserve"> </w:t>
      </w:r>
      <w:r w:rsidRPr="006D78CC">
        <w:t>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793AC1E" w14:textId="77777777">
        <w:trPr>
          <w:cantSplit/>
        </w:trPr>
        <w:tc>
          <w:tcPr>
            <w:tcW w:w="8496" w:type="dxa"/>
            <w:vAlign w:val="center"/>
          </w:tcPr>
          <w:p w:rsidRPr="00674971" w:rsidR="006D78CC" w:rsidP="006D78CC" w:rsidRDefault="00000000" w14:paraId="5105FB78" w14:textId="77777777">
            <w:pPr>
              <w:rPr>
                <w:rFonts w:ascii="Cambria Math" w:hAnsi="Cambria Math"/>
                <w:sz w:val="22"/>
              </w:rPr>
            </w:pPr>
            <m:oMathPara>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-λ</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g</m:t>
                    </m:r>
                    <m:d>
                      <m:dPr>
                        <m:ctrlPr>
                          <w:rPr>
                            <w:rFonts w:ascii="Cambria Math" w:hAnsi="Cambria Math" w:eastAsia="Cambria Math" w:cs="Cambria Math"/>
                            <w:sz w:val="22"/>
                            <w:szCs w:val="22"/>
                          </w:rPr>
                        </m:ctrlPr>
                      </m:dPr>
                      <m:e>
                        <m:r>
                          <w:rPr>
                            <w:rFonts w:ascii="Cambria Math" w:hAnsi="Cambria Math" w:eastAsia="Cambria Math" w:cs="Cambria Math"/>
                            <w:sz w:val="22"/>
                            <w:szCs w:val="22"/>
                          </w:rPr>
                          <m:t>i</m:t>
                        </m:r>
                      </m:e>
                    </m:d>
                  </m:sub>
                </m:sSub>
                <m:r>
                  <w:rPr>
                    <w:rFonts w:ascii="Cambria Math" w:hAnsi="Cambria Math" w:eastAsia="Cambria Math" w:cs="Cambria Math"/>
                    <w:sz w:val="22"/>
                    <w:szCs w:val="22"/>
                  </w:rPr>
                  <m:t>,  λ≥0.</m:t>
                </m:r>
              </m:oMath>
            </m:oMathPara>
          </w:p>
        </w:tc>
        <w:tc>
          <w:tcPr>
            <w:tcW w:w="864" w:type="dxa"/>
            <w:vAlign w:val="center"/>
          </w:tcPr>
          <w:p w:rsidR="00D951E9" w:rsidRDefault="00670B8B" w14:paraId="6D8D0F5F" w14:textId="4F407AF7">
            <w:pPr>
              <w:spacing w:after="0" w:line="240" w:lineRule="auto"/>
              <w:jc w:val="right"/>
            </w:pPr>
            <w:r>
              <w:t>(</w:t>
            </w:r>
            <w:bookmarkStart w:name="Eq_4_18" w:id="869"/>
            <w:r>
              <w:t>4.</w:t>
            </w:r>
            <w:r>
              <w:fldChar w:fldCharType="begin"/>
            </w:r>
            <w:r>
              <w:instrText> SEQ Equation \* ARABIC </w:instrText>
            </w:r>
            <w:r>
              <w:fldChar w:fldCharType="separate"/>
            </w:r>
            <w:r w:rsidR="00A62403">
              <w:rPr>
                <w:noProof/>
              </w:rPr>
              <w:t>19</w:t>
            </w:r>
            <w:r>
              <w:fldChar w:fldCharType="end"/>
            </w:r>
            <w:bookmarkEnd w:id="869"/>
            <w:r>
              <w:t>)</w:t>
            </w:r>
          </w:p>
        </w:tc>
      </w:tr>
    </w:tbl>
    <w:p w:rsidRPr="006D78CC" w:rsidR="006D78CC" w:rsidP="006D78CC" w:rsidRDefault="006D78CC" w14:paraId="573ED76F" w14:textId="77777777">
      <w:r w:rsidRPr="006D78CC">
        <w:t xml:space="preserve">The coefficient </w:t>
      </w:r>
      <m:oMath>
        <m:r>
          <w:rPr>
            <w:rFonts w:ascii="Cambria Math" w:hAnsi="Cambria Math" w:eastAsia="Cambria Math" w:cs="Cambria Math"/>
            <w:sz w:val="22"/>
            <w:szCs w:val="22"/>
          </w:rPr>
          <m:t>λ</m:t>
        </m:r>
      </m:oMath>
      <w:r w:rsidRPr="006D78CC">
        <w:t xml:space="preserve"> controls the strength of the congestion adjustment. Setting </w:t>
      </w:r>
      <m:oMath>
        <m:r>
          <w:rPr>
            <w:rFonts w:ascii="Cambria Math" w:hAnsi="Cambria Math" w:eastAsia="Cambria Math" w:cs="Cambria Math"/>
            <w:sz w:val="22"/>
            <w:szCs w:val="22"/>
          </w:rPr>
          <m:t>λ=0</m:t>
        </m:r>
      </m:oMath>
      <w:r w:rsidRPr="006D78CC">
        <w:t xml:space="preserve"> recovers performance-only scoring; combining that score with deterministic top-</w:t>
      </w:r>
      <m:oMath>
        <m:r>
          <w:rPr>
            <w:rFonts w:ascii="Cambria Math" w:hAnsi="Cambria Math" w:eastAsia="Cambria Math" w:cs="Cambria Math"/>
            <w:sz w:val="22"/>
            <w:szCs w:val="22"/>
          </w:rPr>
          <m:t>K</m:t>
        </m:r>
      </m:oMath>
      <w:r w:rsidRPr="006D78CC">
        <w:t xml:space="preserve"> selection recovers the naïve benchmark. At positive </w:t>
      </w:r>
      <m:oMath>
        <m:r>
          <w:rPr>
            <w:rFonts w:ascii="Cambria Math" w:hAnsi="Cambria Math" w:eastAsia="Cambria Math" w:cs="Cambria Math"/>
            <w:sz w:val="22"/>
            <w:szCs w:val="22"/>
          </w:rPr>
          <m:t>λ</m:t>
        </m:r>
      </m:oMath>
      <w:r w:rsidRPr="006D78CC">
        <w:t>, otherwise equal individuals receive lower scores in groups with greater competitive concentration. The subsequent SELECT rule converts those scores into outcomes.</w:t>
      </w:r>
    </w:p>
    <w:p w:rsidRPr="006D78CC" w:rsidR="006D78CC" w:rsidP="006D78CC" w:rsidRDefault="006D78CC" w14:paraId="20DBA3AE" w14:textId="77777777">
      <w:commentRangeStart w:id="1074428001"/>
      <w:r w:rsidRPr="006D78CC">
        <w:rPr/>
        <w:t xml:space="preserve">The distinction between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oMath>
      <w:r w:rsidRPr="006D78CC">
        <w:rPr/>
        <w:t xml:space="preserve"> and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oMath>
      <w:r w:rsidRPr="006D78CC">
        <w:rPr/>
        <w:t xml:space="preserve"> is substantive.</w:t>
      </w:r>
      <w:commentRangeEnd w:id="1074428001"/>
      <w:r>
        <w:rPr>
          <w:rStyle w:val="CommentReference"/>
        </w:rPr>
        <w:commentReference w:id="1074428001"/>
      </w:r>
      <w:r w:rsidR="5C7AC706">
        <w:rPr/>
        <w:t xml:space="preserve"> The former averages performance</w:t>
      </w:r>
      <w:r w:rsidR="0081266A">
        <w:rPr/>
        <w:t xml:space="preserve"> values</w:t>
      </w:r>
      <w:r w:rsidRPr="006D78CC">
        <w:rPr/>
        <w:t xml:space="preserv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oMath>
      <w:r w:rsidRPr="006D78CC">
        <w:rPr/>
        <w:t xml:space="preserve">; the latter </w:t>
      </w:r>
      <w:r w:rsidR="0081266A">
        <w:rPr/>
        <w:t>measure roster pressure by averaging their degrees of competitive relevance</w:t>
      </w:r>
      <w:r w:rsidRPr="006D78CC">
        <w:rPr/>
        <w:t xml:space="preserv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oMath>
      <w:r w:rsidRPr="006D78CC">
        <w:rPr/>
        <w:t xml:space="preserve">. Groups with the same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oMath>
      <w:r w:rsidRPr="006D78CC">
        <w:rPr/>
        <w:t xml:space="preserve"> can therefore have different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oMath>
      <w:r w:rsidRPr="006D78CC">
        <w:rPr/>
        <w:t xml:space="preserve">. Likewise, the numerical meaning of </w:t>
      </w:r>
      <m:oMath>
        <m:r>
          <w:rPr>
            <w:rFonts w:ascii="Cambria Math" w:hAnsi="Cambria Math" w:eastAsia="Cambria Math" w:cs="Cambria Math"/>
            <w:sz w:val="22"/>
            <w:szCs w:val="22"/>
          </w:rPr>
          <m:t>λ</m:t>
        </m:r>
      </m:oMath>
      <w:r w:rsidRPr="006D78CC">
        <w:rPr/>
        <w:t xml:space="preserve"> changes with the congestion measure: a coefficient multiplying average performance is not directly interchangeable with one multiplying average competitive relevance. When </w:t>
      </w:r>
      <m:oMath>
        <m:r>
          <w:rPr>
            <w:rFonts w:ascii="Cambria Math" w:hAnsi="Cambria Math" w:eastAsia="Cambria Math" w:cs="Cambria Math"/>
            <w:sz w:val="22"/>
            <w:szCs w:val="22"/>
          </w:rPr>
          <m:t>A</m:t>
        </m:r>
      </m:oMath>
      <w:r w:rsidRPr="006D78CC">
        <w:rPr/>
        <w:t xml:space="preserve"> is standardized, </w:t>
      </w:r>
      <m:oMath>
        <m:r>
          <w:rPr>
            <w:rFonts w:ascii="Cambria Math" w:hAnsi="Cambria Math" w:eastAsia="Cambria Math" w:cs="Cambria Math"/>
            <w:sz w:val="22"/>
            <w:szCs w:val="22"/>
          </w:rPr>
          <m:t>λ</m:t>
        </m:r>
      </m:oMath>
      <w:r w:rsidRPr="006D78CC">
        <w:rPr/>
        <w:t xml:space="preserve"> in the refined specification has units of standard deviations of performance per unit of mean competitive relevance.</w:t>
      </w:r>
    </w:p>
    <w:p w:rsidRPr="00A40337" w:rsidR="00A40337" w:rsidP="00A40337" w:rsidRDefault="00A40337" w14:paraId="25230256" w14:textId="77777777">
      <w:r w:rsidRPr="00A40337">
        <w:t xml:space="preserve">For finite performance values and finite positive </w:t>
      </w:r>
      <m:oMath>
        <m:r>
          <w:rPr>
            <w:rFonts w:ascii="Cambria Math" w:hAnsi="Cambria Math" w:eastAsia="Cambria Math" w:cs="Cambria Math"/>
            <w:sz w:val="22"/>
            <w:szCs w:val="22"/>
          </w:rPr>
          <m:t>γ</m:t>
        </m:r>
      </m:oMath>
      <w:r w:rsidRPr="00A40337">
        <w:t xml:space="preserve">, each individual’s competitive relevance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oMath>
      <w:r w:rsidRPr="00A40337">
        <w:t xml:space="preserve"> lies strictly between zero and one. The group’s roster pressure,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oMath>
      <w:r w:rsidRPr="00A40337">
        <w:t>, is the average of these values and therefore also lies strictly between zero and one.</w:t>
      </w:r>
    </w:p>
    <w:p w:rsidRPr="00720CC2" w:rsidR="00720CC2" w:rsidP="00720CC2" w:rsidRDefault="00720CC2" w14:paraId="4B1D5297" w14:textId="77777777">
      <w:r w:rsidRPr="00720CC2">
        <w:t xml:space="preserve">Unlike a count of competitors, roster pressure is normalized by the number of members in the group. It measures the </w:t>
      </w:r>
      <w:r w:rsidRPr="00720CC2">
        <w:rPr>
          <w:b/>
          <w:bCs/>
        </w:rPr>
        <w:t>concentration of competitive relevance within the roster</w:t>
      </w:r>
      <w:r w:rsidRPr="00720CC2">
        <w:t>, allowing groups of different sizes to be compared on the same scale. A larger group therefore does not receive a higher roster-pressure value merely because it contains more people.</w:t>
      </w:r>
    </w:p>
    <w:p w:rsidRPr="00720CC2" w:rsidR="00720CC2" w:rsidP="00720CC2" w:rsidRDefault="00720CC2" w14:paraId="3EF65148" w14:textId="77777777">
      <w:r w:rsidRPr="00720CC2">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rsidRPr="00720CC2" w:rsidR="00720CC2" w:rsidP="00720CC2" w:rsidRDefault="00720CC2" w14:paraId="0A991C9D" w14:textId="77777777">
      <w:commentRangeStart w:id="870"/>
      <w:r w:rsidRPr="00720CC2">
        <w:t xml:space="preserve">We also choose to include </w:t>
      </w:r>
      <w:r w:rsidRPr="00720CC2">
        <w:rPr>
          <w:b/>
          <w:bCs/>
        </w:rPr>
        <w:t>every member of the group, including the focal individual</w:t>
      </w:r>
      <w:r w:rsidRPr="00720CC2">
        <w:t xml:space="preserve">, in that average. This makes roster pressure a shared feature of the group: every member helps constitute the competitive environment, and every member receives the same congestion value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oMath>
      <w:r w:rsidRPr="00720CC2">
        <w:t xml:space="preserve">. </w:t>
      </w:r>
      <w:commentRangeEnd w:id="870"/>
      <w:r w:rsidRPr="00720CC2" w:rsidR="00A41D25">
        <w:rPr>
          <w:rStyle w:val="CommentReference"/>
          <w:sz w:val="20"/>
          <w:szCs w:val="20"/>
        </w:rPr>
        <w:commentReference w:id="870"/>
      </w:r>
      <w:r w:rsidRPr="00720CC2">
        <w:t>Compared with the initial leave-one-out specification, the refined measure changes both what we averag</w:t>
      </w:r>
      <w:r>
        <w:t xml:space="preserve">e, </w:t>
      </w:r>
      <w:r w:rsidRPr="00720CC2">
        <w:t>from performance to competitive relevanc</w:t>
      </w:r>
      <w:r>
        <w:t xml:space="preserve">e, </w:t>
      </w:r>
      <w:r w:rsidRPr="00720CC2">
        <w:t>and whom we include</w:t>
      </w:r>
      <w:r w:rsidR="00DC6ABB">
        <w:t xml:space="preserve">, </w:t>
      </w:r>
      <w:r w:rsidRPr="00720CC2">
        <w:t>from the other members to the entire group. It therefore describes shared roster pressure rather than pressure exerted exclusively by others.</w:t>
      </w:r>
    </w:p>
    <w:p w:rsidR="00CB3150" w:rsidP="006D78CC" w:rsidRDefault="00720CC2" w14:paraId="2EEB6444" w14:textId="77777777">
      <w:r>
        <w:t>Finally, t</w:t>
      </w:r>
      <w:r w:rsidRPr="00720CC2">
        <w:t xml:space="preserve">he resulting congestion adjustment changes an individual’s standing in selection. A lower adjusted score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i</m:t>
            </m:r>
          </m:sub>
        </m:sSub>
      </m:oMath>
      <w:r w:rsidRPr="00720CC2">
        <w:t xml:space="preserve"> does not mean that the individual’s recorded performance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oMath>
      <w:r w:rsidRPr="00720CC2">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p>
    <w:p w:rsidR="00CB3150" w:rsidRDefault="00670B8B" w14:paraId="17724525" w14:textId="77777777">
      <w:pPr>
        <w:pStyle w:val="Heading2"/>
        <w:numPr>
          <w:ilvl w:val="1"/>
          <w:numId w:val="18"/>
        </w:numPr>
      </w:pPr>
      <w:bookmarkStart w:name="X6be0b98e308fb3b1e3a269c0b46a979e83043a9" w:id="871"/>
      <w:bookmarkEnd w:id="815"/>
      <w:r>
        <w:t>How local composition changes global comparisons</w:t>
      </w:r>
    </w:p>
    <w:p w:rsidR="00CB3150" w:rsidRDefault="00670B8B" w14:paraId="15D35803" w14:textId="77777777">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oMath>
      <w:r>
        <w:t xml:space="preserve"> is shared by all group members, two members of the same group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0A03917" w14:textId="77777777">
        <w:trPr>
          <w:cantSplit/>
        </w:trPr>
        <w:tc>
          <w:tcPr>
            <w:tcW w:w="8496" w:type="dxa"/>
            <w:vAlign w:val="center"/>
          </w:tcPr>
          <w:p w:rsidRPr="00674971" w:rsidR="00CB3150" w:rsidRDefault="00000000" w14:paraId="67E42E13" w14:textId="77777777">
            <w:pPr>
              <w:pStyle w:val="BodyText"/>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i</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h</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r>
                  <m:rPr>
                    <m:sty m:val="p"/>
                  </m:rPr>
                  <w:rPr>
                    <w:rFonts w:ascii="Cambria Math" w:hAnsi="Cambria Math" w:eastAsia="Cambria Math" w:cs="Cambria Math"/>
                    <w:sz w:val="22"/>
                    <w:szCs w:val="22"/>
                  </w:rPr>
                  <m:t>.</m:t>
                </m:r>
              </m:oMath>
            </m:oMathPara>
          </w:p>
        </w:tc>
        <w:tc>
          <w:tcPr>
            <w:tcW w:w="864" w:type="dxa"/>
            <w:vAlign w:val="center"/>
          </w:tcPr>
          <w:p w:rsidR="00D951E9" w:rsidRDefault="00670B8B" w14:paraId="37C87794" w14:textId="75AAE4BB">
            <w:pPr>
              <w:spacing w:after="0" w:line="240" w:lineRule="auto"/>
              <w:jc w:val="right"/>
            </w:pPr>
            <w:r>
              <w:t>(</w:t>
            </w:r>
            <w:bookmarkStart w:name="Eq_4_19" w:id="872"/>
            <w:r>
              <w:t>4.</w:t>
            </w:r>
            <w:r>
              <w:fldChar w:fldCharType="begin"/>
            </w:r>
            <w:r>
              <w:instrText> SEQ Equation \* ARABIC </w:instrText>
            </w:r>
            <w:r>
              <w:fldChar w:fldCharType="separate"/>
            </w:r>
            <w:r w:rsidR="00A62403">
              <w:rPr>
                <w:noProof/>
              </w:rPr>
              <w:t>20</w:t>
            </w:r>
            <w:r>
              <w:fldChar w:fldCharType="end"/>
            </w:r>
            <w:bookmarkEnd w:id="872"/>
            <w:r>
              <w:t>)</w:t>
            </w:r>
          </w:p>
        </w:tc>
      </w:tr>
    </w:tbl>
    <w:p w:rsidR="00CB3150" w:rsidRDefault="00670B8B" w14:paraId="3DBAF668" w14:textId="77777777">
      <w:r>
        <w:t xml:space="preserve">Their ordering by </w:t>
      </w:r>
      <m:oMath>
        <m:r>
          <w:rPr>
            <w:rFonts w:ascii="Cambria Math" w:hAnsi="Cambria Math" w:eastAsia="Cambria Math" w:cs="Cambria Math"/>
            <w:sz w:val="22"/>
            <w:szCs w:val="22"/>
          </w:rPr>
          <m:t>A</m:t>
        </m:r>
      </m:oMath>
      <w:r>
        <w:t xml:space="preserve"> is preserved. Across different groups, however,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D0C3461" w14:textId="77777777">
        <w:trPr>
          <w:cantSplit/>
        </w:trPr>
        <w:tc>
          <w:tcPr>
            <w:tcW w:w="8496" w:type="dxa"/>
            <w:vAlign w:val="center"/>
          </w:tcPr>
          <w:p w:rsidRPr="00674971" w:rsidR="00CB3150" w:rsidRDefault="00000000" w14:paraId="488BBF75" w14:textId="77777777">
            <w:pPr>
              <w:pStyle w:val="BodyText"/>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i</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h</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λ</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g</m:t>
                    </m:r>
                    <m:r>
                      <m:rPr>
                        <m:sty m:val="p"/>
                      </m:rPr>
                      <w:rPr>
                        <w:rFonts w:ascii="Cambria Math" w:hAnsi="Cambria Math" w:eastAsia="Cambria Math" w:cs="Cambria Math"/>
                        <w:sz w:val="22"/>
                        <w:szCs w:val="22"/>
                      </w:rPr>
                      <m:t>(</m:t>
                    </m:r>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g</m:t>
                    </m:r>
                    <m:r>
                      <m:rPr>
                        <m:sty m:val="p"/>
                      </m:rPr>
                      <w:rPr>
                        <w:rFonts w:ascii="Cambria Math" w:hAnsi="Cambria Math" w:eastAsia="Cambria Math" w:cs="Cambria Math"/>
                        <w:sz w:val="22"/>
                        <w:szCs w:val="22"/>
                      </w:rPr>
                      <m:t>(</m:t>
                    </m:r>
                    <m:r>
                      <w:rPr>
                        <w:rFonts w:ascii="Cambria Math" w:hAnsi="Cambria Math" w:eastAsia="Cambria Math" w:cs="Cambria Math"/>
                        <w:sz w:val="22"/>
                        <w:szCs w:val="22"/>
                      </w:rPr>
                      <m:t>h</m:t>
                    </m:r>
                    <m:r>
                      <m:rPr>
                        <m:sty m:val="p"/>
                      </m:rPr>
                      <w:rPr>
                        <w:rFonts w:ascii="Cambria Math" w:hAnsi="Cambria Math" w:eastAsia="Cambria Math" w:cs="Cambria Math"/>
                        <w:sz w:val="22"/>
                        <w:szCs w:val="22"/>
                      </w:rPr>
                      <m:t>)</m:t>
                    </m:r>
                  </m:sub>
                </m:sSub>
                <m:r>
                  <m:rPr>
                    <m:sty m:val="p"/>
                  </m:rPr>
                  <w:rPr>
                    <w:rFonts w:ascii="Cambria Math" w:hAnsi="Cambria Math" w:eastAsia="Cambria Math" w:cs="Cambria Math"/>
                    <w:sz w:val="22"/>
                    <w:szCs w:val="22"/>
                  </w:rPr>
                  <m:t>).</m:t>
                </m:r>
              </m:oMath>
            </m:oMathPara>
          </w:p>
        </w:tc>
        <w:tc>
          <w:tcPr>
            <w:tcW w:w="864" w:type="dxa"/>
            <w:vAlign w:val="center"/>
          </w:tcPr>
          <w:p w:rsidR="00D951E9" w:rsidRDefault="00670B8B" w14:paraId="343CD6E1" w14:textId="6B81B9A5">
            <w:pPr>
              <w:spacing w:after="0" w:line="240" w:lineRule="auto"/>
              <w:jc w:val="right"/>
            </w:pPr>
            <w:r>
              <w:t>(</w:t>
            </w:r>
            <w:bookmarkStart w:name="Eq_4_20" w:id="873"/>
            <w:r>
              <w:t>4.</w:t>
            </w:r>
            <w:r>
              <w:fldChar w:fldCharType="begin"/>
            </w:r>
            <w:r>
              <w:instrText> SEQ Equation \* ARABIC </w:instrText>
            </w:r>
            <w:r>
              <w:fldChar w:fldCharType="separate"/>
            </w:r>
            <w:r w:rsidR="00A62403">
              <w:rPr>
                <w:noProof/>
              </w:rPr>
              <w:t>21</w:t>
            </w:r>
            <w:r>
              <w:fldChar w:fldCharType="end"/>
            </w:r>
            <w:bookmarkEnd w:id="873"/>
            <w:r>
              <w:t>)</w:t>
            </w:r>
          </w:p>
        </w:tc>
      </w:tr>
    </w:tbl>
    <w:p w:rsidR="00CB3150" w:rsidRDefault="00670B8B" w14:paraId="78424161" w14:textId="77777777">
      <w:r>
        <w:t xml:space="preserve">A candidate with a performance advantage can therefore have a lower adjusted score if their group has sufficiently greater congestion. For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m:rPr>
            <m:sty m:val="p"/>
          </m:rPr>
          <w:rPr>
            <w:rFonts w:ascii="Cambria Math" w:hAnsi="Cambria Math" w:eastAsia="Cambria Math" w:cs="Cambria Math"/>
            <w:sz w:val="22"/>
            <w:szCs w:val="22"/>
          </w:rPr>
          <m:t>&gt;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oMath>
      <w:r>
        <w:t xml:space="preserve"> and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g</m:t>
            </m:r>
            <m:r>
              <m:rPr>
                <m:sty m:val="p"/>
              </m:rPr>
              <w:rPr>
                <w:rFonts w:ascii="Cambria Math" w:hAnsi="Cambria Math" w:eastAsia="Cambria Math" w:cs="Cambria Math"/>
                <w:sz w:val="22"/>
                <w:szCs w:val="22"/>
              </w:rPr>
              <m:t>(</m:t>
            </m:r>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sub>
        </m:sSub>
        <m:r>
          <m:rPr>
            <m:sty m:val="p"/>
          </m:rPr>
          <w:rPr>
            <w:rFonts w:ascii="Cambria Math" w:hAnsi="Cambria Math" w:eastAsia="Cambria Math" w:cs="Cambria Math"/>
            <w:sz w:val="22"/>
            <w:szCs w:val="22"/>
          </w:rPr>
          <m:t>&gt;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g</m:t>
            </m:r>
            <m:r>
              <m:rPr>
                <m:sty m:val="p"/>
              </m:rPr>
              <w:rPr>
                <w:rFonts w:ascii="Cambria Math" w:hAnsi="Cambria Math" w:eastAsia="Cambria Math" w:cs="Cambria Math"/>
                <w:sz w:val="22"/>
                <w:szCs w:val="22"/>
              </w:rPr>
              <m:t>(</m:t>
            </m:r>
            <m:r>
              <w:rPr>
                <w:rFonts w:ascii="Cambria Math" w:hAnsi="Cambria Math" w:eastAsia="Cambria Math" w:cs="Cambria Math"/>
                <w:sz w:val="22"/>
                <w:szCs w:val="22"/>
              </w:rPr>
              <m:t>h</m:t>
            </m:r>
            <m:r>
              <m:rPr>
                <m:sty m:val="p"/>
              </m:rPr>
              <w:rPr>
                <w:rFonts w:ascii="Cambria Math" w:hAnsi="Cambria Math" w:eastAsia="Cambria Math" w:cs="Cambria Math"/>
                <w:sz w:val="22"/>
                <w:szCs w:val="22"/>
              </w:rPr>
              <m:t>)</m:t>
            </m:r>
          </m:sub>
        </m:sSub>
      </m:oMath>
      <w:r>
        <w:t>, the scores coincide at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1D46F96" w14:textId="77777777">
        <w:trPr>
          <w:cantSplit/>
        </w:trPr>
        <w:tc>
          <w:tcPr>
            <w:tcW w:w="8496" w:type="dxa"/>
            <w:vAlign w:val="center"/>
          </w:tcPr>
          <w:p w:rsidRPr="00674971" w:rsidR="00CB3150" w:rsidRDefault="00670B8B" w14:paraId="20D325C5" w14:textId="77777777">
            <w:pPr>
              <w:pStyle w:val="BodyText"/>
              <w:rPr>
                <w:rFonts w:ascii="Cambria Math" w:hAnsi="Cambria Math"/>
                <w:sz w:val="22"/>
              </w:rPr>
            </w:pPr>
            <m:oMathPara>
              <m:oMathParaPr>
                <m:jc m:val="center"/>
              </m:oMathParaPr>
              <m:oMath>
                <m:r>
                  <w:rPr>
                    <w:rFonts w:ascii="Cambria Math" w:hAnsi="Cambria Math" w:eastAsia="Cambria Math" w:cs="Cambria Math"/>
                    <w:sz w:val="22"/>
                    <w:szCs w:val="22"/>
                  </w:rPr>
                  <w:lastRenderedPageBreak/>
                  <m:t>λ</m:t>
                </m:r>
                <m:r>
                  <m:rPr>
                    <m:sty m:val="p"/>
                  </m:rP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g</m:t>
                        </m:r>
                        <m:r>
                          <m:rPr>
                            <m:sty m:val="p"/>
                          </m:rPr>
                          <w:rPr>
                            <w:rFonts w:ascii="Cambria Math" w:hAnsi="Cambria Math" w:eastAsia="Cambria Math" w:cs="Cambria Math"/>
                            <w:sz w:val="22"/>
                            <w:szCs w:val="22"/>
                          </w:rPr>
                          <m:t>(</m:t>
                        </m:r>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g</m:t>
                        </m:r>
                        <m:r>
                          <m:rPr>
                            <m:sty m:val="p"/>
                          </m:rPr>
                          <w:rPr>
                            <w:rFonts w:ascii="Cambria Math" w:hAnsi="Cambria Math" w:eastAsia="Cambria Math" w:cs="Cambria Math"/>
                            <w:sz w:val="22"/>
                            <w:szCs w:val="22"/>
                          </w:rPr>
                          <m:t>(</m:t>
                        </m:r>
                        <m:r>
                          <w:rPr>
                            <w:rFonts w:ascii="Cambria Math" w:hAnsi="Cambria Math" w:eastAsia="Cambria Math" w:cs="Cambria Math"/>
                            <w:sz w:val="22"/>
                            <w:szCs w:val="22"/>
                          </w:rPr>
                          <m:t>h</m:t>
                        </m:r>
                        <m:r>
                          <m:rPr>
                            <m:sty m:val="p"/>
                          </m:rPr>
                          <w:rPr>
                            <w:rFonts w:ascii="Cambria Math" w:hAnsi="Cambria Math" w:eastAsia="Cambria Math" w:cs="Cambria Math"/>
                            <w:sz w:val="22"/>
                            <w:szCs w:val="22"/>
                          </w:rPr>
                          <m:t>)</m:t>
                        </m:r>
                      </m:sub>
                    </m:sSub>
                  </m:den>
                </m:f>
                <m:r>
                  <m:rPr>
                    <m:sty m:val="p"/>
                  </m:rPr>
                  <w:rPr>
                    <w:rFonts w:ascii="Cambria Math" w:hAnsi="Cambria Math" w:eastAsia="Cambria Math" w:cs="Cambria Math"/>
                    <w:sz w:val="22"/>
                    <w:szCs w:val="22"/>
                  </w:rPr>
                  <m:t>.</m:t>
                </m:r>
              </m:oMath>
            </m:oMathPara>
          </w:p>
        </w:tc>
        <w:tc>
          <w:tcPr>
            <w:tcW w:w="864" w:type="dxa"/>
            <w:vAlign w:val="center"/>
          </w:tcPr>
          <w:p w:rsidR="00D951E9" w:rsidRDefault="00670B8B" w14:paraId="5F5CAFE3" w14:textId="23FE480B">
            <w:pPr>
              <w:spacing w:after="0" w:line="240" w:lineRule="auto"/>
              <w:jc w:val="right"/>
            </w:pPr>
            <w:r>
              <w:t>(</w:t>
            </w:r>
            <w:bookmarkStart w:name="Eq_4_21" w:id="874"/>
            <w:r>
              <w:t>4.</w:t>
            </w:r>
            <w:r>
              <w:fldChar w:fldCharType="begin"/>
            </w:r>
            <w:r>
              <w:instrText> SEQ Equation \* ARABIC </w:instrText>
            </w:r>
            <w:r>
              <w:fldChar w:fldCharType="separate"/>
            </w:r>
            <w:r w:rsidR="00A62403">
              <w:rPr>
                <w:noProof/>
              </w:rPr>
              <w:t>22</w:t>
            </w:r>
            <w:r>
              <w:fldChar w:fldCharType="end"/>
            </w:r>
            <w:bookmarkEnd w:id="874"/>
            <w:r>
              <w:t>)</w:t>
            </w:r>
          </w:p>
        </w:tc>
      </w:tr>
    </w:tbl>
    <w:p w:rsidR="00CB3150" w:rsidRDefault="00670B8B" w14:paraId="4DC971FB" w14:textId="77777777">
      <w:r>
        <w:t>Above that value, their order reverses when the underlying performance and congestion quantities are held fixed. Under deterministic selection, such a reversal changes outcomes only if it changes membership at the top-</w:t>
      </w:r>
      <m:oMath>
        <m:r>
          <w:rPr>
            <w:rFonts w:ascii="Cambria Math" w:hAnsi="Cambria Math" w:eastAsia="Cambria Math" w:cs="Cambria Math"/>
            <w:sz w:val="22"/>
            <w:szCs w:val="22"/>
          </w:rPr>
          <m:t>K</m:t>
        </m:r>
      </m:oMath>
      <w:r>
        <w:t xml:space="preserve"> boundary. Under stochastic selection, altered score differences can change probabilities even before a reversal occurs. Environmental consequences for advancement therefore depend on both the score adjustment and the subsequent selection rule.</w:t>
      </w:r>
    </w:p>
    <w:p w:rsidR="00322265" w:rsidRDefault="00670B8B" w14:paraId="442695A2" w14:textId="77777777">
      <w:pPr>
        <w:pStyle w:val="BodyText"/>
      </w:pPr>
      <w:commentRangeStart w:id="1050467972"/>
      <w:r w:rsidR="159924F4">
        <w:rPr/>
        <w:t>The present model considers a common selection pool containing individuals from multiple groups. This is a modeling choice</w:t>
      </w:r>
      <w:commentRangeEnd w:id="1050467972"/>
      <w:r>
        <w:rPr>
          <w:rStyle w:val="CommentReference"/>
        </w:rPr>
        <w:commentReference w:id="1050467972"/>
      </w:r>
      <w:r w:rsidR="159924F4">
        <w:rPr/>
        <w:t>,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w:t>
      </w:r>
    </w:p>
    <w:p w:rsidR="00322265" w:rsidRDefault="00670B8B" w14:paraId="17474477" w14:textId="4A4AC33C">
      <w:pPr>
        <w:pStyle w:val="BodyText"/>
      </w:pPr>
      <w:r>
        <w:t xml:space="preserve">Our shared congestion penalty affects selection through comparisons across groups. If each group instead had a fixed number of advancement places reserved for its own members, subtracting the same penalty from every member would leave its internal rankings and stochastic selection probabilities unchanged. The present mechanism therefore addresses competition across groups for common advancement opportunities; selection entirely within groups would require a different or additional mechanism. Appendix </w:t>
      </w:r>
      <w:r>
        <w:fldChar w:fldCharType="begin"/>
      </w:r>
      <w:r>
        <w:instrText xml:space="preserve"> REF LocalSelectionAppendix \w \h </w:instrText>
      </w:r>
      <w:r>
        <w:fldChar w:fldCharType="separate"/>
      </w:r>
      <w:r w:rsidR="00A62403">
        <w:t>4A.8</w:t>
      </w:r>
      <w:r>
        <w:fldChar w:fldCharType="end"/>
      </w:r>
      <w:r>
        <w:t xml:space="preserve"> provides the derivation.</w:t>
      </w:r>
    </w:p>
    <w:p w:rsidR="00A93276" w:rsidRDefault="00A93276" w14:paraId="15646A07" w14:textId="3602A127">
      <w:pPr>
        <w:pStyle w:val="BodyText"/>
      </w:pPr>
      <w:commentRangeStart w:id="875"/>
      <w:r>
        <w:t xml:space="preserve">Summary </w:t>
      </w:r>
      <w:commentRangeEnd w:id="875"/>
      <w:r w:rsidR="00A41D25">
        <w:rPr>
          <w:rStyle w:val="CommentReference"/>
          <w:sz w:val="20"/>
          <w:szCs w:val="20"/>
        </w:rPr>
        <w:commentReference w:id="875"/>
      </w:r>
    </w:p>
    <w:p w:rsidR="00CB3150" w:rsidRDefault="00670B8B" w14:paraId="241A5031" w14:textId="77777777">
      <w:pPr>
        <w:pStyle w:val="Heading1"/>
      </w:pPr>
      <w:bookmarkStart w:name="X7a04dd235f4b61b299248b9776f1ec12743c145" w:id="876"/>
      <w:bookmarkStart w:name="_Ref243487804" w:id="877"/>
      <w:bookmarkEnd w:id="250"/>
      <w:bookmarkEnd w:id="871"/>
      <w:r>
        <w:t>Mathematical behavior and parameter regimes</w:t>
      </w:r>
      <w:bookmarkEnd w:id="877"/>
    </w:p>
    <w:p w:rsidR="00CB3150" w:rsidRDefault="00445030" w14:paraId="20831BCE" w14:textId="585E5E23">
      <w:r>
        <w:t>Our model captures</w:t>
      </w:r>
      <w:r w:rsidR="0039309B">
        <w:t xml:space="preserve"> how </w:t>
      </w:r>
      <w:commentRangeStart w:id="878"/>
      <w:r w:rsidR="0039309B">
        <w:t xml:space="preserve">roster pressure </w:t>
      </w:r>
      <w:commentRangeEnd w:id="878"/>
      <w:r w:rsidR="00A41D25">
        <w:rPr>
          <w:rStyle w:val="CommentReference"/>
          <w:sz w:val="20"/>
          <w:szCs w:val="20"/>
        </w:rPr>
        <w:commentReference w:id="878"/>
      </w:r>
      <w:r w:rsidR="0039309B">
        <w:t xml:space="preserve">adjusts individual scores and how those scores determine selection. </w:t>
      </w:r>
      <w:commentRangeStart w:id="879"/>
      <w:r w:rsidR="0039309B">
        <w:t>We now examine when these adjustments change who advances.</w:t>
      </w:r>
      <w:commentRangeEnd w:id="879"/>
      <w:r w:rsidR="00A41D25">
        <w:rPr>
          <w:rStyle w:val="CommentReference"/>
          <w:sz w:val="20"/>
          <w:szCs w:val="20"/>
        </w:rPr>
        <w:commentReference w:id="879"/>
      </w:r>
      <w:r w:rsidR="0039309B">
        <w:t xml:space="preserve"> </w:t>
      </w:r>
      <w:r w:rsidR="0039309B">
        <w:t>Lowering everyone’s score by the same amount leaves their ranking unchanged. Even when rankings change, the selected group can remain the same: two individuals might exchange positions while both remain above, or both remain below the cutoff for selection. The following subsections examine how the model’s parameters affect competitive relevance, score differences, and the allocation of selection places.</w:t>
      </w:r>
    </w:p>
    <w:p w:rsidR="00CB3150" w:rsidRDefault="00670B8B" w14:paraId="60CE638F" w14:textId="77777777">
      <w:pPr>
        <w:pStyle w:val="Heading2"/>
        <w:numPr>
          <w:ilvl w:val="1"/>
          <w:numId w:val="18"/>
        </w:numPr>
        <w:rPr/>
      </w:pPr>
      <w:bookmarkStart w:name="X6d651838145b13eafa5e51df11b757b7c1070b2" w:id="880"/>
      <w:commentRangeStart w:id="1134826398"/>
      <w:r w:rsidR="6DCA0736">
        <w:rPr/>
        <w:t>Threshold location and transition sharpness</w:t>
      </w:r>
      <w:commentRangeEnd w:id="1134826398"/>
      <w:r>
        <w:rPr>
          <w:rStyle w:val="CommentReference"/>
        </w:rPr>
        <w:commentReference w:id="1134826398"/>
      </w:r>
    </w:p>
    <w:p w:rsidR="00CB3150" w:rsidRDefault="0039309B" w14:paraId="68CE47DA" w14:textId="77777777">
      <w:r>
        <w:t xml:space="preserve">The threshold </w:t>
      </w:r>
      <m:oMath>
        <m:r>
          <w:rPr>
            <w:rFonts w:ascii="Cambria Math" w:hAnsi="Cambria Math" w:eastAsia="Cambria Math" w:cs="Cambria Math"/>
            <w:sz w:val="22"/>
            <w:szCs w:val="22"/>
          </w:rPr>
          <m:t>θ</m:t>
        </m:r>
      </m:oMath>
      <w:r>
        <w:t xml:space="preserve"> determines where performance becomes competitively relevant, while </w:t>
      </w:r>
      <m:oMath>
        <m:r>
          <w:rPr>
            <w:rFonts w:ascii="Cambria Math" w:hAnsi="Cambria Math" w:eastAsia="Cambria Math" w:cs="Cambria Math"/>
            <w:sz w:val="22"/>
            <w:szCs w:val="22"/>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oMath>
      <w:r>
        <w:t xml:space="preserve"> with respect to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oMath>
      <w:r>
        <w:t xml:space="preserve">, holding </w:t>
      </w:r>
      <m:oMath>
        <m:r>
          <w:rPr>
            <w:rFonts w:ascii="Cambria Math" w:hAnsi="Cambria Math" w:eastAsia="Cambria Math" w:cs="Cambria Math"/>
            <w:sz w:val="22"/>
            <w:szCs w:val="22"/>
          </w:rPr>
          <m:t>θ</m:t>
        </m:r>
      </m:oMath>
      <w:r>
        <w:t xml:space="preserve"> and </w:t>
      </w:r>
      <m:oMath>
        <m:r>
          <w:rPr>
            <w:rFonts w:ascii="Cambria Math" w:hAnsi="Cambria Math" w:eastAsia="Cambria Math" w:cs="Cambria Math"/>
            <w:sz w:val="22"/>
            <w:szCs w:val="22"/>
          </w:rPr>
          <m:t>γ</m:t>
        </m:r>
      </m:oMath>
      <w:r>
        <w:t xml:space="preserve"> fixed:</w:t>
      </w:r>
    </w:p>
    <w:p w:rsidRPr="00C5784C" w:rsidR="00176F8C" w:rsidP="00C5784C" w:rsidRDefault="00176F8C" w14:paraId="4CA76D68" w14:textId="24436C8D">
      <w:pPr>
        <w:spacing w:before="100" w:beforeAutospacing="1" w:after="100" w:afterAutospacing="1"/>
        <w:rPr>
          <w:color w:val="auto"/>
        </w:rPr>
      </w:pPr>
      <w:r w:rsidRPr="00176F8C">
        <w:rPr>
          <w:color w:val="auto"/>
        </w:rPr>
        <w:t>Start with the definition of competitive relevance in Equation</w:t>
      </w:r>
      <w:r w:rsidR="00A76800">
        <w:rPr>
          <w:color w:val="auto"/>
        </w:rPr>
        <w:t xml:space="preserve"> </w:t>
      </w:r>
      <w:r w:rsidR="00A76800">
        <w:rPr>
          <w:color w:val="auto"/>
        </w:rPr>
        <w:fldChar w:fldCharType="begin"/>
      </w:r>
      <w:r w:rsidR="00A76800">
        <w:rPr>
          <w:color w:val="auto"/>
        </w:rPr>
        <w:instrText xml:space="preserve"> REF _Ref242970520 \h </w:instrText>
      </w:r>
      <w:r w:rsidR="00A76800">
        <w:rPr>
          <w:color w:val="auto"/>
        </w:rPr>
      </w:r>
      <w:r w:rsidR="00A76800">
        <w:rPr>
          <w:color w:val="auto"/>
        </w:rPr>
        <w:fldChar w:fldCharType="separate"/>
      </w:r>
      <w:r w:rsidR="00A62403">
        <w:t>(4.</w:t>
      </w:r>
      <w:r w:rsidR="00A62403">
        <w:rPr>
          <w:noProof/>
        </w:rPr>
        <w:t>16</w:t>
      </w:r>
      <w:r w:rsidR="00A62403">
        <w:t>)</w:t>
      </w:r>
      <w:r w:rsidR="00A76800">
        <w:rPr>
          <w:color w:val="auto"/>
        </w:rPr>
        <w:fldChar w:fldCharType="end"/>
      </w:r>
      <w:r w:rsidR="00A76800">
        <w:rPr>
          <w:color w:val="auto"/>
        </w:rPr>
        <w:t xml:space="preserve"> </w:t>
      </w:r>
      <w:r w:rsidR="00A76800">
        <w:rPr>
          <w:color w:val="auto"/>
        </w:rPr>
        <w:fldChar w:fldCharType="begin"/>
      </w:r>
      <w:r w:rsidR="00A76800">
        <w:rPr>
          <w:color w:val="auto"/>
        </w:rPr>
        <w:instrText xml:space="preserve"> REF _Ref242970520 \p </w:instrText>
      </w:r>
      <w:r w:rsidR="00A76800">
        <w:rPr>
          <w:color w:val="auto"/>
        </w:rPr>
        <w:fldChar w:fldCharType="separate"/>
      </w:r>
      <w:r w:rsidR="00A62403">
        <w:rPr>
          <w:color w:val="auto"/>
        </w:rPr>
        <w:t>above</w:t>
      </w:r>
      <w:r w:rsidR="00A76800">
        <w:rPr>
          <w:color w:val="auto"/>
        </w:rPr>
        <w:fldChar w:fldCharType="end"/>
      </w:r>
      <w:r w:rsidRPr="00176F8C">
        <w:rPr>
          <w:color w:val="auto"/>
        </w:rPr>
        <w:t>:</w:t>
      </w:r>
    </w:p>
    <w:p w:rsidRPr="00674971" w:rsidR="00C5784C" w:rsidP="00C5784C" w:rsidRDefault="00000000" w14:paraId="4E1D083F" w14:textId="77777777">
      <w:pPr>
        <w:spacing w:after="0" w:line="240" w:lineRule="auto"/>
        <w:rPr>
          <w:rFonts w:ascii="Cambria Math" w:hAnsi="Cambria Math" w:eastAsia="Times New Roman" w:cs="Times New Roman"/>
          <w:color w:val="auto"/>
          <w:sz w:val="22"/>
          <w:szCs w:val="24"/>
        </w:rPr>
      </w:pPr>
      <m:oMathPara>
        <m:oMath>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v</m:t>
              </m:r>
            </m:e>
            <m:sub>
              <m:r>
                <w:rPr>
                  <w:rFonts w:ascii="Cambria Math" w:hAnsi="Cambria Math" w:eastAsia="Cambria Math" w:cs="Cambria Math"/>
                  <w:color w:val="auto"/>
                  <w:sz w:val="22"/>
                  <w:szCs w:val="22"/>
                </w:rPr>
                <m:t>h</m:t>
              </m:r>
            </m:sub>
          </m:sSub>
          <m:r>
            <w:rPr>
              <w:rFonts w:ascii="Cambria Math" w:hAnsi="Cambria Math" w:eastAsia="Cambria Math" w:cs="Cambria Math"/>
              <w:color w:val="auto"/>
              <w:sz w:val="22"/>
              <w:szCs w:val="22"/>
            </w:rPr>
            <m:t>=</m:t>
          </m:r>
          <m:f>
            <m:fPr>
              <m:ctrlPr>
                <w:rPr>
                  <w:rFonts w:ascii="Cambria Math" w:hAnsi="Cambria Math" w:eastAsia="Cambria Math" w:cs="Cambria Math"/>
                  <w:color w:val="auto"/>
                  <w:sz w:val="22"/>
                  <w:szCs w:val="22"/>
                </w:rPr>
              </m:ctrlPr>
            </m:fPr>
            <m:num>
              <m:r>
                <w:rPr>
                  <w:rFonts w:ascii="Cambria Math" w:hAnsi="Cambria Math" w:eastAsia="Cambria Math" w:cs="Cambria Math"/>
                  <w:color w:val="auto"/>
                  <w:sz w:val="22"/>
                  <w:szCs w:val="22"/>
                </w:rPr>
                <m:t>1</m:t>
              </m:r>
            </m:num>
            <m:den>
              <m:r>
                <w:rPr>
                  <w:rFonts w:ascii="Cambria Math" w:hAnsi="Cambria Math" w:eastAsia="Cambria Math" w:cs="Cambria Math"/>
                  <w:color w:val="auto"/>
                  <w:sz w:val="22"/>
                  <w:szCs w:val="22"/>
                </w:rPr>
                <m:t>1+</m:t>
              </m:r>
              <m:sSup>
                <m:sSupPr>
                  <m:ctrlPr>
                    <w:rPr>
                      <w:rFonts w:ascii="Cambria Math" w:hAnsi="Cambria Math" w:eastAsia="Cambria Math" w:cs="Cambria Math"/>
                      <w:color w:val="auto"/>
                      <w:sz w:val="22"/>
                      <w:szCs w:val="22"/>
                    </w:rPr>
                  </m:ctrlPr>
                </m:sSupPr>
                <m:e>
                  <m:r>
                    <w:rPr>
                      <w:rFonts w:ascii="Cambria Math" w:hAnsi="Cambria Math" w:eastAsia="Cambria Math" w:cs="Cambria Math"/>
                      <w:color w:val="auto"/>
                      <w:sz w:val="22"/>
                      <w:szCs w:val="22"/>
                    </w:rPr>
                    <m:t>e</m:t>
                  </m:r>
                </m:e>
                <m:sup>
                  <m:d>
                    <m:dPr>
                      <m:begChr m:val="["/>
                      <m:endChr m:val="]"/>
                      <m:ctrlPr>
                        <w:rPr>
                          <w:rFonts w:ascii="Cambria Math" w:hAnsi="Cambria Math" w:eastAsia="Cambria Math" w:cs="Cambria Math"/>
                          <w:color w:val="auto"/>
                          <w:sz w:val="22"/>
                          <w:szCs w:val="22"/>
                        </w:rPr>
                      </m:ctrlPr>
                    </m:dPr>
                    <m:e>
                      <m:r>
                        <w:rPr>
                          <w:rFonts w:ascii="Cambria Math" w:hAnsi="Cambria Math" w:eastAsia="Cambria Math" w:cs="Cambria Math"/>
                          <w:color w:val="auto"/>
                          <w:sz w:val="22"/>
                          <w:szCs w:val="22"/>
                        </w:rPr>
                        <m:t>-γ</m:t>
                      </m:r>
                      <m:d>
                        <m:dPr>
                          <m:ctrlPr>
                            <w:rPr>
                              <w:rFonts w:ascii="Cambria Math" w:hAnsi="Cambria Math" w:eastAsia="Cambria Math" w:cs="Cambria Math"/>
                              <w:color w:val="auto"/>
                              <w:sz w:val="22"/>
                              <w:szCs w:val="22"/>
                            </w:rPr>
                          </m:ctrlPr>
                        </m:dPr>
                        <m:e>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A</m:t>
                              </m:r>
                            </m:e>
                            <m:sub>
                              <m:r>
                                <w:rPr>
                                  <w:rFonts w:ascii="Cambria Math" w:hAnsi="Cambria Math" w:eastAsia="Cambria Math" w:cs="Cambria Math"/>
                                  <w:color w:val="auto"/>
                                  <w:sz w:val="22"/>
                                  <w:szCs w:val="22"/>
                                </w:rPr>
                                <m:t>h</m:t>
                              </m:r>
                            </m:sub>
                          </m:sSub>
                          <m:r>
                            <w:rPr>
                              <w:rFonts w:ascii="Cambria Math" w:hAnsi="Cambria Math" w:eastAsia="Cambria Math" w:cs="Cambria Math"/>
                              <w:color w:val="auto"/>
                              <w:sz w:val="22"/>
                              <w:szCs w:val="22"/>
                            </w:rPr>
                            <m:t>-θ</m:t>
                          </m:r>
                        </m:e>
                      </m:d>
                    </m:e>
                  </m:d>
                </m:sup>
              </m:sSup>
            </m:den>
          </m:f>
          <m:r>
            <w:rPr>
              <w:rFonts w:ascii="Cambria Math" w:hAnsi="Cambria Math" w:eastAsia="Cambria Math" w:cs="Cambria Math"/>
              <w:color w:val="auto"/>
              <w:sz w:val="22"/>
              <w:szCs w:val="22"/>
            </w:rPr>
            <m:t>.</m:t>
          </m:r>
        </m:oMath>
      </m:oMathPara>
    </w:p>
    <w:p w:rsidRPr="00C5784C" w:rsidR="00C5784C" w:rsidP="00C5784C" w:rsidRDefault="00C5784C" w14:paraId="4AD22E14" w14:textId="77777777">
      <w:pPr>
        <w:spacing w:before="100" w:beforeAutospacing="1" w:after="100" w:afterAutospacing="1"/>
        <w:rPr>
          <w:color w:val="auto"/>
        </w:rPr>
      </w:pPr>
      <w:r w:rsidRPr="00C5784C">
        <w:rPr>
          <w:color w:val="auto"/>
        </w:rPr>
        <w:t xml:space="preserve">We want to know </w:t>
      </w:r>
      <w:r w:rsidRPr="00C5784C">
        <w:rPr>
          <w:b/>
          <w:bCs/>
          <w:color w:val="auto"/>
        </w:rPr>
        <w:t>how rapidly competitive relevance changes as an individual’s performance increases</w:t>
      </w:r>
      <w:r w:rsidRPr="00C5784C">
        <w:rPr>
          <w:color w:val="auto"/>
        </w:rPr>
        <w:t xml:space="preserve">, holding the threshold </w:t>
      </w:r>
      <m:oMath>
        <m:r>
          <w:rPr>
            <w:rFonts w:ascii="Cambria Math" w:hAnsi="Cambria Math" w:eastAsia="Cambria Math" w:cs="Cambria Math"/>
            <w:color w:val="auto"/>
            <w:sz w:val="22"/>
            <w:szCs w:val="22"/>
          </w:rPr>
          <m:t>θ</m:t>
        </m:r>
      </m:oMath>
      <w:r w:rsidRPr="00C5784C">
        <w:rPr>
          <w:color w:val="auto"/>
        </w:rPr>
        <w:t xml:space="preserve"> and sharpness parameter </w:t>
      </w:r>
      <m:oMath>
        <m:r>
          <w:rPr>
            <w:rFonts w:ascii="Cambria Math" w:hAnsi="Cambria Math" w:eastAsia="Cambria Math" w:cs="Cambria Math"/>
            <w:color w:val="auto"/>
            <w:sz w:val="22"/>
            <w:szCs w:val="22"/>
          </w:rPr>
          <m:t>γ</m:t>
        </m:r>
      </m:oMath>
      <w:r w:rsidRPr="00C5784C">
        <w:rPr>
          <w:color w:val="auto"/>
        </w:rPr>
        <w:t xml:space="preserve"> fixed.</w:t>
      </w:r>
    </w:p>
    <w:p w:rsidRPr="00C5784C" w:rsidR="00C5784C" w:rsidP="00C5784C" w:rsidRDefault="00C5784C" w14:paraId="7C3EA342" w14:textId="77777777">
      <w:pPr>
        <w:spacing w:before="100" w:beforeAutospacing="1" w:after="100" w:afterAutospacing="1"/>
        <w:rPr>
          <w:color w:val="auto"/>
        </w:rPr>
      </w:pPr>
      <w:r w:rsidRPr="00C5784C">
        <w:rPr>
          <w:color w:val="auto"/>
        </w:rPr>
        <w:t xml:space="preserve">First, </w:t>
      </w:r>
      <w:r w:rsidR="0011686D">
        <w:rPr>
          <w:color w:val="auto"/>
        </w:rPr>
        <w:t>re</w:t>
      </w:r>
      <w:r w:rsidRPr="00C5784C">
        <w:rPr>
          <w:color w:val="auto"/>
        </w:rPr>
        <w:t>write the denominator as a negative power:</w:t>
      </w:r>
    </w:p>
    <w:p w:rsidRPr="00674971" w:rsidR="00C5784C" w:rsidP="00C5784C" w:rsidRDefault="00000000" w14:paraId="0A0A0DB2" w14:textId="77777777">
      <w:pPr>
        <w:spacing w:after="0" w:line="240" w:lineRule="auto"/>
        <w:rPr>
          <w:rFonts w:ascii="Cambria Math" w:hAnsi="Cambria Math" w:eastAsia="Times New Roman" w:cs="Times New Roman"/>
          <w:color w:val="auto"/>
          <w:sz w:val="22"/>
          <w:szCs w:val="24"/>
        </w:rPr>
      </w:pPr>
      <m:oMathPara>
        <m:oMath>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v</m:t>
              </m:r>
            </m:e>
            <m:sub>
              <m:r>
                <w:rPr>
                  <w:rFonts w:ascii="Cambria Math" w:hAnsi="Cambria Math" w:eastAsia="Cambria Math" w:cs="Cambria Math"/>
                  <w:color w:val="auto"/>
                  <w:sz w:val="22"/>
                  <w:szCs w:val="22"/>
                </w:rPr>
                <m:t>h</m:t>
              </m:r>
            </m:sub>
          </m:sSub>
          <m:r>
            <w:rPr>
              <w:rFonts w:ascii="Cambria Math" w:hAnsi="Cambria Math" w:eastAsia="Cambria Math" w:cs="Cambria Math"/>
              <w:color w:val="auto"/>
              <w:sz w:val="22"/>
              <w:szCs w:val="22"/>
            </w:rPr>
            <m:t>=</m:t>
          </m:r>
          <m:sSup>
            <m:sSupPr>
              <m:ctrlPr>
                <w:rPr>
                  <w:rFonts w:ascii="Cambria Math" w:hAnsi="Cambria Math" w:eastAsia="Cambria Math" w:cs="Cambria Math"/>
                  <w:color w:val="auto"/>
                  <w:sz w:val="22"/>
                  <w:szCs w:val="22"/>
                </w:rPr>
              </m:ctrlPr>
            </m:sSupPr>
            <m:e>
              <m:d>
                <m:dPr>
                  <m:ctrlPr>
                    <w:rPr>
                      <w:rFonts w:ascii="Cambria Math" w:hAnsi="Cambria Math" w:eastAsia="Cambria Math" w:cs="Cambria Math"/>
                      <w:color w:val="auto"/>
                      <w:sz w:val="22"/>
                      <w:szCs w:val="22"/>
                    </w:rPr>
                  </m:ctrlPr>
                </m:dPr>
                <m:e>
                  <m:r>
                    <w:rPr>
                      <w:rFonts w:ascii="Cambria Math" w:hAnsi="Cambria Math" w:eastAsia="Cambria Math" w:cs="Cambria Math"/>
                      <w:color w:val="auto"/>
                      <w:sz w:val="22"/>
                      <w:szCs w:val="22"/>
                    </w:rPr>
                    <m:t>1+</m:t>
                  </m:r>
                  <m:sSup>
                    <m:sSupPr>
                      <m:ctrlPr>
                        <w:rPr>
                          <w:rFonts w:ascii="Cambria Math" w:hAnsi="Cambria Math" w:eastAsia="Cambria Math" w:cs="Cambria Math"/>
                          <w:color w:val="auto"/>
                          <w:sz w:val="22"/>
                          <w:szCs w:val="22"/>
                        </w:rPr>
                      </m:ctrlPr>
                    </m:sSupPr>
                    <m:e>
                      <m:r>
                        <w:rPr>
                          <w:rFonts w:ascii="Cambria Math" w:hAnsi="Cambria Math" w:eastAsia="Cambria Math" w:cs="Cambria Math"/>
                          <w:color w:val="auto"/>
                          <w:sz w:val="22"/>
                          <w:szCs w:val="22"/>
                        </w:rPr>
                        <m:t>e</m:t>
                      </m:r>
                    </m:e>
                    <m:sup>
                      <m:d>
                        <m:dPr>
                          <m:begChr m:val="["/>
                          <m:endChr m:val="]"/>
                          <m:ctrlPr>
                            <w:rPr>
                              <w:rFonts w:ascii="Cambria Math" w:hAnsi="Cambria Math" w:eastAsia="Cambria Math" w:cs="Cambria Math"/>
                              <w:color w:val="auto"/>
                              <w:sz w:val="22"/>
                              <w:szCs w:val="22"/>
                            </w:rPr>
                          </m:ctrlPr>
                        </m:dPr>
                        <m:e>
                          <m:r>
                            <w:rPr>
                              <w:rFonts w:ascii="Cambria Math" w:hAnsi="Cambria Math" w:eastAsia="Cambria Math" w:cs="Cambria Math"/>
                              <w:color w:val="auto"/>
                              <w:sz w:val="22"/>
                              <w:szCs w:val="22"/>
                            </w:rPr>
                            <m:t>-γ</m:t>
                          </m:r>
                          <m:d>
                            <m:dPr>
                              <m:ctrlPr>
                                <w:rPr>
                                  <w:rFonts w:ascii="Cambria Math" w:hAnsi="Cambria Math" w:eastAsia="Cambria Math" w:cs="Cambria Math"/>
                                  <w:color w:val="auto"/>
                                  <w:sz w:val="22"/>
                                  <w:szCs w:val="22"/>
                                </w:rPr>
                              </m:ctrlPr>
                            </m:dPr>
                            <m:e>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A</m:t>
                                  </m:r>
                                </m:e>
                                <m:sub>
                                  <m:r>
                                    <w:rPr>
                                      <w:rFonts w:ascii="Cambria Math" w:hAnsi="Cambria Math" w:eastAsia="Cambria Math" w:cs="Cambria Math"/>
                                      <w:color w:val="auto"/>
                                      <w:sz w:val="22"/>
                                      <w:szCs w:val="22"/>
                                    </w:rPr>
                                    <m:t>h</m:t>
                                  </m:r>
                                </m:sub>
                              </m:sSub>
                              <m:r>
                                <w:rPr>
                                  <w:rFonts w:ascii="Cambria Math" w:hAnsi="Cambria Math" w:eastAsia="Cambria Math" w:cs="Cambria Math"/>
                                  <w:color w:val="auto"/>
                                  <w:sz w:val="22"/>
                                  <w:szCs w:val="22"/>
                                </w:rPr>
                                <m:t>-θ</m:t>
                              </m:r>
                            </m:e>
                          </m:d>
                        </m:e>
                      </m:d>
                    </m:sup>
                  </m:sSup>
                </m:e>
              </m:d>
            </m:e>
            <m:sup>
              <m:r>
                <w:rPr>
                  <w:rFonts w:ascii="Cambria Math" w:hAnsi="Cambria Math" w:eastAsia="Cambria Math" w:cs="Cambria Math"/>
                  <w:color w:val="auto"/>
                  <w:sz w:val="22"/>
                  <w:szCs w:val="22"/>
                </w:rPr>
                <m:t>-1</m:t>
              </m:r>
            </m:sup>
          </m:sSup>
          <m:r>
            <w:rPr>
              <w:rFonts w:ascii="Cambria Math" w:hAnsi="Cambria Math" w:eastAsia="Cambria Math" w:cs="Cambria Math"/>
              <w:color w:val="auto"/>
              <w:sz w:val="22"/>
              <w:szCs w:val="22"/>
            </w:rPr>
            <m:t>.</m:t>
          </m:r>
        </m:oMath>
      </m:oMathPara>
    </w:p>
    <w:p w:rsidRPr="00C5784C" w:rsidR="00C5784C" w:rsidP="00C5784C" w:rsidRDefault="00C5784C" w14:paraId="3EBC1CBD" w14:textId="77777777">
      <w:pPr>
        <w:spacing w:before="100" w:beforeAutospacing="1" w:after="100" w:afterAutospacing="1"/>
        <w:rPr>
          <w:color w:val="auto"/>
        </w:rPr>
      </w:pPr>
      <w:r w:rsidRPr="00C5784C">
        <w:rPr>
          <w:color w:val="auto"/>
        </w:rPr>
        <w:t>Applying the chain rule gives</w:t>
      </w:r>
    </w:p>
    <w:p w:rsidRPr="00674971" w:rsidR="00C5784C" w:rsidP="00C5784C" w:rsidRDefault="00000000" w14:paraId="51A7458B" w14:textId="77777777">
      <w:pPr>
        <w:spacing w:after="0" w:line="240" w:lineRule="auto"/>
        <w:rPr>
          <w:rFonts w:ascii="Cambria Math" w:hAnsi="Cambria Math" w:eastAsia="Times New Roman" w:cs="Times New Roman"/>
          <w:color w:val="auto"/>
          <w:sz w:val="22"/>
          <w:szCs w:val="24"/>
        </w:rPr>
      </w:pPr>
      <m:oMathPara>
        <m:oMath>
          <m:f>
            <m:fPr>
              <m:ctrlPr>
                <w:rPr>
                  <w:rFonts w:ascii="Cambria Math" w:hAnsi="Cambria Math" w:eastAsia="Cambria Math" w:cs="Cambria Math"/>
                  <w:color w:val="auto"/>
                  <w:sz w:val="22"/>
                  <w:szCs w:val="22"/>
                </w:rPr>
              </m:ctrlPr>
            </m:fPr>
            <m:num>
              <m:r>
                <w:rPr>
                  <w:rFonts w:ascii="Cambria Math" w:hAnsi="Cambria Math" w:eastAsia="Cambria Math" w:cs="Cambria Math"/>
                  <w:color w:val="auto"/>
                  <w:sz w:val="22"/>
                  <w:szCs w:val="22"/>
                </w:rPr>
                <m:t>∂</m:t>
              </m:r>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v</m:t>
                  </m:r>
                </m:e>
                <m:sub>
                  <m:r>
                    <w:rPr>
                      <w:rFonts w:ascii="Cambria Math" w:hAnsi="Cambria Math" w:eastAsia="Cambria Math" w:cs="Cambria Math"/>
                      <w:color w:val="auto"/>
                      <w:sz w:val="22"/>
                      <w:szCs w:val="22"/>
                    </w:rPr>
                    <m:t>h</m:t>
                  </m:r>
                </m:sub>
              </m:sSub>
            </m:num>
            <m:den>
              <m:r>
                <w:rPr>
                  <w:rFonts w:ascii="Cambria Math" w:hAnsi="Cambria Math" w:eastAsia="Cambria Math" w:cs="Cambria Math"/>
                  <w:color w:val="auto"/>
                  <w:sz w:val="22"/>
                  <w:szCs w:val="22"/>
                </w:rPr>
                <m:t>∂</m:t>
              </m:r>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A</m:t>
                  </m:r>
                </m:e>
                <m:sub>
                  <m:r>
                    <w:rPr>
                      <w:rFonts w:ascii="Cambria Math" w:hAnsi="Cambria Math" w:eastAsia="Cambria Math" w:cs="Cambria Math"/>
                      <w:color w:val="auto"/>
                      <w:sz w:val="22"/>
                      <w:szCs w:val="22"/>
                    </w:rPr>
                    <m:t>h</m:t>
                  </m:r>
                </m:sub>
              </m:sSub>
            </m:den>
          </m:f>
          <m:r>
            <w:rPr>
              <w:rFonts w:ascii="Cambria Math" w:hAnsi="Cambria Math" w:eastAsia="Cambria Math" w:cs="Cambria Math"/>
              <w:color w:val="auto"/>
              <w:sz w:val="22"/>
              <w:szCs w:val="22"/>
            </w:rPr>
            <m:t>=-</m:t>
          </m:r>
          <m:sSup>
            <m:sSupPr>
              <m:ctrlPr>
                <w:rPr>
                  <w:rFonts w:ascii="Cambria Math" w:hAnsi="Cambria Math" w:eastAsia="Cambria Math" w:cs="Cambria Math"/>
                  <w:color w:val="auto"/>
                  <w:sz w:val="22"/>
                  <w:szCs w:val="22"/>
                </w:rPr>
              </m:ctrlPr>
            </m:sSupPr>
            <m:e>
              <m:d>
                <m:dPr>
                  <m:ctrlPr>
                    <w:rPr>
                      <w:rFonts w:ascii="Cambria Math" w:hAnsi="Cambria Math" w:eastAsia="Cambria Math" w:cs="Cambria Math"/>
                      <w:color w:val="auto"/>
                      <w:sz w:val="22"/>
                      <w:szCs w:val="22"/>
                    </w:rPr>
                  </m:ctrlPr>
                </m:dPr>
                <m:e>
                  <m:r>
                    <w:rPr>
                      <w:rFonts w:ascii="Cambria Math" w:hAnsi="Cambria Math" w:eastAsia="Cambria Math" w:cs="Cambria Math"/>
                      <w:color w:val="auto"/>
                      <w:sz w:val="22"/>
                      <w:szCs w:val="22"/>
                    </w:rPr>
                    <m:t>1+</m:t>
                  </m:r>
                  <m:sSup>
                    <m:sSupPr>
                      <m:ctrlPr>
                        <w:rPr>
                          <w:rFonts w:ascii="Cambria Math" w:hAnsi="Cambria Math" w:eastAsia="Cambria Math" w:cs="Cambria Math"/>
                          <w:color w:val="auto"/>
                          <w:sz w:val="22"/>
                          <w:szCs w:val="22"/>
                        </w:rPr>
                      </m:ctrlPr>
                    </m:sSupPr>
                    <m:e>
                      <m:r>
                        <w:rPr>
                          <w:rFonts w:ascii="Cambria Math" w:hAnsi="Cambria Math" w:eastAsia="Cambria Math" w:cs="Cambria Math"/>
                          <w:color w:val="auto"/>
                          <w:sz w:val="22"/>
                          <w:szCs w:val="22"/>
                        </w:rPr>
                        <m:t>e</m:t>
                      </m:r>
                    </m:e>
                    <m:sup>
                      <m:d>
                        <m:dPr>
                          <m:begChr m:val="["/>
                          <m:endChr m:val="]"/>
                          <m:ctrlPr>
                            <w:rPr>
                              <w:rFonts w:ascii="Cambria Math" w:hAnsi="Cambria Math" w:eastAsia="Cambria Math" w:cs="Cambria Math"/>
                              <w:color w:val="auto"/>
                              <w:sz w:val="22"/>
                              <w:szCs w:val="22"/>
                            </w:rPr>
                          </m:ctrlPr>
                        </m:dPr>
                        <m:e>
                          <m:r>
                            <w:rPr>
                              <w:rFonts w:ascii="Cambria Math" w:hAnsi="Cambria Math" w:eastAsia="Cambria Math" w:cs="Cambria Math"/>
                              <w:color w:val="auto"/>
                              <w:sz w:val="22"/>
                              <w:szCs w:val="22"/>
                            </w:rPr>
                            <m:t>-γ</m:t>
                          </m:r>
                          <m:d>
                            <m:dPr>
                              <m:ctrlPr>
                                <w:rPr>
                                  <w:rFonts w:ascii="Cambria Math" w:hAnsi="Cambria Math" w:eastAsia="Cambria Math" w:cs="Cambria Math"/>
                                  <w:color w:val="auto"/>
                                  <w:sz w:val="22"/>
                                  <w:szCs w:val="22"/>
                                </w:rPr>
                              </m:ctrlPr>
                            </m:dPr>
                            <m:e>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A</m:t>
                                  </m:r>
                                </m:e>
                                <m:sub>
                                  <m:r>
                                    <w:rPr>
                                      <w:rFonts w:ascii="Cambria Math" w:hAnsi="Cambria Math" w:eastAsia="Cambria Math" w:cs="Cambria Math"/>
                                      <w:color w:val="auto"/>
                                      <w:sz w:val="22"/>
                                      <w:szCs w:val="22"/>
                                    </w:rPr>
                                    <m:t>h</m:t>
                                  </m:r>
                                </m:sub>
                              </m:sSub>
                              <m:r>
                                <w:rPr>
                                  <w:rFonts w:ascii="Cambria Math" w:hAnsi="Cambria Math" w:eastAsia="Cambria Math" w:cs="Cambria Math"/>
                                  <w:color w:val="auto"/>
                                  <w:sz w:val="22"/>
                                  <w:szCs w:val="22"/>
                                </w:rPr>
                                <m:t>-θ</m:t>
                              </m:r>
                            </m:e>
                          </m:d>
                        </m:e>
                      </m:d>
                    </m:sup>
                  </m:sSup>
                </m:e>
              </m:d>
            </m:e>
            <m:sup>
              <m:r>
                <w:rPr>
                  <w:rFonts w:ascii="Cambria Math" w:hAnsi="Cambria Math" w:eastAsia="Cambria Math" w:cs="Cambria Math"/>
                  <w:color w:val="auto"/>
                  <w:sz w:val="22"/>
                  <w:szCs w:val="22"/>
                </w:rPr>
                <m:t>-2</m:t>
              </m:r>
            </m:sup>
          </m:sSup>
          <m:sSup>
            <m:sSupPr>
              <m:ctrlPr>
                <w:rPr>
                  <w:rFonts w:ascii="Cambria Math" w:hAnsi="Cambria Math" w:eastAsia="Cambria Math" w:cs="Cambria Math"/>
                  <w:color w:val="auto"/>
                  <w:sz w:val="22"/>
                  <w:szCs w:val="22"/>
                </w:rPr>
              </m:ctrlPr>
            </m:sSupPr>
            <m:e>
              <m:r>
                <w:rPr>
                  <w:rFonts w:ascii="Cambria Math" w:hAnsi="Cambria Math" w:eastAsia="Cambria Math" w:cs="Cambria Math"/>
                  <w:color w:val="auto"/>
                  <w:sz w:val="22"/>
                  <w:szCs w:val="22"/>
                </w:rPr>
                <m:t>e</m:t>
              </m:r>
            </m:e>
            <m:sup>
              <m:d>
                <m:dPr>
                  <m:begChr m:val="["/>
                  <m:endChr m:val="]"/>
                  <m:ctrlPr>
                    <w:rPr>
                      <w:rFonts w:ascii="Cambria Math" w:hAnsi="Cambria Math" w:eastAsia="Cambria Math" w:cs="Cambria Math"/>
                      <w:color w:val="auto"/>
                      <w:sz w:val="22"/>
                      <w:szCs w:val="22"/>
                    </w:rPr>
                  </m:ctrlPr>
                </m:dPr>
                <m:e>
                  <m:r>
                    <w:rPr>
                      <w:rFonts w:ascii="Cambria Math" w:hAnsi="Cambria Math" w:eastAsia="Cambria Math" w:cs="Cambria Math"/>
                      <w:color w:val="auto"/>
                      <w:sz w:val="22"/>
                      <w:szCs w:val="22"/>
                    </w:rPr>
                    <m:t>-γ</m:t>
                  </m:r>
                  <m:d>
                    <m:dPr>
                      <m:ctrlPr>
                        <w:rPr>
                          <w:rFonts w:ascii="Cambria Math" w:hAnsi="Cambria Math" w:eastAsia="Cambria Math" w:cs="Cambria Math"/>
                          <w:color w:val="auto"/>
                          <w:sz w:val="22"/>
                          <w:szCs w:val="22"/>
                        </w:rPr>
                      </m:ctrlPr>
                    </m:dPr>
                    <m:e>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A</m:t>
                          </m:r>
                        </m:e>
                        <m:sub>
                          <m:r>
                            <w:rPr>
                              <w:rFonts w:ascii="Cambria Math" w:hAnsi="Cambria Math" w:eastAsia="Cambria Math" w:cs="Cambria Math"/>
                              <w:color w:val="auto"/>
                              <w:sz w:val="22"/>
                              <w:szCs w:val="22"/>
                            </w:rPr>
                            <m:t>h</m:t>
                          </m:r>
                        </m:sub>
                      </m:sSub>
                      <m:r>
                        <w:rPr>
                          <w:rFonts w:ascii="Cambria Math" w:hAnsi="Cambria Math" w:eastAsia="Cambria Math" w:cs="Cambria Math"/>
                          <w:color w:val="auto"/>
                          <w:sz w:val="22"/>
                          <w:szCs w:val="22"/>
                        </w:rPr>
                        <m:t>-θ</m:t>
                      </m:r>
                    </m:e>
                  </m:d>
                </m:e>
              </m:d>
            </m:sup>
          </m:sSup>
          <m:d>
            <m:dPr>
              <m:ctrlPr>
                <w:rPr>
                  <w:rFonts w:ascii="Cambria Math" w:hAnsi="Cambria Math" w:eastAsia="Cambria Math" w:cs="Cambria Math"/>
                  <w:color w:val="auto"/>
                  <w:sz w:val="22"/>
                  <w:szCs w:val="22"/>
                </w:rPr>
              </m:ctrlPr>
            </m:dPr>
            <m:e>
              <m:r>
                <w:rPr>
                  <w:rFonts w:ascii="Cambria Math" w:hAnsi="Cambria Math" w:eastAsia="Cambria Math" w:cs="Cambria Math"/>
                  <w:color w:val="auto"/>
                  <w:sz w:val="22"/>
                  <w:szCs w:val="22"/>
                </w:rPr>
                <m:t>-γ</m:t>
              </m:r>
            </m:e>
          </m:d>
          <m:r>
            <w:rPr>
              <w:rFonts w:ascii="Cambria Math" w:hAnsi="Cambria Math" w:eastAsia="Cambria Math" w:cs="Cambria Math"/>
              <w:color w:val="auto"/>
              <w:sz w:val="22"/>
              <w:szCs w:val="22"/>
            </w:rPr>
            <m:t>.</m:t>
          </m:r>
        </m:oMath>
      </m:oMathPara>
    </w:p>
    <w:p w:rsidRPr="00C5784C" w:rsidR="00C5784C" w:rsidP="00C5784C" w:rsidRDefault="00C5784C" w14:paraId="1923B8E5" w14:textId="77777777">
      <w:pPr>
        <w:spacing w:before="100" w:beforeAutospacing="1" w:after="100" w:afterAutospacing="1"/>
        <w:rPr>
          <w:color w:val="auto"/>
        </w:rPr>
      </w:pPr>
      <w:r w:rsidRPr="00C5784C">
        <w:rPr>
          <w:color w:val="auto"/>
        </w:rPr>
        <w:t>T</w:t>
      </w:r>
      <w:r w:rsidR="0011686D">
        <w:rPr>
          <w:color w:val="auto"/>
        </w:rPr>
        <w:t>his reduces to</w:t>
      </w:r>
    </w:p>
    <w:p w:rsidRPr="00674971" w:rsidR="00C5784C" w:rsidP="00C5784C" w:rsidRDefault="00000000" w14:paraId="0A78E30A" w14:textId="77777777">
      <w:pPr>
        <w:spacing w:after="0" w:line="240" w:lineRule="auto"/>
        <w:rPr>
          <w:rFonts w:ascii="Cambria Math" w:hAnsi="Cambria Math" w:eastAsia="Times New Roman" w:cs="Times New Roman"/>
          <w:color w:val="auto"/>
          <w:sz w:val="22"/>
          <w:szCs w:val="24"/>
        </w:rPr>
      </w:pPr>
      <m:oMathPara>
        <m:oMath>
          <m:f>
            <m:fPr>
              <m:ctrlPr>
                <w:rPr>
                  <w:rFonts w:ascii="Cambria Math" w:hAnsi="Cambria Math" w:eastAsia="Cambria Math" w:cs="Cambria Math"/>
                  <w:color w:val="auto"/>
                  <w:sz w:val="22"/>
                  <w:szCs w:val="22"/>
                </w:rPr>
              </m:ctrlPr>
            </m:fPr>
            <m:num>
              <m:r>
                <w:rPr>
                  <w:rFonts w:ascii="Cambria Math" w:hAnsi="Cambria Math" w:eastAsia="Cambria Math" w:cs="Cambria Math"/>
                  <w:color w:val="auto"/>
                  <w:sz w:val="22"/>
                  <w:szCs w:val="22"/>
                </w:rPr>
                <m:t>∂</m:t>
              </m:r>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v</m:t>
                  </m:r>
                </m:e>
                <m:sub>
                  <m:r>
                    <w:rPr>
                      <w:rFonts w:ascii="Cambria Math" w:hAnsi="Cambria Math" w:eastAsia="Cambria Math" w:cs="Cambria Math"/>
                      <w:color w:val="auto"/>
                      <w:sz w:val="22"/>
                      <w:szCs w:val="22"/>
                    </w:rPr>
                    <m:t>h</m:t>
                  </m:r>
                </m:sub>
              </m:sSub>
            </m:num>
            <m:den>
              <m:r>
                <w:rPr>
                  <w:rFonts w:ascii="Cambria Math" w:hAnsi="Cambria Math" w:eastAsia="Cambria Math" w:cs="Cambria Math"/>
                  <w:color w:val="auto"/>
                  <w:sz w:val="22"/>
                  <w:szCs w:val="22"/>
                </w:rPr>
                <m:t>∂</m:t>
              </m:r>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A</m:t>
                  </m:r>
                </m:e>
                <m:sub>
                  <m:r>
                    <w:rPr>
                      <w:rFonts w:ascii="Cambria Math" w:hAnsi="Cambria Math" w:eastAsia="Cambria Math" w:cs="Cambria Math"/>
                      <w:color w:val="auto"/>
                      <w:sz w:val="22"/>
                      <w:szCs w:val="22"/>
                    </w:rPr>
                    <m:t>h</m:t>
                  </m:r>
                </m:sub>
              </m:sSub>
            </m:den>
          </m:f>
          <m:r>
            <w:rPr>
              <w:rFonts w:ascii="Cambria Math" w:hAnsi="Cambria Math" w:eastAsia="Cambria Math" w:cs="Cambria Math"/>
              <w:color w:val="auto"/>
              <w:sz w:val="22"/>
              <w:szCs w:val="22"/>
            </w:rPr>
            <m:t>=</m:t>
          </m:r>
          <m:f>
            <m:fPr>
              <m:ctrlPr>
                <w:rPr>
                  <w:rFonts w:ascii="Cambria Math" w:hAnsi="Cambria Math" w:eastAsia="Cambria Math" w:cs="Cambria Math"/>
                  <w:color w:val="auto"/>
                  <w:sz w:val="22"/>
                  <w:szCs w:val="22"/>
                </w:rPr>
              </m:ctrlPr>
            </m:fPr>
            <m:num>
              <m:r>
                <w:rPr>
                  <w:rFonts w:ascii="Cambria Math" w:hAnsi="Cambria Math" w:eastAsia="Cambria Math" w:cs="Cambria Math"/>
                  <w:color w:val="auto"/>
                  <w:sz w:val="22"/>
                  <w:szCs w:val="22"/>
                </w:rPr>
                <m:t>γ</m:t>
              </m:r>
              <m:sSup>
                <m:sSupPr>
                  <m:ctrlPr>
                    <w:rPr>
                      <w:rFonts w:ascii="Cambria Math" w:hAnsi="Cambria Math" w:eastAsia="Cambria Math" w:cs="Cambria Math"/>
                      <w:color w:val="auto"/>
                      <w:sz w:val="22"/>
                      <w:szCs w:val="22"/>
                    </w:rPr>
                  </m:ctrlPr>
                </m:sSupPr>
                <m:e>
                  <m:r>
                    <w:rPr>
                      <w:rFonts w:ascii="Cambria Math" w:hAnsi="Cambria Math" w:eastAsia="Cambria Math" w:cs="Cambria Math"/>
                      <w:color w:val="auto"/>
                      <w:sz w:val="22"/>
                      <w:szCs w:val="22"/>
                    </w:rPr>
                    <m:t>e</m:t>
                  </m:r>
                </m:e>
                <m:sup>
                  <m:d>
                    <m:dPr>
                      <m:begChr m:val="["/>
                      <m:endChr m:val="]"/>
                      <m:ctrlPr>
                        <w:rPr>
                          <w:rFonts w:ascii="Cambria Math" w:hAnsi="Cambria Math" w:eastAsia="Cambria Math" w:cs="Cambria Math"/>
                          <w:color w:val="auto"/>
                          <w:sz w:val="22"/>
                          <w:szCs w:val="22"/>
                        </w:rPr>
                      </m:ctrlPr>
                    </m:dPr>
                    <m:e>
                      <m:r>
                        <w:rPr>
                          <w:rFonts w:ascii="Cambria Math" w:hAnsi="Cambria Math" w:eastAsia="Cambria Math" w:cs="Cambria Math"/>
                          <w:color w:val="auto"/>
                          <w:sz w:val="22"/>
                          <w:szCs w:val="22"/>
                        </w:rPr>
                        <m:t>-γ</m:t>
                      </m:r>
                      <m:d>
                        <m:dPr>
                          <m:ctrlPr>
                            <w:rPr>
                              <w:rFonts w:ascii="Cambria Math" w:hAnsi="Cambria Math" w:eastAsia="Cambria Math" w:cs="Cambria Math"/>
                              <w:color w:val="auto"/>
                              <w:sz w:val="22"/>
                              <w:szCs w:val="22"/>
                            </w:rPr>
                          </m:ctrlPr>
                        </m:dPr>
                        <m:e>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A</m:t>
                              </m:r>
                            </m:e>
                            <m:sub>
                              <m:r>
                                <w:rPr>
                                  <w:rFonts w:ascii="Cambria Math" w:hAnsi="Cambria Math" w:eastAsia="Cambria Math" w:cs="Cambria Math"/>
                                  <w:color w:val="auto"/>
                                  <w:sz w:val="22"/>
                                  <w:szCs w:val="22"/>
                                </w:rPr>
                                <m:t>h</m:t>
                              </m:r>
                            </m:sub>
                          </m:sSub>
                          <m:r>
                            <w:rPr>
                              <w:rFonts w:ascii="Cambria Math" w:hAnsi="Cambria Math" w:eastAsia="Cambria Math" w:cs="Cambria Math"/>
                              <w:color w:val="auto"/>
                              <w:sz w:val="22"/>
                              <w:szCs w:val="22"/>
                            </w:rPr>
                            <m:t>-θ</m:t>
                          </m:r>
                        </m:e>
                      </m:d>
                    </m:e>
                  </m:d>
                </m:sup>
              </m:sSup>
            </m:num>
            <m:den>
              <m:sSup>
                <m:sSupPr>
                  <m:ctrlPr>
                    <w:rPr>
                      <w:rFonts w:ascii="Cambria Math" w:hAnsi="Cambria Math" w:eastAsia="Cambria Math" w:cs="Cambria Math"/>
                      <w:color w:val="auto"/>
                      <w:sz w:val="22"/>
                      <w:szCs w:val="22"/>
                    </w:rPr>
                  </m:ctrlPr>
                </m:sSupPr>
                <m:e>
                  <m:d>
                    <m:dPr>
                      <m:ctrlPr>
                        <w:rPr>
                          <w:rFonts w:ascii="Cambria Math" w:hAnsi="Cambria Math" w:eastAsia="Cambria Math" w:cs="Cambria Math"/>
                          <w:color w:val="auto"/>
                          <w:sz w:val="22"/>
                          <w:szCs w:val="22"/>
                        </w:rPr>
                      </m:ctrlPr>
                    </m:dPr>
                    <m:e>
                      <m:r>
                        <w:rPr>
                          <w:rFonts w:ascii="Cambria Math" w:hAnsi="Cambria Math" w:eastAsia="Cambria Math" w:cs="Cambria Math"/>
                          <w:color w:val="auto"/>
                          <w:sz w:val="22"/>
                          <w:szCs w:val="22"/>
                        </w:rPr>
                        <m:t>1+</m:t>
                      </m:r>
                      <m:sSup>
                        <m:sSupPr>
                          <m:ctrlPr>
                            <w:rPr>
                              <w:rFonts w:ascii="Cambria Math" w:hAnsi="Cambria Math" w:eastAsia="Cambria Math" w:cs="Cambria Math"/>
                              <w:color w:val="auto"/>
                              <w:sz w:val="22"/>
                              <w:szCs w:val="22"/>
                            </w:rPr>
                          </m:ctrlPr>
                        </m:sSupPr>
                        <m:e>
                          <m:r>
                            <w:rPr>
                              <w:rFonts w:ascii="Cambria Math" w:hAnsi="Cambria Math" w:eastAsia="Cambria Math" w:cs="Cambria Math"/>
                              <w:color w:val="auto"/>
                              <w:sz w:val="22"/>
                              <w:szCs w:val="22"/>
                            </w:rPr>
                            <m:t>e</m:t>
                          </m:r>
                        </m:e>
                        <m:sup>
                          <m:d>
                            <m:dPr>
                              <m:begChr m:val="["/>
                              <m:endChr m:val="]"/>
                              <m:ctrlPr>
                                <w:rPr>
                                  <w:rFonts w:ascii="Cambria Math" w:hAnsi="Cambria Math" w:eastAsia="Cambria Math" w:cs="Cambria Math"/>
                                  <w:color w:val="auto"/>
                                  <w:sz w:val="22"/>
                                  <w:szCs w:val="22"/>
                                </w:rPr>
                              </m:ctrlPr>
                            </m:dPr>
                            <m:e>
                              <m:r>
                                <w:rPr>
                                  <w:rFonts w:ascii="Cambria Math" w:hAnsi="Cambria Math" w:eastAsia="Cambria Math" w:cs="Cambria Math"/>
                                  <w:color w:val="auto"/>
                                  <w:sz w:val="22"/>
                                  <w:szCs w:val="22"/>
                                </w:rPr>
                                <m:t>-γ</m:t>
                              </m:r>
                              <m:d>
                                <m:dPr>
                                  <m:ctrlPr>
                                    <w:rPr>
                                      <w:rFonts w:ascii="Cambria Math" w:hAnsi="Cambria Math" w:eastAsia="Cambria Math" w:cs="Cambria Math"/>
                                      <w:color w:val="auto"/>
                                      <w:sz w:val="22"/>
                                      <w:szCs w:val="22"/>
                                    </w:rPr>
                                  </m:ctrlPr>
                                </m:dPr>
                                <m:e>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A</m:t>
                                      </m:r>
                                    </m:e>
                                    <m:sub>
                                      <m:r>
                                        <w:rPr>
                                          <w:rFonts w:ascii="Cambria Math" w:hAnsi="Cambria Math" w:eastAsia="Cambria Math" w:cs="Cambria Math"/>
                                          <w:color w:val="auto"/>
                                          <w:sz w:val="22"/>
                                          <w:szCs w:val="22"/>
                                        </w:rPr>
                                        <m:t>h</m:t>
                                      </m:r>
                                    </m:sub>
                                  </m:sSub>
                                  <m:r>
                                    <w:rPr>
                                      <w:rFonts w:ascii="Cambria Math" w:hAnsi="Cambria Math" w:eastAsia="Cambria Math" w:cs="Cambria Math"/>
                                      <w:color w:val="auto"/>
                                      <w:sz w:val="22"/>
                                      <w:szCs w:val="22"/>
                                    </w:rPr>
                                    <m:t>-θ</m:t>
                                  </m:r>
                                </m:e>
                              </m:d>
                            </m:e>
                          </m:d>
                        </m:sup>
                      </m:sSup>
                    </m:e>
                  </m:d>
                </m:e>
                <m:sup>
                  <m:r>
                    <w:rPr>
                      <w:rFonts w:ascii="Cambria Math" w:hAnsi="Cambria Math" w:eastAsia="Cambria Math" w:cs="Cambria Math"/>
                      <w:color w:val="auto"/>
                      <w:sz w:val="22"/>
                      <w:szCs w:val="22"/>
                    </w:rPr>
                    <m:t>2</m:t>
                  </m:r>
                </m:sup>
              </m:sSup>
            </m:den>
          </m:f>
          <m:r>
            <w:rPr>
              <w:rFonts w:ascii="Cambria Math" w:hAnsi="Cambria Math" w:eastAsia="Cambria Math" w:cs="Cambria Math"/>
              <w:color w:val="auto"/>
              <w:sz w:val="22"/>
              <w:szCs w:val="22"/>
            </w:rPr>
            <m:t>.</m:t>
          </m:r>
        </m:oMath>
      </m:oMathPara>
    </w:p>
    <w:p w:rsidRPr="00C5784C" w:rsidR="00C5784C" w:rsidP="00C5784C" w:rsidRDefault="00C5784C" w14:paraId="5AAAB2CD" w14:textId="77777777">
      <w:pPr>
        <w:spacing w:before="100" w:beforeAutospacing="1" w:after="100" w:afterAutospacing="1"/>
        <w:rPr>
          <w:color w:val="auto"/>
        </w:rPr>
      </w:pPr>
      <w:r w:rsidRPr="00C5784C">
        <w:rPr>
          <w:color w:val="auto"/>
        </w:rPr>
        <w:t>To express this in terms of competitive relevance itself, observe that</w:t>
      </w:r>
    </w:p>
    <w:p w:rsidRPr="00674971" w:rsidR="00C5784C" w:rsidP="00C5784C" w:rsidRDefault="009701B6" w14:paraId="619A36D7" w14:textId="77777777">
      <w:pPr>
        <w:spacing w:after="0" w:line="240" w:lineRule="auto"/>
        <w:rPr>
          <w:rFonts w:ascii="Cambria Math" w:hAnsi="Cambria Math" w:eastAsia="Times New Roman" w:cs="Times New Roman"/>
          <w:color w:val="auto"/>
          <w:sz w:val="22"/>
          <w:szCs w:val="24"/>
        </w:rPr>
      </w:pPr>
      <m:oMathPara>
        <m:oMath>
          <m:r>
            <w:rPr>
              <w:rFonts w:ascii="Cambria Math" w:hAnsi="Cambria Math" w:eastAsia="Cambria Math" w:cs="Cambria Math"/>
              <w:color w:val="auto"/>
              <w:sz w:val="22"/>
              <w:szCs w:val="22"/>
            </w:rPr>
            <m:t>1-</m:t>
          </m:r>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v</m:t>
              </m:r>
            </m:e>
            <m:sub>
              <m:r>
                <w:rPr>
                  <w:rFonts w:ascii="Cambria Math" w:hAnsi="Cambria Math" w:eastAsia="Cambria Math" w:cs="Cambria Math"/>
                  <w:color w:val="auto"/>
                  <w:sz w:val="22"/>
                  <w:szCs w:val="22"/>
                </w:rPr>
                <m:t>h</m:t>
              </m:r>
            </m:sub>
          </m:sSub>
          <m:r>
            <w:rPr>
              <w:rFonts w:ascii="Cambria Math" w:hAnsi="Cambria Math" w:eastAsia="Cambria Math" w:cs="Cambria Math"/>
              <w:color w:val="auto"/>
              <w:sz w:val="22"/>
              <w:szCs w:val="22"/>
            </w:rPr>
            <m:t>=</m:t>
          </m:r>
          <m:f>
            <m:fPr>
              <m:ctrlPr>
                <w:rPr>
                  <w:rFonts w:ascii="Cambria Math" w:hAnsi="Cambria Math" w:eastAsia="Cambria Math" w:cs="Cambria Math"/>
                  <w:color w:val="auto"/>
                  <w:sz w:val="22"/>
                  <w:szCs w:val="22"/>
                </w:rPr>
              </m:ctrlPr>
            </m:fPr>
            <m:num>
              <m:sSup>
                <m:sSupPr>
                  <m:ctrlPr>
                    <w:rPr>
                      <w:rFonts w:ascii="Cambria Math" w:hAnsi="Cambria Math" w:eastAsia="Cambria Math" w:cs="Cambria Math"/>
                      <w:color w:val="auto"/>
                      <w:sz w:val="22"/>
                      <w:szCs w:val="22"/>
                    </w:rPr>
                  </m:ctrlPr>
                </m:sSupPr>
                <m:e>
                  <m:r>
                    <w:rPr>
                      <w:rFonts w:ascii="Cambria Math" w:hAnsi="Cambria Math" w:eastAsia="Cambria Math" w:cs="Cambria Math"/>
                      <w:color w:val="auto"/>
                      <w:sz w:val="22"/>
                      <w:szCs w:val="22"/>
                    </w:rPr>
                    <m:t>e</m:t>
                  </m:r>
                </m:e>
                <m:sup>
                  <m:d>
                    <m:dPr>
                      <m:begChr m:val="["/>
                      <m:endChr m:val="]"/>
                      <m:ctrlPr>
                        <w:rPr>
                          <w:rFonts w:ascii="Cambria Math" w:hAnsi="Cambria Math" w:eastAsia="Cambria Math" w:cs="Cambria Math"/>
                          <w:color w:val="auto"/>
                          <w:sz w:val="22"/>
                          <w:szCs w:val="22"/>
                        </w:rPr>
                      </m:ctrlPr>
                    </m:dPr>
                    <m:e>
                      <m:r>
                        <w:rPr>
                          <w:rFonts w:ascii="Cambria Math" w:hAnsi="Cambria Math" w:eastAsia="Cambria Math" w:cs="Cambria Math"/>
                          <w:color w:val="auto"/>
                          <w:sz w:val="22"/>
                          <w:szCs w:val="22"/>
                        </w:rPr>
                        <m:t>-γ</m:t>
                      </m:r>
                      <m:d>
                        <m:dPr>
                          <m:ctrlPr>
                            <w:rPr>
                              <w:rFonts w:ascii="Cambria Math" w:hAnsi="Cambria Math" w:eastAsia="Cambria Math" w:cs="Cambria Math"/>
                              <w:color w:val="auto"/>
                              <w:sz w:val="22"/>
                              <w:szCs w:val="22"/>
                            </w:rPr>
                          </m:ctrlPr>
                        </m:dPr>
                        <m:e>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A</m:t>
                              </m:r>
                            </m:e>
                            <m:sub>
                              <m:r>
                                <w:rPr>
                                  <w:rFonts w:ascii="Cambria Math" w:hAnsi="Cambria Math" w:eastAsia="Cambria Math" w:cs="Cambria Math"/>
                                  <w:color w:val="auto"/>
                                  <w:sz w:val="22"/>
                                  <w:szCs w:val="22"/>
                                </w:rPr>
                                <m:t>h</m:t>
                              </m:r>
                            </m:sub>
                          </m:sSub>
                          <m:r>
                            <w:rPr>
                              <w:rFonts w:ascii="Cambria Math" w:hAnsi="Cambria Math" w:eastAsia="Cambria Math" w:cs="Cambria Math"/>
                              <w:color w:val="auto"/>
                              <w:sz w:val="22"/>
                              <w:szCs w:val="22"/>
                            </w:rPr>
                            <m:t>-θ</m:t>
                          </m:r>
                        </m:e>
                      </m:d>
                    </m:e>
                  </m:d>
                </m:sup>
              </m:sSup>
            </m:num>
            <m:den>
              <m:r>
                <w:rPr>
                  <w:rFonts w:ascii="Cambria Math" w:hAnsi="Cambria Math" w:eastAsia="Cambria Math" w:cs="Cambria Math"/>
                  <w:color w:val="auto"/>
                  <w:sz w:val="22"/>
                  <w:szCs w:val="22"/>
                </w:rPr>
                <m:t>1+</m:t>
              </m:r>
              <m:sSup>
                <m:sSupPr>
                  <m:ctrlPr>
                    <w:rPr>
                      <w:rFonts w:ascii="Cambria Math" w:hAnsi="Cambria Math" w:eastAsia="Cambria Math" w:cs="Cambria Math"/>
                      <w:color w:val="auto"/>
                      <w:sz w:val="22"/>
                      <w:szCs w:val="22"/>
                    </w:rPr>
                  </m:ctrlPr>
                </m:sSupPr>
                <m:e>
                  <m:r>
                    <w:rPr>
                      <w:rFonts w:ascii="Cambria Math" w:hAnsi="Cambria Math" w:eastAsia="Cambria Math" w:cs="Cambria Math"/>
                      <w:color w:val="auto"/>
                      <w:sz w:val="22"/>
                      <w:szCs w:val="22"/>
                    </w:rPr>
                    <m:t>e</m:t>
                  </m:r>
                </m:e>
                <m:sup>
                  <m:d>
                    <m:dPr>
                      <m:begChr m:val="["/>
                      <m:endChr m:val="]"/>
                      <m:ctrlPr>
                        <w:rPr>
                          <w:rFonts w:ascii="Cambria Math" w:hAnsi="Cambria Math" w:eastAsia="Cambria Math" w:cs="Cambria Math"/>
                          <w:color w:val="auto"/>
                          <w:sz w:val="22"/>
                          <w:szCs w:val="22"/>
                        </w:rPr>
                      </m:ctrlPr>
                    </m:dPr>
                    <m:e>
                      <m:r>
                        <w:rPr>
                          <w:rFonts w:ascii="Cambria Math" w:hAnsi="Cambria Math" w:eastAsia="Cambria Math" w:cs="Cambria Math"/>
                          <w:color w:val="auto"/>
                          <w:sz w:val="22"/>
                          <w:szCs w:val="22"/>
                        </w:rPr>
                        <m:t>-γ</m:t>
                      </m:r>
                      <m:d>
                        <m:dPr>
                          <m:ctrlPr>
                            <w:rPr>
                              <w:rFonts w:ascii="Cambria Math" w:hAnsi="Cambria Math" w:eastAsia="Cambria Math" w:cs="Cambria Math"/>
                              <w:color w:val="auto"/>
                              <w:sz w:val="22"/>
                              <w:szCs w:val="22"/>
                            </w:rPr>
                          </m:ctrlPr>
                        </m:dPr>
                        <m:e>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A</m:t>
                              </m:r>
                            </m:e>
                            <m:sub>
                              <m:r>
                                <w:rPr>
                                  <w:rFonts w:ascii="Cambria Math" w:hAnsi="Cambria Math" w:eastAsia="Cambria Math" w:cs="Cambria Math"/>
                                  <w:color w:val="auto"/>
                                  <w:sz w:val="22"/>
                                  <w:szCs w:val="22"/>
                                </w:rPr>
                                <m:t>h</m:t>
                              </m:r>
                            </m:sub>
                          </m:sSub>
                          <m:r>
                            <w:rPr>
                              <w:rFonts w:ascii="Cambria Math" w:hAnsi="Cambria Math" w:eastAsia="Cambria Math" w:cs="Cambria Math"/>
                              <w:color w:val="auto"/>
                              <w:sz w:val="22"/>
                              <w:szCs w:val="22"/>
                            </w:rPr>
                            <m:t>-θ</m:t>
                          </m:r>
                        </m:e>
                      </m:d>
                    </m:e>
                  </m:d>
                </m:sup>
              </m:sSup>
            </m:den>
          </m:f>
          <m:r>
            <w:rPr>
              <w:rFonts w:ascii="Cambria Math" w:hAnsi="Cambria Math" w:eastAsia="Cambria Math" w:cs="Cambria Math"/>
              <w:i/>
              <w:color w:val="auto"/>
              <w:sz w:val="22"/>
              <w:szCs w:val="22"/>
            </w:rPr>
            <m:t> </m:t>
          </m:r>
          <m:r>
            <w:rPr>
              <w:rFonts w:ascii="Cambria Math" w:hAnsi="Cambria Math" w:eastAsia="Cambria Math" w:cs="Cambria Math"/>
              <w:color w:val="auto"/>
              <w:sz w:val="22"/>
              <w:szCs w:val="22"/>
            </w:rPr>
            <m:t>.</m:t>
          </m:r>
        </m:oMath>
      </m:oMathPara>
    </w:p>
    <w:p w:rsidRPr="00C5784C" w:rsidR="00C5784C" w:rsidP="00C5784C" w:rsidRDefault="00C5784C" w14:paraId="7436C42C" w14:textId="77777777">
      <w:pPr>
        <w:spacing w:before="100" w:beforeAutospacing="1" w:after="100" w:afterAutospacing="1"/>
        <w:rPr>
          <w:color w:val="auto"/>
        </w:rPr>
      </w:pPr>
      <w:r w:rsidRPr="00C5784C">
        <w:rPr>
          <w:color w:val="auto"/>
        </w:rPr>
        <w:t>Consequently,</w:t>
      </w:r>
    </w:p>
    <w:p w:rsidRPr="00674971" w:rsidR="00C5784C" w:rsidP="00C5784C" w:rsidRDefault="00000000" w14:paraId="7410C5AA" w14:textId="77777777">
      <w:pPr>
        <w:spacing w:after="0" w:line="240" w:lineRule="auto"/>
        <w:rPr>
          <w:rFonts w:ascii="Cambria Math" w:hAnsi="Cambria Math" w:eastAsia="Times New Roman" w:cs="Times New Roman"/>
          <w:color w:val="auto"/>
          <w:sz w:val="22"/>
          <w:szCs w:val="24"/>
        </w:rPr>
      </w:pPr>
      <m:oMathPara>
        <m:oMath>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v</m:t>
              </m:r>
            </m:e>
            <m:sub>
              <m:r>
                <w:rPr>
                  <w:rFonts w:ascii="Cambria Math" w:hAnsi="Cambria Math" w:eastAsia="Cambria Math" w:cs="Cambria Math"/>
                  <w:color w:val="auto"/>
                  <w:sz w:val="22"/>
                  <w:szCs w:val="22"/>
                </w:rPr>
                <m:t>h</m:t>
              </m:r>
            </m:sub>
          </m:sSub>
          <m:d>
            <m:dPr>
              <m:ctrlPr>
                <w:rPr>
                  <w:rFonts w:ascii="Cambria Math" w:hAnsi="Cambria Math" w:eastAsia="Cambria Math" w:cs="Cambria Math"/>
                  <w:color w:val="auto"/>
                  <w:sz w:val="22"/>
                  <w:szCs w:val="22"/>
                </w:rPr>
              </m:ctrlPr>
            </m:dPr>
            <m:e>
              <m:r>
                <w:rPr>
                  <w:rFonts w:ascii="Cambria Math" w:hAnsi="Cambria Math" w:eastAsia="Cambria Math" w:cs="Cambria Math"/>
                  <w:color w:val="auto"/>
                  <w:sz w:val="22"/>
                  <w:szCs w:val="22"/>
                </w:rPr>
                <m:t>1-</m:t>
              </m:r>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v</m:t>
                  </m:r>
                </m:e>
                <m:sub>
                  <m:r>
                    <w:rPr>
                      <w:rFonts w:ascii="Cambria Math" w:hAnsi="Cambria Math" w:eastAsia="Cambria Math" w:cs="Cambria Math"/>
                      <w:color w:val="auto"/>
                      <w:sz w:val="22"/>
                      <w:szCs w:val="22"/>
                    </w:rPr>
                    <m:t>h</m:t>
                  </m:r>
                </m:sub>
              </m:sSub>
            </m:e>
          </m:d>
          <m:r>
            <w:rPr>
              <w:rFonts w:ascii="Cambria Math" w:hAnsi="Cambria Math" w:eastAsia="Cambria Math" w:cs="Cambria Math"/>
              <w:color w:val="auto"/>
              <w:sz w:val="22"/>
              <w:szCs w:val="22"/>
            </w:rPr>
            <m:t>=</m:t>
          </m:r>
          <m:f>
            <m:fPr>
              <m:ctrlPr>
                <w:rPr>
                  <w:rFonts w:ascii="Cambria Math" w:hAnsi="Cambria Math" w:eastAsia="Cambria Math" w:cs="Cambria Math"/>
                  <w:color w:val="auto"/>
                  <w:sz w:val="22"/>
                  <w:szCs w:val="22"/>
                </w:rPr>
              </m:ctrlPr>
            </m:fPr>
            <m:num>
              <m:sSup>
                <m:sSupPr>
                  <m:ctrlPr>
                    <w:rPr>
                      <w:rFonts w:ascii="Cambria Math" w:hAnsi="Cambria Math" w:eastAsia="Cambria Math" w:cs="Cambria Math"/>
                      <w:color w:val="auto"/>
                      <w:sz w:val="22"/>
                      <w:szCs w:val="22"/>
                    </w:rPr>
                  </m:ctrlPr>
                </m:sSupPr>
                <m:e>
                  <m:r>
                    <w:rPr>
                      <w:rFonts w:ascii="Cambria Math" w:hAnsi="Cambria Math" w:eastAsia="Cambria Math" w:cs="Cambria Math"/>
                      <w:color w:val="auto"/>
                      <w:sz w:val="22"/>
                      <w:szCs w:val="22"/>
                    </w:rPr>
                    <m:t>e</m:t>
                  </m:r>
                </m:e>
                <m:sup>
                  <m:d>
                    <m:dPr>
                      <m:begChr m:val="["/>
                      <m:endChr m:val="]"/>
                      <m:ctrlPr>
                        <w:rPr>
                          <w:rFonts w:ascii="Cambria Math" w:hAnsi="Cambria Math" w:eastAsia="Cambria Math" w:cs="Cambria Math"/>
                          <w:color w:val="auto"/>
                          <w:sz w:val="22"/>
                          <w:szCs w:val="22"/>
                        </w:rPr>
                      </m:ctrlPr>
                    </m:dPr>
                    <m:e>
                      <m:r>
                        <w:rPr>
                          <w:rFonts w:ascii="Cambria Math" w:hAnsi="Cambria Math" w:eastAsia="Cambria Math" w:cs="Cambria Math"/>
                          <w:color w:val="auto"/>
                          <w:sz w:val="22"/>
                          <w:szCs w:val="22"/>
                        </w:rPr>
                        <m:t>-γ</m:t>
                      </m:r>
                      <m:d>
                        <m:dPr>
                          <m:ctrlPr>
                            <w:rPr>
                              <w:rFonts w:ascii="Cambria Math" w:hAnsi="Cambria Math" w:eastAsia="Cambria Math" w:cs="Cambria Math"/>
                              <w:color w:val="auto"/>
                              <w:sz w:val="22"/>
                              <w:szCs w:val="22"/>
                            </w:rPr>
                          </m:ctrlPr>
                        </m:dPr>
                        <m:e>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A</m:t>
                              </m:r>
                            </m:e>
                            <m:sub>
                              <m:r>
                                <w:rPr>
                                  <w:rFonts w:ascii="Cambria Math" w:hAnsi="Cambria Math" w:eastAsia="Cambria Math" w:cs="Cambria Math"/>
                                  <w:color w:val="auto"/>
                                  <w:sz w:val="22"/>
                                  <w:szCs w:val="22"/>
                                </w:rPr>
                                <m:t>h</m:t>
                              </m:r>
                            </m:sub>
                          </m:sSub>
                          <m:r>
                            <w:rPr>
                              <w:rFonts w:ascii="Cambria Math" w:hAnsi="Cambria Math" w:eastAsia="Cambria Math" w:cs="Cambria Math"/>
                              <w:color w:val="auto"/>
                              <w:sz w:val="22"/>
                              <w:szCs w:val="22"/>
                            </w:rPr>
                            <m:t>-θ</m:t>
                          </m:r>
                        </m:e>
                      </m:d>
                    </m:e>
                  </m:d>
                </m:sup>
              </m:sSup>
            </m:num>
            <m:den>
              <m:sSup>
                <m:sSupPr>
                  <m:ctrlPr>
                    <w:rPr>
                      <w:rFonts w:ascii="Cambria Math" w:hAnsi="Cambria Math" w:eastAsia="Cambria Math" w:cs="Cambria Math"/>
                      <w:color w:val="auto"/>
                      <w:sz w:val="22"/>
                      <w:szCs w:val="22"/>
                    </w:rPr>
                  </m:ctrlPr>
                </m:sSupPr>
                <m:e>
                  <m:d>
                    <m:dPr>
                      <m:ctrlPr>
                        <w:rPr>
                          <w:rFonts w:ascii="Cambria Math" w:hAnsi="Cambria Math" w:eastAsia="Cambria Math" w:cs="Cambria Math"/>
                          <w:color w:val="auto"/>
                          <w:sz w:val="22"/>
                          <w:szCs w:val="22"/>
                        </w:rPr>
                      </m:ctrlPr>
                    </m:dPr>
                    <m:e>
                      <m:r>
                        <w:rPr>
                          <w:rFonts w:ascii="Cambria Math" w:hAnsi="Cambria Math" w:eastAsia="Cambria Math" w:cs="Cambria Math"/>
                          <w:color w:val="auto"/>
                          <w:sz w:val="22"/>
                          <w:szCs w:val="22"/>
                        </w:rPr>
                        <m:t>1+</m:t>
                      </m:r>
                      <m:sSup>
                        <m:sSupPr>
                          <m:ctrlPr>
                            <w:rPr>
                              <w:rFonts w:ascii="Cambria Math" w:hAnsi="Cambria Math" w:eastAsia="Cambria Math" w:cs="Cambria Math"/>
                              <w:color w:val="auto"/>
                              <w:sz w:val="22"/>
                              <w:szCs w:val="22"/>
                            </w:rPr>
                          </m:ctrlPr>
                        </m:sSupPr>
                        <m:e>
                          <m:r>
                            <w:rPr>
                              <w:rFonts w:ascii="Cambria Math" w:hAnsi="Cambria Math" w:eastAsia="Cambria Math" w:cs="Cambria Math"/>
                              <w:color w:val="auto"/>
                              <w:sz w:val="22"/>
                              <w:szCs w:val="22"/>
                            </w:rPr>
                            <m:t>e</m:t>
                          </m:r>
                        </m:e>
                        <m:sup>
                          <m:d>
                            <m:dPr>
                              <m:begChr m:val="["/>
                              <m:endChr m:val="]"/>
                              <m:ctrlPr>
                                <w:rPr>
                                  <w:rFonts w:ascii="Cambria Math" w:hAnsi="Cambria Math" w:eastAsia="Cambria Math" w:cs="Cambria Math"/>
                                  <w:color w:val="auto"/>
                                  <w:sz w:val="22"/>
                                  <w:szCs w:val="22"/>
                                </w:rPr>
                              </m:ctrlPr>
                            </m:dPr>
                            <m:e>
                              <m:r>
                                <w:rPr>
                                  <w:rFonts w:ascii="Cambria Math" w:hAnsi="Cambria Math" w:eastAsia="Cambria Math" w:cs="Cambria Math"/>
                                  <w:color w:val="auto"/>
                                  <w:sz w:val="22"/>
                                  <w:szCs w:val="22"/>
                                </w:rPr>
                                <m:t>-γ</m:t>
                              </m:r>
                              <m:d>
                                <m:dPr>
                                  <m:ctrlPr>
                                    <w:rPr>
                                      <w:rFonts w:ascii="Cambria Math" w:hAnsi="Cambria Math" w:eastAsia="Cambria Math" w:cs="Cambria Math"/>
                                      <w:color w:val="auto"/>
                                      <w:sz w:val="22"/>
                                      <w:szCs w:val="22"/>
                                    </w:rPr>
                                  </m:ctrlPr>
                                </m:dPr>
                                <m:e>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A</m:t>
                                      </m:r>
                                    </m:e>
                                    <m:sub>
                                      <m:r>
                                        <w:rPr>
                                          <w:rFonts w:ascii="Cambria Math" w:hAnsi="Cambria Math" w:eastAsia="Cambria Math" w:cs="Cambria Math"/>
                                          <w:color w:val="auto"/>
                                          <w:sz w:val="22"/>
                                          <w:szCs w:val="22"/>
                                        </w:rPr>
                                        <m:t>h</m:t>
                                      </m:r>
                                    </m:sub>
                                  </m:sSub>
                                  <m:r>
                                    <w:rPr>
                                      <w:rFonts w:ascii="Cambria Math" w:hAnsi="Cambria Math" w:eastAsia="Cambria Math" w:cs="Cambria Math"/>
                                      <w:color w:val="auto"/>
                                      <w:sz w:val="22"/>
                                      <w:szCs w:val="22"/>
                                    </w:rPr>
                                    <m:t>-θ</m:t>
                                  </m:r>
                                </m:e>
                              </m:d>
                            </m:e>
                          </m:d>
                        </m:sup>
                      </m:sSup>
                    </m:e>
                  </m:d>
                </m:e>
                <m:sup>
                  <m:r>
                    <w:rPr>
                      <w:rFonts w:ascii="Cambria Math" w:hAnsi="Cambria Math" w:eastAsia="Cambria Math" w:cs="Cambria Math"/>
                      <w:color w:val="auto"/>
                      <w:sz w:val="22"/>
                      <w:szCs w:val="22"/>
                    </w:rPr>
                    <m:t>2</m:t>
                  </m:r>
                </m:sup>
              </m:sSup>
            </m:den>
          </m:f>
          <m:r>
            <w:rPr>
              <w:rFonts w:ascii="Cambria Math" w:hAnsi="Cambria Math" w:eastAsia="Cambria Math" w:cs="Cambria Math"/>
              <w:i/>
              <w:color w:val="auto"/>
              <w:sz w:val="22"/>
              <w:szCs w:val="22"/>
            </w:rPr>
            <m:t> </m:t>
          </m:r>
          <m:r>
            <w:rPr>
              <w:rFonts w:ascii="Cambria Math" w:hAnsi="Cambria Math" w:eastAsia="Cambria Math" w:cs="Cambria Math"/>
              <w:color w:val="auto"/>
              <w:sz w:val="22"/>
              <w:szCs w:val="22"/>
            </w:rPr>
            <m:t>,</m:t>
          </m:r>
        </m:oMath>
      </m:oMathPara>
    </w:p>
    <w:p w:rsidRPr="00C5784C" w:rsidR="00C5784C" w:rsidP="00C5784C" w:rsidRDefault="00C5784C" w14:paraId="427C0A5C" w14:textId="77777777">
      <w:pPr>
        <w:spacing w:before="100" w:beforeAutospacing="1" w:after="100" w:afterAutospacing="1"/>
        <w:rPr>
          <w:color w:val="auto"/>
        </w:rPr>
      </w:pPr>
      <w:r w:rsidRPr="00C5784C">
        <w:rPr>
          <w:color w:val="auto"/>
        </w:rPr>
        <w:t xml:space="preserve">so </w:t>
      </w:r>
      <w:r w:rsidR="008D4320">
        <w:rPr>
          <w:color w:val="auto"/>
        </w:rPr>
        <w:t xml:space="preserve">we can simplify </w:t>
      </w:r>
      <w:r w:rsidRPr="00C5784C">
        <w:rPr>
          <w:color w:val="auto"/>
        </w:rPr>
        <w:t>the derivative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FCF8AAC" w14:textId="77777777">
        <w:trPr>
          <w:cantSplit/>
        </w:trPr>
        <w:tc>
          <w:tcPr>
            <w:tcW w:w="8496" w:type="dxa"/>
            <w:vAlign w:val="center"/>
          </w:tcPr>
          <w:p w:rsidRPr="00674971" w:rsidR="00C5784C" w:rsidP="00C5784C" w:rsidRDefault="00000000" w14:paraId="2BA65226" w14:textId="77777777">
            <w:pPr>
              <w:spacing w:after="0" w:line="240" w:lineRule="auto"/>
              <w:rPr>
                <w:rFonts w:ascii="Cambria Math" w:hAnsi="Cambria Math" w:eastAsia="Times New Roman" w:cs="Times New Roman"/>
                <w:color w:val="auto"/>
                <w:sz w:val="22"/>
                <w:szCs w:val="24"/>
              </w:rPr>
            </w:pPr>
            <m:oMathPara>
              <m:oMath>
                <m:borderBox>
                  <m:borderBoxPr>
                    <m:ctrlPr>
                      <w:rPr>
                        <w:rFonts w:ascii="Cambria Math" w:hAnsi="Cambria Math" w:eastAsia="Cambria Math" w:cs="Cambria Math"/>
                        <w:color w:val="auto"/>
                        <w:sz w:val="22"/>
                        <w:szCs w:val="22"/>
                      </w:rPr>
                    </m:ctrlPr>
                  </m:borderBoxPr>
                  <m:e>
                    <m:f>
                      <m:fPr>
                        <m:ctrlPr>
                          <w:rPr>
                            <w:rFonts w:ascii="Cambria Math" w:hAnsi="Cambria Math" w:eastAsia="Cambria Math" w:cs="Cambria Math"/>
                            <w:color w:val="auto"/>
                            <w:sz w:val="22"/>
                            <w:szCs w:val="22"/>
                          </w:rPr>
                        </m:ctrlPr>
                      </m:fPr>
                      <m:num>
                        <m:r>
                          <w:rPr>
                            <w:rFonts w:ascii="Cambria Math" w:hAnsi="Cambria Math" w:eastAsia="Cambria Math" w:cs="Cambria Math"/>
                            <w:color w:val="auto"/>
                            <w:sz w:val="22"/>
                            <w:szCs w:val="22"/>
                          </w:rPr>
                          <m:t>∂</m:t>
                        </m:r>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v</m:t>
                            </m:r>
                          </m:e>
                          <m:sub>
                            <m:r>
                              <w:rPr>
                                <w:rFonts w:ascii="Cambria Math" w:hAnsi="Cambria Math" w:eastAsia="Cambria Math" w:cs="Cambria Math"/>
                                <w:color w:val="auto"/>
                                <w:sz w:val="22"/>
                                <w:szCs w:val="22"/>
                              </w:rPr>
                              <m:t>h</m:t>
                            </m:r>
                          </m:sub>
                        </m:sSub>
                      </m:num>
                      <m:den>
                        <m:r>
                          <w:rPr>
                            <w:rFonts w:ascii="Cambria Math" w:hAnsi="Cambria Math" w:eastAsia="Cambria Math" w:cs="Cambria Math"/>
                            <w:color w:val="auto"/>
                            <w:sz w:val="22"/>
                            <w:szCs w:val="22"/>
                          </w:rPr>
                          <m:t>∂</m:t>
                        </m:r>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A</m:t>
                            </m:r>
                          </m:e>
                          <m:sub>
                            <m:r>
                              <w:rPr>
                                <w:rFonts w:ascii="Cambria Math" w:hAnsi="Cambria Math" w:eastAsia="Cambria Math" w:cs="Cambria Math"/>
                                <w:color w:val="auto"/>
                                <w:sz w:val="22"/>
                                <w:szCs w:val="22"/>
                              </w:rPr>
                              <m:t>h</m:t>
                            </m:r>
                          </m:sub>
                        </m:sSub>
                      </m:den>
                    </m:f>
                    <m:r>
                      <w:rPr>
                        <w:rFonts w:ascii="Cambria Math" w:hAnsi="Cambria Math" w:eastAsia="Cambria Math" w:cs="Cambria Math"/>
                        <w:color w:val="auto"/>
                        <w:sz w:val="22"/>
                        <w:szCs w:val="22"/>
                      </w:rPr>
                      <m:t>=γ</m:t>
                    </m:r>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v</m:t>
                        </m:r>
                      </m:e>
                      <m:sub>
                        <m:r>
                          <w:rPr>
                            <w:rFonts w:ascii="Cambria Math" w:hAnsi="Cambria Math" w:eastAsia="Cambria Math" w:cs="Cambria Math"/>
                            <w:color w:val="auto"/>
                            <w:sz w:val="22"/>
                            <w:szCs w:val="22"/>
                          </w:rPr>
                          <m:t>h</m:t>
                        </m:r>
                      </m:sub>
                    </m:sSub>
                    <m:d>
                      <m:dPr>
                        <m:ctrlPr>
                          <w:rPr>
                            <w:rFonts w:ascii="Cambria Math" w:hAnsi="Cambria Math" w:eastAsia="Cambria Math" w:cs="Cambria Math"/>
                            <w:color w:val="auto"/>
                            <w:sz w:val="22"/>
                            <w:szCs w:val="22"/>
                          </w:rPr>
                        </m:ctrlPr>
                      </m:dPr>
                      <m:e>
                        <m:r>
                          <w:rPr>
                            <w:rFonts w:ascii="Cambria Math" w:hAnsi="Cambria Math" w:eastAsia="Cambria Math" w:cs="Cambria Math"/>
                            <w:color w:val="auto"/>
                            <w:sz w:val="22"/>
                            <w:szCs w:val="22"/>
                          </w:rPr>
                          <m:t>1-</m:t>
                        </m:r>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v</m:t>
                            </m:r>
                          </m:e>
                          <m:sub>
                            <m:r>
                              <w:rPr>
                                <w:rFonts w:ascii="Cambria Math" w:hAnsi="Cambria Math" w:eastAsia="Cambria Math" w:cs="Cambria Math"/>
                                <w:color w:val="auto"/>
                                <w:sz w:val="22"/>
                                <w:szCs w:val="22"/>
                              </w:rPr>
                              <m:t>h</m:t>
                            </m:r>
                          </m:sub>
                        </m:sSub>
                      </m:e>
                    </m:d>
                    <m:r>
                      <w:rPr>
                        <w:rFonts w:ascii="Cambria Math" w:hAnsi="Cambria Math" w:eastAsia="Cambria Math" w:cs="Cambria Math"/>
                        <w:color w:val="auto"/>
                        <w:sz w:val="22"/>
                        <w:szCs w:val="22"/>
                      </w:rPr>
                      <m:t>.</m:t>
                    </m:r>
                  </m:e>
                </m:borderBox>
              </m:oMath>
            </m:oMathPara>
          </w:p>
        </w:tc>
        <w:tc>
          <w:tcPr>
            <w:tcW w:w="864" w:type="dxa"/>
            <w:vAlign w:val="center"/>
          </w:tcPr>
          <w:p w:rsidR="00D951E9" w:rsidRDefault="00670B8B" w14:paraId="26AA56C5" w14:textId="0342DA3C">
            <w:pPr>
              <w:spacing w:after="0" w:line="240" w:lineRule="auto"/>
              <w:jc w:val="right"/>
            </w:pPr>
            <w:bookmarkStart w:name="_Ref243000367" w:id="881"/>
            <w:r>
              <w:t>(</w:t>
            </w:r>
            <w:bookmarkStart w:name="Eq_4_23" w:id="882"/>
            <w:r>
              <w:t>4.</w:t>
            </w:r>
            <w:r>
              <w:fldChar w:fldCharType="begin"/>
            </w:r>
            <w:r>
              <w:instrText> SEQ Equation \* ARABIC </w:instrText>
            </w:r>
            <w:r>
              <w:fldChar w:fldCharType="separate"/>
            </w:r>
            <w:r w:rsidR="00A62403">
              <w:rPr>
                <w:noProof/>
              </w:rPr>
              <w:t>23</w:t>
            </w:r>
            <w:r>
              <w:fldChar w:fldCharType="end"/>
            </w:r>
            <w:bookmarkEnd w:id="882"/>
            <w:r>
              <w:t>)</w:t>
            </w:r>
            <w:bookmarkEnd w:id="881"/>
          </w:p>
        </w:tc>
      </w:tr>
      <w:tr w:rsidR="00D951E9" w14:paraId="263C502A" w14:textId="77777777">
        <w:trPr>
          <w:cantSplit/>
        </w:trPr>
        <w:tc>
          <w:tcPr>
            <w:tcW w:w="8496" w:type="dxa"/>
            <w:vAlign w:val="center"/>
          </w:tcPr>
          <w:p w:rsidR="0066357E" w:rsidP="00955A15" w:rsidRDefault="0066357E" w14:paraId="7CBFBF89" w14:textId="77777777">
            <w:pPr>
              <w:pStyle w:val="NormalWeb"/>
              <w:rPr>
                <w:ins w:author="Levine, Charles Roger (dzk3ja)" w:date="2026-10-22T08:29:00Z" w16du:dateUtc="2026-10-22T12:29:00Z" w:id="883"/>
                <w:b/>
                <w:bCs/>
                <w:color w:val="auto"/>
              </w:rPr>
            </w:pPr>
          </w:p>
          <w:p w:rsidR="00955A15" w:rsidP="00955A15" w:rsidRDefault="00C5784C" w14:paraId="0807D0CA" w14:textId="0BA60FFB">
            <w:pPr>
              <w:pStyle w:val="NormalWeb"/>
              <w:rPr>
                <w:rFonts w:ascii="Times New Roman" w:hAnsi="Times New Roman" w:eastAsia="Times New Roman" w:cs="Times New Roman"/>
                <w:color w:val="auto"/>
              </w:rPr>
            </w:pPr>
            <w:r w:rsidRPr="00C5784C">
              <w:rPr>
                <w:b/>
                <w:bCs/>
                <w:color w:val="auto"/>
              </w:rPr>
              <w:t>This also explains why the response is strongest at the threshold.</w:t>
            </w:r>
            <w:r w:rsidRPr="00C5784C">
              <w:rPr>
                <w:color w:val="auto"/>
              </w:rPr>
              <w:t xml:space="preserve"> </w:t>
            </w:r>
            <w:r w:rsidR="00955A15">
              <w:rPr>
                <w:color w:val="auto"/>
              </w:rPr>
              <w:t xml:space="preserve"> </w:t>
            </w:r>
            <w:r w:rsidR="001A752E">
              <w:rPr>
                <w:color w:val="auto"/>
              </w:rPr>
              <w:t xml:space="preserve">Since </w:t>
            </w:r>
            <m:oMath>
              <m:r>
                <w:rPr>
                  <w:rFonts w:ascii="Cambria Math" w:hAnsi="Cambria Math" w:eastAsia="Cambria Math" w:cs="Cambria Math"/>
                  <w:color w:val="auto"/>
                  <w:sz w:val="22"/>
                  <w:szCs w:val="22"/>
                </w:rPr>
                <m:t>γ&gt;0</m:t>
              </m:r>
            </m:oMath>
            <w:r w:rsidR="001A752E">
              <w:rPr>
                <w:color w:val="auto"/>
              </w:rPr>
              <w:t xml:space="preserve">, the partial derivative </w:t>
            </w:r>
            <w:r w:rsidR="00362D35">
              <w:rPr>
                <w:color w:val="auto"/>
              </w:rPr>
              <w:fldChar w:fldCharType="begin"/>
            </w:r>
            <w:r w:rsidR="00362D35">
              <w:rPr>
                <w:color w:val="auto"/>
              </w:rPr>
              <w:instrText xml:space="preserve"> REF _Ref243000367 \h </w:instrText>
            </w:r>
            <w:r w:rsidR="00362D35">
              <w:rPr>
                <w:color w:val="auto"/>
              </w:rPr>
            </w:r>
            <w:r w:rsidR="0066357E">
              <w:rPr>
                <w:color w:val="auto"/>
              </w:rPr>
              <w:instrText xml:space="preserve"> \* MERGEFORMAT </w:instrText>
            </w:r>
            <w:r w:rsidR="00362D35">
              <w:rPr>
                <w:color w:val="auto"/>
              </w:rPr>
              <w:fldChar w:fldCharType="separate"/>
            </w:r>
            <w:r w:rsidR="00A62403">
              <w:t>(4.</w:t>
            </w:r>
            <w:r w:rsidR="00A62403">
              <w:rPr>
                <w:noProof/>
              </w:rPr>
              <w:t>23</w:t>
            </w:r>
            <w:r w:rsidR="00A62403">
              <w:t>)</w:t>
            </w:r>
            <w:r w:rsidR="00362D35">
              <w:rPr>
                <w:color w:val="auto"/>
              </w:rPr>
              <w:fldChar w:fldCharType="end"/>
            </w:r>
            <w:r w:rsidR="00362D35">
              <w:rPr>
                <w:color w:val="auto"/>
              </w:rPr>
              <w:t xml:space="preserve"> </w:t>
            </w:r>
            <w:r w:rsidR="00362D35">
              <w:rPr>
                <w:color w:val="auto"/>
              </w:rPr>
              <w:fldChar w:fldCharType="begin"/>
            </w:r>
            <w:r w:rsidR="00362D35">
              <w:rPr>
                <w:color w:val="auto"/>
              </w:rPr>
              <w:instrText xml:space="preserve"> REF _Ref243000367 \p </w:instrText>
            </w:r>
            <w:r w:rsidR="0066357E">
              <w:rPr>
                <w:color w:val="auto"/>
              </w:rPr>
              <w:instrText xml:space="preserve"> \* MERGEFORMAT </w:instrText>
            </w:r>
            <w:r w:rsidR="00362D35">
              <w:rPr>
                <w:color w:val="auto"/>
              </w:rPr>
              <w:fldChar w:fldCharType="separate"/>
            </w:r>
            <w:r w:rsidR="00A62403">
              <w:rPr>
                <w:color w:val="auto"/>
              </w:rPr>
              <w:t>above</w:t>
            </w:r>
            <w:r w:rsidR="00362D35">
              <w:rPr>
                <w:color w:val="auto"/>
              </w:rPr>
              <w:fldChar w:fldCharType="end"/>
            </w:r>
            <w:r w:rsidR="001A752E">
              <w:rPr>
                <w:color w:val="auto"/>
              </w:rPr>
              <w:t xml:space="preserve"> is largest when t</w:t>
            </w:r>
            <w:r w:rsidRPr="00C5784C">
              <w:rPr>
                <w:color w:val="auto"/>
              </w:rPr>
              <w:t xml:space="preserve">he product </w:t>
            </w:r>
            <m:oMath>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v</m:t>
                  </m:r>
                </m:e>
                <m:sub>
                  <m:r>
                    <w:rPr>
                      <w:rFonts w:ascii="Cambria Math" w:hAnsi="Cambria Math" w:eastAsia="Cambria Math" w:cs="Cambria Math"/>
                      <w:color w:val="auto"/>
                      <w:sz w:val="22"/>
                      <w:szCs w:val="22"/>
                    </w:rPr>
                    <m:t>h</m:t>
                  </m:r>
                </m:sub>
              </m:sSub>
              <m:d>
                <m:dPr>
                  <m:ctrlPr>
                    <w:rPr>
                      <w:rFonts w:ascii="Cambria Math" w:hAnsi="Cambria Math" w:eastAsia="Cambria Math" w:cs="Cambria Math"/>
                      <w:color w:val="auto"/>
                      <w:sz w:val="22"/>
                      <w:szCs w:val="22"/>
                    </w:rPr>
                  </m:ctrlPr>
                </m:dPr>
                <m:e>
                  <m:r>
                    <w:rPr>
                      <w:rFonts w:ascii="Cambria Math" w:hAnsi="Cambria Math" w:eastAsia="Cambria Math" w:cs="Cambria Math"/>
                      <w:color w:val="auto"/>
                      <w:sz w:val="22"/>
                      <w:szCs w:val="22"/>
                    </w:rPr>
                    <m:t>1-</m:t>
                  </m:r>
                  <m:sSub>
                    <m:sSubPr>
                      <m:ctrlPr>
                        <w:rPr>
                          <w:rFonts w:ascii="Cambria Math" w:hAnsi="Cambria Math" w:eastAsia="Cambria Math" w:cs="Cambria Math"/>
                          <w:color w:val="auto"/>
                          <w:sz w:val="22"/>
                          <w:szCs w:val="22"/>
                        </w:rPr>
                      </m:ctrlPr>
                    </m:sSubPr>
                    <m:e>
                      <m:r>
                        <w:rPr>
                          <w:rFonts w:ascii="Cambria Math" w:hAnsi="Cambria Math" w:eastAsia="Cambria Math" w:cs="Cambria Math"/>
                          <w:color w:val="auto"/>
                          <w:sz w:val="22"/>
                          <w:szCs w:val="22"/>
                        </w:rPr>
                        <m:t>v</m:t>
                      </m:r>
                    </m:e>
                    <m:sub>
                      <m:r>
                        <w:rPr>
                          <w:rFonts w:ascii="Cambria Math" w:hAnsi="Cambria Math" w:eastAsia="Cambria Math" w:cs="Cambria Math"/>
                          <w:color w:val="auto"/>
                          <w:sz w:val="22"/>
                          <w:szCs w:val="22"/>
                        </w:rPr>
                        <m:t>h</m:t>
                      </m:r>
                    </m:sub>
                  </m:sSub>
                </m:e>
              </m:d>
            </m:oMath>
            <w:r w:rsidRPr="00C5784C">
              <w:rPr>
                <w:color w:val="auto"/>
              </w:rPr>
              <w:t xml:space="preserve"> is </w:t>
            </w:r>
            <w:r w:rsidR="001A752E">
              <w:rPr>
                <w:color w:val="auto"/>
              </w:rPr>
              <w:t xml:space="preserve">maximized.  </w:t>
            </w:r>
            <w:r w:rsidR="00955A15">
              <w:t xml:space="preserve">To find where the product is largest, differentiate </w:t>
            </w:r>
            <w:r w:rsidR="00955A15">
              <w:rPr>
                <w:rStyle w:val="Strong"/>
              </w:rPr>
              <w:t xml:space="preserve">with respect to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oMath>
            <w:r w:rsidR="00955A15">
              <w:t>:</w:t>
            </w:r>
          </w:p>
          <w:p w:rsidRPr="00674971" w:rsidR="00955A15" w:rsidP="00955A15" w:rsidRDefault="00000000" w14:paraId="2EE182DE" w14:textId="77777777">
            <w:pPr>
              <w:rPr>
                <w:rFonts w:ascii="Cambria Math" w:hAnsi="Cambria Math"/>
                <w:sz w:val="22"/>
              </w:rPr>
            </w:pPr>
            <m:oMathPara>
              <m:oMath>
                <m:f>
                  <m:fPr>
                    <m:ctrlPr>
                      <w:rPr>
                        <w:rFonts w:ascii="Cambria Math" w:hAnsi="Cambria Math" w:eastAsia="Cambria Math" w:cs="Cambria Math"/>
                        <w:sz w:val="22"/>
                        <w:szCs w:val="22"/>
                      </w:rPr>
                    </m:ctrlPr>
                  </m:fPr>
                  <m:num>
                    <m:r>
                      <w:rPr>
                        <w:rFonts w:ascii="Cambria Math" w:hAnsi="Cambria Math" w:eastAsia="Cambria Math" w:cs="Cambria Math"/>
                        <w:sz w:val="22"/>
                        <w:szCs w:val="22"/>
                      </w:rPr>
                      <m:t>d</m:t>
                    </m:r>
                  </m:num>
                  <m:den>
                    <m:r>
                      <w:rPr>
                        <w:rFonts w:ascii="Cambria Math" w:hAnsi="Cambria Math" w:eastAsia="Cambria Math" w:cs="Cambria Math"/>
                        <w:sz w:val="22"/>
                        <w:szCs w:val="22"/>
                      </w:rPr>
                      <m:t>d</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den>
                </m:f>
                <m:d>
                  <m:dPr>
                    <m:begChr m:val="["/>
                    <m:endChr m:val="]"/>
                    <m:ctrlPr>
                      <w:rPr>
                        <w:rFonts w:ascii="Cambria Math" w:hAnsi="Cambria Math" w:eastAsia="Cambria Math" w:cs="Cambria Math"/>
                        <w:sz w:val="22"/>
                        <w:szCs w:val="22"/>
                      </w:rPr>
                    </m:ctrlPr>
                  </m:d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d>
                      <m:dPr>
                        <m:ctrlPr>
                          <w:rPr>
                            <w:rFonts w:ascii="Cambria Math" w:hAnsi="Cambria Math" w:eastAsia="Cambria Math" w:cs="Cambria Math"/>
                            <w:sz w:val="22"/>
                            <w:szCs w:val="22"/>
                          </w:rPr>
                        </m:ctrlPr>
                      </m:dPr>
                      <m:e>
                        <m:r>
                          <w:rPr>
                            <w:rFonts w:ascii="Cambria Math" w:hAnsi="Cambria Math" w:eastAsia="Cambria Math" w:cs="Cambria Math"/>
                            <w:sz w:val="22"/>
                            <w:szCs w:val="22"/>
                          </w:rPr>
                          <m:t>1-</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e>
                    </m:d>
                  </m:e>
                </m:d>
                <m:r>
                  <w:rPr>
                    <w:rFonts w:ascii="Cambria Math" w:hAnsi="Cambria Math" w:eastAsia="Cambria Math" w:cs="Cambria Math"/>
                    <w:sz w:val="22"/>
                    <w:szCs w:val="22"/>
                  </w:rPr>
                  <m:t>=1-2</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r>
                  <w:rPr>
                    <w:rFonts w:ascii="Cambria Math" w:hAnsi="Cambria Math" w:eastAsia="Cambria Math" w:cs="Cambria Math"/>
                    <w:sz w:val="22"/>
                    <w:szCs w:val="22"/>
                  </w:rPr>
                  <m:t>.</m:t>
                </m:r>
              </m:oMath>
            </m:oMathPara>
          </w:p>
          <w:p w:rsidR="00955A15" w:rsidP="00955A15" w:rsidRDefault="00955A15" w14:paraId="1C663BF1" w14:textId="77777777">
            <w:pPr>
              <w:pStyle w:val="NormalWeb"/>
            </w:pPr>
            <w:r>
              <w:t>Set it equal to zero:</w:t>
            </w:r>
          </w:p>
          <w:p w:rsidRPr="00674971" w:rsidR="00955A15" w:rsidP="00955A15" w:rsidRDefault="00955A15" w14:paraId="1916565C" w14:textId="77777777">
            <w:pPr>
              <w:rPr>
                <w:rFonts w:ascii="Cambria Math" w:hAnsi="Cambria Math"/>
                <w:sz w:val="22"/>
              </w:rPr>
            </w:pPr>
            <m:oMathPara>
              <m:oMath>
                <m:r>
                  <w:rPr>
                    <w:rFonts w:ascii="Cambria Math" w:hAnsi="Cambria Math" w:eastAsia="Cambria Math" w:cs="Cambria Math"/>
                    <w:sz w:val="22"/>
                    <w:szCs w:val="22"/>
                  </w:rPr>
                  <m:t>1-2</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r>
                  <w:rPr>
                    <w:rFonts w:ascii="Cambria Math" w:hAnsi="Cambria Math" w:eastAsia="Cambria Math" w:cs="Cambria Math"/>
                    <w:sz w:val="22"/>
                    <w:szCs w:val="22"/>
                  </w:rPr>
                  <m:t>=0</m:t>
                </m:r>
                <m:r>
                  <w:rPr>
                    <w:rFonts w:ascii="Cambria Math" w:hAnsi="Cambria Math" w:eastAsia="Cambria Math" w:cs="Cambria Math"/>
                    <w:i/>
                    <w:sz w:val="22"/>
                    <w:szCs w:val="22"/>
                  </w:rPr>
                  <m:t> </m:t>
                </m:r>
                <m:r>
                  <w:rPr>
                    <w:rFonts w:ascii="Cambria Math" w:hAnsi="Cambria Math" w:eastAsia="Cambria Math" w:cs="Cambria Math"/>
                    <w:sz w:val="22"/>
                    <w:szCs w:val="22"/>
                  </w:rPr>
                  <m:t>⟹</m:t>
                </m:r>
                <m:r>
                  <w:rPr>
                    <w:rFonts w:ascii="Cambria Math" w:hAnsi="Cambria Math" w:eastAsia="Cambria Math" w:cs="Cambria Math"/>
                    <w:i/>
                    <w:sz w:val="22"/>
                    <w:szCs w:val="22"/>
                  </w:rPr>
                  <m:t> </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1</m:t>
                    </m:r>
                  </m:num>
                  <m:den>
                    <m:r>
                      <w:rPr>
                        <w:rFonts w:ascii="Cambria Math" w:hAnsi="Cambria Math" w:eastAsia="Cambria Math" w:cs="Cambria Math"/>
                        <w:sz w:val="22"/>
                        <w:szCs w:val="22"/>
                      </w:rPr>
                      <m:t>2</m:t>
                    </m:r>
                  </m:den>
                </m:f>
              </m:oMath>
            </m:oMathPara>
          </w:p>
          <w:p w:rsidR="001A752E" w:rsidP="00362D35" w:rsidRDefault="00955A15" w14:paraId="08FBB7AE" w14:textId="6580AB12">
            <w:pPr>
              <w:pStyle w:val="NormalWeb"/>
            </w:pPr>
            <w:r>
              <w:t xml:space="preserve">The second derivative </w:t>
            </w:r>
            <m:oMath>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d</m:t>
                      </m:r>
                    </m:e>
                    <m:sup>
                      <m:r>
                        <w:rPr>
                          <w:rFonts w:ascii="Cambria Math" w:hAnsi="Cambria Math"/>
                          <w:sz w:val="22"/>
                          <w:szCs w:val="22"/>
                        </w:rPr>
                        <m:t>2</m:t>
                      </m:r>
                    </m:sup>
                  </m:sSup>
                </m:num>
                <m:den>
                  <m:r>
                    <w:rPr>
                      <w:rFonts w:ascii="Cambria Math" w:hAnsi="Cambria Math"/>
                      <w:sz w:val="22"/>
                      <w:szCs w:val="22"/>
                    </w:rPr>
                    <m:t>d</m:t>
                  </m:r>
                  <m:sSubSup>
                    <m:sSubSupPr>
                      <m:ctrlPr>
                        <w:rPr>
                          <w:rFonts w:ascii="Cambria Math" w:hAnsi="Cambria Math"/>
                          <w:sz w:val="22"/>
                          <w:szCs w:val="22"/>
                        </w:rPr>
                      </m:ctrlPr>
                    </m:sSubSupPr>
                    <m:e>
                      <m:r>
                        <w:rPr>
                          <w:rFonts w:ascii="Cambria Math" w:hAnsi="Cambria Math"/>
                          <w:sz w:val="22"/>
                          <w:szCs w:val="22"/>
                        </w:rPr>
                        <m:t>v</m:t>
                      </m:r>
                    </m:e>
                    <m:sub>
                      <m:r>
                        <w:rPr>
                          <w:rFonts w:ascii="Cambria Math" w:hAnsi="Cambria Math"/>
                          <w:sz w:val="22"/>
                          <w:szCs w:val="22"/>
                        </w:rPr>
                        <m:t>h</m:t>
                      </m:r>
                    </m:sub>
                    <m:sup>
                      <m:r>
                        <w:rPr>
                          <w:rFonts w:ascii="Cambria Math" w:hAnsi="Cambria Math"/>
                          <w:sz w:val="22"/>
                          <w:szCs w:val="22"/>
                        </w:rPr>
                        <m:t>2</m:t>
                      </m:r>
                    </m:sup>
                  </m:sSubSup>
                </m:den>
              </m:f>
              <m:r>
                <w:rPr>
                  <w:rFonts w:ascii="Cambria Math" w:hAnsi="Cambria Math"/>
                  <w:sz w:val="22"/>
                  <w:szCs w:val="22"/>
                </w:rPr>
                <m:t>=-2</m:t>
              </m:r>
            </m:oMath>
            <w:r>
              <w:t xml:space="preserve">, so this point is a </w:t>
            </w:r>
            <w:r>
              <w:rPr>
                <w:rStyle w:val="Strong"/>
              </w:rPr>
              <w:t>maximum</w:t>
            </w:r>
            <w:r>
              <w:t xml:space="preserve">. Since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r>
                <w:rPr>
                  <w:rFonts w:ascii="Cambria Math" w:hAnsi="Cambria Math" w:eastAsia="Cambria Math" w:cs="Cambria Math"/>
                  <w:sz w:val="22"/>
                  <w:szCs w:val="22"/>
                </w:rPr>
                <m:t>=1/2</m:t>
              </m:r>
            </m:oMath>
            <w:r>
              <w:t xml:space="preserve"> when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r>
                <w:rPr>
                  <w:rFonts w:ascii="Cambria Math" w:hAnsi="Cambria Math" w:eastAsia="Cambria Math" w:cs="Cambria Math"/>
                  <w:sz w:val="22"/>
                  <w:szCs w:val="22"/>
                </w:rPr>
                <m:t>=θ</m:t>
              </m:r>
            </m:oMath>
            <w:r>
              <w:t>, the sigmoid’s slope is greatest at the threshold.</w:t>
            </w:r>
          </w:p>
        </w:tc>
        <w:tc>
          <w:tcPr>
            <w:tcW w:w="864" w:type="dxa"/>
            <w:vAlign w:val="center"/>
          </w:tcPr>
          <w:p w:rsidR="00D951E9" w:rsidRDefault="00D951E9" w14:paraId="3BC240CA" w14:textId="77777777">
            <w:pPr>
              <w:spacing w:after="0" w:line="240" w:lineRule="auto"/>
              <w:jc w:val="right"/>
            </w:pPr>
          </w:p>
        </w:tc>
      </w:tr>
    </w:tbl>
    <w:p w:rsidR="00CB3150" w:rsidP="00C5784C" w:rsidRDefault="00521087" w14:paraId="72DC195F" w14:textId="77777777">
      <w:r>
        <w:t xml:space="preserve">This derivative measures how rapidly competitive relevance changes as performance increases. It is largest when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r>
          <w:rPr>
            <w:rFonts w:ascii="Cambria Math" w:hAnsi="Cambria Math" w:eastAsia="Cambria Math" w:cs="Cambria Math"/>
            <w:sz w:val="22"/>
            <w:szCs w:val="22"/>
          </w:rPr>
          <m:t>=1/2</m:t>
        </m:r>
      </m:oMath>
      <w:r>
        <w:t xml:space="preserve">, which occurs at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r>
          <w:rPr>
            <w:rFonts w:ascii="Cambria Math" w:hAnsi="Cambria Math" w:eastAsia="Cambria Math" w:cs="Cambria Math"/>
            <w:sz w:val="22"/>
            <w:szCs w:val="22"/>
          </w:rPr>
          <m:t>=θ</m:t>
        </m:r>
      </m:oMath>
      <w:r>
        <w:t xml:space="preserve">, and its value there is </w:t>
      </w:r>
      <m:oMath>
        <m:r>
          <w:rPr>
            <w:rFonts w:ascii="Cambria Math" w:hAnsi="Cambria Math" w:eastAsia="Cambria Math" w:cs="Cambria Math"/>
            <w:sz w:val="22"/>
            <w:szCs w:val="22"/>
          </w:rPr>
          <m:t>γ/4</m:t>
        </m:r>
      </m:oMath>
      <w:r>
        <w:t xml:space="preserve">. Thus, the same small performance increase matters most for someone near the threshold. Far below or above it, relevance changes relatively little because it is already close to zero or one.  </w:t>
      </w:r>
    </w:p>
    <w:p w:rsidR="00C21D63" w:rsidRDefault="00670B8B" w14:paraId="00C6419C" w14:textId="61839352">
      <w:pPr>
        <w:pStyle w:val="BodyText"/>
      </w:pPr>
      <w:r>
        <w:t xml:space="preserve">This result concerns the individual whose performance contributes to roster pressure. A teammate near the competitive-relevance threshold produces the largest marginal increase in shared roster pressure when their performance improves. The individual most vulnerable to losing a selection place may be someone else: a group member near the selection boundary. The competitive-relevance threshold determines where additional performance changes roster pressure most strongly; the selection boundary determines which candidates are most readily displaced by the resulting score changes. Appendix </w:t>
      </w:r>
      <w:r>
        <w:fldChar w:fldCharType="begin"/>
      </w:r>
      <w:r>
        <w:instrText xml:space="preserve"> REF SensitivityAppendixSection \w \h </w:instrText>
      </w:r>
      <w:r>
        <w:fldChar w:fldCharType="separate"/>
      </w:r>
      <w:r w:rsidR="00A62403">
        <w:t>4A.7</w:t>
      </w:r>
      <w:r>
        <w:fldChar w:fldCharType="end"/>
      </w:r>
      <w:r>
        <w:t xml:space="preserve"> derives this connection.</w:t>
      </w:r>
    </w:p>
    <w:p w:rsidR="00521087" w:rsidP="00521087" w:rsidRDefault="00521087" w14:paraId="50CFA6F5" w14:textId="6BA8B994">
      <w:r w:rsidRPr="00521087">
        <w:t xml:space="preserve">We can also hold everyone’s performance fixed and change </w:t>
      </w:r>
      <m:oMath>
        <m:r>
          <w:rPr>
            <w:rFonts w:ascii="Cambria Math" w:hAnsi="Cambria Math" w:eastAsia="Cambria Math" w:cs="Cambria Math"/>
            <w:sz w:val="22"/>
            <w:szCs w:val="22"/>
          </w:rPr>
          <m:t>γ</m:t>
        </m:r>
      </m:oMath>
      <w:r w:rsidRPr="00521087">
        <w:t xml:space="preserve">. Increasing </w:t>
      </w:r>
      <m:oMath>
        <m:r>
          <w:rPr>
            <w:rFonts w:ascii="Cambria Math" w:hAnsi="Cambria Math" w:eastAsia="Cambria Math" w:cs="Cambria Math"/>
            <w:sz w:val="22"/>
            <w:szCs w:val="22"/>
          </w:rPr>
          <m:t>γ</m:t>
        </m:r>
      </m:oMath>
      <w:r w:rsidRPr="00521087">
        <w:t xml:space="preserve"> makes the distinction around </w:t>
      </w:r>
      <m:oMath>
        <m:r>
          <w:rPr>
            <w:rFonts w:ascii="Cambria Math" w:hAnsi="Cambria Math" w:eastAsia="Cambria Math" w:cs="Cambria Math"/>
            <w:sz w:val="22"/>
            <w:szCs w:val="22"/>
          </w:rPr>
          <m:t>θ</m:t>
        </m:r>
      </m:oMath>
      <w:r w:rsidRPr="00521087">
        <w:t xml:space="preserve"> sharper: competitive relevance rises for individuals above the threshold and falls for those below it. Individuals exactly at the threshold retain a relevance value of one half. Because a group can contain members on both sides, increasing </w:t>
      </w:r>
      <m:oMath>
        <m:r>
          <w:rPr>
            <w:rFonts w:ascii="Cambria Math" w:hAnsi="Cambria Math" w:eastAsia="Cambria Math" w:cs="Cambria Math"/>
            <w:sz w:val="22"/>
            <w:szCs w:val="22"/>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r w:rsidR="00A62403">
        <w:t>Figure 4-</w:t>
      </w:r>
      <w:r w:rsidR="00A62403">
        <w:rPr>
          <w:noProof/>
        </w:rPr>
        <w:t>1</w:t>
      </w:r>
      <w:r w:rsidR="00927B5E">
        <w:fldChar w:fldCharType="end"/>
      </w:r>
      <w:r>
        <w:t xml:space="preserve"> </w:t>
      </w:r>
      <w:r>
        <w:fldChar w:fldCharType="begin"/>
      </w:r>
      <w:r>
        <w:instrText>REF _Ref242970669 \p</w:instrText>
      </w:r>
      <w:r>
        <w:fldChar w:fldCharType="separate"/>
      </w:r>
      <w:r w:rsidR="00A62403">
        <w:t>below</w:t>
      </w:r>
      <w:r>
        <w:fldChar w:fldCharType="end"/>
      </w:r>
      <w:r w:rsidR="00927B5E">
        <w:t xml:space="preserve"> illustrates these two roles separately. In Panel A, increasing </w:t>
      </w:r>
      <m:oMath>
        <m:r>
          <w:rPr>
            <w:rFonts w:ascii="Cambria Math" w:hAnsi="Cambria Math" w:eastAsia="Cambria Math" w:cs="Cambria Math"/>
            <w:sz w:val="22"/>
            <w:szCs w:val="22"/>
          </w:rPr>
          <m:t>γ</m:t>
        </m:r>
      </m:oMath>
      <w:r w:rsidR="007D3748">
        <w:t xml:space="preserve"> </w:t>
      </w:r>
      <w:r w:rsidR="00927B5E">
        <w:t xml:space="preserve">sharpens the transition around a fixed threshold. In Panel B, changing </w:t>
      </w:r>
      <m:oMath>
        <m:r>
          <w:rPr>
            <w:rFonts w:ascii="Cambria Math" w:hAnsi="Cambria Math" w:eastAsia="Cambria Math" w:cs="Cambria Math"/>
            <w:sz w:val="22"/>
            <w:szCs w:val="22"/>
          </w:rPr>
          <m:t>θ</m:t>
        </m:r>
      </m:oMath>
      <w:r w:rsidR="00927B5E">
        <w:t xml:space="preserve"> moves the transition along the performance axis. Every curve reaches competitive relevance of one half at its threshold.</w:t>
      </w:r>
    </w:p>
    <w:p w:rsidR="00927B5E" w:rsidP="00E21165" w:rsidRDefault="00927B5E" w14:paraId="4944E211" w14:textId="77777777">
      <w:pPr>
        <w:pStyle w:val="Illustration"/>
        <w:keepNext/>
      </w:pPr>
      <w:r>
        <w:rPr>
          <w:noProof/>
        </w:rPr>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12"/>
                    <a:stretch>
                      <a:fillRect/>
                    </a:stretch>
                  </pic:blipFill>
                  <pic:spPr>
                    <a:xfrm>
                      <a:off x="0" y="0"/>
                      <a:ext cx="5943600" cy="2846070"/>
                    </a:xfrm>
                    <a:prstGeom prst="rect">
                      <a:avLst/>
                    </a:prstGeom>
                  </pic:spPr>
                </pic:pic>
              </a:graphicData>
            </a:graphic>
          </wp:inline>
        </w:drawing>
      </w:r>
    </w:p>
    <w:p w:rsidRPr="00521087" w:rsidR="00927B5E" w:rsidP="00E21165" w:rsidRDefault="00927B5E" w14:paraId="72A17C0A" w14:textId="68E181AA">
      <w:pPr>
        <w:pStyle w:val="Caption"/>
      </w:pPr>
      <w:bookmarkStart w:name="Chapter4Figure1" w:id="884"/>
      <w:bookmarkStart w:name="_Ref242720681" w:id="885"/>
      <w:bookmarkStart w:name="_Ref242772765" w:id="886"/>
      <w:bookmarkStart w:name="_Ref242970669" w:id="887"/>
      <w:r>
        <w:t>Figure 4-</w:t>
      </w:r>
      <w:r>
        <w:fldChar w:fldCharType="begin"/>
      </w:r>
      <w:r>
        <w:instrText>SEQ Figure \* ARABIC</w:instrText>
      </w:r>
      <w:r>
        <w:fldChar w:fldCharType="separate"/>
      </w:r>
      <w:r w:rsidR="00A62403">
        <w:rPr>
          <w:noProof/>
        </w:rPr>
        <w:t>1</w:t>
      </w:r>
      <w:r>
        <w:fldChar w:fldCharType="end"/>
      </w:r>
      <w:bookmarkEnd w:id="884"/>
      <w:bookmarkEnd w:id="885"/>
      <w:bookmarkEnd w:id="886"/>
      <w:r>
        <w:t xml:space="preserve">. </w:t>
      </w:r>
      <w:r w:rsidRPr="00E21165">
        <w:rPr>
          <w:rStyle w:val="CaptionTitle"/>
        </w:rPr>
        <w:t>Threshold location and transition sharpness</w:t>
      </w:r>
      <w:r>
        <w:t xml:space="preserve"> - Competitive relevance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oMath>
      <w:r>
        <w:t xml:space="preserve"> is plotted against individual performance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oMath>
      <w:r>
        <w:t xml:space="preserve">. Panel A holds </w:t>
      </w:r>
      <m:oMath>
        <m:r>
          <w:rPr>
            <w:rFonts w:ascii="Cambria Math" w:hAnsi="Cambria Math" w:eastAsia="Cambria Math" w:cs="Cambria Math"/>
            <w:sz w:val="22"/>
            <w:szCs w:val="22"/>
          </w:rPr>
          <m:t>θ=0</m:t>
        </m:r>
      </m:oMath>
      <w:r>
        <w:t xml:space="preserve"> and compares </w:t>
      </w:r>
      <m:oMath>
        <m:r>
          <w:rPr>
            <w:rFonts w:ascii="Cambria Math" w:hAnsi="Cambria Math" w:eastAsia="Cambria Math" w:cs="Cambria Math"/>
            <w:sz w:val="22"/>
            <w:szCs w:val="22"/>
          </w:rPr>
          <m:t>γ=0.5,2,</m:t>
        </m:r>
      </m:oMath>
      <w:r>
        <w:t xml:space="preserve"> and </w:t>
      </w:r>
      <m:oMath>
        <m:r>
          <w:rPr>
            <w:rFonts w:ascii="Cambria Math" w:hAnsi="Cambria Math" w:eastAsia="Cambria Math" w:cs="Cambria Math"/>
            <w:sz w:val="22"/>
            <w:szCs w:val="22"/>
          </w:rPr>
          <m:t>8</m:t>
        </m:r>
      </m:oMath>
      <w:r>
        <w:t xml:space="preserve">. Panel B holds </w:t>
      </w:r>
      <m:oMath>
        <m:r>
          <w:rPr>
            <w:rFonts w:ascii="Cambria Math" w:hAnsi="Cambria Math" w:eastAsia="Cambria Math" w:cs="Cambria Math"/>
            <w:sz w:val="22"/>
            <w:szCs w:val="22"/>
          </w:rPr>
          <m:t>γ=2</m:t>
        </m:r>
      </m:oMath>
      <w:r>
        <w:t xml:space="preserve"> and compares </w:t>
      </w:r>
      <m:oMath>
        <m:r>
          <w:rPr>
            <w:rFonts w:ascii="Cambria Math" w:hAnsi="Cambria Math" w:eastAsia="Cambria Math" w:cs="Cambria Math"/>
            <w:sz w:val="22"/>
            <w:szCs w:val="22"/>
          </w:rPr>
          <m:t>θ=-1,0,</m:t>
        </m:r>
      </m:oMath>
      <w:r>
        <w:t xml:space="preserve"> and </w:t>
      </w:r>
      <m:oMath>
        <m:r>
          <w:rPr>
            <w:rFonts w:ascii="Cambria Math" w:hAnsi="Cambria Math" w:eastAsia="Cambria Math" w:cs="Cambria Math"/>
            <w:sz w:val="22"/>
            <w:szCs w:val="22"/>
          </w:rPr>
          <m:t>1</m:t>
        </m:r>
      </m:oMath>
      <w:r>
        <w:t xml:space="preserve">. The marked points identify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r>
          <w:rPr>
            <w:rFonts w:ascii="Cambria Math" w:hAnsi="Cambria Math" w:eastAsia="Cambria Math" w:cs="Cambria Math"/>
            <w:sz w:val="22"/>
            <w:szCs w:val="22"/>
          </w:rPr>
          <m:t>=θ</m:t>
        </m:r>
      </m:oMath>
      <w:r>
        <w:t xml:space="preserve">, where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r>
          <w:rPr>
            <w:rFonts w:ascii="Cambria Math" w:hAnsi="Cambria Math" w:eastAsia="Cambria Math" w:cs="Cambria Math"/>
            <w:sz w:val="22"/>
            <w:szCs w:val="22"/>
          </w:rPr>
          <m:t>=1/2</m:t>
        </m:r>
      </m:oMath>
      <w:r>
        <w:t>. These illustrative curves describe competitive relevance, not selection probabilities.</w:t>
      </w:r>
      <w:bookmarkEnd w:id="887"/>
    </w:p>
    <w:p w:rsidRPr="00521087" w:rsidR="00521087" w:rsidP="00521087" w:rsidRDefault="00521087" w14:paraId="382091FB" w14:textId="77777777">
      <w:r w:rsidRPr="00521087">
        <w:t xml:space="preserve">The limiting cases clarify what this parameter does. As </w:t>
      </w:r>
      <m:oMath>
        <m:r>
          <w:rPr>
            <w:rFonts w:ascii="Cambria Math" w:hAnsi="Cambria Math" w:eastAsia="Cambria Math" w:cs="Cambria Math"/>
            <w:sz w:val="22"/>
            <w:szCs w:val="22"/>
          </w:rPr>
          <m:t>γ</m:t>
        </m:r>
      </m:oMath>
      <w:r w:rsidRPr="00521087">
        <w:t xml:space="preserve"> approaches zero, with performance values and </w:t>
      </w:r>
      <m:oMath>
        <m:r>
          <w:rPr>
            <w:rFonts w:ascii="Cambria Math" w:hAnsi="Cambria Math" w:eastAsia="Cambria Math" w:cs="Cambria Math"/>
            <w:sz w:val="22"/>
            <w:szCs w:val="22"/>
          </w:rPr>
          <m:t>θ</m:t>
        </m:r>
      </m:oMath>
      <w:r w:rsidRPr="00521087">
        <w:t xml:space="preserve"> held fixed, every individual’s competitive relevance approaches one half. Consequently, every group’s congestion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oMath>
      <w:r w:rsidRPr="00521087">
        <w:t xml:space="preserve"> approaches one half, and every individual receives the same score penalty, </w:t>
      </w:r>
      <m:oMath>
        <m:r>
          <w:rPr>
            <w:rFonts w:ascii="Cambria Math" w:hAnsi="Cambria Math" w:eastAsia="Cambria Math" w:cs="Cambria Math"/>
            <w:sz w:val="22"/>
            <w:szCs w:val="22"/>
          </w:rPr>
          <m:t>λ/2</m:t>
        </m:r>
      </m:oMath>
      <w:r w:rsidRPr="00521087">
        <w:t>. Subtracting this common amount preserves all score differences. Both deterministic rankings and stochastic selection probabilities therefore approach those obtained from performance-only scoring.</w:t>
      </w:r>
    </w:p>
    <w:p w:rsidRPr="00521087" w:rsidR="00521087" w:rsidP="00521087" w:rsidRDefault="00521087" w14:paraId="548D17E2" w14:textId="77777777">
      <w:r w:rsidRPr="00521087">
        <w:t xml:space="preserve">As </w:t>
      </w:r>
      <m:oMath>
        <m:r>
          <w:rPr>
            <w:rFonts w:ascii="Cambria Math" w:hAnsi="Cambria Math" w:eastAsia="Cambria Math" w:cs="Cambria Math"/>
            <w:sz w:val="22"/>
            <w:szCs w:val="22"/>
          </w:rPr>
          <m:t>γ</m:t>
        </m:r>
      </m:oMath>
      <w:r w:rsidRPr="00521087">
        <w:t xml:space="preserve"> becomes very large, the sigmoid approaches a sharp threshold rule. Individuals above </w:t>
      </w:r>
      <m:oMath>
        <m:r>
          <w:rPr>
            <w:rFonts w:ascii="Cambria Math" w:hAnsi="Cambria Math" w:eastAsia="Cambria Math" w:cs="Cambria Math"/>
            <w:sz w:val="22"/>
            <w:szCs w:val="22"/>
          </w:rPr>
          <m:t>θ</m:t>
        </m:r>
      </m:oMath>
      <w:r w:rsidRPr="00521087">
        <w:t xml:space="preserve"> have relevance approaching one, those below it have relevance approaching zero, and those exactly at it retain one half. Group congestion then approaches the fraction of members above the threshold, with half weight assigned to members exactly at it.</w:t>
      </w:r>
    </w:p>
    <w:p w:rsidRPr="00521087" w:rsidR="00521087" w:rsidP="00521087" w:rsidRDefault="00521087" w14:paraId="43DA20CD" w14:textId="77777777">
      <w:r w:rsidRPr="00521087">
        <w:t xml:space="preserve">Changing </w:t>
      </w:r>
      <m:oMath>
        <m:r>
          <w:rPr>
            <w:rFonts w:ascii="Cambria Math" w:hAnsi="Cambria Math" w:eastAsia="Cambria Math" w:cs="Cambria Math"/>
            <w:sz w:val="22"/>
            <w:szCs w:val="22"/>
          </w:rPr>
          <m:t>θ</m:t>
        </m:r>
      </m:oMath>
      <w:r w:rsidRPr="00521087">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w:t>
      </w:r>
      <w:r w:rsidRPr="00521087">
        <w:t xml:space="preserve">to zero. In either case, at a fixed finite </w:t>
      </w:r>
      <m:oMath>
        <m:r>
          <w:rPr>
            <w:rFonts w:ascii="Cambria Math" w:hAnsi="Cambria Math" w:eastAsia="Cambria Math" w:cs="Cambria Math"/>
            <w:sz w:val="22"/>
            <w:szCs w:val="22"/>
          </w:rPr>
          <m:t>λ</m:t>
        </m:r>
      </m:oMath>
      <w:r w:rsidRPr="00521087">
        <w:t>, the resulting penalties become nearly identical across groups.</w:t>
      </w:r>
    </w:p>
    <w:p w:rsidR="00CB3150" w:rsidP="00C5784C" w:rsidRDefault="00521087" w14:paraId="2229414D" w14:textId="77777777">
      <w:commentRangeStart w:id="1608476674"/>
      <w:r w:rsidR="012977E5">
        <w:rPr/>
        <w:t>These results follow directly from the equations</w:t>
      </w:r>
      <w:commentRangeEnd w:id="1608476674"/>
      <w:r>
        <w:rPr>
          <w:rStyle w:val="CommentReference"/>
        </w:rPr>
        <w:commentReference w:id="1608476674"/>
      </w:r>
      <w:r w:rsidR="012977E5">
        <w:rPr/>
        <w:t>. They show that a positive penalty coefficient alone is insufficient to change competitive standing: congestion must also differ across groups. Even then, changing score differences need not change the deterministic winners; the adjustment must affect who falls above or below the selection cutoff.</w:t>
      </w:r>
    </w:p>
    <w:p w:rsidR="00CB3150" w:rsidRDefault="00670B8B" w14:paraId="23BADEDF" w14:textId="77777777">
      <w:pPr>
        <w:pStyle w:val="Heading2"/>
        <w:numPr>
          <w:ilvl w:val="1"/>
          <w:numId w:val="18"/>
        </w:numPr>
        <w:rPr/>
      </w:pPr>
      <w:bookmarkStart w:name="penalty-strength-and-score-scale" w:id="888"/>
      <w:bookmarkEnd w:id="880"/>
      <w:commentRangeStart w:id="169125152"/>
      <w:r w:rsidR="19FD7A85">
        <w:rPr/>
        <w:t>Penalty strength and score scale</w:t>
      </w:r>
      <w:commentRangeEnd w:id="169125152"/>
      <w:r>
        <w:rPr>
          <w:rStyle w:val="CommentReference"/>
        </w:rPr>
        <w:commentReference w:id="169125152"/>
      </w:r>
    </w:p>
    <w:p w:rsidR="00CB3150" w:rsidRDefault="00670B8B" w14:paraId="5304D7D1" w14:textId="77777777">
      <w:r>
        <w:rPr/>
        <w:t xml:space="preserve">For </w:t>
      </w:r>
      <m:oMath>
        <m:r>
          <w:rPr>
            <w:rFonts w:ascii="Cambria Math" w:hAnsi="Cambria Math" w:eastAsia="Cambria Math" w:cs="Cambria Math"/>
            <w:sz w:val="22"/>
            <w:szCs w:val="22"/>
          </w:rPr>
          <m:t>λ</m:t>
        </m:r>
        <m:r>
          <m:rPr>
            <m:sty m:val="p"/>
          </m:rPr>
          <w:rPr>
            <w:rFonts w:ascii="Cambria Math" w:hAnsi="Cambria Math" w:eastAsia="Cambria Math" w:cs="Cambria Math"/>
            <w:sz w:val="22"/>
            <w:szCs w:val="22"/>
          </w:rPr>
          <m:t>&gt;</m:t>
        </m:r>
        <m:r>
          <w:rPr>
            <w:rFonts w:ascii="Cambria Math" w:hAnsi="Cambria Math" w:eastAsia="Cambria Math" w:cs="Cambria Math"/>
            <w:sz w:val="22"/>
            <w:szCs w:val="22"/>
          </w:rPr>
          <m:t>0</m:t>
        </m:r>
      </m:oMath>
      <w:r>
        <w:rPr/>
        <w:t xml:space="preserve">, the raw penalty on any candidate lies strictly between zero and </w:t>
      </w:r>
      <m:oMath>
        <m:r>
          <w:rPr>
            <w:rFonts w:ascii="Cambria Math" w:hAnsi="Cambria Math" w:eastAsia="Cambria Math" w:cs="Cambria Math"/>
            <w:sz w:val="22"/>
            <w:szCs w:val="22"/>
          </w:rPr>
          <m:t>λ</m:t>
        </m:r>
      </m:oMath>
      <w:r>
        <w:rPr/>
        <w:t xml:space="preserve">, and a cross-group penalty difference has magnitude less than </w:t>
      </w:r>
      <m:oMath>
        <m:r>
          <w:rPr>
            <w:rFonts w:ascii="Cambria Math" w:hAnsi="Cambria Math" w:eastAsia="Cambria Math" w:cs="Cambria Math"/>
            <w:sz w:val="22"/>
            <w:szCs w:val="22"/>
          </w:rPr>
          <m:t>λ</m:t>
        </m:r>
      </m:oMath>
      <w:r>
        <w:rPr/>
        <w:t xml:space="preserve">. At </w:t>
      </w:r>
      <m:oMath>
        <m:r>
          <w:rPr>
            <w:rFonts w:ascii="Cambria Math" w:hAnsi="Cambria Math" w:eastAsia="Cambria Math" w:cs="Cambria Math"/>
            <w:sz w:val="22"/>
            <w:szCs w:val="22"/>
          </w:rPr>
          <m:t>λ</m:t>
        </m:r>
      </m:oMath>
      <w:r>
        <w:rPr/>
        <w:t xml:space="preserve"> = 0, both quantities are zero. </w:t>
      </w:r>
      <w:commentRangeStart w:id="1201717966"/>
      <w:r w:rsidR="6DCA0736">
        <w:rPr/>
        <w:t xml:space="preserve">Thus a performance advantage greater than </w:t>
      </w:r>
      <m:oMath>
        <m:r>
          <w:rPr>
            <w:rFonts w:ascii="Cambria Math" w:hAnsi="Cambria Math" w:eastAsia="Cambria Math" w:cs="Cambria Math"/>
            <w:sz w:val="22"/>
            <w:szCs w:val="22"/>
          </w:rPr>
          <m:t>λ</m:t>
        </m:r>
      </m:oMath>
      <w:r>
        <w:rPr/>
        <w:t xml:space="preserve"> cannot be reversed by this raw congestion term alone. The practical influence of </w:t>
      </w:r>
      <m:oMath>
        <m:r>
          <w:rPr>
            <w:rFonts w:ascii="Cambria Math" w:hAnsi="Cambria Math" w:eastAsia="Cambria Math" w:cs="Cambria Math"/>
            <w:sz w:val="22"/>
            <w:szCs w:val="22"/>
          </w:rPr>
          <m:t>λ</m:t>
        </m:r>
      </m:oMath>
      <w:r>
        <w:rPr/>
        <w:t xml:space="preserve"> also depends on the observed spread of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oMath>
      <w:r>
        <w:rPr/>
        <w:t>. If all groups have nearly equal congestion, the differential penalty may be small even when its common level is large.</w:t>
      </w:r>
      <w:commentRangeEnd w:id="1201717966"/>
      <w:r>
        <w:rPr>
          <w:rStyle w:val="CommentReference"/>
        </w:rPr>
        <w:commentReference w:id="1201717966"/>
      </w:r>
    </w:p>
    <w:p w:rsidR="00927B5E" w:rsidRDefault="00670B8B" w14:paraId="7BD85FB6" w14:textId="25DB335E">
      <w:pPr>
        <w:pStyle w:val="BodyText"/>
      </w:pPr>
      <w:r>
        <w:t xml:space="preserve">For a fixed population, fixed groups, and a fixed threshold, each score is linear in </w:t>
      </w:r>
      <m:oMath>
        <m:r>
          <w:rPr>
            <w:rFonts w:ascii="Cambria Math" w:hAnsi="Cambria Math" w:eastAsia="Cambria Math" w:cs="Cambria Math"/>
            <w:sz w:val="22"/>
            <w:szCs w:val="22"/>
          </w:rPr>
          <m:t>λ</m:t>
        </m:r>
      </m:oMath>
      <w:r>
        <w:t>. Pairwise rankings can change only at crossing values of the form derived in Section 4.4.4. Between crossing values, deterministic top-</w:t>
      </w:r>
      <m:oMath>
        <m:r>
          <w:rPr>
            <w:rFonts w:ascii="Cambria Math" w:hAnsi="Cambria Math" w:eastAsia="Cambria Math" w:cs="Cambria Math"/>
            <w:sz w:val="22"/>
            <w:szCs w:val="22"/>
          </w:rPr>
          <m:t>K</m:t>
        </m:r>
      </m:oMath>
      <w:r>
        <w:t xml:space="preserve"> membership remains unchanged. This explains why numerical scores can change continuously while the selected set changes in discrete steps. 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r w:rsidR="00A62403">
        <w:t>Figure 4-</w:t>
      </w:r>
      <w:r w:rsidR="00A62403">
        <w:rPr>
          <w:noProof/>
        </w:rPr>
        <w:t>2</w:t>
      </w:r>
      <w:r w:rsidR="007E58FD">
        <w:fldChar w:fldCharType="end"/>
      </w:r>
      <w:r w:rsidR="009907A5">
        <w:t xml:space="preserve"> </w:t>
      </w:r>
      <w:r>
        <w:fldChar w:fldCharType="begin"/>
      </w:r>
      <w:r>
        <w:instrText>REF _Ref242970699 \p</w:instrText>
      </w:r>
      <w:r>
        <w:fldChar w:fldCharType="separate"/>
      </w:r>
      <w:r w:rsidR="00A62403">
        <w:t>below</w:t>
      </w:r>
      <w:r>
        <w:fldChar w:fldCharType="end"/>
      </w:r>
      <w:r w:rsidR="00BD0C74">
        <w:t xml:space="preserve"> follows nine individuals in three fixed groups as </w:t>
      </w:r>
      <m:oMath>
        <m:r>
          <w:rPr>
            <w:rFonts w:ascii="Cambria Math" w:hAnsi="Cambria Math" w:eastAsia="Cambria Math" w:cs="Cambria Math"/>
            <w:sz w:val="22"/>
            <w:szCs w:val="22"/>
          </w:rPr>
          <m:t>λ</m:t>
        </m:r>
      </m:oMath>
      <w:r w:rsidR="00BD0C74">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rsidR="00BD0C74" w:rsidP="00E21165" w:rsidRDefault="00927B5E" w14:paraId="36DCD3CF" w14:textId="77777777">
      <w:pPr>
        <w:pStyle w:val="Illustration"/>
        <w:keepNext/>
      </w:pPr>
      <w:r>
        <w:rPr>
          <w:noProof/>
        </w:rPr>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13"/>
                    <a:stretch>
                      <a:fillRect/>
                    </a:stretch>
                  </pic:blipFill>
                  <pic:spPr>
                    <a:xfrm>
                      <a:off x="0" y="0"/>
                      <a:ext cx="5943600" cy="5764530"/>
                    </a:xfrm>
                    <a:prstGeom prst="rect">
                      <a:avLst/>
                    </a:prstGeom>
                  </pic:spPr>
                </pic:pic>
              </a:graphicData>
            </a:graphic>
          </wp:inline>
        </w:drawing>
      </w:r>
    </w:p>
    <w:p w:rsidR="00927B5E" w:rsidP="00E21165" w:rsidRDefault="00BD0C74" w14:paraId="50B68E6E" w14:textId="4BF09ECE">
      <w:pPr>
        <w:pStyle w:val="Caption"/>
      </w:pPr>
      <w:bookmarkStart w:name="Chapter4Figure2" w:id="889"/>
      <w:bookmarkStart w:name="_Ref242721199" w:id="890"/>
      <w:bookmarkStart w:name="_Ref242970699" w:id="891"/>
      <w:r>
        <w:t>Figure 4-</w:t>
      </w:r>
      <w:r>
        <w:fldChar w:fldCharType="begin"/>
      </w:r>
      <w:r>
        <w:instrText>SEQ Figure \* ARABIC</w:instrText>
      </w:r>
      <w:r>
        <w:fldChar w:fldCharType="separate"/>
      </w:r>
      <w:r w:rsidR="00A62403">
        <w:rPr>
          <w:noProof/>
        </w:rPr>
        <w:t>2</w:t>
      </w:r>
      <w:r>
        <w:fldChar w:fldCharType="end"/>
      </w:r>
      <w:bookmarkEnd w:id="889"/>
      <w:bookmarkEnd w:id="890"/>
      <w:r>
        <w:t xml:space="preserve">. </w:t>
      </w:r>
      <w:r w:rsidRPr="007D56E8">
        <w:t xml:space="preserve"> </w:t>
      </w:r>
      <w:r w:rsidRPr="00E21165">
        <w:rPr>
          <w:rStyle w:val="CaptionTitle"/>
        </w:rPr>
        <w:t>Continuous score changes and discrete changes in selection.</w:t>
      </w:r>
      <w:r>
        <w:rPr>
          <w:rStyle w:val="CaptionTitle"/>
          <w:bCs w:val="0"/>
        </w:rPr>
        <w:t xml:space="preserve"> </w:t>
      </w:r>
      <w:r>
        <w:t xml:space="preserve">Nine illustrative individuals belong to three groups of three. Competitive relevance is calculated using </w:t>
      </w:r>
      <m:oMath>
        <m:r>
          <w:rPr>
            <w:rFonts w:ascii="Cambria Math" w:hAnsi="Cambria Math" w:eastAsia="Cambria Math" w:cs="Cambria Math"/>
            <w:sz w:val="22"/>
            <w:szCs w:val="22"/>
          </w:rPr>
          <m:t>θ=1</m:t>
        </m:r>
      </m:oMath>
      <w:r>
        <w:t xml:space="preserve"> and </w:t>
      </w:r>
      <m:oMath>
        <m:r>
          <w:rPr>
            <w:rFonts w:ascii="Cambria Math" w:hAnsi="Cambria Math" w:eastAsia="Cambria Math" w:cs="Cambria Math"/>
            <w:sz w:val="22"/>
            <w:szCs w:val="22"/>
          </w:rPr>
          <m:t>γ=2</m:t>
        </m:r>
      </m:oMath>
      <w:r>
        <w:t xml:space="preserve">, and each group’s roster pressure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oMath>
      <w:r>
        <w:t xml:space="preserve"> is the mean relevance of all its members. Performance, membership, and roster pressure remain fixed while </w:t>
      </w:r>
      <m:oMath>
        <m:r>
          <w:rPr>
            <w:rFonts w:ascii="Cambria Math" w:hAnsi="Cambria Math" w:eastAsia="Cambria Math" w:cs="Cambria Math"/>
            <w:sz w:val="22"/>
            <w:szCs w:val="22"/>
          </w:rPr>
          <m:t>λ</m:t>
        </m:r>
      </m:oMath>
      <w:r>
        <w:t xml:space="preserve"> varies. Panel A plots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-λ</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g</m:t>
            </m:r>
            <m:d>
              <m:dPr>
                <m:ctrlPr>
                  <w:rPr>
                    <w:rFonts w:ascii="Cambria Math" w:hAnsi="Cambria Math" w:eastAsia="Cambria Math" w:cs="Cambria Math"/>
                    <w:sz w:val="22"/>
                    <w:szCs w:val="22"/>
                  </w:rPr>
                </m:ctrlPr>
              </m:dPr>
              <m:e>
                <m:r>
                  <w:rPr>
                    <w:rFonts w:ascii="Cambria Math" w:hAnsi="Cambria Math" w:eastAsia="Cambria Math" w:cs="Cambria Math"/>
                    <w:sz w:val="22"/>
                    <w:szCs w:val="22"/>
                  </w:rPr>
                  <m:t>i</m:t>
                </m:r>
              </m:e>
            </m:d>
          </m:sub>
        </m:sSub>
      </m:oMath>
      <w:r>
        <w:t xml:space="preserve">; colors identify groups, and bold segments identify the global top three. Panel B records selection membership. At </w:t>
      </w:r>
      <m:oMath>
        <m:r>
          <w:rPr>
            <w:rFonts w:ascii="Cambria Math" w:hAnsi="Cambria Math" w:eastAsia="Cambria Math" w:cs="Cambria Math"/>
            <w:sz w:val="22"/>
            <w:szCs w:val="22"/>
          </w:rPr>
          <m:t>λ≈0.336</m:t>
        </m:r>
      </m:oMath>
      <w:r>
        <w:t xml:space="preserve">, P7 replaces P2. At </w:t>
      </w:r>
      <m:oMath>
        <m:r>
          <w:rPr>
            <w:rFonts w:ascii="Cambria Math" w:hAnsi="Cambria Math" w:eastAsia="Cambria Math" w:cs="Cambria Math"/>
            <w:sz w:val="22"/>
            <w:szCs w:val="22"/>
          </w:rPr>
          <m:t>λ≈0.617</m:t>
        </m:r>
      </m:oMath>
      <w:r>
        <w:t>, P4 overtakes P1, but both remain selected. Exact ties favor the lower person number. Inputs are illustrative, not fitted estimates.</w:t>
      </w:r>
      <w:bookmarkEnd w:id="891"/>
    </w:p>
    <w:p w:rsidRPr="00143374" w:rsidR="00143374" w:rsidP="00C5784C" w:rsidRDefault="00143374" w14:paraId="0682F0D3" w14:textId="77777777"/>
    <w:p w:rsidRPr="0064739C" w:rsidR="0064739C" w:rsidP="0064739C" w:rsidRDefault="0064739C" w14:paraId="685D807A" w14:textId="77777777">
      <w:pPr>
        <w:pStyle w:val="BodyText"/>
      </w:pPr>
      <w:r w:rsidRPr="0064739C">
        <w:t xml:space="preserve">Here we account for </w:t>
      </w:r>
      <w:r w:rsidRPr="0064739C">
        <w:rPr>
          <w:b/>
          <w:bCs/>
        </w:rPr>
        <w:t xml:space="preserve">two things changing when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oMath>
      <w:r w:rsidRPr="0064739C">
        <w:rPr>
          <w:b/>
          <w:bCs/>
        </w:rPr>
        <w:t xml:space="preserve"> increases</w:t>
      </w:r>
      <w:r w:rsidRPr="0064739C">
        <w:t>: the individual’s own performance term rises, and their competitive relevance raises the group’s shared roster pressure.</w:t>
      </w:r>
    </w:p>
    <w:p w:rsidRPr="0064739C" w:rsidR="0064739C" w:rsidP="0064739C" w:rsidRDefault="0064739C" w14:paraId="6616C081" w14:textId="77777777">
      <w:pPr>
        <w:pStyle w:val="BodyText"/>
      </w:pPr>
      <w:r w:rsidRPr="0064739C">
        <w:t xml:space="preserve">Let </w:t>
      </w:r>
      <m:oMath>
        <m:r>
          <w:rPr>
            <w:rFonts w:ascii="Cambria Math" w:hAnsi="Cambria Math" w:eastAsia="Cambria Math" w:cs="Cambria Math"/>
            <w:sz w:val="22"/>
            <w:szCs w:val="22"/>
          </w:rPr>
          <m:t>j=g</m:t>
        </m:r>
        <m:d>
          <m:dPr>
            <m:ctrlPr>
              <w:rPr>
                <w:rFonts w:ascii="Cambria Math" w:hAnsi="Cambria Math" w:eastAsia="Cambria Math" w:cs="Cambria Math"/>
                <w:sz w:val="22"/>
                <w:szCs w:val="22"/>
              </w:rPr>
            </m:ctrlPr>
          </m:dPr>
          <m:e>
            <m:r>
              <w:rPr>
                <w:rFonts w:ascii="Cambria Math" w:hAnsi="Cambria Math" w:eastAsia="Cambria Math" w:cs="Cambria Math"/>
                <w:sz w:val="22"/>
                <w:szCs w:val="22"/>
              </w:rPr>
              <m:t>i</m:t>
            </m:r>
          </m:e>
        </m:d>
      </m:oMath>
      <w:r w:rsidRPr="0064739C">
        <w:t xml:space="preserve"> denote individual </w:t>
      </w:r>
      <m:oMath>
        <m:r>
          <w:rPr>
            <w:rFonts w:ascii="Cambria Math" w:hAnsi="Cambria Math" w:eastAsia="Cambria Math" w:cs="Cambria Math"/>
            <w:sz w:val="22"/>
            <w:szCs w:val="22"/>
          </w:rPr>
          <m:t>i</m:t>
        </m:r>
      </m:oMath>
      <w:r w:rsidRPr="0064739C">
        <w:t xml:space="preserve">’s group, with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oMath>
      <w:r w:rsidRPr="0064739C">
        <w:t xml:space="preserve"> members. Our score is</w:t>
      </w:r>
    </w:p>
    <w:p w:rsidRPr="00674971" w:rsidR="0064739C" w:rsidP="0064739C" w:rsidRDefault="00000000" w14:paraId="11E3FC31" w14:textId="77777777">
      <w:pPr>
        <w:pStyle w:val="BodyText"/>
        <w:rPr>
          <w:rFonts w:ascii="Cambria Math" w:hAnsi="Cambria Math"/>
          <w:sz w:val="22"/>
        </w:rPr>
      </w:pPr>
      <m:oMathPara>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-λ</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oMath>
      </m:oMathPara>
    </w:p>
    <w:p w:rsidRPr="0064739C" w:rsidR="0064739C" w:rsidP="0064739C" w:rsidRDefault="0064739C" w14:paraId="724EA9C8" w14:textId="77777777">
      <w:pPr>
        <w:pStyle w:val="BodyText"/>
      </w:pPr>
      <w:r w:rsidRPr="0064739C">
        <w:t>where</w:t>
      </w:r>
    </w:p>
    <w:p w:rsidRPr="00674971" w:rsidR="0064739C" w:rsidP="0064739C" w:rsidRDefault="00000000" w14:paraId="4ED45085" w14:textId="77777777">
      <w:pPr>
        <w:pStyle w:val="BodyText"/>
        <w:rPr>
          <w:rFonts w:ascii="Cambria Math" w:hAnsi="Cambria Math"/>
          <w:sz w:val="22"/>
        </w:rPr>
      </w:pPr>
      <m:oMathPara>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1</m:t>
              </m:r>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den>
          </m:f>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h∈j</m:t>
              </m:r>
            </m:sub>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e>
          </m:nary>
          <m:r>
            <w:rPr>
              <w:rFonts w:ascii="Cambria Math" w:hAnsi="Cambria Math" w:eastAsia="Cambria Math" w:cs="Cambria Math"/>
              <w:sz w:val="22"/>
              <w:szCs w:val="22"/>
            </w:rPr>
            <m:t>,  </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1</m:t>
              </m:r>
            </m:num>
            <m:den>
              <m:r>
                <w:rPr>
                  <w:rFonts w:ascii="Cambria Math" w:hAnsi="Cambria Math" w:eastAsia="Cambria Math" w:cs="Cambria Math"/>
                  <w:sz w:val="22"/>
                  <w:szCs w:val="22"/>
                </w:rPr>
                <m:t>1+</m:t>
              </m:r>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d>
                    <m:dPr>
                      <m:begChr m:val="["/>
                      <m:endChr m:val="]"/>
                      <m:ctrlPr>
                        <w:rPr>
                          <w:rFonts w:ascii="Cambria Math" w:hAnsi="Cambria Math" w:eastAsia="Cambria Math" w:cs="Cambria Math"/>
                          <w:sz w:val="22"/>
                          <w:szCs w:val="22"/>
                        </w:rPr>
                      </m:ctrlPr>
                    </m:dPr>
                    <m:e>
                      <m:r>
                        <w:rPr>
                          <w:rFonts w:ascii="Cambria Math" w:hAnsi="Cambria Math" w:eastAsia="Cambria Math" w:cs="Cambria Math"/>
                          <w:sz w:val="22"/>
                          <w:szCs w:val="22"/>
                        </w:rPr>
                        <m:t>-γ</m:t>
                      </m:r>
                      <m:d>
                        <m:dPr>
                          <m:ctrlPr>
                            <w:rPr>
                              <w:rFonts w:ascii="Cambria Math" w:hAnsi="Cambria Math" w:eastAsia="Cambria Math" w:cs="Cambria Math"/>
                              <w:sz w:val="22"/>
                              <w:szCs w:val="22"/>
                            </w:rPr>
                          </m:ctrlPr>
                        </m:d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r>
                            <w:rPr>
                              <w:rFonts w:ascii="Cambria Math" w:hAnsi="Cambria Math" w:eastAsia="Cambria Math" w:cs="Cambria Math"/>
                              <w:sz w:val="22"/>
                              <w:szCs w:val="22"/>
                            </w:rPr>
                            <m:t>-θ</m:t>
                          </m:r>
                        </m:e>
                      </m:d>
                    </m:e>
                  </m:d>
                </m:sup>
              </m:sSup>
            </m:den>
          </m:f>
          <m:r>
            <w:rPr>
              <w:rFonts w:ascii="Cambria Math" w:hAnsi="Cambria Math" w:eastAsia="Cambria Math" w:cs="Cambria Math"/>
              <w:sz w:val="22"/>
              <w:szCs w:val="22"/>
            </w:rPr>
            <m:t>.</m:t>
          </m:r>
        </m:oMath>
      </m:oMathPara>
    </w:p>
    <w:p w:rsidRPr="0064739C" w:rsidR="0064739C" w:rsidP="0064739C" w:rsidRDefault="0064739C" w14:paraId="4221E9B0" w14:textId="77777777">
      <w:pPr>
        <w:pStyle w:val="BodyText"/>
      </w:pPr>
      <w:r w:rsidRPr="0064739C">
        <w:rPr/>
        <w:t xml:space="preserve">We hold group membership, the other members’ performances, and </w:t>
      </w:r>
      <m:oMath>
        <m:r>
          <w:rPr>
            <w:rFonts w:ascii="Cambria Math" w:hAnsi="Cambria Math" w:eastAsia="Cambria Math" w:cs="Cambria Math"/>
            <w:sz w:val="22"/>
            <w:szCs w:val="22"/>
          </w:rPr>
          <m:t>λ,γ,θ</m:t>
        </m:r>
      </m:oMath>
      <w:r w:rsidRPr="0064739C">
        <w:rPr/>
        <w:t xml:space="preserve"> fixed. </w:t>
      </w:r>
      <w:commentRangeStart w:id="2140144206"/>
      <w:r w:rsidR="19FD7A85">
        <w:rPr/>
        <w:t xml:space="preserve">In particular, </w:t>
      </w:r>
      <w:r w:rsidRPr="0064739C">
        <w:rPr>
          <w:b w:val="1"/>
          <w:bCs w:val="1"/>
        </w:rPr>
        <w:t xml:space="preserve">we do not recalculate the threshold as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oMath>
      <w:r w:rsidRPr="0064739C">
        <w:rPr>
          <w:b w:val="1"/>
          <w:bCs w:val="1"/>
        </w:rPr>
        <w:t xml:space="preserve"> changes</w:t>
      </w:r>
      <w:r w:rsidRPr="0064739C">
        <w:rPr/>
        <w:t>.</w:t>
      </w:r>
      <w:commentRangeEnd w:id="2140144206"/>
      <w:r>
        <w:rPr>
          <w:rStyle w:val="CommentReference"/>
        </w:rPr>
        <w:commentReference w:id="2140144206"/>
      </w:r>
    </w:p>
    <w:p w:rsidRPr="0064739C" w:rsidR="0064739C" w:rsidP="0064739C" w:rsidRDefault="0064739C" w14:paraId="2A0EE9F1" w14:textId="77777777">
      <w:pPr>
        <w:pStyle w:val="BodyText"/>
      </w:pPr>
      <w:commentRangeStart w:id="1166971621"/>
      <w:r w:rsidR="6EDD344B">
        <w:rPr/>
        <w:t>First, separate the focal individual’s competitive relevance from everyone else’s:</w:t>
      </w:r>
      <w:commentRangeEnd w:id="1166971621"/>
      <w:r>
        <w:rPr>
          <w:rStyle w:val="CommentReference"/>
        </w:rPr>
        <w:commentReference w:id="1166971621"/>
      </w:r>
    </w:p>
    <w:p w:rsidRPr="00674971" w:rsidR="0064739C" w:rsidP="0064739C" w:rsidRDefault="00000000" w14:paraId="193196B3" w14:textId="77777777">
      <w:pPr>
        <w:pStyle w:val="BodyText"/>
        <w:rPr>
          <w:rFonts w:ascii="Cambria Math" w:hAnsi="Cambria Math"/>
          <w:sz w:val="22"/>
        </w:rPr>
      </w:pPr>
      <m:oMathPara>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λ</m:t>
              </m:r>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den>
          </m:f>
          <m:d>
            <m:dPr>
              <m:ctrlPr>
                <w:rPr>
                  <w:rFonts w:ascii="Cambria Math" w:hAnsi="Cambria Math" w:eastAsia="Cambria Math" w:cs="Cambria Math"/>
                  <w:sz w:val="22"/>
                  <w:szCs w:val="22"/>
                </w:rPr>
              </m:ctrlPr>
            </m:d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nary>
                <m:naryPr>
                  <m:chr m:val="∑"/>
                  <m:limLoc m:val="undOvr"/>
                  <m:supHide m:val="1"/>
                  <m:ctrlPr>
                    <w:rPr>
                      <w:rFonts w:ascii="Cambria Math" w:hAnsi="Cambria Math" w:eastAsia="Cambria Math" w:cs="Cambria Math"/>
                      <w:sz w:val="22"/>
                      <w:szCs w:val="22"/>
                    </w:rPr>
                  </m:ctrlPr>
                </m:naryPr>
                <m:sub>
                  <m:eqArr>
                    <m:eqArrPr>
                      <m:ctrlPr>
                        <w:rPr>
                          <w:rFonts w:ascii="Cambria Math" w:hAnsi="Cambria Math" w:eastAsia="Cambria Math" w:cs="Cambria Math"/>
                          <w:sz w:val="22"/>
                          <w:szCs w:val="22"/>
                        </w:rPr>
                      </m:ctrlPr>
                    </m:eqArrPr>
                    <m:e>
                      <m:r>
                        <w:rPr>
                          <w:rFonts w:ascii="Cambria Math" w:hAnsi="Cambria Math" w:eastAsia="Cambria Math" w:cs="Cambria Math"/>
                          <w:sz w:val="22"/>
                          <w:szCs w:val="22"/>
                        </w:rPr>
                        <m:t>h∈j</m:t>
                      </m:r>
                    </m:e>
                    <m:e>
                      <m:r>
                        <w:rPr>
                          <w:rFonts w:ascii="Cambria Math" w:hAnsi="Cambria Math" w:eastAsia="Cambria Math" w:cs="Cambria Math"/>
                          <w:sz w:val="22"/>
                          <w:szCs w:val="22"/>
                        </w:rPr>
                        <m:t>h≠i</m:t>
                      </m:r>
                    </m:e>
                  </m:eqArr>
                </m:sub>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e>
              </m:nary>
            </m:e>
          </m:d>
          <m:r>
            <w:rPr>
              <w:rFonts w:ascii="Cambria Math" w:hAnsi="Cambria Math" w:eastAsia="Cambria Math" w:cs="Cambria Math"/>
              <w:sz w:val="22"/>
              <w:szCs w:val="22"/>
            </w:rPr>
            <m:t>.</m:t>
          </m:r>
        </m:oMath>
      </m:oMathPara>
    </w:p>
    <w:p w:rsidRPr="0064739C" w:rsidR="0064739C" w:rsidP="0064739C" w:rsidRDefault="0064739C" w14:paraId="1E6F03D5" w14:textId="77777777">
      <w:pPr>
        <w:pStyle w:val="BodyText"/>
      </w:pPr>
      <w:r w:rsidRPr="0064739C">
        <w:t xml:space="preserve">Differentiate with respect to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oMath>
      <w:r w:rsidRPr="0064739C">
        <w:t xml:space="preserve">. The derivative of the first term is one. Within the parentheses, only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i</m:t>
            </m:r>
          </m:sub>
        </m:sSub>
      </m:oMath>
      <w:r w:rsidRPr="0064739C">
        <w:t xml:space="preserve"> changes:</w:t>
      </w:r>
    </w:p>
    <w:p w:rsidRPr="00674971" w:rsidR="0064739C" w:rsidP="0064739C" w:rsidRDefault="00000000" w14:paraId="23F2BBB3" w14:textId="77777777">
      <w:pPr>
        <w:pStyle w:val="BodyText"/>
        <w:rPr>
          <w:rFonts w:ascii="Cambria Math" w:hAnsi="Cambria Math"/>
          <w:sz w:val="22"/>
        </w:rPr>
      </w:pPr>
      <m:oMathPara>
        <m:oMath>
          <m:f>
            <m:fPr>
              <m:ctrlPr>
                <w:rPr>
                  <w:rFonts w:ascii="Cambria Math" w:hAnsi="Cambria Math" w:eastAsia="Cambria Math" w:cs="Cambria Math"/>
                  <w:sz w:val="22"/>
                  <w:szCs w:val="22"/>
                </w:rPr>
              </m:ctrlPr>
            </m:fPr>
            <m:num>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i</m:t>
                  </m:r>
                </m:sub>
              </m:sSub>
            </m:num>
            <m:den>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den>
          </m:f>
          <m:r>
            <w:rPr>
              <w:rFonts w:ascii="Cambria Math" w:hAnsi="Cambria Math" w:eastAsia="Cambria Math" w:cs="Cambria Math"/>
              <w:sz w:val="22"/>
              <w:szCs w:val="22"/>
            </w:rPr>
            <m:t>=1-</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λ</m:t>
              </m:r>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den>
          </m:f>
          <m:f>
            <m:fPr>
              <m:ctrlPr>
                <w:rPr>
                  <w:rFonts w:ascii="Cambria Math" w:hAnsi="Cambria Math" w:eastAsia="Cambria Math" w:cs="Cambria Math"/>
                  <w:sz w:val="22"/>
                  <w:szCs w:val="22"/>
                </w:rPr>
              </m:ctrlPr>
            </m:fPr>
            <m:num>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i</m:t>
                  </m:r>
                </m:sub>
              </m:sSub>
            </m:num>
            <m:den>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den>
          </m:f>
          <m:r>
            <w:rPr>
              <w:rFonts w:ascii="Cambria Math" w:hAnsi="Cambria Math" w:eastAsia="Cambria Math" w:cs="Cambria Math"/>
              <w:sz w:val="22"/>
              <w:szCs w:val="22"/>
            </w:rPr>
            <m:t>.</m:t>
          </m:r>
        </m:oMath>
      </m:oMathPara>
    </w:p>
    <w:p w:rsidRPr="0064739C" w:rsidR="0064739C" w:rsidP="0064739C" w:rsidRDefault="0064739C" w14:paraId="32179A25" w14:textId="77777777">
      <w:pPr>
        <w:pStyle w:val="BodyText"/>
      </w:pPr>
      <w:r w:rsidRPr="0064739C">
        <w:t>Using the derivative we just established,</w:t>
      </w:r>
    </w:p>
    <w:p w:rsidRPr="00674971" w:rsidR="0064739C" w:rsidP="0064739C" w:rsidRDefault="00000000" w14:paraId="4E81484B" w14:textId="77777777">
      <w:pPr>
        <w:pStyle w:val="BodyText"/>
        <w:rPr>
          <w:rFonts w:ascii="Cambria Math" w:hAnsi="Cambria Math"/>
          <w:sz w:val="22"/>
        </w:rPr>
      </w:pPr>
      <m:oMathPara>
        <m:oMath>
          <m:f>
            <m:fPr>
              <m:ctrlPr>
                <w:rPr>
                  <w:rFonts w:ascii="Cambria Math" w:hAnsi="Cambria Math" w:eastAsia="Cambria Math" w:cs="Cambria Math"/>
                  <w:sz w:val="22"/>
                  <w:szCs w:val="22"/>
                </w:rPr>
              </m:ctrlPr>
            </m:fPr>
            <m:num>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i</m:t>
                  </m:r>
                </m:sub>
              </m:sSub>
            </m:num>
            <m:den>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den>
          </m:f>
          <m:r>
            <w:rPr>
              <w:rFonts w:ascii="Cambria Math" w:hAnsi="Cambria Math" w:eastAsia="Cambria Math" w:cs="Cambria Math"/>
              <w:sz w:val="22"/>
              <w:szCs w:val="22"/>
            </w:rPr>
            <m:t>=γ</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i</m:t>
              </m:r>
            </m:sub>
          </m:sSub>
          <m:d>
            <m:dPr>
              <m:ctrlPr>
                <w:rPr>
                  <w:rFonts w:ascii="Cambria Math" w:hAnsi="Cambria Math" w:eastAsia="Cambria Math" w:cs="Cambria Math"/>
                  <w:sz w:val="22"/>
                  <w:szCs w:val="22"/>
                </w:rPr>
              </m:ctrlPr>
            </m:dPr>
            <m:e>
              <m:r>
                <w:rPr>
                  <w:rFonts w:ascii="Cambria Math" w:hAnsi="Cambria Math" w:eastAsia="Cambria Math" w:cs="Cambria Math"/>
                  <w:sz w:val="22"/>
                  <w:szCs w:val="22"/>
                </w:rPr>
                <m:t>1-</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i</m:t>
                  </m:r>
                </m:sub>
              </m:sSub>
            </m:e>
          </m:d>
          <m:r>
            <w:rPr>
              <w:rFonts w:ascii="Cambria Math" w:hAnsi="Cambria Math" w:eastAsia="Cambria Math" w:cs="Cambria Math"/>
              <w:sz w:val="22"/>
              <w:szCs w:val="22"/>
            </w:rPr>
            <m:t>,</m:t>
          </m:r>
        </m:oMath>
      </m:oMathPara>
    </w:p>
    <w:p w:rsidRPr="0064739C" w:rsidR="0064739C" w:rsidP="0064739C" w:rsidRDefault="0064739C" w14:paraId="50BF50B1" w14:textId="77777777">
      <w:pPr>
        <w:pStyle w:val="BodyText"/>
      </w:pPr>
      <w:r w:rsidRPr="0064739C">
        <w:t>we obtain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16246AE" w14:textId="77777777">
        <w:trPr>
          <w:cantSplit/>
        </w:trPr>
        <w:tc>
          <w:tcPr>
            <w:tcW w:w="8496" w:type="dxa"/>
            <w:vAlign w:val="center"/>
          </w:tcPr>
          <w:p w:rsidRPr="00674971" w:rsidR="0064739C" w:rsidP="0064739C" w:rsidRDefault="00000000" w14:paraId="56878245" w14:textId="77777777">
            <w:pPr>
              <w:pStyle w:val="BodyText"/>
              <w:rPr>
                <w:rFonts w:ascii="Cambria Math" w:hAnsi="Cambria Math"/>
                <w:sz w:val="22"/>
              </w:rPr>
            </w:pPr>
            <m:oMathPara>
              <m:oMath>
                <m:borderBox>
                  <m:borderBoxPr>
                    <m:ctrlPr>
                      <w:rPr>
                        <w:rFonts w:ascii="Cambria Math" w:hAnsi="Cambria Math" w:eastAsia="Cambria Math" w:cs="Cambria Math"/>
                        <w:sz w:val="22"/>
                        <w:szCs w:val="22"/>
                      </w:rPr>
                    </m:ctrlPr>
                  </m:borderBoxPr>
                  <m:e>
                    <m:f>
                      <m:fPr>
                        <m:ctrlPr>
                          <w:rPr>
                            <w:rFonts w:ascii="Cambria Math" w:hAnsi="Cambria Math" w:eastAsia="Cambria Math" w:cs="Cambria Math"/>
                            <w:sz w:val="22"/>
                            <w:szCs w:val="22"/>
                          </w:rPr>
                        </m:ctrlPr>
                      </m:fPr>
                      <m:num>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i</m:t>
                            </m:r>
                          </m:sub>
                        </m:sSub>
                      </m:num>
                      <m:den>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den>
                    </m:f>
                    <m:r>
                      <w:rPr>
                        <w:rFonts w:ascii="Cambria Math" w:hAnsi="Cambria Math" w:eastAsia="Cambria Math" w:cs="Cambria Math"/>
                        <w:sz w:val="22"/>
                        <w:szCs w:val="22"/>
                      </w:rPr>
                      <m:t>=1-</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λγ</m:t>
                        </m:r>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den>
                    </m:f>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i</m:t>
                        </m:r>
                      </m:sub>
                    </m:sSub>
                    <m:d>
                      <m:dPr>
                        <m:ctrlPr>
                          <w:rPr>
                            <w:rFonts w:ascii="Cambria Math" w:hAnsi="Cambria Math" w:eastAsia="Cambria Math" w:cs="Cambria Math"/>
                            <w:sz w:val="22"/>
                            <w:szCs w:val="22"/>
                          </w:rPr>
                        </m:ctrlPr>
                      </m:dPr>
                      <m:e>
                        <m:r>
                          <w:rPr>
                            <w:rFonts w:ascii="Cambria Math" w:hAnsi="Cambria Math" w:eastAsia="Cambria Math" w:cs="Cambria Math"/>
                            <w:sz w:val="22"/>
                            <w:szCs w:val="22"/>
                          </w:rPr>
                          <m:t>1-</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i</m:t>
                            </m:r>
                          </m:sub>
                        </m:sSub>
                      </m:e>
                    </m:d>
                    <m:r>
                      <w:rPr>
                        <w:rFonts w:ascii="Cambria Math" w:hAnsi="Cambria Math" w:eastAsia="Cambria Math" w:cs="Cambria Math"/>
                        <w:sz w:val="22"/>
                        <w:szCs w:val="22"/>
                      </w:rPr>
                      <m:t>.</m:t>
                    </m:r>
                  </m:e>
                </m:borderBox>
              </m:oMath>
            </m:oMathPara>
          </w:p>
        </w:tc>
        <w:tc>
          <w:tcPr>
            <w:tcW w:w="864" w:type="dxa"/>
            <w:vAlign w:val="center"/>
          </w:tcPr>
          <w:p w:rsidR="00D951E9" w:rsidRDefault="00670B8B" w14:paraId="279D8774" w14:textId="0DC917B0">
            <w:pPr>
              <w:spacing w:after="0" w:line="240" w:lineRule="auto"/>
              <w:jc w:val="right"/>
            </w:pPr>
            <w:r>
              <w:t>(</w:t>
            </w:r>
            <w:bookmarkStart w:name="Eq_4_25" w:id="892"/>
            <w:r>
              <w:t>4.</w:t>
            </w:r>
            <w:r>
              <w:fldChar w:fldCharType="begin"/>
            </w:r>
            <w:r>
              <w:instrText> SEQ Equation \* ARABIC </w:instrText>
            </w:r>
            <w:r>
              <w:fldChar w:fldCharType="separate"/>
            </w:r>
            <w:r w:rsidR="00A62403">
              <w:rPr>
                <w:noProof/>
              </w:rPr>
              <w:t>24</w:t>
            </w:r>
            <w:r>
              <w:fldChar w:fldCharType="end"/>
            </w:r>
            <w:bookmarkEnd w:id="892"/>
            <w:r>
              <w:t>)</w:t>
            </w:r>
          </w:p>
        </w:tc>
      </w:tr>
    </w:tbl>
    <w:p w:rsidRPr="0064739C" w:rsidR="0064739C" w:rsidP="0064739C" w:rsidRDefault="0064739C" w14:paraId="123E5D60" w14:textId="77777777">
      <w:pPr>
        <w:pStyle w:val="BodyText"/>
      </w:pPr>
      <w:commentRangeStart w:id="28016585"/>
      <w:r w:rsidRPr="0064739C">
        <w:rPr>
          <w:b w:val="1"/>
          <w:bCs w:val="1"/>
        </w:rPr>
        <w:t xml:space="preserve">The first term represents the direct gain from higher performance. The second represents the additional congestion penalty arising because that individual now </w:t>
      </w:r>
      <w:r w:rsidRPr="0064739C">
        <w:rPr>
          <w:b w:val="1"/>
          <w:bCs w:val="1"/>
        </w:rPr>
        <w:t>contributes more competitive relevance to the group average.</w:t>
      </w:r>
      <w:r w:rsidRPr="0064739C">
        <w:rPr/>
        <w:t xml:space="preserve"> </w:t>
      </w:r>
      <w:commentRangeEnd w:id="28016585"/>
      <w:r>
        <w:rPr>
          <w:rStyle w:val="CommentReference"/>
        </w:rPr>
        <w:commentReference w:id="28016585"/>
      </w:r>
      <w:r w:rsidR="6EDD344B">
        <w:rPr/>
        <w:t xml:space="preserve">Division by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oMath>
      <w:r w:rsidRPr="0064739C">
        <w:rPr/>
        <w:t xml:space="preserve"> reflects that one person’s change is spread across the full roster.</w:t>
      </w:r>
    </w:p>
    <w:p w:rsidRPr="0064739C" w:rsidR="0064739C" w:rsidP="0064739C" w:rsidRDefault="0064739C" w14:paraId="7D90EF62" w14:textId="77777777">
      <w:pPr>
        <w:pStyle w:val="BodyText"/>
      </w:pPr>
      <w:r w:rsidRPr="0064739C">
        <w:t>Because</w:t>
      </w:r>
    </w:p>
    <w:p w:rsidRPr="00674971" w:rsidR="0064739C" w:rsidP="0064739C" w:rsidRDefault="00000000" w14:paraId="3C3C75B1" w14:textId="77777777">
      <w:pPr>
        <w:pStyle w:val="BodyText"/>
        <w:rPr>
          <w:rFonts w:ascii="Cambria Math" w:hAnsi="Cambria Math"/>
          <w:sz w:val="22"/>
        </w:rPr>
      </w:pPr>
      <m:oMathPara>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i</m:t>
              </m:r>
            </m:sub>
          </m:sSub>
          <m:d>
            <m:dPr>
              <m:ctrlPr>
                <w:rPr>
                  <w:rFonts w:ascii="Cambria Math" w:hAnsi="Cambria Math" w:eastAsia="Cambria Math" w:cs="Cambria Math"/>
                  <w:sz w:val="22"/>
                  <w:szCs w:val="22"/>
                </w:rPr>
              </m:ctrlPr>
            </m:dPr>
            <m:e>
              <m:r>
                <w:rPr>
                  <w:rFonts w:ascii="Cambria Math" w:hAnsi="Cambria Math" w:eastAsia="Cambria Math" w:cs="Cambria Math"/>
                  <w:sz w:val="22"/>
                  <w:szCs w:val="22"/>
                </w:rPr>
                <m:t>1-</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i</m:t>
                  </m:r>
                </m:sub>
              </m:sSub>
            </m:e>
          </m:d>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1</m:t>
              </m:r>
            </m:num>
            <m:den>
              <m:r>
                <w:rPr>
                  <w:rFonts w:ascii="Cambria Math" w:hAnsi="Cambria Math" w:eastAsia="Cambria Math" w:cs="Cambria Math"/>
                  <w:sz w:val="22"/>
                  <w:szCs w:val="22"/>
                </w:rPr>
                <m:t>4</m:t>
              </m:r>
            </m:den>
          </m:f>
          <m:r>
            <w:rPr>
              <w:rFonts w:ascii="Cambria Math" w:hAnsi="Cambria Math" w:eastAsia="Cambria Math" w:cs="Cambria Math"/>
              <w:sz w:val="22"/>
              <w:szCs w:val="22"/>
            </w:rPr>
            <m:t>,</m:t>
          </m:r>
        </m:oMath>
      </m:oMathPara>
    </w:p>
    <w:p w:rsidRPr="0064739C" w:rsidR="0064739C" w:rsidP="0064739C" w:rsidRDefault="0064739C" w14:paraId="767BE123" w14:textId="77777777">
      <w:pPr>
        <w:pStyle w:val="BodyText"/>
      </w:pPr>
      <w:r w:rsidRPr="0064739C">
        <w:t>we have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F28C14E" w14:textId="77777777">
        <w:trPr>
          <w:cantSplit/>
        </w:trPr>
        <w:tc>
          <w:tcPr>
            <w:tcW w:w="8496" w:type="dxa"/>
            <w:vAlign w:val="center"/>
          </w:tcPr>
          <w:p w:rsidRPr="00674971" w:rsidR="0064739C" w:rsidP="0064739C" w:rsidRDefault="00000000" w14:paraId="0978F3C1" w14:textId="77777777">
            <w:pPr>
              <w:pStyle w:val="BodyText"/>
              <w:rPr>
                <w:rFonts w:ascii="Cambria Math" w:hAnsi="Cambria Math"/>
                <w:sz w:val="22"/>
              </w:rPr>
            </w:pPr>
            <m:oMathPara>
              <m:oMath>
                <m:f>
                  <m:fPr>
                    <m:ctrlPr>
                      <w:rPr>
                        <w:rFonts w:ascii="Cambria Math" w:hAnsi="Cambria Math" w:eastAsia="Cambria Math" w:cs="Cambria Math"/>
                        <w:sz w:val="22"/>
                        <w:szCs w:val="22"/>
                      </w:rPr>
                    </m:ctrlPr>
                  </m:fPr>
                  <m:num>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i</m:t>
                        </m:r>
                      </m:sub>
                    </m:sSub>
                  </m:num>
                  <m:den>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den>
                </m:f>
                <m:r>
                  <w:rPr>
                    <w:rFonts w:ascii="Cambria Math" w:hAnsi="Cambria Math" w:eastAsia="Cambria Math" w:cs="Cambria Math"/>
                    <w:sz w:val="22"/>
                    <w:szCs w:val="22"/>
                  </w:rPr>
                  <m:t>≥1-</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λγ</m:t>
                    </m:r>
                  </m:num>
                  <m:den>
                    <m:r>
                      <w:rPr>
                        <w:rFonts w:ascii="Cambria Math" w:hAnsi="Cambria Math" w:eastAsia="Cambria Math" w:cs="Cambria Math"/>
                        <w:sz w:val="22"/>
                        <w:szCs w:val="22"/>
                      </w:rPr>
                      <m:t>4</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den>
                </m:f>
                <m:r>
                  <w:rPr>
                    <w:rFonts w:ascii="Cambria Math" w:hAnsi="Cambria Math" w:eastAsia="Cambria Math" w:cs="Cambria Math"/>
                    <w:sz w:val="22"/>
                    <w:szCs w:val="22"/>
                  </w:rPr>
                  <m:t>.</m:t>
                </m:r>
              </m:oMath>
            </m:oMathPara>
          </w:p>
        </w:tc>
        <w:tc>
          <w:tcPr>
            <w:tcW w:w="864" w:type="dxa"/>
            <w:vAlign w:val="center"/>
          </w:tcPr>
          <w:p w:rsidR="00D951E9" w:rsidRDefault="00670B8B" w14:paraId="002BE625" w14:textId="7E9C9CFF">
            <w:pPr>
              <w:spacing w:after="0" w:line="240" w:lineRule="auto"/>
              <w:jc w:val="right"/>
            </w:pPr>
            <w:r>
              <w:t>(</w:t>
            </w:r>
            <w:bookmarkStart w:name="Eq_4_26" w:id="893"/>
            <w:r>
              <w:t>4.</w:t>
            </w:r>
            <w:r>
              <w:fldChar w:fldCharType="begin"/>
            </w:r>
            <w:r>
              <w:instrText> SEQ Equation \* ARABIC </w:instrText>
            </w:r>
            <w:r>
              <w:fldChar w:fldCharType="separate"/>
            </w:r>
            <w:r w:rsidR="00A62403">
              <w:rPr>
                <w:noProof/>
              </w:rPr>
              <w:t>25</w:t>
            </w:r>
            <w:r>
              <w:fldChar w:fldCharType="end"/>
            </w:r>
            <w:bookmarkEnd w:id="893"/>
            <w:r>
              <w:t>)</w:t>
            </w:r>
          </w:p>
        </w:tc>
      </w:tr>
    </w:tbl>
    <w:p w:rsidRPr="0064739C" w:rsidR="0064739C" w:rsidP="0064739C" w:rsidRDefault="0064739C" w14:paraId="498C9917" w14:textId="77777777">
      <w:pPr>
        <w:pStyle w:val="BodyText"/>
      </w:pPr>
      <w:r w:rsidRPr="0064739C">
        <w:t>Therefore,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7632C5D" w14:textId="77777777">
        <w:trPr>
          <w:cantSplit/>
        </w:trPr>
        <w:tc>
          <w:tcPr>
            <w:tcW w:w="8496" w:type="dxa"/>
            <w:vAlign w:val="center"/>
          </w:tcPr>
          <w:p w:rsidRPr="00674971" w:rsidR="0064739C" w:rsidP="0064739C" w:rsidRDefault="00000000" w14:paraId="31D9E1B8" w14:textId="77777777">
            <w:pPr>
              <w:pStyle w:val="BodyText"/>
              <w:rPr>
                <w:rFonts w:ascii="Cambria Math" w:hAnsi="Cambria Math"/>
                <w:sz w:val="22"/>
              </w:rPr>
            </w:pPr>
            <m:oMathPara>
              <m:oMath>
                <m:borderBox>
                  <m:borderBoxPr>
                    <m:ctrlPr>
                      <w:rPr>
                        <w:rFonts w:ascii="Cambria Math" w:hAnsi="Cambria Math" w:eastAsia="Cambria Math" w:cs="Cambria Math"/>
                        <w:sz w:val="22"/>
                        <w:szCs w:val="22"/>
                      </w:rPr>
                    </m:ctrlPr>
                  </m:borderBoxPr>
                  <m:e>
                    <m:r>
                      <w:rPr>
                        <w:rFonts w:ascii="Cambria Math" w:hAnsi="Cambria Math" w:eastAsia="Cambria Math" w:cs="Cambria Math"/>
                        <w:sz w:val="22"/>
                        <w:szCs w:val="22"/>
                      </w:rPr>
                      <m:t>λγ&lt;4</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e>
                </m:borderBox>
              </m:oMath>
            </m:oMathPara>
          </w:p>
        </w:tc>
        <w:tc>
          <w:tcPr>
            <w:tcW w:w="864" w:type="dxa"/>
            <w:vAlign w:val="center"/>
          </w:tcPr>
          <w:p w:rsidR="00D951E9" w:rsidRDefault="00670B8B" w14:paraId="0EB52BEF" w14:textId="13196E75">
            <w:pPr>
              <w:spacing w:after="0" w:line="240" w:lineRule="auto"/>
              <w:jc w:val="right"/>
            </w:pPr>
            <w:r>
              <w:t>(</w:t>
            </w:r>
            <w:bookmarkStart w:name="Eq_4_27" w:id="894"/>
            <w:r>
              <w:t>4.</w:t>
            </w:r>
            <w:r>
              <w:fldChar w:fldCharType="begin"/>
            </w:r>
            <w:r>
              <w:instrText> SEQ Equation \* ARABIC </w:instrText>
            </w:r>
            <w:r>
              <w:fldChar w:fldCharType="separate"/>
            </w:r>
            <w:r w:rsidR="00A62403">
              <w:rPr>
                <w:noProof/>
              </w:rPr>
              <w:t>26</w:t>
            </w:r>
            <w:r>
              <w:fldChar w:fldCharType="end"/>
            </w:r>
            <w:bookmarkEnd w:id="894"/>
            <w:r>
              <w:t>)</w:t>
            </w:r>
          </w:p>
        </w:tc>
      </w:tr>
    </w:tbl>
    <w:p w:rsidRPr="0064739C" w:rsidR="0064739C" w:rsidP="0064739C" w:rsidRDefault="0064739C" w14:paraId="12A9E300" w14:textId="77777777">
      <w:pPr>
        <w:pStyle w:val="BodyText"/>
      </w:pPr>
      <w:r w:rsidRPr="0064739C">
        <w:t xml:space="preserve">guarantees that the individual’s adjusted score increases with their performance at every performance level. If this condition fails, the score does </w:t>
      </w:r>
      <w:r w:rsidRPr="0064739C">
        <w:rPr>
          <w:b/>
          <w:bCs/>
        </w:rPr>
        <w:t>not necessarily</w:t>
      </w:r>
      <w:r w:rsidRPr="0064739C">
        <w:t xml:space="preserve"> decrease; its response depends on the individual’s proximity to the threshold.</w:t>
      </w:r>
    </w:p>
    <w:p w:rsidR="00C21D63" w:rsidRDefault="00670B8B" w14:paraId="1A762A1B" w14:textId="77777777">
      <w:pPr>
        <w:pStyle w:val="BodyText"/>
      </w:pPr>
      <w:commentRangeStart w:id="330990867"/>
      <w:r>
        <w:rPr/>
        <w:t xml:space="preserve">In particular, if </w:t>
      </w:r>
      <m:oMath>
        <m:r>
          <w:rPr>
            <w:rFonts w:ascii="Cambria Math" w:hAnsi="Cambria Math"/>
            <w:sz w:val="22"/>
            <w:szCs w:val="22"/>
          </w:rPr>
          <m:t>λγ</m:t>
        </m:r>
      </m:oMath>
      <w:r>
        <w:rPr/>
        <w:t xml:space="preserve"> exceeds four times the group size, the individual’s own adjusted score decreases for performance values sufficiently close to </w:t>
      </w:r>
      <m:oMath>
        <m:r>
          <w:rPr>
            <w:rFonts w:ascii="Cambria Math" w:hAnsi="Cambria Math"/>
            <w:sz w:val="22"/>
            <w:szCs w:val="22"/>
          </w:rPr>
          <m:t>θ</m:t>
        </m:r>
      </m:oMath>
      <w:r>
        <w:rPr/>
        <w:t>. This is a property of the full-group scoring specification that should be considered when choosing or fitting its parameters.</w:t>
      </w:r>
      <w:commentRangeEnd w:id="330990867"/>
      <w:r>
        <w:rPr>
          <w:rStyle w:val="CommentReference"/>
        </w:rPr>
        <w:commentReference w:id="330990867"/>
      </w:r>
    </w:p>
    <w:p w:rsidRPr="0064739C" w:rsidR="0064739C" w:rsidP="0064739C" w:rsidRDefault="0064739C" w14:paraId="4239FCA4" w14:textId="77777777">
      <w:pPr>
        <w:pStyle w:val="BodyText"/>
      </w:pPr>
      <w:r w:rsidRPr="0064739C">
        <w:t xml:space="preserve">One distinction deserves emphasis: </w:t>
      </w:r>
      <w:r w:rsidRPr="0064739C">
        <w:rPr>
          <w:b/>
          <w:bCs/>
        </w:rPr>
        <w:t>this derivative concerns the individual’s numerical score, not their within-group rank or selection probability.</w:t>
      </w:r>
      <w:r w:rsidRPr="0064739C">
        <w:t xml:space="preserve"> </w:t>
      </w:r>
      <w:r w:rsidR="00EA5386">
        <w:t xml:space="preserve"> </w:t>
      </w:r>
      <w:r w:rsidRPr="0064739C">
        <w:t xml:space="preserve">Every member receives the same congestion subtraction. For a teammate </w:t>
      </w:r>
      <m:oMath>
        <m:r>
          <w:rPr>
            <w:rFonts w:ascii="Cambria Math" w:hAnsi="Cambria Math" w:eastAsia="Cambria Math" w:cs="Cambria Math"/>
            <w:sz w:val="22"/>
            <w:szCs w:val="22"/>
          </w:rPr>
          <m:t>h</m:t>
        </m:r>
      </m:oMath>
      <w:r w:rsidRPr="0064739C">
        <w:t>,</w:t>
      </w:r>
    </w:p>
    <w:p w:rsidRPr="00674971" w:rsidR="0064739C" w:rsidP="0064739C" w:rsidRDefault="00000000" w14:paraId="459DE736" w14:textId="77777777">
      <w:pPr>
        <w:pStyle w:val="BodyText"/>
        <w:rPr>
          <w:rFonts w:ascii="Cambria Math" w:hAnsi="Cambria Math"/>
          <w:sz w:val="22"/>
        </w:rPr>
      </w:pPr>
      <m:oMathPara>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S</m:t>
              </m:r>
            </m:e>
            <m:sub>
              <m:r>
                <w:rPr>
                  <w:rFonts w:ascii="Cambria Math" w:hAnsi="Cambria Math" w:eastAsia="Cambria Math" w:cs="Cambria Math"/>
                  <w:sz w:val="22"/>
                  <w:szCs w:val="22"/>
                </w:rPr>
                <m:t>h</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r>
            <w:rPr>
              <w:rFonts w:ascii="Cambria Math" w:hAnsi="Cambria Math" w:eastAsia="Cambria Math" w:cs="Cambria Math"/>
              <w:sz w:val="22"/>
              <w:szCs w:val="22"/>
            </w:rPr>
            <m:t>.</m:t>
          </m:r>
        </m:oMath>
      </m:oMathPara>
    </w:p>
    <w:p w:rsidR="00CB3150" w:rsidP="0064739C" w:rsidRDefault="0064739C" w14:paraId="55BBCEF8" w14:textId="77777777">
      <w:pPr>
        <w:pStyle w:val="BodyText"/>
      </w:pPr>
      <w:r w:rsidRPr="0064739C">
        <w:t xml:space="preserve">Thus, holding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oMath>
      <w:r w:rsidRPr="0064739C">
        <w:t xml:space="preserve"> fixed, an increase in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oMath>
      <w:r w:rsidRPr="0064739C">
        <w:t xml:space="preserve"> always improves </w:t>
      </w:r>
      <m:oMath>
        <m:r>
          <w:rPr>
            <w:rFonts w:ascii="Cambria Math" w:hAnsi="Cambria Math" w:eastAsia="Cambria Math" w:cs="Cambria Math"/>
            <w:sz w:val="22"/>
            <w:szCs w:val="22"/>
          </w:rPr>
          <m:t>i</m:t>
        </m:r>
      </m:oMath>
      <w:r w:rsidRPr="0064739C">
        <w:t xml:space="preserve">’s standing relative to that teammate, even in a parameter regime where </w:t>
      </w:r>
      <m:oMath>
        <m:r>
          <w:rPr>
            <w:rFonts w:ascii="Cambria Math" w:hAnsi="Cambria Math" w:eastAsia="Cambria Math" w:cs="Cambria Math"/>
            <w:sz w:val="22"/>
            <w:szCs w:val="22"/>
          </w:rPr>
          <m:t>i</m:t>
        </m:r>
      </m:oMath>
      <w:r w:rsidRPr="0064739C">
        <w:t>’s own adjusted score decreases.</w:t>
      </w:r>
    </w:p>
    <w:p w:rsidR="00CB3150" w:rsidRDefault="00670B8B" w14:paraId="20FFDD75" w14:textId="77777777">
      <w:pPr>
        <w:pStyle w:val="Heading2"/>
        <w:numPr>
          <w:ilvl w:val="1"/>
          <w:numId w:val="18"/>
        </w:numPr>
      </w:pPr>
      <w:bookmarkStart w:name="scarcity-and-the-selection-margin" w:id="895"/>
      <w:bookmarkEnd w:id="888"/>
      <w:r>
        <w:t>Scarcity and the selection margin</w:t>
      </w:r>
    </w:p>
    <w:p w:rsidRPr="00471E0D" w:rsidR="00471E0D" w:rsidP="00471E0D" w:rsidRDefault="009A1126" w14:paraId="12DF916C" w14:textId="77777777">
      <w:r>
        <w:t xml:space="preserve">We focus on advancement under scarce opportunities, where meeting a qualification standard does not guarantee selection.  </w:t>
      </w:r>
      <w:r w:rsidRPr="00471E0D" w:rsidR="00471E0D">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rsidRPr="00471E0D" w:rsidR="00471E0D" w:rsidP="00471E0D" w:rsidRDefault="00471E0D" w14:paraId="25DA8D64" w14:textId="77777777">
      <w:commentRangeStart w:id="1928031486"/>
      <w:r w:rsidRPr="00471E0D">
        <w:rPr/>
        <w:t xml:space="preserve">Let </w:t>
      </w:r>
      <m:oMath>
        <m:r>
          <w:rPr>
            <w:rFonts w:ascii="Cambria Math" w:hAnsi="Cambria Math" w:eastAsia="Cambria Math" w:cs="Cambria Math"/>
            <w:sz w:val="22"/>
            <w:szCs w:val="22"/>
          </w:rPr>
          <m:t>N</m:t>
        </m:r>
      </m:oMath>
      <w:r w:rsidRPr="00471E0D">
        <w:rPr/>
        <w:t xml:space="preserve"> denote the number of individuals competing for </w:t>
      </w:r>
      <m:oMath>
        <m:r>
          <w:rPr>
            <w:rFonts w:ascii="Cambria Math" w:hAnsi="Cambria Math" w:eastAsia="Cambria Math" w:cs="Cambria Math"/>
            <w:sz w:val="22"/>
            <w:szCs w:val="22"/>
          </w:rPr>
          <m:t>K</m:t>
        </m:r>
      </m:oMath>
      <w:r w:rsidRPr="00471E0D">
        <w:rPr/>
        <w:t xml:space="preserve"> available places. </w:t>
      </w:r>
      <w:commentRangeEnd w:id="1928031486"/>
      <w:r>
        <w:rPr>
          <w:rStyle w:val="CommentReference"/>
        </w:rPr>
        <w:commentReference w:id="1928031486"/>
      </w:r>
      <w:r w:rsidR="01106CC0">
        <w:rPr/>
        <w:t xml:space="preserve">The selection fraction </w:t>
      </w:r>
      <m:oMath>
        <m:r>
          <w:rPr>
            <w:rFonts w:ascii="Cambria Math" w:hAnsi="Cambria Math" w:eastAsia="Cambria Math" w:cs="Cambria Math"/>
            <w:sz w:val="22"/>
            <w:szCs w:val="22"/>
          </w:rPr>
          <m:t>K/N</m:t>
        </m:r>
      </m:oMath>
      <w:r w:rsidRPr="00471E0D">
        <w:rPr/>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rsidRPr="00471E0D" w:rsidR="00432E89" w:rsidP="00471E0D" w:rsidRDefault="00432E89" w14:paraId="4C6EEECC" w14:textId="77777777">
      <w:r w:rsidRPr="00432E89">
        <w:rPr/>
        <w:t xml:space="preserve">T</w:t>
      </w:r>
      <w:commentRangeStart w:id="1088953118"/>
      <w:r w:rsidR="56697F51">
        <w:rPr/>
        <w:t xml:space="preserve">he competitive-relevance threshold </w:t>
      </w:r>
      <m:oMath>
        <m:r>
          <w:rPr>
            <w:rFonts w:ascii="Cambria Math" w:hAnsi="Cambria Math" w:eastAsia="Cambria Math" w:cs="Cambria Math"/>
            <w:sz w:val="22"/>
            <w:szCs w:val="22"/>
          </w:rPr>
          <m:t>θ</m:t>
        </m:r>
      </m:oMath>
      <w:r w:rsidRPr="00432E89">
        <w:rPr/>
        <w:t xml:space="preserve"> gives us a way to represent this difference.</w:t>
      </w:r>
      <w:commentRangeEnd w:id="1088953118"/>
      <w:r>
        <w:rPr>
          <w:rStyle w:val="CommentReference"/>
        </w:rPr>
        <w:commentReference w:id="1088953118"/>
      </w:r>
      <w:r w:rsidR="56697F51">
        <w:rPr/>
        <w:t xml:space="preserve"> It identifies the performance level around which individuals become substantially relevant to the competitive field. For the competitive settings motivating this model, we propose choosing </w:t>
      </w:r>
      <m:oMath>
        <m:r>
          <w:rPr>
            <w:rFonts w:ascii="Cambria Math" w:hAnsi="Cambria Math" w:eastAsia="Cambria Math" w:cs="Cambria Math"/>
            <w:sz w:val="22"/>
            <w:szCs w:val="22"/>
          </w:rPr>
          <m:t>θ</m:t>
        </m:r>
      </m:oMath>
      <w:r w:rsidRPr="00432E89">
        <w:rPr/>
        <w:t xml:space="preserve"> in relation to scarcity: holding the performance distribution fixed, a smaller selection fraction should generally correspond to a higher reference threshold. </w:t>
      </w:r>
      <w:r>
        <w:rP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rsidRPr="00471E0D" w:rsidR="00471E0D" w:rsidP="00471E0D" w:rsidRDefault="00A5330A" w14:paraId="56CBEE29" w14:textId="77777777">
      <w:r>
        <w:t xml:space="preserve">The competitive-relevance threshold </w:t>
      </w:r>
      <m:oMath>
        <m:r>
          <w:rPr>
            <w:rFonts w:ascii="Cambria Math" w:hAnsi="Cambria Math" w:eastAsia="Cambria Math" w:cs="Cambria Math"/>
            <w:sz w:val="22"/>
            <w:szCs w:val="22"/>
          </w:rPr>
          <m:t>θ</m:t>
        </m:r>
      </m:oMath>
      <w:r>
        <w:t xml:space="preserve"> identifies the performance level around which individuals count strongly toward roster pressure; it does not determine who ultimately receives a place.  </w:t>
      </w:r>
      <w:r w:rsidRPr="00471E0D" w:rsidR="00471E0D">
        <w:t xml:space="preserve">The threshold is used first to calculate competitive relevance and, from it, </w:t>
      </w:r>
      <w:r w:rsidRPr="00471E0D" w:rsidR="00471E0D">
        <w:t xml:space="preserve">each group’s roster pressure. Roster pressure then adjusts individual scores, after which the selection rule allocates the </w:t>
      </w:r>
      <m:oMath>
        <m:r>
          <w:rPr>
            <w:rFonts w:ascii="Cambria Math" w:hAnsi="Cambria Math" w:eastAsia="Cambria Math" w:cs="Cambria Math"/>
            <w:sz w:val="22"/>
            <w:szCs w:val="22"/>
          </w:rPr>
          <m:t>K</m:t>
        </m:r>
      </m:oMath>
      <w:r w:rsidR="004E37D4">
        <w:t xml:space="preserve"> </w:t>
      </w:r>
      <w:r w:rsidRPr="00471E0D" w:rsidR="00471E0D">
        <w:t xml:space="preserve">available places. An individual above </w:t>
      </w:r>
      <m:oMath>
        <m:r>
          <w:rPr>
            <w:rFonts w:ascii="Cambria Math" w:hAnsi="Cambria Math" w:eastAsia="Cambria Math" w:cs="Cambria Math"/>
            <w:sz w:val="22"/>
            <w:szCs w:val="22"/>
          </w:rPr>
          <m:t>θ</m:t>
        </m:r>
      </m:oMath>
      <w:r w:rsidRPr="00471E0D" w:rsidR="00471E0D">
        <w:t xml:space="preserve"> is therefore not guaranteed selection, and an individual below it is not automatically excluded. </w:t>
      </w:r>
      <w:r w:rsidR="00143374">
        <w:t xml:space="preserve">For finite positive </w:t>
      </w:r>
      <m:oMath>
        <m:r>
          <w:rPr>
            <w:rFonts w:ascii="Cambria Math" w:hAnsi="Cambria Math" w:eastAsia="Cambria Math" w:cs="Cambria Math"/>
            <w:sz w:val="22"/>
            <w:szCs w:val="22"/>
          </w:rPr>
          <m:t>γ</m:t>
        </m:r>
      </m:oMath>
      <w:r w:rsidR="00143374">
        <w:t xml:space="preserve">, competitive relevance changes smoothly around the threshold, with larger values of </w:t>
      </w:r>
      <m:oMath>
        <m:r>
          <w:rPr>
            <w:rFonts w:ascii="Cambria Math" w:hAnsi="Cambria Math" w:eastAsia="Cambria Math" w:cs="Cambria Math"/>
            <w:sz w:val="22"/>
            <w:szCs w:val="22"/>
          </w:rPr>
          <m:t>γ</m:t>
        </m:r>
      </m:oMath>
      <w:r w:rsidR="00143374">
        <w:t xml:space="preserve"> producing a sharper transition. Selection then depends on the adjusted scores and the selection rule.</w:t>
      </w:r>
    </w:p>
    <w:p w:rsidRPr="00471E0D" w:rsidR="00432E89" w:rsidP="00471E0D" w:rsidRDefault="00432E89" w14:paraId="687C83DE" w14:textId="3EE61F2A">
      <w:r>
        <w:rPr/>
        <w:t xml:space="preserve">Scarcity and competitive relevance therefore enter through distinct parameters. The number of places </w:t>
      </w:r>
      <m:oMath>
        <m:r>
          <w:rPr>
            <w:rFonts w:ascii="Cambria Math" w:hAnsi="Cambria Math" w:eastAsia="Cambria Math" w:cs="Cambria Math"/>
            <w:sz w:val="22"/>
            <w:szCs w:val="22"/>
          </w:rPr>
          <m:t>K</m:t>
        </m:r>
      </m:oMath>
      <w:r>
        <w:rPr/>
        <w:t xml:space="preserve"> directly limits how many individuals advance, while </w:t>
      </w:r>
      <m:oMath>
        <m:r>
          <w:rPr>
            <w:rFonts w:ascii="Cambria Math" w:hAnsi="Cambria Math" w:eastAsia="Cambria Math" w:cs="Cambria Math"/>
            <w:sz w:val="22"/>
            <w:szCs w:val="22"/>
          </w:rPr>
          <m:t>θ</m:t>
        </m:r>
      </m:oMath>
      <w:r>
        <w:rPr/>
        <w:t xml:space="preserve"> determines which performances contribute strongly to roster pressure. </w:t>
      </w:r>
      <w:commentRangeStart w:id="1977760823"/>
      <w:r w:rsidR="772B4E82">
        <w:rPr/>
        <w:t xml:space="preserve">Choosing </w:t>
      </w:r>
      <m:oMath>
        <m:r>
          <w:rPr>
            <w:rFonts w:ascii="Cambria Math" w:hAnsi="Cambria Math" w:eastAsia="Cambria Math" w:cs="Cambria Math"/>
            <w:sz w:val="22"/>
            <w:szCs w:val="22"/>
          </w:rPr>
          <m:t>θ</m:t>
        </m:r>
      </m:oMath>
      <w:r>
        <w:rPr/>
        <w:t xml:space="preserve"> in relation to </w:t>
      </w:r>
      <m:oMath>
        <m:r>
          <w:rPr>
            <w:rFonts w:ascii="Cambria Math" w:hAnsi="Cambria Math" w:eastAsia="Cambria Math" w:cs="Cambria Math"/>
            <w:sz w:val="22"/>
            <w:szCs w:val="22"/>
          </w:rPr>
          <m:t>K/N</m:t>
        </m:r>
      </m:oMath>
      <w:r>
        <w:rPr/>
        <w:t xml:space="preserve"> connects these two parts of the model, but doing so requires an explicit threshold rule</w:t>
      </w:r>
      <w:commentRangeEnd w:id="1977760823"/>
      <w:r>
        <w:rPr>
          <w:rStyle w:val="CommentReference"/>
        </w:rPr>
        <w:commentReference w:id="1977760823"/>
      </w:r>
      <w:r w:rsidR="772B4E82">
        <w:rPr/>
        <w:t xml:space="preserve">. </w:t>
      </w:r>
      <w:r w:rsidR="00A5330A">
        <w:fldChar w:fldCharType="begin"/>
      </w:r>
      <w:r w:rsidR="00A5330A">
        <w:instrText xml:space="preserve"> REF Chapter4Figure3 \h </w:instrText>
      </w:r>
      <w:r w:rsidR="00A5330A">
        <w:fldChar w:fldCharType="separate"/>
      </w:r>
      <w:r w:rsidR="00A62403">
        <w:rPr/>
        <w:t>Figure 4-</w:t>
      </w:r>
      <w:r w:rsidR="00A62403">
        <w:rPr>
          <w:noProof/>
        </w:rPr>
        <w:t>3</w:t>
      </w:r>
      <w:r w:rsidR="00A5330A">
        <w:fldChar w:fldCharType="end"/>
      </w:r>
      <w:r w:rsidR="009907A5">
        <w:rPr/>
        <w:t xml:space="preserve"> </w:t>
      </w:r>
      <w:r>
        <w:fldChar w:fldCharType="begin"/>
      </w:r>
      <w:r>
        <w:instrText>REF _Ref242970725 \p</w:instrText>
      </w:r>
      <w:r>
        <w:fldChar w:fldCharType="separate"/>
      </w:r>
      <w:r w:rsidR="00A62403">
        <w:rPr/>
        <w:t>below</w:t>
      </w:r>
      <w:r>
        <w:fldChar w:fldCharType="end"/>
      </w:r>
      <w:r>
        <w:rPr/>
        <w:t xml:space="preserve"> illustrates one such rule without establishing it as the general specification.</w:t>
      </w:r>
    </w:p>
    <w:p w:rsidRPr="00471E0D" w:rsidR="00A5330A" w:rsidP="00471E0D" w:rsidRDefault="00A5330A" w14:paraId="0BDBC7D9" w14:textId="77777777">
      <w:r>
        <w:t xml:space="preserve">A lower roster-pressure value does not necessarily mean that advancement has become easier. With performances and </w:t>
      </w:r>
      <m:oMath>
        <m:r>
          <w:rPr>
            <w:rFonts w:ascii="Cambria Math" w:hAnsi="Cambria Math" w:eastAsia="Cambria Math" w:cs="Cambria Math"/>
            <w:sz w:val="22"/>
            <w:szCs w:val="22"/>
          </w:rPr>
          <m:t>γ</m:t>
        </m:r>
      </m:oMath>
      <w:r>
        <w:t xml:space="preserve"> held fixed, a higher </w:t>
      </w:r>
      <m:oMath>
        <m:r>
          <w:rPr>
            <w:rFonts w:ascii="Cambria Math" w:hAnsi="Cambria Math" w:eastAsia="Cambria Math" w:cs="Cambria Math"/>
            <w:sz w:val="22"/>
            <w:szCs w:val="22"/>
          </w:rPr>
          <m:t>θ</m:t>
        </m:r>
      </m:oMath>
      <w: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rsidRPr="00471E0D" w:rsidR="00432E89" w:rsidP="00471E0D" w:rsidRDefault="00A5330A" w14:paraId="098E8E67" w14:textId="77777777">
      <w:r>
        <w:t xml:space="preserve">To isolate the effect of the congestion adjustment, we compare performance-only scoring with congestion-adjusted scoring while holding the population, group memberships, and number of available places fixed.  </w:t>
      </w:r>
      <w:r w:rsidR="00432E89">
        <w:t xml:space="preserve">We specify </w:t>
      </w:r>
      <m:oMath>
        <m:r>
          <w:rPr>
            <w:rFonts w:ascii="Cambria Math" w:hAnsi="Cambria Math" w:eastAsia="Cambria Math" w:cs="Cambria Math"/>
            <w:sz w:val="22"/>
            <w:szCs w:val="22"/>
          </w:rPr>
          <m:t>θ</m:t>
        </m:r>
      </m:oMath>
      <w:r w:rsidR="00432E89">
        <w:t xml:space="preserve">, </w:t>
      </w:r>
      <m:oMath>
        <m:r>
          <w:rPr>
            <w:rFonts w:ascii="Cambria Math" w:hAnsi="Cambria Math" w:eastAsia="Cambria Math" w:cs="Cambria Math"/>
            <w:sz w:val="22"/>
            <w:szCs w:val="22"/>
          </w:rPr>
          <m:t>γ</m:t>
        </m:r>
      </m:oMath>
      <w:r w:rsidR="00432E89">
        <w:t xml:space="preserve">, and </w:t>
      </w:r>
      <m:oMath>
        <m:r>
          <w:rPr>
            <w:rFonts w:ascii="Cambria Math" w:hAnsi="Cambria Math" w:eastAsia="Cambria Math" w:cs="Cambria Math"/>
            <w:sz w:val="22"/>
            <w:szCs w:val="22"/>
          </w:rPr>
          <m:t>λ</m:t>
        </m:r>
      </m:oMath>
      <w:r w:rsidR="00432E89">
        <w:t xml:space="preserve"> for the congestion-adjusted calculation and compare its selected set with the performance-only benchmark. Under deterministic top-</w:t>
      </w:r>
      <m:oMath>
        <m:r>
          <w:rPr>
            <w:rFonts w:ascii="Cambria Math" w:hAnsi="Cambria Math" w:eastAsia="Cambria Math" w:cs="Cambria Math"/>
            <w:sz w:val="22"/>
            <w:szCs w:val="22"/>
          </w:rPr>
          <m:t>K</m:t>
        </m:r>
      </m:oMath>
      <w:r w:rsidR="00432E89">
        <w:t xml:space="preserve"> selection, differences between those sets arise from the score adjustment. When comparing these differences across levels of scarcity, we must also state whether and how the threshold changes.</w:t>
      </w:r>
    </w:p>
    <w:p w:rsidRPr="00471E0D" w:rsidR="00471E0D" w:rsidP="00471E0D" w:rsidRDefault="00471E0D" w14:paraId="3CF9AC3B" w14:textId="77777777">
      <w:r w:rsidR="25AC1784">
        <w:rPr/>
        <w:t xml:space="preserve">For example, suppose ten places are available and eight individuals are selected under both scoring rules. Two previously selected individuals lose their places, and two others gain them. We count this as two replaced places. Let </w:t>
      </w:r>
      <m:oMath xmlns:m="http://schemas.openxmlformats.org/officeDocument/2006/math">
        <m:r xmlns:m="http://schemas.openxmlformats.org/officeDocument/2006/math">
          <w:rPr xmlns:w="http://schemas.openxmlformats.org/wordprocessingml/2006/main">
            <w:rFonts w:ascii="Cambria Math" w:hAnsi="Cambria Math" w:eastAsia="Cambria Math" w:cs="Cambria Math"/>
            <w:sz w:val="22"/>
            <w:szCs w:val="22"/>
          </w:rPr>
          <m:t xmlns:m="http://schemas.openxmlformats.org/officeDocument/2006/math">W</m:t>
        </m:r>
      </m:oMath>
      <w:r w:rsidR="25AC1784">
        <w:rPr/>
        <w:t xml:space="preserve"> and </w:t>
      </w:r>
      <m:oMath xmlns:m="http://schemas.openxmlformats.org/officeDocument/2006/math">
        <m:r xmlns:m="http://schemas.openxmlformats.org/officeDocument/2006/math">
          <w:rPr xmlns:w="http://schemas.openxmlformats.org/wordprocessingml/2006/main">
            <w:rFonts w:ascii="Cambria Math" w:hAnsi="Cambria Math" w:eastAsia="Cambria Math" w:cs="Cambria Math"/>
            <w:sz w:val="22"/>
            <w:szCs w:val="22"/>
          </w:rPr>
          <m:t xmlns:m="http://schemas.openxmlformats.org/officeDocument/2006/math">W'</m:t>
        </m:r>
      </m:oMath>
      <w:r w:rsidR="25AC1784">
        <w:rPr/>
        <w:t xml:space="preserve"> denote the sets selected under performance-only and congestion-adjusted scoring, respectively. Their intersection, </w:t>
      </w:r>
      <m:oMath xmlns:m="http://schemas.openxmlformats.org/officeDocument/2006/math">
        <m:r xmlns:m="http://schemas.openxmlformats.org/officeDocument/2006/math">
          <w:rPr xmlns:w="http://schemas.openxmlformats.org/wordprocessingml/2006/main">
            <w:rFonts w:ascii="Cambria Math" w:hAnsi="Cambria Math" w:eastAsia="Cambria Math" w:cs="Cambria Math"/>
            <w:sz w:val="22"/>
            <w:szCs w:val="22"/>
          </w:rPr>
          <m:t xmlns:m="http://schemas.openxmlformats.org/officeDocument/2006/math">W∩W'</m:t>
        </m:r>
      </m:oMath>
      <w:r w:rsidR="25AC1784">
        <w:rPr/>
        <w:t xml:space="preserve">, contains those selected under both rules. Using vertical bars to denote the </w:t>
      </w:r>
      <w:r w:rsidR="25AC1784">
        <w:rPr/>
        <w:t>cardinality of</w:t>
      </w:r>
      <w:r w:rsidR="25AC1784">
        <w:rPr/>
        <w:t xml:space="preserve"> a set, </w:t>
      </w:r>
      <w:commentRangeStart w:id="33914389"/>
      <w:r w:rsidR="25AC1784">
        <w:rPr/>
        <w:t>the number of replaced places</w:t>
      </w:r>
      <w:commentRangeEnd w:id="33914389"/>
      <w:r>
        <w:rPr>
          <w:rStyle w:val="CommentReference"/>
        </w:rPr>
        <w:commentReference w:id="33914389"/>
      </w:r>
      <w:r w:rsidR="25AC1784">
        <w:rPr/>
        <w:t xml:space="preser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2DECDCF" w14:textId="77777777">
        <w:trPr>
          <w:cantSplit/>
        </w:trPr>
        <w:tc>
          <w:tcPr>
            <w:tcW w:w="8496" w:type="dxa"/>
            <w:vAlign w:val="center"/>
          </w:tcPr>
          <w:p w:rsidRPr="00674971" w:rsidR="00471E0D" w:rsidP="00471E0D" w:rsidRDefault="004E37D4" w14:paraId="515130B8" w14:textId="77777777">
            <w:pPr>
              <w:rPr>
                <w:rFonts w:ascii="Cambria Math" w:hAnsi="Cambria Math"/>
                <w:sz w:val="22"/>
              </w:rPr>
            </w:pPr>
            <m:oMathPara>
              <m:oMath>
                <m:r>
                  <w:rPr>
                    <w:rFonts w:ascii="Cambria Math" w:hAnsi="Cambria Math" w:eastAsia="Cambria Math" w:cs="Cambria Math"/>
                    <w:sz w:val="22"/>
                    <w:szCs w:val="22"/>
                  </w:rPr>
                  <m:t>D=K-</m:t>
                </m:r>
                <m:d>
                  <m:dPr>
                    <m:begChr m:val="|"/>
                    <m:endChr m:val="|"/>
                    <m:ctrlPr>
                      <w:rPr>
                        <w:rFonts w:ascii="Cambria Math" w:hAnsi="Cambria Math" w:eastAsia="Cambria Math" w:cs="Cambria Math"/>
                        <w:sz w:val="22"/>
                        <w:szCs w:val="22"/>
                      </w:rPr>
                    </m:ctrlPr>
                  </m:dPr>
                  <m:e>
                    <m:r>
                      <w:rPr>
                        <w:rFonts w:ascii="Cambria Math" w:hAnsi="Cambria Math" w:eastAsia="Cambria Math" w:cs="Cambria Math"/>
                        <w:sz w:val="22"/>
                        <w:szCs w:val="22"/>
                      </w:rPr>
                      <m:t>W∩W'</m:t>
                    </m:r>
                  </m:e>
                </m:d>
                <m:r>
                  <w:rPr>
                    <w:rFonts w:ascii="Cambria Math" w:hAnsi="Cambria Math" w:eastAsia="Cambria Math" w:cs="Cambria Math"/>
                    <w:sz w:val="22"/>
                    <w:szCs w:val="22"/>
                  </w:rPr>
                  <m:t>.</m:t>
                </m:r>
              </m:oMath>
            </m:oMathPara>
          </w:p>
        </w:tc>
        <w:tc>
          <w:tcPr>
            <w:tcW w:w="864" w:type="dxa"/>
            <w:vAlign w:val="center"/>
          </w:tcPr>
          <w:p w:rsidR="00D951E9" w:rsidRDefault="00670B8B" w14:paraId="32C6E227" w14:textId="3383F8AE">
            <w:pPr>
              <w:spacing w:after="0" w:line="240" w:lineRule="auto"/>
              <w:jc w:val="right"/>
            </w:pPr>
            <w:r>
              <w:t>(</w:t>
            </w:r>
            <w:bookmarkStart w:name="Eq_4_28" w:id="896"/>
            <w:r>
              <w:t>4.</w:t>
            </w:r>
            <w:r>
              <w:fldChar w:fldCharType="begin"/>
            </w:r>
            <w:r>
              <w:instrText> SEQ Equation \* ARABIC </w:instrText>
            </w:r>
            <w:r>
              <w:fldChar w:fldCharType="separate"/>
            </w:r>
            <w:r w:rsidR="00A62403">
              <w:rPr>
                <w:noProof/>
              </w:rPr>
              <w:t>27</w:t>
            </w:r>
            <w:r>
              <w:fldChar w:fldCharType="end"/>
            </w:r>
            <w:bookmarkEnd w:id="896"/>
            <w:r>
              <w:t>)</w:t>
            </w:r>
          </w:p>
        </w:tc>
      </w:tr>
    </w:tbl>
    <w:p w:rsidRPr="00C5784C" w:rsidR="00471E0D" w:rsidP="00C5784C" w:rsidRDefault="00471E0D" w14:paraId="088A374C" w14:textId="77777777">
      <w:pPr>
        <w:pStyle w:val="NormalWeb"/>
        <w:rPr>
          <w:color w:val="auto"/>
        </w:rPr>
      </w:pPr>
      <w:r w:rsidRPr="00471E0D">
        <w:t xml:space="preserve">For </w:t>
      </w:r>
      <m:oMath>
        <m:r>
          <w:rPr>
            <w:rFonts w:ascii="Cambria Math" w:hAnsi="Cambria Math" w:eastAsia="Cambria Math" w:cs="Cambria Math"/>
            <w:sz w:val="22"/>
            <w:szCs w:val="22"/>
          </w:rPr>
          <m:t>K&gt;0</m:t>
        </m:r>
      </m:oMath>
      <w:r w:rsidRPr="00471E0D">
        <w:t xml:space="preserve">, the fraction of available places that change hands is </w:t>
      </w:r>
      <m:oMath>
        <m:r>
          <w:rPr>
            <w:rFonts w:ascii="Cambria Math" w:hAnsi="Cambria Math" w:eastAsia="Cambria Math" w:cs="Cambria Math"/>
            <w:sz w:val="22"/>
            <w:szCs w:val="22"/>
          </w:rPr>
          <m:t>D/K</m:t>
        </m:r>
      </m:oMath>
      <w:r w:rsidRPr="00471E0D">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t>Greater scarcity does not necessarily produce a larger congestion effect. Whether it does must be examined under an explicitly stated rule for choosing the threshold.</w:t>
      </w:r>
    </w:p>
    <w:p w:rsidR="00B21393" w:rsidP="00471E0D" w:rsidRDefault="00B21393" w14:paraId="397821D2" w14:textId="0B4B33B4">
      <w:r>
        <w:fldChar w:fldCharType="begin"/>
      </w:r>
      <w:r>
        <w:instrText xml:space="preserve"> REF _Ref242736721 \h </w:instrText>
      </w:r>
      <w:r>
        <w:fldChar w:fldCharType="separate"/>
      </w:r>
      <w:r w:rsidR="00A62403">
        <w:t>Figure 4-</w:t>
      </w:r>
      <w:r w:rsidR="00A62403">
        <w:rPr>
          <w:noProof/>
        </w:rPr>
        <w:t>3</w:t>
      </w:r>
      <w:r>
        <w:fldChar w:fldCharType="end"/>
      </w:r>
      <w:r w:rsidR="009907A5">
        <w:t xml:space="preserve"> </w:t>
      </w:r>
      <w:r>
        <w:fldChar w:fldCharType="begin"/>
      </w:r>
      <w:r>
        <w:instrText>REF _Ref242970725 \p</w:instrText>
      </w:r>
      <w:r>
        <w:fldChar w:fldCharType="separate"/>
      </w:r>
      <w:r w:rsidR="00A62403">
        <w:t>below</w:t>
      </w:r>
      <w:r>
        <w:fldChar w:fldCharType="end"/>
      </w:r>
      <w:r>
        <w:t xml:space="preserve"> </w:t>
      </w:r>
      <w:r w:rsidR="00A5330A">
        <w:t xml:space="preserve">illustrates one possible rule for aligning the competitive-relevance threshold with scarcity, using the same nine individuals under two levels of scarcity.  </w:t>
      </w:r>
      <w:r>
        <w:t xml:space="preserve">For this example, we set </w:t>
      </w:r>
      <m:oMath>
        <m:r>
          <w:rPr>
            <w:rFonts w:ascii="Cambria Math" w:hAnsi="Cambria Math" w:eastAsia="Cambria Math" w:cs="Cambria Math"/>
            <w:sz w:val="22"/>
            <w:szCs w:val="22"/>
          </w:rPr>
          <m:t>θ</m:t>
        </m:r>
      </m:oMath>
      <w:r>
        <w:t xml:space="preserve"> at the empirical performance quantile corresponding to </w:t>
      </w:r>
      <m:oMath>
        <m:r>
          <w:rPr>
            <w:rFonts w:ascii="Cambria Math" w:hAnsi="Cambria Math" w:eastAsia="Cambria Math" w:cs="Cambria Math"/>
            <w:sz w:val="22"/>
            <w:szCs w:val="22"/>
          </w:rPr>
          <m:t>1-K/N</m:t>
        </m:r>
      </m:oMath>
      <w: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t xml:space="preserve">  This quantile rule specifies the alignment for this illustration; it is not a general rule adopted for every application.</w:t>
      </w:r>
    </w:p>
    <w:p w:rsidR="00B21393" w:rsidP="00C5784C" w:rsidRDefault="00B21393" w14:paraId="50B64C81" w14:textId="77777777">
      <w:pPr>
        <w:pStyle w:val="Illustration"/>
        <w:keepNext/>
      </w:pPr>
      <w:r>
        <w:rPr>
          <w:noProof/>
        </w:rPr>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4"/>
                    <a:stretch>
                      <a:fillRect/>
                    </a:stretch>
                  </pic:blipFill>
                  <pic:spPr>
                    <a:xfrm>
                      <a:off x="0" y="0"/>
                      <a:ext cx="5943600" cy="5196839"/>
                    </a:xfrm>
                    <a:prstGeom prst="rect">
                      <a:avLst/>
                    </a:prstGeom>
                  </pic:spPr>
                </pic:pic>
              </a:graphicData>
            </a:graphic>
          </wp:inline>
        </w:drawing>
      </w:r>
    </w:p>
    <w:p w:rsidRPr="00B21393" w:rsidR="00B21393" w:rsidP="00D8262B" w:rsidRDefault="00B21393" w14:paraId="7CA1DB2F" w14:textId="2F9133A0">
      <w:pPr>
        <w:pStyle w:val="Caption"/>
      </w:pPr>
      <w:bookmarkStart w:name="Chapter4Figure3" w:id="897"/>
      <w:bookmarkStart w:name="_Ref242736721" w:id="898"/>
      <w:bookmarkStart w:name="_Ref242970725" w:id="899"/>
      <w:r>
        <w:t>Figure 4-</w:t>
      </w:r>
      <w:r>
        <w:fldChar w:fldCharType="begin"/>
      </w:r>
      <w:r>
        <w:instrText>SEQ Figure \* ARABIC</w:instrText>
      </w:r>
      <w:r>
        <w:fldChar w:fldCharType="separate"/>
      </w:r>
      <w:r w:rsidR="00A62403">
        <w:rPr>
          <w:noProof/>
        </w:rPr>
        <w:t>3</w:t>
      </w:r>
      <w:r>
        <w:fldChar w:fldCharType="end"/>
      </w:r>
      <w:bookmarkEnd w:id="897"/>
      <w:bookmarkEnd w:id="898"/>
      <w:r>
        <w:t xml:space="preserve">. </w:t>
      </w:r>
      <w:r w:rsidRPr="00C5784C">
        <w:rPr>
          <w:rStyle w:val="CaptionTitle"/>
        </w:rPr>
        <w:t>Scarcity and competitive relevance change together.</w:t>
      </w:r>
      <w:r>
        <w:rPr>
          <w:rStyle w:val="CaptionTitle"/>
          <w:bCs w:val="0"/>
        </w:rPr>
        <w:t xml:space="preserve">  </w:t>
      </w:r>
      <w:r>
        <w:t xml:space="preserve">The same nine individuals compete for three places in the left column and one place in the right column. For this illustration, </w:t>
      </w:r>
      <m:oMath>
        <m:r>
          <w:rPr>
            <w:rFonts w:ascii="Cambria Math" w:hAnsi="Cambria Math" w:eastAsia="Cambria Math" w:cs="Cambria Math"/>
            <w:sz w:val="22"/>
            <w:szCs w:val="22"/>
          </w:rPr>
          <m:t>θ</m:t>
        </m:r>
      </m:oMath>
      <w:r>
        <w:t xml:space="preserve"> is the linearly interpolated empirical </w:t>
      </w:r>
      <m:oMath>
        <m:d>
          <m:dPr>
            <m:ctrlPr>
              <w:rPr>
                <w:rFonts w:ascii="Cambria Math" w:hAnsi="Cambria Math" w:eastAsia="Cambria Math" w:cs="Cambria Math"/>
                <w:sz w:val="22"/>
                <w:szCs w:val="22"/>
              </w:rPr>
            </m:ctrlPr>
          </m:dPr>
          <m:e>
            <m:r>
              <w:rPr>
                <w:rFonts w:ascii="Cambria Math" w:hAnsi="Cambria Math" w:eastAsia="Cambria Math" w:cs="Cambria Math"/>
                <w:sz w:val="22"/>
                <w:szCs w:val="22"/>
              </w:rPr>
              <m:t>1-K/N</m:t>
            </m:r>
          </m:e>
        </m:d>
      </m:oMath>
      <w:r>
        <w:t xml:space="preserve">-quantile of performance, while </w:t>
      </w:r>
      <m:oMath>
        <m:r>
          <w:rPr>
            <w:rFonts w:ascii="Cambria Math" w:hAnsi="Cambria Math" w:eastAsia="Cambria Math" w:cs="Cambria Math"/>
            <w:sz w:val="22"/>
            <w:szCs w:val="22"/>
          </w:rPr>
          <m:t>γ=2</m:t>
        </m:r>
      </m:oMath>
      <w:r>
        <w:t xml:space="preserve"> and </w:t>
      </w:r>
      <m:oMath>
        <m:r>
          <w:rPr>
            <w:rFonts w:ascii="Cambria Math" w:hAnsi="Cambria Math" w:eastAsia="Cambria Math" w:cs="Cambria Math"/>
            <w:sz w:val="22"/>
            <w:szCs w:val="22"/>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hAnsi="Cambria Math" w:eastAsia="Cambria Math" w:cs="Cambria Math"/>
            <w:sz w:val="22"/>
            <w:szCs w:val="22"/>
          </w:rPr>
          <m:t>D=1</m:t>
        </m:r>
      </m:oMath>
      <w:r>
        <w:t xml:space="preserve"> and </w:t>
      </w:r>
      <m:oMath>
        <m:r>
          <w:rPr>
            <w:rFonts w:ascii="Cambria Math" w:hAnsi="Cambria Math" w:eastAsia="Cambria Math" w:cs="Cambria Math"/>
            <w:sz w:val="22"/>
            <w:szCs w:val="22"/>
          </w:rPr>
          <m:t>D/K=1/3</m:t>
        </m:r>
      </m:oMath>
      <w:r>
        <w:t xml:space="preserve">. With one place, P4 replaces P1, giving </w:t>
      </w:r>
      <m:oMath>
        <m:r>
          <w:rPr>
            <w:rFonts w:ascii="Cambria Math" w:hAnsi="Cambria Math" w:eastAsia="Cambria Math" w:cs="Cambria Math"/>
            <w:sz w:val="22"/>
            <w:szCs w:val="22"/>
          </w:rPr>
          <m:t>D=1</m:t>
        </m:r>
      </m:oMath>
      <w:r>
        <w:t xml:space="preserve"> and </w:t>
      </w:r>
      <m:oMath>
        <m:r>
          <w:rPr>
            <w:rFonts w:ascii="Cambria Math" w:hAnsi="Cambria Math" w:eastAsia="Cambria Math" w:cs="Cambria Math"/>
            <w:sz w:val="22"/>
            <w:szCs w:val="22"/>
          </w:rPr>
          <m:t>D/K=1</m:t>
        </m:r>
      </m:oMath>
      <w:r>
        <w:t>. This constructed example illustrates an aligned threshold rule; it does not establish that greater scarcity necessarily increases the congestion effect.</w:t>
      </w:r>
      <w:bookmarkEnd w:id="899"/>
    </w:p>
    <w:p w:rsidR="00CB3150" w:rsidP="00AB7FFC" w:rsidRDefault="00A5330A" w14:paraId="6862909C" w14:textId="6830D2DA">
      <w:r>
        <w:t xml:space="preserve">Under stochastic selection, changes in the winners can reflect both the congestion adjustment and selection randomness. Exactly </w:t>
      </w:r>
      <m:oMath>
        <m:r>
          <w:rPr>
            <w:rFonts w:ascii="Cambria Math" w:hAnsi="Cambria Math"/>
            <w:sz w:val="22"/>
            <w:szCs w:val="22"/>
            <w:rPrChange w:author="Levine, Charles Roger (dzk3ja)" w:date="2026-10-22T09:21:00Z" w16du:dateUtc="2026-10-22T13:21:00Z" w:id="900">
              <w:rPr>
                <w:rFonts w:ascii="Cambria Math" w:hAnsi="Cambria Math"/>
              </w:rPr>
            </w:rPrChange>
          </w:rPr>
          <m:t>K</m:t>
        </m:r>
      </m:oMath>
      <w:r>
        <w:t xml:space="preserve">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rsidR="00CB3150" w:rsidRDefault="00B21393" w14:paraId="28529826" w14:textId="77777777">
      <w:pPr>
        <w:pStyle w:val="Heading2"/>
        <w:numPr>
          <w:ilvl w:val="1"/>
          <w:numId w:val="18"/>
        </w:numPr>
        <w:rPr/>
      </w:pPr>
      <w:bookmarkStart w:name="Xa069076e58659a3b4bc8e27a3dcbab40ab45238" w:id="901"/>
      <w:bookmarkEnd w:id="895"/>
      <w:commentRangeStart w:id="1606966725"/>
      <w:r w:rsidR="417C3E19">
        <w:rPr/>
        <w:t>Interpreting selection patterns across group environments</w:t>
      </w:r>
      <w:commentRangeEnd w:id="1606966725"/>
      <w:r>
        <w:rPr>
          <w:rStyle w:val="CommentReference"/>
        </w:rPr>
        <w:commentReference w:id="1606966725"/>
      </w:r>
    </w:p>
    <w:p w:rsidRPr="000B421F" w:rsidR="000B421F" w:rsidP="000B421F" w:rsidRDefault="000B421F" w14:paraId="03A3BDBA" w14:textId="77777777">
      <w:r w:rsidRPr="000B421F">
        <w:rPr>
          <w:b/>
          <w:bCs/>
        </w:rPr>
        <w:t>A selection curve shows how frequently individuals advance across different group environments, but it does not by itself explain why those rates differ.</w:t>
      </w:r>
      <w:r w:rsidRPr="000B421F">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rsidRPr="000B421F" w:rsidR="000B421F" w:rsidP="000B421F" w:rsidRDefault="000B421F" w14:paraId="3BB24CD5" w14:textId="77777777">
      <w:r w:rsidRPr="000B421F">
        <w:rPr>
          <w:b/>
          <w:bCs/>
        </w:rPr>
        <w:t>Neither a rising curve nor a downturn establishes the effect of congestion on its own.</w:t>
      </w:r>
      <w:r w:rsidRPr="000B421F">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rsidRPr="000B421F" w:rsidR="000B421F" w:rsidP="000B421F" w:rsidRDefault="000B421F" w14:paraId="423A4D10" w14:textId="77777777">
      <w:r w:rsidRPr="000B421F">
        <w:rPr>
          <w:b/>
          <w:bCs/>
        </w:rPr>
        <w:t>To examine the role of group environment more closely, we compare individuals with similar performance.</w:t>
      </w:r>
      <w:r w:rsidRPr="000B421F">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rsidRPr="000B421F" w:rsidR="000B421F" w:rsidP="000B421F" w:rsidRDefault="000B421F" w14:paraId="51AB35CE" w14:textId="77777777">
      <w:commentRangeStart w:id="152978552"/>
      <w:r w:rsidRPr="000B421F">
        <w:rPr>
          <w:b w:val="1"/>
          <w:bCs w:val="1"/>
        </w:rPr>
        <w:t>The group average used on the horizontal axis is different from the roster pressure used in scoring.</w:t>
      </w:r>
      <w:commentRangeEnd w:id="152978552"/>
      <w:r>
        <w:rPr>
          <w:rStyle w:val="CommentReference"/>
        </w:rPr>
        <w:commentReference w:id="152978552"/>
      </w:r>
      <w:r w:rsidRPr="000B421F">
        <w:rPr/>
        <w:t xml:space="preserve"> The group mean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oMath>
      <w:r w:rsidRPr="000B421F">
        <w:rPr/>
        <w:t xml:space="preserve"> averages members’ performance values. Roster pressure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oMath>
      <w:r w:rsidRPr="000B421F">
        <w:rPr/>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oMath>
      <w:r w:rsidRPr="000B421F">
        <w:rPr/>
        <w:t xml:space="preserve"> therefore compares selection across groups with different average performance; it does not directly show how selection varies with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oMath>
      <w:r w:rsidRPr="000B421F">
        <w:rPr/>
        <w:t>.</w:t>
      </w:r>
    </w:p>
    <w:p w:rsidRPr="000B421F" w:rsidR="000B421F" w:rsidP="000B421F" w:rsidRDefault="000B421F" w14:paraId="303BF541" w14:textId="77777777">
      <w:r w:rsidRPr="000B421F">
        <w:rPr>
          <w:b/>
          <w:bCs/>
        </w:rPr>
        <w:t>Individuals whose scores place them near the selection boundary are especially informative because a congestion adjustment may change whether they advance.</w:t>
      </w:r>
      <w:r w:rsidRPr="000B421F">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Pr>
        <w:t>band of excellence</w:t>
      </w:r>
      <w:r w:rsidRPr="000B421F">
        <w:t>. Its location is an empirical or model-specific question: the relevant performance range depends on scarcity, roster pressure, and the resulting score distribution. A fixed percentile band should not be assumed to identify these individuals in every setting.</w:t>
      </w:r>
    </w:p>
    <w:p w:rsidR="00C21D63" w:rsidRDefault="00670B8B" w14:paraId="073C9B27" w14:textId="4B36644E">
      <w:pPr>
        <w:pStyle w:val="BodyText"/>
      </w:pPr>
      <w:r>
        <w:t xml:space="preserve">Strong sensitivity in roster pressure does not necessarily produce a change in the selected set. Under deterministic selection, an affected candidate must cross the selection boundary before their advancement outcome changes. The teammate generating the largest marginal increase in roster pressure and the player whose place is lost need not be the same individual. Appendix </w:t>
      </w:r>
      <w:r>
        <w:fldChar w:fldCharType="begin"/>
      </w:r>
      <w:r>
        <w:instrText xml:space="preserve"> REF SensitivityAppendixSection \w \h </w:instrText>
      </w:r>
      <w:r>
        <w:fldChar w:fldCharType="separate"/>
      </w:r>
      <w:r w:rsidR="00A62403">
        <w:t>4A.7</w:t>
      </w:r>
      <w:r>
        <w:fldChar w:fldCharType="end"/>
      </w:r>
      <w:r>
        <w:t xml:space="preserve"> derives this connection.</w:t>
      </w:r>
    </w:p>
    <w:p w:rsidRPr="000B421F" w:rsidR="000B421F" w:rsidP="000B421F" w:rsidRDefault="000B421F" w14:paraId="3B18E728" w14:textId="77777777">
      <w:r w:rsidRPr="000B421F">
        <w:rPr>
          <w:b/>
          <w:bCs/>
        </w:rPr>
        <w:t>A plotted rate is easier to interpret when we know how many individuals and groups support it.</w:t>
      </w:r>
      <w:r w:rsidRPr="000B421F">
        <w:t xml:space="preserve"> If only a few individuals occupy a particular combination of performance band and group environment, changing one selection outcome can substantially change the observed rate. A point based on many individuals from a single </w:t>
      </w:r>
      <w:r w:rsidRPr="000B421F">
        <w:t>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rsidR="00AC0AA7" w:rsidP="000B421F" w:rsidRDefault="000B421F" w14:paraId="4568C804" w14:textId="77777777">
      <w:r w:rsidRPr="000B421F">
        <w:rPr>
          <w:b/>
          <w:bCs/>
        </w:rPr>
        <w:t>These summaries provide complementary views of the model’s behavior.</w:t>
      </w:r>
      <w:r w:rsidRPr="000B421F">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hAnsi="Cambria Math" w:eastAsia="Cambria Math" w:cs="Cambria Math"/>
            <w:sz w:val="22"/>
            <w:szCs w:val="22"/>
          </w:rPr>
          <m:t>K</m:t>
        </m:r>
      </m:oMath>
      <w:r w:rsidRPr="000B421F">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rsidR="00AC0AA7" w:rsidP="000B421F" w:rsidRDefault="00AC0AA7" w14:paraId="5FCE1D2A" w14:textId="45ABC290">
      <w:r>
        <w:t xml:space="preserve">An overall selection curve can conceal patterns within particular performance bands. </w:t>
      </w:r>
      <w:r>
        <w:fldChar w:fldCharType="begin"/>
      </w:r>
      <w:r>
        <w:instrText xml:space="preserve"> REF _Ref242801844 \h </w:instrText>
      </w:r>
      <w:r>
        <w:fldChar w:fldCharType="separate"/>
      </w:r>
      <w:r w:rsidR="00A62403">
        <w:t>Figure 4-</w:t>
      </w:r>
      <w:r w:rsidR="00A62403">
        <w:rPr>
          <w:noProof/>
        </w:rPr>
        <w:t>4</w:t>
      </w:r>
      <w:r>
        <w:fldChar w:fldCharType="end"/>
      </w:r>
      <w:r>
        <w:t xml:space="preserve"> </w:t>
      </w:r>
      <w:r>
        <w:fldChar w:fldCharType="begin"/>
      </w:r>
      <w:r>
        <w:instrText>REF _Ref242970800 \p</w:instrText>
      </w:r>
      <w:r>
        <w:fldChar w:fldCharType="separate"/>
      </w:r>
      <w:r w:rsidR="00A62403">
        <w:t>below</w:t>
      </w:r>
      <w:r>
        <w:fldChar w:fldCharType="end"/>
      </w:r>
      <w: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information about sample size and uncertainty. It does not establish that congestion caused the observed pattern.</w:t>
      </w:r>
    </w:p>
    <w:p w:rsidR="00AC0AA7" w:rsidP="000B421F" w:rsidRDefault="00AC0AA7" w14:paraId="0141BAB0" w14:textId="77777777"/>
    <w:p w:rsidR="00AC0AA7" w:rsidP="00C5784C" w:rsidRDefault="00AC0AA7" w14:paraId="51A3B107" w14:textId="77777777">
      <w:pPr>
        <w:pStyle w:val="Illustration"/>
        <w:keepNext/>
      </w:pPr>
      <w:r>
        <w:rPr>
          <w:noProof/>
        </w:rPr>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5"/>
                    <a:stretch>
                      <a:fillRect/>
                    </a:stretch>
                  </pic:blipFill>
                  <pic:spPr>
                    <a:xfrm>
                      <a:off x="0" y="0"/>
                      <a:ext cx="5943600" cy="2858135"/>
                    </a:xfrm>
                    <a:prstGeom prst="rect">
                      <a:avLst/>
                    </a:prstGeom>
                  </pic:spPr>
                </pic:pic>
              </a:graphicData>
            </a:graphic>
          </wp:inline>
        </w:drawing>
      </w:r>
    </w:p>
    <w:p w:rsidR="00AC0AA7" w:rsidP="00AC0AA7" w:rsidRDefault="00AC0AA7" w14:paraId="0FCB3123" w14:textId="6E23F00B">
      <w:pPr>
        <w:pStyle w:val="Caption"/>
      </w:pPr>
      <w:bookmarkStart w:name="_Ref242801844" w:id="902"/>
      <w:bookmarkStart w:name="_Ref242970800" w:id="903"/>
      <w:r>
        <w:t>Figure 4-</w:t>
      </w:r>
      <w:r>
        <w:fldChar w:fldCharType="begin"/>
      </w:r>
      <w:r>
        <w:instrText>SEQ Figure \* ARABIC</w:instrText>
      </w:r>
      <w:r>
        <w:fldChar w:fldCharType="separate"/>
      </w:r>
      <w:r w:rsidR="00A62403">
        <w:rPr>
          <w:noProof/>
        </w:rPr>
        <w:t>4</w:t>
      </w:r>
      <w:r>
        <w:fldChar w:fldCharType="end"/>
      </w:r>
      <w:bookmarkEnd w:id="902"/>
      <w:r>
        <w:t xml:space="preserve"> </w:t>
      </w:r>
      <w:r>
        <w:rPr>
          <w:rStyle w:val="CaptionTitle"/>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winsorization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bookmarkEnd w:id="903"/>
    </w:p>
    <w:p w:rsidR="00CB3150" w:rsidP="000B421F" w:rsidRDefault="00890411" w14:paraId="0128D79F" w14:textId="480A9B31">
      <w:r>
        <w:t xml:space="preserve">We can also examine selection within two differently defined bands of strong individual performance. </w:t>
      </w:r>
      <w:r>
        <w:fldChar w:fldCharType="begin"/>
      </w:r>
      <w:r>
        <w:instrText xml:space="preserve"> REF _Ref242867911 \h </w:instrText>
      </w:r>
      <w:r>
        <w:fldChar w:fldCharType="separate"/>
      </w:r>
      <w:r w:rsidR="00A62403">
        <w:t>Figure 4-</w:t>
      </w:r>
      <w:r w:rsidR="00A62403">
        <w:rPr>
          <w:noProof/>
        </w:rPr>
        <w:t>5</w:t>
      </w:r>
      <w:r>
        <w:fldChar w:fldCharType="end"/>
      </w:r>
      <w:r>
        <w:t xml:space="preserve"> </w:t>
      </w:r>
      <w:r>
        <w:fldChar w:fldCharType="begin"/>
      </w:r>
      <w:r>
        <w:instrText>REF _Ref242970825 \p</w:instrText>
      </w:r>
      <w:r>
        <w:fldChar w:fldCharType="separate"/>
      </w:r>
      <w:r w:rsidR="00A62403">
        <w:t>below</w:t>
      </w:r>
      <w:r>
        <w:fldChar w:fldCharType="end"/>
      </w:r>
      <w: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rsidR="00890411" w:rsidP="00890411" w:rsidRDefault="00890411" w14:paraId="16E4A251" w14:textId="77777777">
      <w:pPr>
        <w:pStyle w:val="Illustration"/>
        <w:keepNext/>
      </w:pPr>
      <w:r>
        <w:rPr>
          <w:noProof/>
        </w:rPr>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6"/>
                    <a:stretch>
                      <a:fillRect/>
                    </a:stretch>
                  </pic:blipFill>
                  <pic:spPr>
                    <a:xfrm>
                      <a:off x="0" y="0"/>
                      <a:ext cx="5943600" cy="2795905"/>
                    </a:xfrm>
                    <a:prstGeom prst="rect">
                      <a:avLst/>
                    </a:prstGeom>
                  </pic:spPr>
                </pic:pic>
              </a:graphicData>
            </a:graphic>
          </wp:inline>
        </w:drawing>
      </w:r>
    </w:p>
    <w:p w:rsidR="00890411" w:rsidP="00890411" w:rsidRDefault="00890411" w14:paraId="5C33AFB4" w14:textId="5C32BFA4">
      <w:pPr>
        <w:pStyle w:val="Caption"/>
      </w:pPr>
      <w:bookmarkStart w:name="_Ref242867911" w:id="904"/>
      <w:bookmarkStart w:name="_Ref242970825" w:id="905"/>
      <w:r>
        <w:t>Figure 4-</w:t>
      </w:r>
      <w:r>
        <w:fldChar w:fldCharType="begin"/>
      </w:r>
      <w:r>
        <w:instrText>SEQ Figure \* ARABIC</w:instrText>
      </w:r>
      <w:r>
        <w:fldChar w:fldCharType="separate"/>
      </w:r>
      <w:r w:rsidR="00A62403">
        <w:rPr>
          <w:noProof/>
        </w:rPr>
        <w:t>5</w:t>
      </w:r>
      <w:r>
        <w:fldChar w:fldCharType="end"/>
      </w:r>
      <w:bookmarkEnd w:id="904"/>
      <w:r>
        <w:t xml:space="preserve"> </w:t>
      </w:r>
      <w:r>
        <w:rPr>
          <w:rStyle w:val="CaptionTitle"/>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bookmarkEnd w:id="905"/>
    </w:p>
    <w:p w:rsidR="00CB3150" w:rsidRDefault="00670B8B" w14:paraId="45E86D29" w14:textId="77777777">
      <w:pPr>
        <w:pStyle w:val="Heading1"/>
      </w:pPr>
      <w:bookmarkStart w:name="Xace9f33b90814f9bd53ece6c999c09ae207edc6" w:id="906"/>
      <w:bookmarkEnd w:id="876"/>
      <w:bookmarkEnd w:id="901"/>
      <w:r>
        <w:t>Generating artificial groups with controlled sorting</w:t>
      </w:r>
    </w:p>
    <w:p w:rsidRPr="00912BB1" w:rsidR="00912BB1" w:rsidP="00912BB1" w:rsidRDefault="00912BB1" w14:paraId="00B09B2F" w14:textId="77777777">
      <w:r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rsidR="00CB3150" w:rsidRDefault="00912BB1" w14:paraId="123E1306" w14:textId="77777777">
      <w:r w:rsidRPr="00912BB1">
        <w:t xml:space="preserve">The assignment procedure supplies these artificial environments for simulation. It allows us to vary the tendency of similar individuals to join the same group while preserving the number of individuals and each group’s roster capacity. Assignment is therefore a device for </w:t>
      </w:r>
      <w:r w:rsidRPr="00912BB1">
        <w:t>studying the consequences of group composition. The scoring and selection model can also operate on observed groups without generating new memberships</w:t>
      </w:r>
      <w:r>
        <w:t>.</w:t>
      </w:r>
    </w:p>
    <w:p w:rsidR="00CB3150" w:rsidRDefault="00912BB1" w14:paraId="726C8274" w14:textId="77777777">
      <w:pPr>
        <w:pStyle w:val="Heading2"/>
        <w:numPr>
          <w:ilvl w:val="1"/>
          <w:numId w:val="18"/>
        </w:numPr>
      </w:pPr>
      <w:bookmarkStart w:name="why-an-assignment-mechanism-is-needed" w:id="907"/>
      <w:r>
        <w:t>Representing individuals and groups</w:t>
      </w:r>
    </w:p>
    <w:p w:rsidRPr="00912BB1" w:rsidR="00912BB1" w:rsidP="00912BB1" w:rsidRDefault="00670B8B" w14:paraId="47D5871A" w14:textId="77777777">
      <w:r>
        <w:t xml:space="preserve">The assignment mechanism supplies controlled group memberships for simulation. Observed rosters already </w:t>
      </w:r>
      <w:r w:rsidRPr="00912BB1" w:rsidR="00912BB1">
        <w:t xml:space="preserve">We represent the population as a network containing two kinds of nodes: individuals and groups. A connection between an individual and a group indicates membership. This is a </w:t>
      </w:r>
      <w:r w:rsidRPr="00912BB1" w:rsidR="00912BB1">
        <w:rPr>
          <w:i/>
          <w:iCs/>
        </w:rPr>
        <w:t>bipartite network</w:t>
      </w:r>
      <w:r w:rsidRPr="00912BB1" w:rsidR="00912BB1">
        <w:t>: connections run between the two kinds of nodes. Each individual belongs to exactly one group during the modeled period.</w:t>
      </w:r>
    </w:p>
    <w:p w:rsidRPr="00912BB1" w:rsidR="00912BB1" w:rsidP="00912BB1" w:rsidRDefault="00912BB1" w14:paraId="65ACC257" w14:textId="77777777">
      <w:r w:rsidRPr="00912BB1">
        <w:t xml:space="preserve">Let </w:t>
      </w:r>
      <m:oMath>
        <m:r>
          <w:rPr>
            <w:rFonts w:ascii="Cambria Math" w:hAnsi="Cambria Math" w:eastAsia="Cambria Math" w:cs="Cambria Math"/>
            <w:sz w:val="22"/>
            <w:szCs w:val="22"/>
          </w:rPr>
          <m:t>J</m:t>
        </m:r>
      </m:oMath>
      <w:r w:rsidRPr="00912BB1">
        <w:t xml:space="preserve"> denote the number of groups and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oMath>
      <w:r w:rsidRPr="00912BB1">
        <w:t xml:space="preserve"> the specified capacity of group </w:t>
      </w:r>
      <m:oMath>
        <m:r>
          <w:rPr>
            <w:rFonts w:ascii="Cambria Math" w:hAnsi="Cambria Math" w:eastAsia="Cambria Math" w:cs="Cambria Math"/>
            <w:sz w:val="22"/>
            <w:szCs w:val="22"/>
          </w:rPr>
          <m:t>j</m:t>
        </m:r>
      </m:oMath>
      <w:r w:rsidRPr="00912BB1">
        <w:t>. These capacities are positive integers satisfying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9280189" w14:textId="77777777">
        <w:trPr>
          <w:cantSplit/>
        </w:trPr>
        <w:tc>
          <w:tcPr>
            <w:tcW w:w="8496" w:type="dxa"/>
            <w:vAlign w:val="center"/>
          </w:tcPr>
          <w:p w:rsidRPr="00674971" w:rsidR="00912BB1" w:rsidP="00912BB1" w:rsidRDefault="00000000" w14:paraId="2FA871E7" w14:textId="77777777">
            <w:pPr>
              <w:rPr>
                <w:rFonts w:ascii="Cambria Math" w:hAnsi="Cambria Math"/>
                <w:sz w:val="22"/>
              </w:rPr>
            </w:pPr>
            <m:oMathPara>
              <m:oMath>
                <m:nary>
                  <m:naryPr>
                    <m:chr m:val="∑"/>
                    <m:limLoc m:val="undOvr"/>
                    <m:ctrlPr>
                      <w:rPr>
                        <w:rFonts w:ascii="Cambria Math" w:hAnsi="Cambria Math" w:eastAsia="Cambria Math" w:cs="Cambria Math"/>
                        <w:sz w:val="22"/>
                        <w:szCs w:val="22"/>
                      </w:rPr>
                    </m:ctrlPr>
                  </m:naryPr>
                  <m:sub>
                    <m:r>
                      <w:rPr>
                        <w:rFonts w:ascii="Cambria Math" w:hAnsi="Cambria Math" w:eastAsia="Cambria Math" w:cs="Cambria Math"/>
                        <w:sz w:val="22"/>
                        <w:szCs w:val="22"/>
                      </w:rPr>
                      <m:t>j=1</m:t>
                    </m:r>
                  </m:sub>
                  <m:sup>
                    <m:r>
                      <w:rPr>
                        <w:rFonts w:ascii="Cambria Math" w:hAnsi="Cambria Math" w:eastAsia="Cambria Math" w:cs="Cambria Math"/>
                        <w:sz w:val="22"/>
                        <w:szCs w:val="22"/>
                      </w:rPr>
                      <m:t>J</m:t>
                    </m:r>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e>
                </m:nary>
                <m:r>
                  <w:rPr>
                    <w:rFonts w:ascii="Cambria Math" w:hAnsi="Cambria Math" w:eastAsia="Cambria Math" w:cs="Cambria Math"/>
                    <w:sz w:val="22"/>
                    <w:szCs w:val="22"/>
                  </w:rPr>
                  <m:t>=N.</m:t>
                </m:r>
              </m:oMath>
            </m:oMathPara>
          </w:p>
        </w:tc>
        <w:tc>
          <w:tcPr>
            <w:tcW w:w="864" w:type="dxa"/>
            <w:vAlign w:val="center"/>
          </w:tcPr>
          <w:p w:rsidR="00D951E9" w:rsidRDefault="00670B8B" w14:paraId="6C266CC7" w14:textId="5C601120">
            <w:pPr>
              <w:spacing w:after="0" w:line="240" w:lineRule="auto"/>
              <w:jc w:val="right"/>
            </w:pPr>
            <w:r>
              <w:t>(</w:t>
            </w:r>
            <w:bookmarkStart w:name="Eq_4_29" w:id="908"/>
            <w:r>
              <w:t>4.</w:t>
            </w:r>
            <w:r>
              <w:fldChar w:fldCharType="begin"/>
            </w:r>
            <w:r>
              <w:instrText> SEQ Equation \* ARABIC </w:instrText>
            </w:r>
            <w:r>
              <w:fldChar w:fldCharType="separate"/>
            </w:r>
            <w:r w:rsidR="00A62403">
              <w:rPr>
                <w:noProof/>
              </w:rPr>
              <w:t>28</w:t>
            </w:r>
            <w:r>
              <w:fldChar w:fldCharType="end"/>
            </w:r>
            <w:bookmarkEnd w:id="908"/>
            <w:r>
              <w:t>)</w:t>
            </w:r>
          </w:p>
        </w:tc>
      </w:tr>
    </w:tbl>
    <w:p w:rsidRPr="00912BB1" w:rsidR="00912BB1" w:rsidP="00912BB1" w:rsidRDefault="00912BB1" w14:paraId="2ECFA62F" w14:textId="77777777">
      <w:r w:rsidRPr="00912BB1">
        <w:t>The assignment procedure must therefore give every individual one membership and fill every group to its specified capacity.</w:t>
      </w:r>
    </w:p>
    <w:p w:rsidR="00CB3150" w:rsidP="00912BB1" w:rsidRDefault="00912BB1" w14:paraId="6F272280" w14:textId="77777777">
      <w:r w:rsidRPr="00912BB1">
        <w:t xml:space="preserve">The mechanism used here, referred to as the LG mechanism, combines fixed roster capacities with a preference based on the individual characteristic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oMath>
      <w:r w:rsidRPr="00912BB1">
        <w:t>. Individuals are more likely to join groups whose current members have similar performance. This is attachment based on a characteristic</w:t>
      </w:r>
      <w:r>
        <w:t xml:space="preserve">, importantly here metadata, </w:t>
      </w:r>
      <w:r w:rsidRPr="00912BB1">
        <w:t>rather than attachment that rewards a group simply because it already has many members. The remaining capacity of a group nevertheless matters because individuals must be allocated among a fixed number of available places.</w:t>
      </w:r>
    </w:p>
    <w:p w:rsidR="00CB3150" w:rsidRDefault="00670B8B" w14:paraId="4B638900" w14:textId="77777777">
      <w:pPr>
        <w:pStyle w:val="Heading2"/>
        <w:numPr>
          <w:ilvl w:val="1"/>
          <w:numId w:val="18"/>
        </w:numPr>
      </w:pPr>
      <w:bookmarkStart w:name="X3819545970a9b5cccbdae8e4b8b7e3182042c91" w:id="909"/>
      <w:bookmarkEnd w:id="907"/>
      <w:r>
        <w:t>Sequential assignment with evolving centroids</w:t>
      </w:r>
    </w:p>
    <w:p w:rsidRPr="00912BB1" w:rsidR="00912BB1" w:rsidP="00912BB1" w:rsidRDefault="00912BB1" w14:paraId="448BB29F" w14:textId="77777777">
      <w:pPr>
        <w:pStyle w:val="BodyText"/>
      </w:pPr>
      <w:r w:rsidRPr="00912BB1">
        <w:t xml:space="preserve">Assignment proceeds one individual at a time. Before anyone is assigned, each group is an empty node with its full roster capacity available. We give every empty group the same </w:t>
      </w:r>
      <w:r w:rsidRPr="00912BB1">
        <w:t xml:space="preserve">initial reference value, the population mean </w:t>
      </w:r>
      <m:oMath>
        <m:acc>
          <m:accPr>
            <m:chr m:val="̅"/>
            <m:ctrlPr>
              <w:rPr>
                <w:rFonts w:ascii="Cambria Math" w:hAnsi="Cambria Math" w:eastAsia="Cambria Math" w:cs="Cambria Math"/>
                <w:sz w:val="22"/>
                <w:szCs w:val="22"/>
              </w:rPr>
            </m:ctrlPr>
          </m:accPr>
          <m:e>
            <m:r>
              <m:rPr>
                <m:sty m:val="bi"/>
              </m:rPr>
              <w:rPr>
                <w:rFonts w:ascii="Cambria Math" w:hAnsi="Cambria Math" w:eastAsia="Cambria Math" w:cs="Cambria Math"/>
                <w:sz w:val="22"/>
                <w:szCs w:val="22"/>
              </w:rPr>
              <m:t>A</m:t>
            </m:r>
          </m:e>
        </m:acc>
      </m:oMath>
      <w:r w:rsidRPr="00912BB1">
        <w:t xml:space="preserve">. Once a group receives its first member, that individual’s </w:t>
      </w:r>
      <m:oMath>
        <m:sSub>
          <m:sSubPr>
            <m:ctrlPr>
              <w:rPr>
                <w:rFonts w:ascii="Cambria Math" w:hAnsi="Cambria Math" w:eastAsia="Cambria Math" w:cs="Cambria Math"/>
                <w:sz w:val="22"/>
                <w:szCs w:val="22"/>
              </w:rPr>
            </m:ctrlPr>
          </m:sSubPr>
          <m:e>
            <m:r>
              <m:rPr>
                <m:sty m:val="bi"/>
              </m:rPr>
              <w:rPr>
                <w:rFonts w:ascii="Cambria Math" w:hAnsi="Cambria Math" w:eastAsia="Cambria Math" w:cs="Cambria Math"/>
                <w:sz w:val="22"/>
                <w:szCs w:val="22"/>
              </w:rPr>
              <m:t>A</m:t>
            </m:r>
          </m:e>
          <m:sub>
            <m:r>
              <m:rPr>
                <m:sty m:val="bi"/>
              </m:rPr>
              <w:rPr>
                <w:rFonts w:ascii="Cambria Math" w:hAnsi="Cambria Math" w:eastAsia="Cambria Math" w:cs="Cambria Math"/>
                <w:sz w:val="22"/>
                <w:szCs w:val="22"/>
              </w:rPr>
              <m:t>i</m:t>
            </m:r>
          </m:sub>
        </m:sSub>
      </m:oMath>
      <w:r w:rsidRPr="00912BB1">
        <w:t xml:space="preserve"> replaces the initial reference value. Thereafter, the group’s reference value is the mean performance of its current members. We call this evolving mean its centroid.</w:t>
      </w:r>
    </w:p>
    <w:p w:rsidR="00592BCF" w:rsidRDefault="00670B8B" w14:paraId="3E504DA3" w14:textId="77777777">
      <w:pPr>
        <w:pStyle w:val="BodyText"/>
        <w:keepNext/>
      </w:pPr>
      <w:r>
        <w:t>The assignment procedure proceeds as follows:</w:t>
      </w:r>
    </w:p>
    <w:p w:rsidR="00592BCF" w:rsidP="001757C6" w:rsidRDefault="00670B8B" w14:paraId="29BF31D2" w14:textId="77777777">
      <w:pPr>
        <w:pStyle w:val="BodyText"/>
        <w:numPr>
          <w:ilvl w:val="0"/>
          <w:numId w:val="16"/>
        </w:numPr>
        <w:spacing w:line="360" w:lineRule="auto"/>
      </w:pPr>
      <w:r>
        <w:t>Start with every group empty, with all of its roster places available and the population mean as its initial reference centroid.</w:t>
      </w:r>
    </w:p>
    <w:p w:rsidR="00592BCF" w:rsidP="001757C6" w:rsidRDefault="00670B8B" w14:paraId="26E70355" w14:textId="77777777">
      <w:pPr>
        <w:pStyle w:val="BodyText"/>
        <w:numPr>
          <w:ilvl w:val="0"/>
          <w:numId w:val="16"/>
        </w:numPr>
        <w:spacing w:line="360" w:lineRule="auto"/>
      </w:pPr>
      <w:r>
        <w:t>Randomly order the individuals.</w:t>
      </w:r>
    </w:p>
    <w:p w:rsidR="00592BCF" w:rsidP="001757C6" w:rsidRDefault="00670B8B" w14:paraId="077796A5" w14:textId="77777777">
      <w:pPr>
        <w:pStyle w:val="BodyText"/>
        <w:numPr>
          <w:ilvl w:val="0"/>
          <w:numId w:val="16"/>
        </w:numPr>
        <w:spacing w:line="360" w:lineRule="auto"/>
      </w:pPr>
      <w:r>
        <w:t>For the next individual, consider the groups with places still available. Give greater weight to groups whose current centroid is closer to that individual’s performance, while also accounting for how many places each group has left.</w:t>
      </w:r>
    </w:p>
    <w:p w:rsidR="00592BCF" w:rsidP="001757C6" w:rsidRDefault="00670B8B" w14:paraId="11DAE55A" w14:textId="77777777">
      <w:pPr>
        <w:pStyle w:val="BodyText"/>
        <w:numPr>
          <w:ilvl w:val="0"/>
          <w:numId w:val="16"/>
        </w:numPr>
        <w:spacing w:line="360" w:lineRule="auto"/>
      </w:pPr>
      <w:r>
        <w:t>Draw one group according to the resulting probabilities and assign the individual to it.</w:t>
      </w:r>
    </w:p>
    <w:p w:rsidR="00592BCF" w:rsidP="001757C6" w:rsidRDefault="00670B8B" w14:paraId="159D6405" w14:textId="77777777">
      <w:pPr>
        <w:pStyle w:val="BodyText"/>
        <w:numPr>
          <w:ilvl w:val="0"/>
          <w:numId w:val="16"/>
        </w:numPr>
        <w:spacing w:line="360" w:lineRule="auto"/>
      </w:pPr>
      <w:r>
        <w:t>Reduce the receiving group’s remaining capacity by one and update its centroid to the mean performance of its assigned members.</w:t>
      </w:r>
    </w:p>
    <w:p w:rsidR="00592BCF" w:rsidRDefault="00670B8B" w14:paraId="5212E1BE" w14:textId="77777777">
      <w:pPr>
        <w:pStyle w:val="BodyText"/>
        <w:numPr>
          <w:ilvl w:val="0"/>
          <w:numId w:val="16"/>
        </w:numPr>
      </w:pPr>
      <w:r>
        <w:t>Repeat for the next individual until everyone has been assigned.</w:t>
      </w:r>
    </w:p>
    <w:p w:rsidR="00592BCF" w:rsidRDefault="00670B8B" w14:paraId="396B0C44" w14:textId="77777777">
      <w:pPr>
        <w:pStyle w:val="BodyText"/>
      </w:pPr>
      <w:r>
        <w:t xml:space="preserve">We now construct the probabilities used in the third and fourth steps. Let </w:t>
      </w:r>
      <m:oMath>
        <m:r>
          <w:rPr>
            <w:rFonts w:ascii="Cambria Math" w:hAnsi="Cambria Math" w:eastAsia="Cambria Math" w:cs="Cambria Math"/>
            <w:sz w:val="22"/>
            <w:szCs w:val="22"/>
          </w:rPr>
          <m:t>m</m:t>
        </m:r>
      </m:oMath>
      <w:r>
        <w:t xml:space="preserve"> index the assignment steps, </w:t>
      </w:r>
      <m:oMath>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R</m:t>
                </m:r>
              </m:e>
              <m:sub>
                <m:r>
                  <w:rPr>
                    <w:rFonts w:ascii="Cambria Math" w:hAnsi="Cambria Math" w:eastAsia="Cambria Math" w:cs="Cambria Math"/>
                    <w:sz w:val="22"/>
                    <w:szCs w:val="22"/>
                  </w:rPr>
                  <m:t>j</m:t>
                </m:r>
              </m:sub>
            </m:sSub>
          </m:e>
          <m:sup>
            <m:r>
              <w:rPr>
                <w:rFonts w:ascii="Cambria Math" w:hAnsi="Cambria Math" w:eastAsia="Cambria Math" w:cs="Cambria Math"/>
                <w:sz w:val="22"/>
                <w:szCs w:val="22"/>
              </w:rPr>
              <m:t>(m)</m:t>
            </m:r>
          </m:sup>
        </m:sSup>
      </m:oMath>
      <w:r>
        <w:t xml:space="preserve"> denote the number of places remaining in group </w:t>
      </w:r>
      <m:oMath>
        <m:r>
          <w:rPr>
            <w:rFonts w:ascii="Cambria Math" w:hAnsi="Cambria Math" w:eastAsia="Cambria Math" w:cs="Cambria Math"/>
            <w:sz w:val="22"/>
            <w:szCs w:val="22"/>
          </w:rPr>
          <m:t>j</m:t>
        </m:r>
      </m:oMath>
      <w:r>
        <w:t xml:space="preserve">, and </w:t>
      </w:r>
      <m:oMath>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e>
          <m:sup>
            <m:r>
              <w:rPr>
                <w:rFonts w:ascii="Cambria Math" w:hAnsi="Cambria Math" w:eastAsia="Cambria Math" w:cs="Cambria Math"/>
                <w:sz w:val="22"/>
                <w:szCs w:val="22"/>
              </w:rPr>
              <m:t>(m)</m:t>
            </m:r>
          </m:sup>
        </m:sSup>
      </m:oMath>
      <w:r>
        <w:t xml:space="preserve"> denote its centroid immediately before step </w:t>
      </w:r>
      <m:oMath>
        <m:r>
          <w:rPr>
            <w:rFonts w:ascii="Cambria Math" w:hAnsi="Cambria Math" w:eastAsia="Cambria Math" w:cs="Cambria Math"/>
            <w:sz w:val="22"/>
            <w:szCs w:val="22"/>
          </w:rPr>
          <m:t>m</m:t>
        </m:r>
      </m:oMath>
      <w:r>
        <w:t>.</w:t>
      </w:r>
    </w:p>
    <w:p w:rsidR="00592BCF" w:rsidRDefault="00670B8B" w14:paraId="5AC2692A" w14:textId="77777777">
      <w:pPr>
        <w:pStyle w:val="BodyText"/>
        <w:keepNext/>
      </w:pPr>
      <w:r>
        <w:t xml:space="preserve">First, measure how far the arriving individual’s performance lies from the group’s current centroid. Denote this absolute difference by </w:t>
      </w:r>
      <m:oMath>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d</m:t>
                </m:r>
              </m:e>
              <m:sub>
                <m:r>
                  <w:rPr>
                    <w:rFonts w:ascii="Cambria Math" w:hAnsi="Cambria Math" w:eastAsia="Cambria Math" w:cs="Cambria Math"/>
                    <w:sz w:val="22"/>
                    <w:szCs w:val="22"/>
                  </w:rPr>
                  <m:t>ij</m:t>
                </m:r>
              </m:sub>
            </m:sSub>
          </m:e>
          <m:sup>
            <m:r>
              <w:rPr>
                <w:rFonts w:ascii="Cambria Math" w:hAnsi="Cambria Math" w:eastAsia="Cambria Math" w:cs="Cambria Math"/>
                <w:sz w:val="22"/>
                <w:szCs w:val="22"/>
              </w:rPr>
              <m:t>(m)</m:t>
            </m:r>
          </m:sup>
        </m:sSup>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15CB69" w14:textId="77777777">
        <w:trPr>
          <w:cantSplit/>
        </w:trPr>
        <w:tc>
          <w:tcPr>
            <w:tcW w:w="8496" w:type="dxa"/>
            <w:vAlign w:val="center"/>
          </w:tcPr>
          <w:p w:rsidRPr="00674971" w:rsidR="00592BCF" w:rsidRDefault="00000000" w14:paraId="6F494FA4" w14:textId="77777777">
            <w:pPr>
              <w:spacing w:before="120" w:line="240" w:lineRule="auto"/>
              <w:jc w:val="center"/>
              <w:rPr>
                <w:rFonts w:ascii="Cambria Math" w:hAnsi="Cambria Math"/>
                <w:sz w:val="22"/>
              </w:rPr>
            </w:pPr>
            <m:oMathPara>
              <m:oMathParaPr>
                <m:jc m:val="center"/>
              </m:oMathParaPr>
              <m:oMath>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d</m:t>
                        </m:r>
                      </m:e>
                      <m:sub>
                        <m:r>
                          <w:rPr>
                            <w:rFonts w:ascii="Cambria Math" w:hAnsi="Cambria Math" w:eastAsia="Cambria Math" w:cs="Cambria Math"/>
                            <w:sz w:val="22"/>
                            <w:szCs w:val="22"/>
                          </w:rPr>
                          <m:t>ij</m:t>
                        </m:r>
                      </m:sub>
                    </m:sSub>
                  </m:e>
                  <m:sup>
                    <m:r>
                      <w:rPr>
                        <w:rFonts w:ascii="Cambria Math" w:hAnsi="Cambria Math" w:eastAsia="Cambria Math" w:cs="Cambria Math"/>
                        <w:sz w:val="22"/>
                        <w:szCs w:val="22"/>
                      </w:rPr>
                      <m:t>(m)</m:t>
                    </m:r>
                  </m:sup>
                </m:sSup>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e>
                  <m:sup>
                    <m:r>
                      <w:rPr>
                        <w:rFonts w:ascii="Cambria Math" w:hAnsi="Cambria Math" w:eastAsia="Cambria Math" w:cs="Cambria Math"/>
                        <w:sz w:val="22"/>
                        <w:szCs w:val="22"/>
                      </w:rPr>
                      <m:t>(m)</m:t>
                    </m:r>
                  </m:sup>
                </m:sSup>
                <m:r>
                  <w:rPr>
                    <w:rFonts w:ascii="Cambria Math" w:hAnsi="Cambria Math" w:eastAsia="Cambria Math" w:cs="Cambria Math"/>
                    <w:sz w:val="22"/>
                    <w:szCs w:val="22"/>
                  </w:rPr>
                  <m:t>|.</m:t>
                </m:r>
              </m:oMath>
            </m:oMathPara>
          </w:p>
        </w:tc>
        <w:tc>
          <w:tcPr>
            <w:tcW w:w="864" w:type="dxa"/>
            <w:vAlign w:val="center"/>
          </w:tcPr>
          <w:p w:rsidR="00D951E9" w:rsidRDefault="00670B8B" w14:paraId="6A81292E" w14:textId="75CD4982">
            <w:pPr>
              <w:spacing w:after="0" w:line="240" w:lineRule="auto"/>
              <w:jc w:val="right"/>
            </w:pPr>
            <w:r>
              <w:t>(</w:t>
            </w:r>
            <w:bookmarkStart w:name="Eq_4_30" w:id="910"/>
            <w:r>
              <w:t>4.</w:t>
            </w:r>
            <w:r>
              <w:fldChar w:fldCharType="begin"/>
            </w:r>
            <w:r>
              <w:instrText> SEQ Equation \* ARABIC </w:instrText>
            </w:r>
            <w:r>
              <w:fldChar w:fldCharType="separate"/>
            </w:r>
            <w:r w:rsidR="00A62403">
              <w:rPr>
                <w:noProof/>
              </w:rPr>
              <w:t>29</w:t>
            </w:r>
            <w:r>
              <w:fldChar w:fldCharType="end"/>
            </w:r>
            <w:bookmarkEnd w:id="910"/>
            <w:r>
              <w:t>)</w:t>
            </w:r>
          </w:p>
        </w:tc>
      </w:tr>
    </w:tbl>
    <w:p w:rsidR="00592BCF" w:rsidRDefault="00670B8B" w14:paraId="77296517" w14:textId="77777777">
      <w:pPr>
        <w:pStyle w:val="BodyText"/>
        <w:keepNext/>
      </w:pPr>
      <w:r>
        <w:t xml:space="preserve">Next, translate that distance into a similarity weight, denoted by </w:t>
      </w:r>
      <m:oMath>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w</m:t>
                </m:r>
              </m:e>
              <m:sub>
                <m:r>
                  <w:rPr>
                    <w:rFonts w:ascii="Cambria Math" w:hAnsi="Cambria Math" w:eastAsia="Cambria Math" w:cs="Cambria Math"/>
                    <w:sz w:val="22"/>
                    <w:szCs w:val="22"/>
                  </w:rPr>
                  <m:t>ij</m:t>
                </m:r>
              </m:sub>
            </m:sSub>
          </m:e>
          <m:sup>
            <m:r>
              <w:rPr>
                <w:rFonts w:ascii="Cambria Math" w:hAnsi="Cambria Math" w:eastAsia="Cambria Math" w:cs="Cambria Math"/>
                <w:sz w:val="22"/>
                <w:szCs w:val="22"/>
              </w:rPr>
              <m:t>(m)</m:t>
            </m:r>
          </m:sup>
        </m:sSup>
      </m:oMath>
      <w:r>
        <w:t xml:space="preserve">. We choose an exponential function that decreases as distance increases. The nonnegative parameter </w:t>
      </w:r>
      <m:oMath>
        <m:r>
          <w:rPr>
            <w:rFonts w:ascii="Cambria Math" w:hAnsi="Cambria Math" w:eastAsia="Cambria Math" w:cs="Cambria Math"/>
            <w:sz w:val="22"/>
            <w:szCs w:val="22"/>
          </w:rPr>
          <m:t>ρ</m:t>
        </m:r>
      </m:oMath>
      <w:r>
        <w:t xml:space="preserve"> controls the strength of this preference: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2EFFFE" w14:textId="77777777">
        <w:trPr>
          <w:cantSplit/>
        </w:trPr>
        <w:tc>
          <w:tcPr>
            <w:tcW w:w="8496" w:type="dxa"/>
            <w:vAlign w:val="center"/>
          </w:tcPr>
          <w:p w:rsidRPr="00674971" w:rsidR="00592BCF" w:rsidRDefault="00000000" w14:paraId="0A181D6B" w14:textId="77777777">
            <w:pPr>
              <w:spacing w:before="120" w:line="240" w:lineRule="auto"/>
              <w:jc w:val="center"/>
              <w:rPr>
                <w:rFonts w:ascii="Cambria Math" w:hAnsi="Cambria Math"/>
                <w:sz w:val="22"/>
              </w:rPr>
            </w:pPr>
            <m:oMathPara>
              <m:oMathParaPr>
                <m:jc m:val="center"/>
              </m:oMathParaPr>
              <m:oMath>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w</m:t>
                        </m:r>
                      </m:e>
                      <m:sub>
                        <m:r>
                          <w:rPr>
                            <w:rFonts w:ascii="Cambria Math" w:hAnsi="Cambria Math" w:eastAsia="Cambria Math" w:cs="Cambria Math"/>
                            <w:sz w:val="22"/>
                            <w:szCs w:val="22"/>
                          </w:rPr>
                          <m:t>ij</m:t>
                        </m:r>
                      </m:sub>
                    </m:sSub>
                  </m:e>
                  <m:sup>
                    <m:r>
                      <w:rPr>
                        <w:rFonts w:ascii="Cambria Math" w:hAnsi="Cambria Math" w:eastAsia="Cambria Math" w:cs="Cambria Math"/>
                        <w:sz w:val="22"/>
                        <w:szCs w:val="22"/>
                      </w:rPr>
                      <m:t>(m)</m:t>
                    </m:r>
                  </m:sup>
                </m:sSup>
                <m:r>
                  <w:rPr>
                    <w:rFonts w:ascii="Cambria Math" w:hAnsi="Cambria Math" w:eastAsia="Cambria Math" w:cs="Cambria Math"/>
                    <w:sz w:val="22"/>
                    <w:szCs w:val="22"/>
                  </w:rPr>
                  <m:t>=</m:t>
                </m:r>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r>
                      <w:rPr>
                        <w:rFonts w:ascii="Cambria Math" w:hAnsi="Cambria Math" w:eastAsia="Cambria Math" w:cs="Cambria Math"/>
                        <w:sz w:val="22"/>
                        <w:szCs w:val="22"/>
                      </w:rPr>
                      <m:t>-ρ</m:t>
                    </m:r>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d</m:t>
                            </m:r>
                          </m:e>
                          <m:sub>
                            <m:r>
                              <w:rPr>
                                <w:rFonts w:ascii="Cambria Math" w:hAnsi="Cambria Math" w:eastAsia="Cambria Math" w:cs="Cambria Math"/>
                                <w:sz w:val="22"/>
                                <w:szCs w:val="22"/>
                              </w:rPr>
                              <m:t>ij</m:t>
                            </m:r>
                          </m:sub>
                        </m:sSub>
                      </m:e>
                      <m:sup>
                        <m:r>
                          <w:rPr>
                            <w:rFonts w:ascii="Cambria Math" w:hAnsi="Cambria Math" w:eastAsia="Cambria Math" w:cs="Cambria Math"/>
                            <w:sz w:val="22"/>
                            <w:szCs w:val="22"/>
                          </w:rPr>
                          <m:t>(m)</m:t>
                        </m:r>
                      </m:sup>
                    </m:sSup>
                  </m:sup>
                </m:sSup>
                <m:r>
                  <w:rPr>
                    <w:rFonts w:ascii="Cambria Math" w:hAnsi="Cambria Math" w:eastAsia="Cambria Math" w:cs="Cambria Math"/>
                    <w:sz w:val="22"/>
                    <w:szCs w:val="22"/>
                  </w:rPr>
                  <m:t>.</m:t>
                </m:r>
              </m:oMath>
            </m:oMathPara>
          </w:p>
        </w:tc>
        <w:tc>
          <w:tcPr>
            <w:tcW w:w="864" w:type="dxa"/>
            <w:vAlign w:val="center"/>
          </w:tcPr>
          <w:p w:rsidR="00D951E9" w:rsidRDefault="00670B8B" w14:paraId="5A2D414D" w14:textId="125F6A39">
            <w:pPr>
              <w:spacing w:after="0" w:line="240" w:lineRule="auto"/>
              <w:jc w:val="right"/>
            </w:pPr>
            <w:r>
              <w:t>(</w:t>
            </w:r>
            <w:bookmarkStart w:name="Eq_4_31" w:id="911"/>
            <w:r>
              <w:t>4.</w:t>
            </w:r>
            <w:r>
              <w:fldChar w:fldCharType="begin"/>
            </w:r>
            <w:r>
              <w:instrText> SEQ Equation \* ARABIC </w:instrText>
            </w:r>
            <w:r>
              <w:fldChar w:fldCharType="separate"/>
            </w:r>
            <w:r w:rsidR="00A62403">
              <w:rPr>
                <w:noProof/>
              </w:rPr>
              <w:t>30</w:t>
            </w:r>
            <w:r>
              <w:fldChar w:fldCharType="end"/>
            </w:r>
            <w:bookmarkEnd w:id="911"/>
            <w:r>
              <w:t>)</w:t>
            </w:r>
          </w:p>
        </w:tc>
      </w:tr>
    </w:tbl>
    <w:p w:rsidR="00592BCF" w:rsidRDefault="00670B8B" w14:paraId="471F5EA8" w14:textId="77777777">
      <w:pPr>
        <w:pStyle w:val="BodyText"/>
      </w:pPr>
      <w:r>
        <w:t xml:space="preserve">A larger </w:t>
      </w:r>
      <m:oMath>
        <m:r>
          <w:rPr>
            <w:rFonts w:ascii="Cambria Math" w:hAnsi="Cambria Math" w:eastAsia="Cambria Math" w:cs="Cambria Math"/>
            <w:sz w:val="22"/>
            <w:szCs w:val="22"/>
          </w:rPr>
          <m:t>ρ</m:t>
        </m:r>
      </m:oMath>
      <w:r>
        <w:t xml:space="preserve"> gives a greater relative preference to groups whose current centroid is close to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oMath>
      <w:r>
        <w:t xml:space="preserve">. When </w:t>
      </w:r>
      <m:oMath>
        <m:r>
          <w:rPr>
            <w:rFonts w:ascii="Cambria Math" w:hAnsi="Cambria Math" w:eastAsia="Cambria Math" w:cs="Cambria Math"/>
            <w:sz w:val="22"/>
            <w:szCs w:val="22"/>
          </w:rPr>
          <m:t>ρ</m:t>
        </m:r>
      </m:oMath>
      <w:r>
        <w:t xml:space="preserve"> is zero, all similarity weights equal one. The exponential form is a modeling choice that specifies how similarity affects assignment.</w:t>
      </w:r>
    </w:p>
    <w:p w:rsidR="00592BCF" w:rsidRDefault="00670B8B" w14:paraId="197F3364" w14:textId="77777777">
      <w:pPr>
        <w:pStyle w:val="BodyText"/>
        <w:keepNext/>
      </w:pPr>
      <w:r>
        <w:t xml:space="preserve">We then account for remaining capacity. Giving each available place in group </w:t>
      </w:r>
      <m:oMath>
        <m:r>
          <w:rPr>
            <w:rFonts w:ascii="Cambria Math" w:hAnsi="Cambria Math" w:eastAsia="Cambria Math" w:cs="Cambria Math"/>
            <w:sz w:val="22"/>
            <w:szCs w:val="22"/>
          </w:rPr>
          <m:t>j</m:t>
        </m:r>
      </m:oMath>
      <w:r>
        <w:t xml:space="preserve"> the same similarity weight makes the group’s total weight equal to</w:t>
      </w:r>
    </w:p>
    <w:p w:rsidRPr="00674971" w:rsidR="00592BCF" w:rsidRDefault="00000000" w14:paraId="3FE34D6F" w14:textId="77777777">
      <w:pPr>
        <w:spacing w:before="120" w:line="240" w:lineRule="auto"/>
        <w:jc w:val="center"/>
        <w:rPr>
          <w:rFonts w:ascii="Cambria Math" w:hAnsi="Cambria Math"/>
          <w:sz w:val="22"/>
        </w:rPr>
      </w:pPr>
      <m:oMathPara>
        <m:oMathParaPr>
          <m:jc m:val="center"/>
        </m:oMathParaPr>
        <m:oMath>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R</m:t>
                  </m:r>
                </m:e>
                <m:sub>
                  <m:r>
                    <w:rPr>
                      <w:rFonts w:ascii="Cambria Math" w:hAnsi="Cambria Math" w:eastAsia="Cambria Math" w:cs="Cambria Math"/>
                      <w:sz w:val="22"/>
                      <w:szCs w:val="22"/>
                    </w:rPr>
                    <m:t>j</m:t>
                  </m:r>
                </m:sub>
              </m:sSub>
            </m:e>
            <m:sup>
              <m:r>
                <w:rPr>
                  <w:rFonts w:ascii="Cambria Math" w:hAnsi="Cambria Math" w:eastAsia="Cambria Math" w:cs="Cambria Math"/>
                  <w:sz w:val="22"/>
                  <w:szCs w:val="22"/>
                </w:rPr>
                <m:t>(m)</m:t>
              </m:r>
            </m:sup>
          </m:sSup>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w</m:t>
                  </m:r>
                </m:e>
                <m:sub>
                  <m:r>
                    <w:rPr>
                      <w:rFonts w:ascii="Cambria Math" w:hAnsi="Cambria Math" w:eastAsia="Cambria Math" w:cs="Cambria Math"/>
                      <w:sz w:val="22"/>
                      <w:szCs w:val="22"/>
                    </w:rPr>
                    <m:t>ij</m:t>
                  </m:r>
                </m:sub>
              </m:sSub>
            </m:e>
            <m:sup>
              <m:r>
                <w:rPr>
                  <w:rFonts w:ascii="Cambria Math" w:hAnsi="Cambria Math" w:eastAsia="Cambria Math" w:cs="Cambria Math"/>
                  <w:sz w:val="22"/>
                  <w:szCs w:val="22"/>
                </w:rPr>
                <m:t>(m)</m:t>
              </m:r>
            </m:sup>
          </m:sSup>
          <m:r>
            <w:rPr>
              <w:rFonts w:ascii="Cambria Math" w:hAnsi="Cambria Math" w:eastAsia="Cambria Math" w:cs="Cambria Math"/>
              <w:sz w:val="22"/>
              <w:szCs w:val="22"/>
            </w:rPr>
            <m:t>.</m:t>
          </m:r>
        </m:oMath>
      </m:oMathPara>
    </w:p>
    <w:p w:rsidR="00592BCF" w:rsidRDefault="00670B8B" w14:paraId="0E1E6774" w14:textId="77777777">
      <w:pPr>
        <w:pStyle w:val="BodyText"/>
      </w:pPr>
      <w:r>
        <w:t>Thus, a group with twice as many available places receives twice the total weight when similarity is the same. This factor represents opportunities still available in the roster; it does not reward a group for having more members already assigned.</w:t>
      </w:r>
    </w:p>
    <w:p w:rsidR="00592BCF" w:rsidRDefault="00670B8B" w14:paraId="3F739599" w14:textId="77777777">
      <w:pPr>
        <w:pStyle w:val="BodyText"/>
        <w:keepNext/>
      </w:pPr>
      <w:r>
        <w:t xml:space="preserve">Finally, divide each group’s weight by the total weight across all groups. This normalization makes the assignment probabilities sum to one. The index </w:t>
      </w:r>
      <m:oMath>
        <m:r>
          <w:rPr>
            <w:rFonts w:ascii="Cambria Math" w:hAnsi="Cambria Math" w:eastAsia="Cambria Math" w:cs="Cambria Math"/>
            <w:sz w:val="22"/>
            <w:szCs w:val="22"/>
          </w:rPr>
          <m:t>h</m:t>
        </m:r>
      </m:oMath>
      <w:r>
        <w:t xml:space="preserve"> runs over all groups in the denominator: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59BE776" w14:textId="77777777">
        <w:trPr>
          <w:cantSplit/>
        </w:trPr>
        <w:tc>
          <w:tcPr>
            <w:tcW w:w="8496" w:type="dxa"/>
            <w:vAlign w:val="center"/>
          </w:tcPr>
          <w:p w:rsidRPr="00674971" w:rsidR="00592BCF" w:rsidRDefault="00000000" w14:paraId="503EDADC" w14:textId="77777777">
            <w:pPr>
              <w:spacing w:before="120" w:line="240" w:lineRule="auto"/>
              <w:jc w:val="center"/>
              <w:rPr>
                <w:rFonts w:ascii="Cambria Math" w:hAnsi="Cambria Math"/>
                <w:sz w:val="22"/>
              </w:rPr>
            </w:pPr>
            <m:oMathPara>
              <m:oMathParaPr>
                <m:jc m:val="center"/>
              </m:oMathParaPr>
              <m:oMath>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p</m:t>
                        </m:r>
                      </m:e>
                      <m:sub>
                        <m:r>
                          <w:rPr>
                            <w:rFonts w:ascii="Cambria Math" w:hAnsi="Cambria Math" w:eastAsia="Cambria Math" w:cs="Cambria Math"/>
                            <w:sz w:val="22"/>
                            <w:szCs w:val="22"/>
                          </w:rPr>
                          <m:t>ij</m:t>
                        </m:r>
                      </m:sub>
                    </m:sSub>
                  </m:e>
                  <m:sup>
                    <m:r>
                      <w:rPr>
                        <w:rFonts w:ascii="Cambria Math" w:hAnsi="Cambria Math" w:eastAsia="Cambria Math" w:cs="Cambria Math"/>
                        <w:sz w:val="22"/>
                        <w:szCs w:val="22"/>
                      </w:rPr>
                      <m:t>(m)</m:t>
                    </m:r>
                  </m:sup>
                </m:sSup>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R</m:t>
                            </m:r>
                          </m:e>
                          <m:sub>
                            <m:r>
                              <w:rPr>
                                <w:rFonts w:ascii="Cambria Math" w:hAnsi="Cambria Math" w:eastAsia="Cambria Math" w:cs="Cambria Math"/>
                                <w:sz w:val="22"/>
                                <w:szCs w:val="22"/>
                              </w:rPr>
                              <m:t>j</m:t>
                            </m:r>
                          </m:sub>
                        </m:sSub>
                      </m:e>
                      <m:sup>
                        <m:r>
                          <w:rPr>
                            <w:rFonts w:ascii="Cambria Math" w:hAnsi="Cambria Math" w:eastAsia="Cambria Math" w:cs="Cambria Math"/>
                            <w:sz w:val="22"/>
                            <w:szCs w:val="22"/>
                          </w:rPr>
                          <m:t>(m)</m:t>
                        </m:r>
                      </m:sup>
                    </m:sSup>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w</m:t>
                            </m:r>
                          </m:e>
                          <m:sub>
                            <m:r>
                              <w:rPr>
                                <w:rFonts w:ascii="Cambria Math" w:hAnsi="Cambria Math" w:eastAsia="Cambria Math" w:cs="Cambria Math"/>
                                <w:sz w:val="22"/>
                                <w:szCs w:val="22"/>
                              </w:rPr>
                              <m:t>ij</m:t>
                            </m:r>
                          </m:sub>
                        </m:sSub>
                      </m:e>
                      <m:sup>
                        <m:r>
                          <w:rPr>
                            <w:rFonts w:ascii="Cambria Math" w:hAnsi="Cambria Math" w:eastAsia="Cambria Math" w:cs="Cambria Math"/>
                            <w:sz w:val="22"/>
                            <w:szCs w:val="22"/>
                          </w:rPr>
                          <m:t>(m)</m:t>
                        </m:r>
                      </m:sup>
                    </m:sSup>
                  </m:num>
                  <m:den>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h</m:t>
                        </m:r>
                      </m:sub>
                      <m:sup/>
                      <m:e>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R</m:t>
                                </m:r>
                              </m:e>
                              <m:sub>
                                <m:r>
                                  <w:rPr>
                                    <w:rFonts w:ascii="Cambria Math" w:hAnsi="Cambria Math" w:eastAsia="Cambria Math" w:cs="Cambria Math"/>
                                    <w:sz w:val="22"/>
                                    <w:szCs w:val="22"/>
                                  </w:rPr>
                                  <m:t>h</m:t>
                                </m:r>
                              </m:sub>
                            </m:sSub>
                          </m:e>
                          <m:sup>
                            <m:r>
                              <w:rPr>
                                <w:rFonts w:ascii="Cambria Math" w:hAnsi="Cambria Math" w:eastAsia="Cambria Math" w:cs="Cambria Math"/>
                                <w:sz w:val="22"/>
                                <w:szCs w:val="22"/>
                              </w:rPr>
                              <m:t>(m)</m:t>
                            </m:r>
                          </m:sup>
                        </m:sSup>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w</m:t>
                                </m:r>
                              </m:e>
                              <m:sub>
                                <m:r>
                                  <w:rPr>
                                    <w:rFonts w:ascii="Cambria Math" w:hAnsi="Cambria Math" w:eastAsia="Cambria Math" w:cs="Cambria Math"/>
                                    <w:sz w:val="22"/>
                                    <w:szCs w:val="22"/>
                                  </w:rPr>
                                  <m:t>ih</m:t>
                                </m:r>
                              </m:sub>
                            </m:sSub>
                          </m:e>
                          <m:sup>
                            <m:r>
                              <w:rPr>
                                <w:rFonts w:ascii="Cambria Math" w:hAnsi="Cambria Math" w:eastAsia="Cambria Math" w:cs="Cambria Math"/>
                                <w:sz w:val="22"/>
                                <w:szCs w:val="22"/>
                              </w:rPr>
                              <m:t>(m)</m:t>
                            </m:r>
                          </m:sup>
                        </m:sSup>
                      </m:e>
                    </m:nary>
                  </m:den>
                </m:f>
                <m:r>
                  <w:rPr>
                    <w:rFonts w:ascii="Cambria Math" w:hAnsi="Cambria Math" w:eastAsia="Cambria Math" w:cs="Cambria Math"/>
                    <w:sz w:val="22"/>
                    <w:szCs w:val="22"/>
                  </w:rPr>
                  <m:t xml:space="preserve">  =  </m:t>
                </m:r>
                <m:f>
                  <m:fPr>
                    <m:ctrlPr>
                      <w:rPr>
                        <w:rFonts w:ascii="Cambria Math" w:hAnsi="Cambria Math" w:eastAsia="Cambria Math" w:cs="Cambria Math"/>
                        <w:sz w:val="22"/>
                        <w:szCs w:val="22"/>
                      </w:rPr>
                    </m:ctrlPr>
                  </m:fPr>
                  <m:num>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R</m:t>
                            </m:r>
                          </m:e>
                          <m:sub>
                            <m:r>
                              <w:rPr>
                                <w:rFonts w:ascii="Cambria Math" w:hAnsi="Cambria Math" w:eastAsia="Cambria Math" w:cs="Cambria Math"/>
                                <w:sz w:val="22"/>
                                <w:szCs w:val="22"/>
                              </w:rPr>
                              <m:t>j</m:t>
                            </m:r>
                          </m:sub>
                        </m:sSub>
                      </m:e>
                      <m:sup>
                        <m:r>
                          <w:rPr>
                            <w:rFonts w:ascii="Cambria Math" w:hAnsi="Cambria Math" w:eastAsia="Cambria Math" w:cs="Cambria Math"/>
                            <w:sz w:val="22"/>
                            <w:szCs w:val="22"/>
                          </w:rPr>
                          <m:t>(m)</m:t>
                        </m:r>
                      </m:sup>
                    </m:sSup>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r>
                          <w:rPr>
                            <w:rFonts w:ascii="Cambria Math" w:hAnsi="Cambria Math" w:eastAsia="Cambria Math" w:cs="Cambria Math"/>
                            <w:sz w:val="22"/>
                            <w:szCs w:val="22"/>
                          </w:rPr>
                          <m:t>-ρ|</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e>
                          <m:sup>
                            <m:r>
                              <w:rPr>
                                <w:rFonts w:ascii="Cambria Math" w:hAnsi="Cambria Math" w:eastAsia="Cambria Math" w:cs="Cambria Math"/>
                                <w:sz w:val="22"/>
                                <w:szCs w:val="22"/>
                              </w:rPr>
                              <m:t>(m)</m:t>
                            </m:r>
                          </m:sup>
                        </m:sSup>
                        <m:r>
                          <w:rPr>
                            <w:rFonts w:ascii="Cambria Math" w:hAnsi="Cambria Math" w:eastAsia="Cambria Math" w:cs="Cambria Math"/>
                            <w:sz w:val="22"/>
                            <w:szCs w:val="22"/>
                          </w:rPr>
                          <m:t>|</m:t>
                        </m:r>
                      </m:sup>
                    </m:sSup>
                  </m:num>
                  <m:den>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h</m:t>
                        </m:r>
                      </m:sub>
                      <m:sup/>
                      <m:e>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R</m:t>
                                </m:r>
                              </m:e>
                              <m:sub>
                                <m:r>
                                  <w:rPr>
                                    <w:rFonts w:ascii="Cambria Math" w:hAnsi="Cambria Math" w:eastAsia="Cambria Math" w:cs="Cambria Math"/>
                                    <w:sz w:val="22"/>
                                    <w:szCs w:val="22"/>
                                  </w:rPr>
                                  <m:t>h</m:t>
                                </m:r>
                              </m:sub>
                            </m:sSub>
                          </m:e>
                          <m:sup>
                            <m:r>
                              <w:rPr>
                                <w:rFonts w:ascii="Cambria Math" w:hAnsi="Cambria Math" w:eastAsia="Cambria Math" w:cs="Cambria Math"/>
                                <w:sz w:val="22"/>
                                <w:szCs w:val="22"/>
                              </w:rPr>
                              <m:t>(m)</m:t>
                            </m:r>
                          </m:sup>
                        </m:sSup>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r>
                              <w:rPr>
                                <w:rFonts w:ascii="Cambria Math" w:hAnsi="Cambria Math" w:eastAsia="Cambria Math" w:cs="Cambria Math"/>
                                <w:sz w:val="22"/>
                                <w:szCs w:val="22"/>
                              </w:rPr>
                              <m:t>-ρ|</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h</m:t>
                                    </m:r>
                                  </m:sub>
                                </m:sSub>
                              </m:e>
                              <m:sup>
                                <m:r>
                                  <w:rPr>
                                    <w:rFonts w:ascii="Cambria Math" w:hAnsi="Cambria Math" w:eastAsia="Cambria Math" w:cs="Cambria Math"/>
                                    <w:sz w:val="22"/>
                                    <w:szCs w:val="22"/>
                                  </w:rPr>
                                  <m:t>(m)</m:t>
                                </m:r>
                              </m:sup>
                            </m:sSup>
                            <m:r>
                              <w:rPr>
                                <w:rFonts w:ascii="Cambria Math" w:hAnsi="Cambria Math" w:eastAsia="Cambria Math" w:cs="Cambria Math"/>
                                <w:sz w:val="22"/>
                                <w:szCs w:val="22"/>
                              </w:rPr>
                              <m:t>|</m:t>
                            </m:r>
                          </m:sup>
                        </m:sSup>
                      </m:e>
                    </m:nary>
                  </m:den>
                </m:f>
                <m:r>
                  <w:rPr>
                    <w:rFonts w:ascii="Cambria Math" w:hAnsi="Cambria Math" w:eastAsia="Cambria Math" w:cs="Cambria Math"/>
                    <w:sz w:val="22"/>
                    <w:szCs w:val="22"/>
                  </w:rPr>
                  <m:t>.</m:t>
                </m:r>
              </m:oMath>
            </m:oMathPara>
          </w:p>
        </w:tc>
        <w:tc>
          <w:tcPr>
            <w:tcW w:w="864" w:type="dxa"/>
            <w:vAlign w:val="center"/>
          </w:tcPr>
          <w:p w:rsidR="00D951E9" w:rsidRDefault="00670B8B" w14:paraId="165F0051" w14:textId="68C479AD">
            <w:pPr>
              <w:spacing w:after="0" w:line="240" w:lineRule="auto"/>
              <w:jc w:val="right"/>
            </w:pPr>
            <w:r>
              <w:t>(</w:t>
            </w:r>
            <w:bookmarkStart w:name="Eq_4_32" w:id="912"/>
            <w:r>
              <w:t>4.</w:t>
            </w:r>
            <w:r>
              <w:fldChar w:fldCharType="begin"/>
            </w:r>
            <w:r>
              <w:instrText> SEQ Equation \* ARABIC </w:instrText>
            </w:r>
            <w:r>
              <w:fldChar w:fldCharType="separate"/>
            </w:r>
            <w:r w:rsidR="00A62403">
              <w:rPr>
                <w:noProof/>
              </w:rPr>
              <w:t>31</w:t>
            </w:r>
            <w:r>
              <w:fldChar w:fldCharType="end"/>
            </w:r>
            <w:bookmarkEnd w:id="912"/>
            <w:r>
              <w:t>)</w:t>
            </w:r>
          </w:p>
        </w:tc>
      </w:tr>
    </w:tbl>
    <w:p w:rsidR="00592BCF" w:rsidRDefault="00670B8B" w14:paraId="590B7102" w14:textId="77777777">
      <w:pPr>
        <w:pStyle w:val="BodyText"/>
      </w:pPr>
      <w:r>
        <w:t>A full group has no remaining places, so its total weight and assignment probability are zero. At every step before the final assignment, at least one place remains available, ensuring a positive denominator.</w:t>
      </w:r>
    </w:p>
    <w:p w:rsidR="00592BCF" w:rsidRDefault="00670B8B" w14:paraId="26FB3D15" w14:textId="77777777">
      <w:pPr>
        <w:pStyle w:val="BodyText"/>
      </w:pPr>
      <w:r>
        <w:t xml:space="preserve">Each assignment changes the receiving group’s centroid. Let </w:t>
      </w:r>
      <m:oMath>
        <m:r>
          <w:rPr>
            <w:rFonts w:ascii="Cambria Math" w:hAnsi="Cambria Math" w:eastAsia="Cambria Math" w:cs="Cambria Math"/>
            <w:sz w:val="22"/>
            <w:szCs w:val="22"/>
          </w:rPr>
          <m:t>q</m:t>
        </m:r>
      </m:oMath>
      <w:r>
        <w:t xml:space="preserve"> denote the number of members already assigned to that group. For </w:t>
      </w:r>
      <m:oMath>
        <m:r>
          <w:rPr>
            <w:rFonts w:ascii="Cambria Math" w:hAnsi="Cambria Math" w:eastAsia="Cambria Math" w:cs="Cambria Math"/>
            <w:sz w:val="22"/>
            <w:szCs w:val="22"/>
          </w:rPr>
          <m:t>q&gt;0</m:t>
        </m:r>
      </m:oMath>
      <w:r>
        <w:t xml:space="preserve">, write its current centroid as </w:t>
      </w:r>
      <m:oMath>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e>
          <m:sup>
            <m:r>
              <m:rPr>
                <m:nor/>
              </m:rPr>
              <w:rPr>
                <w:rFonts w:ascii="Cambria Math" w:hAnsi="Cambria Math" w:eastAsia="Cambria Math" w:cs="Cambria Math"/>
                <w:sz w:val="22"/>
                <w:szCs w:val="22"/>
              </w:rPr>
              <m:t>old</m:t>
            </m:r>
          </m:sup>
        </m:sSup>
      </m:oMath>
      <w:r>
        <w:t xml:space="preserve">. Its current total performance is therefore </w:t>
      </w:r>
      <m:oMath>
        <m:r>
          <w:rPr>
            <w:rFonts w:ascii="Cambria Math" w:hAnsi="Cambria Math" w:eastAsia="Cambria Math" w:cs="Cambria Math"/>
            <w:sz w:val="22"/>
            <w:szCs w:val="22"/>
          </w:rPr>
          <m:t>q</m:t>
        </m:r>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e>
          <m:sup>
            <m:r>
              <m:rPr>
                <m:nor/>
              </m:rPr>
              <w:rPr>
                <w:rFonts w:ascii="Cambria Math" w:hAnsi="Cambria Math" w:eastAsia="Cambria Math" w:cs="Cambria Math"/>
                <w:sz w:val="22"/>
                <w:szCs w:val="22"/>
              </w:rPr>
              <m:t>old</m:t>
            </m:r>
          </m:sup>
        </m:sSup>
      </m:oMath>
      <w:r>
        <w:t xml:space="preserve">. Adding individual </w:t>
      </w:r>
      <m:oMath>
        <m:r>
          <w:rPr>
            <w:rFonts w:ascii="Cambria Math" w:hAnsi="Cambria Math" w:eastAsia="Cambria Math" w:cs="Cambria Math"/>
            <w:sz w:val="22"/>
            <w:szCs w:val="22"/>
          </w:rPr>
          <m:t>i</m:t>
        </m:r>
      </m:oMath>
      <w:r>
        <w:t xml:space="preserve"> increases the total by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oMath>
      <w:r>
        <w:t xml:space="preserve"> and the membership by one: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8BD4F2F" w14:textId="77777777">
        <w:trPr>
          <w:cantSplit/>
        </w:trPr>
        <w:tc>
          <w:tcPr>
            <w:tcW w:w="8496" w:type="dxa"/>
            <w:vAlign w:val="center"/>
          </w:tcPr>
          <w:p w:rsidRPr="00674971" w:rsidR="00592BCF" w:rsidRDefault="00000000" w14:paraId="0F6322ED" w14:textId="77777777">
            <w:pPr>
              <w:spacing w:before="120" w:line="240" w:lineRule="auto"/>
              <w:jc w:val="center"/>
              <w:rPr>
                <w:rFonts w:ascii="Cambria Math" w:hAnsi="Cambria Math"/>
                <w:sz w:val="22"/>
              </w:rPr>
            </w:pPr>
            <m:oMathPara>
              <m:oMathParaPr>
                <m:jc m:val="center"/>
              </m:oMathParaPr>
              <m:oMath>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e>
                  <m:sup>
                    <m:r>
                      <m:rPr>
                        <m:nor/>
                      </m:rPr>
                      <w:rPr>
                        <w:rFonts w:ascii="Cambria Math" w:hAnsi="Cambria Math" w:eastAsia="Cambria Math" w:cs="Cambria Math"/>
                        <w:sz w:val="22"/>
                        <w:szCs w:val="22"/>
                      </w:rPr>
                      <m:t>new</m:t>
                    </m:r>
                  </m:sup>
                </m:sSup>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q</m:t>
                    </m:r>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e>
                      <m:sup>
                        <m:r>
                          <m:rPr>
                            <m:nor/>
                          </m:rPr>
                          <w:rPr>
                            <w:rFonts w:ascii="Cambria Math" w:hAnsi="Cambria Math" w:eastAsia="Cambria Math" w:cs="Cambria Math"/>
                            <w:sz w:val="22"/>
                            <w:szCs w:val="22"/>
                          </w:rPr>
                          <m:t>old</m:t>
                        </m:r>
                      </m:sup>
                    </m:sSup>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num>
                  <m:den>
                    <m:r>
                      <w:rPr>
                        <w:rFonts w:ascii="Cambria Math" w:hAnsi="Cambria Math" w:eastAsia="Cambria Math" w:cs="Cambria Math"/>
                        <w:sz w:val="22"/>
                        <w:szCs w:val="22"/>
                      </w:rPr>
                      <m:t>q+1</m:t>
                    </m:r>
                  </m:den>
                </m:f>
                <m:r>
                  <w:rPr>
                    <w:rFonts w:ascii="Cambria Math" w:hAnsi="Cambria Math" w:eastAsia="Cambria Math" w:cs="Cambria Math"/>
                    <w:sz w:val="22"/>
                    <w:szCs w:val="22"/>
                  </w:rPr>
                  <m:t>.</m:t>
                </m:r>
              </m:oMath>
            </m:oMathPara>
          </w:p>
        </w:tc>
        <w:tc>
          <w:tcPr>
            <w:tcW w:w="864" w:type="dxa"/>
            <w:vAlign w:val="center"/>
          </w:tcPr>
          <w:p w:rsidR="00D951E9" w:rsidRDefault="00670B8B" w14:paraId="693F9ED5" w14:textId="3AA4A218">
            <w:pPr>
              <w:spacing w:after="0" w:line="240" w:lineRule="auto"/>
              <w:jc w:val="right"/>
            </w:pPr>
            <w:r>
              <w:t>(</w:t>
            </w:r>
            <w:bookmarkStart w:name="Eq_4_33" w:id="913"/>
            <w:r>
              <w:t>4.</w:t>
            </w:r>
            <w:r>
              <w:fldChar w:fldCharType="begin"/>
            </w:r>
            <w:r>
              <w:instrText> SEQ Equation \* ARABIC </w:instrText>
            </w:r>
            <w:r>
              <w:fldChar w:fldCharType="separate"/>
            </w:r>
            <w:r w:rsidR="00A62403">
              <w:rPr>
                <w:noProof/>
              </w:rPr>
              <w:t>32</w:t>
            </w:r>
            <w:r>
              <w:fldChar w:fldCharType="end"/>
            </w:r>
            <w:bookmarkEnd w:id="913"/>
            <w:r>
              <w:t>)</w:t>
            </w:r>
          </w:p>
        </w:tc>
      </w:tr>
    </w:tbl>
    <w:p w:rsidR="00592BCF" w:rsidRDefault="00670B8B" w14:paraId="219396F1" w14:textId="77777777">
      <w:pPr>
        <w:pStyle w:val="BodyText"/>
        <w:keepNext/>
      </w:pPr>
      <w:r>
        <w:t>Rearranging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FBBF089" w14:textId="77777777">
        <w:trPr>
          <w:cantSplit/>
        </w:trPr>
        <w:tc>
          <w:tcPr>
            <w:tcW w:w="8496" w:type="dxa"/>
            <w:vAlign w:val="center"/>
          </w:tcPr>
          <w:p w:rsidRPr="00674971" w:rsidR="00592BCF" w:rsidRDefault="00000000" w14:paraId="36125F5D" w14:textId="77777777">
            <w:pPr>
              <w:spacing w:before="120" w:line="240" w:lineRule="auto"/>
              <w:jc w:val="center"/>
              <w:rPr>
                <w:rFonts w:ascii="Cambria Math" w:hAnsi="Cambria Math"/>
                <w:sz w:val="22"/>
              </w:rPr>
            </w:pPr>
            <m:oMathPara>
              <m:oMathParaPr>
                <m:jc m:val="center"/>
              </m:oMathParaPr>
              <m:oMath>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e>
                  <m:sup>
                    <m:r>
                      <m:rPr>
                        <m:nor/>
                      </m:rPr>
                      <w:rPr>
                        <w:rFonts w:ascii="Cambria Math" w:hAnsi="Cambria Math" w:eastAsia="Cambria Math" w:cs="Cambria Math"/>
                        <w:sz w:val="22"/>
                        <w:szCs w:val="22"/>
                      </w:rPr>
                      <m:t>new</m:t>
                    </m:r>
                  </m:sup>
                </m:sSup>
                <m:r>
                  <w:rPr>
                    <w:rFonts w:ascii="Cambria Math" w:hAnsi="Cambria Math" w:eastAsia="Cambria Math" w:cs="Cambria Math"/>
                    <w:sz w:val="22"/>
                    <w:szCs w:val="22"/>
                  </w:rPr>
                  <m:t>=</m:t>
                </m:r>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e>
                  <m:sup>
                    <m:r>
                      <m:rPr>
                        <m:nor/>
                      </m:rPr>
                      <w:rPr>
                        <w:rFonts w:ascii="Cambria Math" w:hAnsi="Cambria Math" w:eastAsia="Cambria Math" w:cs="Cambria Math"/>
                        <w:sz w:val="22"/>
                        <w:szCs w:val="22"/>
                      </w:rPr>
                      <m:t>old</m:t>
                    </m:r>
                  </m:sup>
                </m:sSup>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e>
                      <m:sup>
                        <m:r>
                          <m:rPr>
                            <m:nor/>
                          </m:rPr>
                          <w:rPr>
                            <w:rFonts w:ascii="Cambria Math" w:hAnsi="Cambria Math" w:eastAsia="Cambria Math" w:cs="Cambria Math"/>
                            <w:sz w:val="22"/>
                            <w:szCs w:val="22"/>
                          </w:rPr>
                          <m:t>old</m:t>
                        </m:r>
                      </m:sup>
                    </m:sSup>
                  </m:num>
                  <m:den>
                    <m:r>
                      <w:rPr>
                        <w:rFonts w:ascii="Cambria Math" w:hAnsi="Cambria Math" w:eastAsia="Cambria Math" w:cs="Cambria Math"/>
                        <w:sz w:val="22"/>
                        <w:szCs w:val="22"/>
                      </w:rPr>
                      <m:t>q+1</m:t>
                    </m:r>
                  </m:den>
                </m:f>
                <m:r>
                  <w:rPr>
                    <w:rFonts w:ascii="Cambria Math" w:hAnsi="Cambria Math" w:eastAsia="Cambria Math" w:cs="Cambria Math"/>
                    <w:sz w:val="22"/>
                    <w:szCs w:val="22"/>
                  </w:rPr>
                  <m:t>.</m:t>
                </m:r>
              </m:oMath>
            </m:oMathPara>
          </w:p>
        </w:tc>
        <w:tc>
          <w:tcPr>
            <w:tcW w:w="864" w:type="dxa"/>
            <w:vAlign w:val="center"/>
          </w:tcPr>
          <w:p w:rsidR="00D951E9" w:rsidRDefault="00670B8B" w14:paraId="79E13505" w14:textId="6BE38DEE">
            <w:pPr>
              <w:spacing w:after="0" w:line="240" w:lineRule="auto"/>
              <w:jc w:val="right"/>
            </w:pPr>
            <w:r>
              <w:t>(</w:t>
            </w:r>
            <w:bookmarkStart w:name="Eq_4_34" w:id="914"/>
            <w:r>
              <w:t>4.</w:t>
            </w:r>
            <w:r>
              <w:fldChar w:fldCharType="begin"/>
            </w:r>
            <w:r>
              <w:instrText> SEQ Equation \* ARABIC </w:instrText>
            </w:r>
            <w:r>
              <w:fldChar w:fldCharType="separate"/>
            </w:r>
            <w:r w:rsidR="00A62403">
              <w:rPr>
                <w:noProof/>
              </w:rPr>
              <w:t>33</w:t>
            </w:r>
            <w:r>
              <w:fldChar w:fldCharType="end"/>
            </w:r>
            <w:bookmarkEnd w:id="914"/>
            <w:r>
              <w:t>)</w:t>
            </w:r>
          </w:p>
        </w:tc>
      </w:tr>
    </w:tbl>
    <w:p w:rsidR="00592BCF" w:rsidRDefault="00670B8B" w14:paraId="78078B03" w14:textId="77777777">
      <w:pPr>
        <w:pStyle w:val="BodyText"/>
      </w:pPr>
      <w:r>
        <w:t>The centroid therefore moves toward the arriving individual’s performance. For the same difference between the individual and the current centroid, that movement becomes smaller as the group grows.</w:t>
      </w:r>
    </w:p>
    <w:p w:rsidR="00592BCF" w:rsidRDefault="00670B8B" w14:paraId="546CEAB9" w14:textId="77777777">
      <w:pPr>
        <w:pStyle w:val="BodyText"/>
        <w:keepNext/>
      </w:pPr>
      <w:r>
        <w:t>The first arrival is treated separately: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44DEA97" w14:textId="77777777">
        <w:trPr>
          <w:cantSplit/>
        </w:trPr>
        <w:tc>
          <w:tcPr>
            <w:tcW w:w="8496" w:type="dxa"/>
            <w:vAlign w:val="center"/>
          </w:tcPr>
          <w:p w:rsidRPr="00674971" w:rsidR="00592BCF" w:rsidRDefault="00000000" w14:paraId="7175A5FA" w14:textId="77777777">
            <w:pPr>
              <w:spacing w:before="120" w:line="240" w:lineRule="auto"/>
              <w:jc w:val="center"/>
              <w:rPr>
                <w:rFonts w:ascii="Cambria Math" w:hAnsi="Cambria Math"/>
                <w:sz w:val="22"/>
              </w:rPr>
            </w:pPr>
            <m:oMathPara>
              <m:oMathParaPr>
                <m:jc m:val="center"/>
              </m:oMathParaPr>
              <m:oMath>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e>
                  <m:sup>
                    <m:r>
                      <m:rPr>
                        <m:nor/>
                      </m:rPr>
                      <w:rPr>
                        <w:rFonts w:ascii="Cambria Math" w:hAnsi="Cambria Math" w:eastAsia="Cambria Math" w:cs="Cambria Math"/>
                        <w:sz w:val="22"/>
                        <w:szCs w:val="22"/>
                      </w:rPr>
                      <m:t>new</m:t>
                    </m:r>
                  </m:sup>
                </m:sSup>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m:rPr>
                    <m:nor/>
                  </m:rPr>
                  <w:rPr>
                    <w:rFonts w:ascii="Cambria Math" w:hAnsi="Cambria Math" w:eastAsia="Cambria Math" w:cs="Cambria Math"/>
                    <w:sz w:val="22"/>
                    <w:szCs w:val="22"/>
                  </w:rPr>
                  <m:t> </m:t>
                </m:r>
                <m:r>
                  <m:rPr>
                    <m:nor/>
                  </m:rPr>
                  <w:rPr>
                    <w:rFonts w:ascii="Cambria Math" w:hAnsi="Cambria Math" w:eastAsia="Cambria Math" w:cs="Cambria Math"/>
                    <w:sz w:val="22"/>
                    <w:szCs w:val="22"/>
                  </w:rPr>
                  <m:t>when </m:t>
                </m:r>
                <m:r>
                  <w:rPr>
                    <w:rFonts w:ascii="Cambria Math" w:hAnsi="Cambria Math" w:eastAsia="Cambria Math" w:cs="Cambria Math"/>
                    <w:sz w:val="22"/>
                    <w:szCs w:val="22"/>
                  </w:rPr>
                  <m:t>q=0.</m:t>
                </m:r>
              </m:oMath>
            </m:oMathPara>
          </w:p>
        </w:tc>
        <w:tc>
          <w:tcPr>
            <w:tcW w:w="864" w:type="dxa"/>
            <w:vAlign w:val="center"/>
          </w:tcPr>
          <w:p w:rsidR="00D951E9" w:rsidRDefault="00670B8B" w14:paraId="496D61CE" w14:textId="6B4B23B7">
            <w:pPr>
              <w:spacing w:after="0" w:line="240" w:lineRule="auto"/>
              <w:jc w:val="right"/>
            </w:pPr>
            <w:r>
              <w:t>(</w:t>
            </w:r>
            <w:bookmarkStart w:name="Eq_4_35" w:id="915"/>
            <w:r>
              <w:t>4.</w:t>
            </w:r>
            <w:r>
              <w:fldChar w:fldCharType="begin"/>
            </w:r>
            <w:r>
              <w:instrText> SEQ Equation \* ARABIC </w:instrText>
            </w:r>
            <w:r>
              <w:fldChar w:fldCharType="separate"/>
            </w:r>
            <w:r w:rsidR="00A62403">
              <w:rPr>
                <w:noProof/>
              </w:rPr>
              <w:t>34</w:t>
            </w:r>
            <w:r>
              <w:fldChar w:fldCharType="end"/>
            </w:r>
            <w:bookmarkEnd w:id="915"/>
            <w:r>
              <w:t>)</w:t>
            </w:r>
          </w:p>
        </w:tc>
      </w:tr>
    </w:tbl>
    <w:p w:rsidR="00592BCF" w:rsidRDefault="00670B8B" w14:paraId="3C2D52A9" w14:textId="77777777">
      <w:pPr>
        <w:pStyle w:val="BodyText"/>
      </w:pPr>
      <w:r>
        <w:t xml:space="preserve">The population mean used to initialize an empty group is only a reference for calculating assignment probabilities. It is not an additional member and contributes nothing to the updated average. Once assignment is complete,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oMath>
      <w:r>
        <w:t xml:space="preserve"> is the mean performance of the group’s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oMath>
      <w:r>
        <w:t xml:space="preserve"> actual members. Because total capacity equals </w:t>
      </w:r>
      <m:oMath>
        <m:r>
          <w:rPr>
            <w:rFonts w:ascii="Cambria Math" w:hAnsi="Cambria Math" w:eastAsia="Cambria Math" w:cs="Cambria Math"/>
            <w:sz w:val="22"/>
            <w:szCs w:val="22"/>
          </w:rPr>
          <m:t>N</m:t>
        </m:r>
      </m:oMath>
      <w:r>
        <w:t>, the procedure fills every group exactly.</w:t>
      </w:r>
    </w:p>
    <w:p w:rsidR="007016DB" w:rsidP="003369EC" w:rsidRDefault="003369EC" w14:paraId="31C8F2E4" w14:textId="44332FC5">
      <w:r>
        <w:fldChar w:fldCharType="begin"/>
      </w:r>
      <w:r>
        <w:instrText xml:space="preserve"> REF Chapter4Figure4 \h </w:instrText>
      </w:r>
      <w:r>
        <w:fldChar w:fldCharType="separate"/>
      </w:r>
      <w:r w:rsidR="00A62403">
        <w:t>Figure 4-</w:t>
      </w:r>
      <w:r w:rsidR="00A62403">
        <w:rPr>
          <w:noProof/>
        </w:rPr>
        <w:t>6</w:t>
      </w:r>
      <w:r>
        <w:fldChar w:fldCharType="end"/>
      </w:r>
      <w:r>
        <w:t xml:space="preserve"> </w:t>
      </w:r>
      <w:r>
        <w:fldChar w:fldCharType="begin"/>
      </w:r>
      <w:r>
        <w:instrText>REF _Ref242970855 \p</w:instrText>
      </w:r>
      <w:r>
        <w:fldChar w:fldCharType="separate"/>
      </w:r>
      <w:r w:rsidR="00A62403">
        <w:t>below</w:t>
      </w:r>
      <w:r>
        <w:fldChar w:fldCharType="end"/>
      </w:r>
      <w:r>
        <w:t xml:space="preserve"> </w:t>
      </w:r>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t>ity.</w:t>
      </w:r>
    </w:p>
    <w:p w:rsidR="003369EC" w:rsidP="00C5784C" w:rsidRDefault="003369EC" w14:paraId="051AD1F9" w14:textId="77777777">
      <w:pPr>
        <w:pStyle w:val="Illustration"/>
        <w:keepNext/>
      </w:pPr>
      <w:r>
        <w:rPr>
          <w:noProof/>
        </w:rPr>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7"/>
                    <a:stretch>
                      <a:fillRect/>
                    </a:stretch>
                  </pic:blipFill>
                  <pic:spPr>
                    <a:xfrm>
                      <a:off x="0" y="0"/>
                      <a:ext cx="5943600" cy="5085080"/>
                    </a:xfrm>
                    <a:prstGeom prst="rect">
                      <a:avLst/>
                    </a:prstGeom>
                  </pic:spPr>
                </pic:pic>
              </a:graphicData>
            </a:graphic>
          </wp:inline>
        </w:drawing>
      </w:r>
    </w:p>
    <w:p w:rsidRPr="00205937" w:rsidR="003369EC" w:rsidP="00D8262B" w:rsidRDefault="003369EC" w14:paraId="70F5F952" w14:textId="50DAD431">
      <w:pPr>
        <w:pStyle w:val="Caption"/>
      </w:pPr>
      <w:bookmarkStart w:name="Chapter4Figure4" w:id="916"/>
      <w:bookmarkStart w:name="_Ref242970855" w:id="917"/>
      <w:r>
        <w:t>Figure 4-</w:t>
      </w:r>
      <w:r>
        <w:fldChar w:fldCharType="begin"/>
      </w:r>
      <w:r>
        <w:instrText>SEQ Figure \* ARABIC</w:instrText>
      </w:r>
      <w:r>
        <w:fldChar w:fldCharType="separate"/>
      </w:r>
      <w:r w:rsidR="00A62403">
        <w:rPr>
          <w:noProof/>
        </w:rPr>
        <w:t>6</w:t>
      </w:r>
      <w:r>
        <w:fldChar w:fldCharType="end"/>
      </w:r>
      <w:bookmarkEnd w:id="916"/>
      <w:r>
        <w:t xml:space="preserve">. </w:t>
      </w:r>
      <w:r w:rsidRPr="0030367F">
        <w:rPr>
          <w:rStyle w:val="CaptionTitle"/>
        </w:rPr>
        <w:t>Sequential assignment with evolving group centroids</w:t>
      </w:r>
      <w:r w:rsidRPr="00436C53">
        <w:t>.</w:t>
      </w:r>
      <w:r>
        <w:t xml:space="preserve">  Six individuals with performance values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d>
          <m:dPr>
            <m:ctrlPr>
              <w:rPr>
                <w:rFonts w:ascii="Cambria Math" w:hAnsi="Cambria Math" w:eastAsia="Cambria Math" w:cs="Cambria Math"/>
                <w:sz w:val="22"/>
                <w:szCs w:val="22"/>
              </w:rPr>
            </m:ctrlPr>
          </m:dPr>
          <m:e>
            <m:r>
              <w:rPr>
                <w:rFonts w:ascii="Cambria Math" w:hAnsi="Cambria Math" w:eastAsia="Cambria Math" w:cs="Cambria Math"/>
                <w:sz w:val="22"/>
                <w:szCs w:val="22"/>
              </w:rPr>
              <m:t>-1.5,-0.9,-0.3,0.3,0.9,1.5</m:t>
            </m:r>
          </m:e>
        </m:d>
      </m:oMath>
      <w:r>
        <w:t xml:space="preserve"> are assigned to two groups of capacity three using </w:t>
      </w:r>
      <m:oMath>
        <m:r>
          <w:rPr>
            <w:rFonts w:ascii="Cambria Math" w:hAnsi="Cambria Math" w:eastAsia="Cambria Math" w:cs="Cambria Math"/>
            <w:sz w:val="22"/>
            <w:szCs w:val="22"/>
          </w:rPr>
          <m:t>ρ=2</m:t>
        </m:r>
      </m:oMath>
      <w:r>
        <w:t xml:space="preserve">. Both empty groups begin with the population mean, </w:t>
      </w:r>
      <m:oMath>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bookmarkEnd w:id="917"/>
    </w:p>
    <w:p w:rsidR="00CB3150" w:rsidP="00205937" w:rsidRDefault="00205937" w14:paraId="276AC403" w14:textId="77777777">
      <w:r w:rsidRPr="00205937">
        <w:t xml:space="preserve">At </w:t>
      </w:r>
      <m:oMath>
        <m:r>
          <w:rPr>
            <w:rFonts w:ascii="Cambria Math" w:hAnsi="Cambria Math" w:eastAsia="Cambria Math" w:cs="Cambria Math"/>
            <w:sz w:val="22"/>
            <w:szCs w:val="22"/>
          </w:rPr>
          <m:t>ρ=0</m:t>
        </m:r>
      </m:oMath>
      <w:r w:rsidRPr="00205937">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hAnsi="Cambria Math" w:eastAsia="Cambria Math" w:cs="Cambria Math"/>
            <w:sz w:val="22"/>
            <w:szCs w:val="22"/>
          </w:rPr>
          <m:t>ρ</m:t>
        </m:r>
      </m:oMath>
      <w:r w:rsidRPr="00205937">
        <w:t xml:space="preserve"> introduces a preference for similar performance, but does not remove randomness. Because each assignment changes a centroid, the arrival order and earlier random choices can influence subsequent assignments and the final groups.</w:t>
      </w:r>
    </w:p>
    <w:p w:rsidR="00CB3150" w:rsidRDefault="0050416D" w14:paraId="45EE7F48" w14:textId="77777777">
      <w:pPr>
        <w:pStyle w:val="Heading2"/>
        <w:numPr>
          <w:ilvl w:val="1"/>
          <w:numId w:val="18"/>
        </w:numPr>
      </w:pPr>
      <w:bookmarkStart w:name="preference-and-realized-sorting" w:id="918"/>
      <w:bookmarkEnd w:id="909"/>
      <w:r>
        <w:t>Measuring the sorting that results</w:t>
      </w:r>
    </w:p>
    <w:p w:rsidRPr="0050416D" w:rsidR="0050416D" w:rsidP="0050416D" w:rsidRDefault="0050416D" w14:paraId="6995BEFA" w14:textId="77777777">
      <w:pPr>
        <w:pStyle w:val="BodyText"/>
      </w:pPr>
      <w:r w:rsidRPr="0050416D">
        <w:t xml:space="preserve">The parameter </w:t>
      </w:r>
      <m:oMath>
        <m:r>
          <m:rPr>
            <m:sty m:val="bi"/>
          </m:rPr>
          <w:rPr>
            <w:rFonts w:ascii="Cambria Math" w:hAnsi="Cambria Math" w:eastAsia="Cambria Math" w:cs="Cambria Math"/>
            <w:sz w:val="22"/>
            <w:szCs w:val="22"/>
          </w:rPr>
          <m:t>ρ</m:t>
        </m:r>
      </m:oMath>
      <w:r w:rsidRPr="0050416D">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hAnsi="Cambria Math" w:eastAsia="Cambria Math" w:cs="Cambria Math"/>
            <w:sz w:val="22"/>
            <w:szCs w:val="22"/>
          </w:rPr>
          <m:t>A</m:t>
        </m:r>
      </m:oMath>
      <w:r w:rsidRPr="0050416D">
        <w:t xml:space="preserve"> lies between groups rather than within them.</w:t>
      </w:r>
    </w:p>
    <w:p w:rsidRPr="0050416D" w:rsidR="0050416D" w:rsidP="0050416D" w:rsidRDefault="0050416D" w14:paraId="30CC6426" w14:textId="77777777">
      <w:pPr>
        <w:pStyle w:val="BodyText"/>
      </w:pPr>
      <w:r w:rsidRPr="0050416D">
        <w:t>If each group contains a broad mixture resembling the population, its mean will be close to the population mean. If similar performers cluster together, groups will tend to be more internally homogeneous and their means will differ more from one another.</w:t>
      </w:r>
    </w:p>
    <w:p w:rsidR="00240C6A" w:rsidRDefault="00670B8B" w14:paraId="2C2ACBCA" w14:textId="77777777">
      <w:pPr>
        <w:pStyle w:val="BodyText"/>
      </w:pPr>
      <w:r>
        <w:t xml:space="preserve">We summarize the resulting sorting using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H</m:t>
            </m:r>
          </m:e>
          <m:sub>
            <m:r>
              <w:rPr>
                <w:rFonts w:ascii="Cambria Math" w:hAnsi="Cambria Math" w:eastAsia="Cambria Math" w:cs="Cambria Math"/>
                <w:sz w:val="22"/>
                <w:szCs w:val="22"/>
              </w:rPr>
              <m:t>sort</m:t>
            </m:r>
          </m:sub>
        </m:sSub>
      </m:oMath>
      <w:r>
        <w:t>, the fraction of total variation in individual performance that lies between groups. This measure describes how strongly group membership distinguishes individuals by performance.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BC7C17" w14:textId="77777777">
        <w:trPr>
          <w:cantSplit/>
        </w:trPr>
        <w:tc>
          <w:tcPr>
            <w:tcW w:w="8496" w:type="dxa"/>
            <w:vAlign w:val="center"/>
          </w:tcPr>
          <w:p w:rsidRPr="00674971" w:rsidR="0050416D" w:rsidP="0050416D" w:rsidRDefault="00000000" w14:paraId="00D8D0E4" w14:textId="77777777">
            <w:pPr>
              <w:pStyle w:val="BodyText"/>
              <w:rPr>
                <w:rFonts w:ascii="Cambria Math" w:hAnsi="Cambria Math"/>
                <w:sz w:val="22"/>
              </w:rPr>
            </w:pPr>
            <m:oMathPara>
              <m:oMath>
                <m:sSub>
                  <m:sSubPr>
                    <m:ctrlPr>
                      <w:rPr>
                        <w:rFonts w:ascii="Cambria Math" w:hAnsi="Cambria Math" w:eastAsia="Cambria Math" w:cs="Cambria Math"/>
                        <w:sz w:val="22"/>
                        <w:szCs w:val="22"/>
                      </w:rPr>
                    </m:ctrlPr>
                  </m:sSubPr>
                  <m:e>
                    <m:r>
                      <m:rPr>
                        <m:sty m:val="bi"/>
                      </m:rPr>
                      <w:rPr>
                        <w:rFonts w:ascii="Cambria Math" w:hAnsi="Cambria Math" w:eastAsia="Cambria Math" w:cs="Cambria Math"/>
                        <w:sz w:val="22"/>
                        <w:szCs w:val="22"/>
                      </w:rPr>
                      <m:t>H</m:t>
                    </m:r>
                  </m:e>
                  <m:sub>
                    <m:r>
                      <m:rPr>
                        <m:sty m:val="b"/>
                      </m:rPr>
                      <w:rPr>
                        <w:rFonts w:ascii="Cambria Math" w:hAnsi="Cambria Math" w:eastAsia="Cambria Math" w:cs="Cambria Math"/>
                        <w:sz w:val="22"/>
                        <w:szCs w:val="22"/>
                      </w:rPr>
                      <m:t>sort</m:t>
                    </m:r>
                  </m:sub>
                </m:sSub>
                <m:r>
                  <m:rPr>
                    <m:sty m:val="bi"/>
                  </m:rPr>
                  <w:rPr>
                    <w:rFonts w:ascii="Cambria Math" w:hAnsi="Cambria Math" w:eastAsia="Cambria Math" w:cs="Cambria Math"/>
                    <w:sz w:val="22"/>
                    <w:szCs w:val="22"/>
                  </w:rPr>
                  <m:t>=1-</m:t>
                </m:r>
                <m:f>
                  <m:fPr>
                    <m:ctrlPr>
                      <w:rPr>
                        <w:rFonts w:ascii="Cambria Math" w:hAnsi="Cambria Math" w:eastAsia="Cambria Math" w:cs="Cambria Math"/>
                        <w:sz w:val="22"/>
                        <w:szCs w:val="22"/>
                      </w:rPr>
                    </m:ctrlPr>
                  </m:fPr>
                  <m:num>
                    <m:nary>
                      <m:naryPr>
                        <m:chr m:val="∑"/>
                        <m:limLoc m:val="undOvr"/>
                        <m:supHide m:val="1"/>
                        <m:ctrlPr>
                          <w:rPr>
                            <w:rFonts w:ascii="Cambria Math" w:hAnsi="Cambria Math" w:eastAsia="Cambria Math" w:cs="Cambria Math"/>
                            <w:sz w:val="22"/>
                            <w:szCs w:val="22"/>
                          </w:rPr>
                        </m:ctrlPr>
                      </m:naryPr>
                      <m:sub>
                        <m:r>
                          <m:rPr>
                            <m:sty m:val="bi"/>
                          </m:rPr>
                          <w:rPr>
                            <w:rFonts w:ascii="Cambria Math" w:hAnsi="Cambria Math" w:eastAsia="Cambria Math" w:cs="Cambria Math"/>
                            <w:sz w:val="22"/>
                            <w:szCs w:val="22"/>
                          </w:rPr>
                          <m:t>i</m:t>
                        </m:r>
                      </m:sub>
                      <m:sup/>
                      <m:e>
                        <m:sSup>
                          <m:sSupPr>
                            <m:ctrlPr>
                              <w:rPr>
                                <w:rFonts w:ascii="Cambria Math" w:hAnsi="Cambria Math" w:eastAsia="Cambria Math" w:cs="Cambria Math"/>
                                <w:sz w:val="22"/>
                                <w:szCs w:val="22"/>
                              </w:rPr>
                            </m:ctrlPr>
                          </m:sSupPr>
                          <m:e>
                            <m:d>
                              <m:dPr>
                                <m:ctrlPr>
                                  <w:rPr>
                                    <w:rFonts w:ascii="Cambria Math" w:hAnsi="Cambria Math" w:eastAsia="Cambria Math" w:cs="Cambria Math"/>
                                    <w:sz w:val="22"/>
                                    <w:szCs w:val="22"/>
                                  </w:rPr>
                                </m:ctrlPr>
                              </m:dPr>
                              <m:e>
                                <m:sSub>
                                  <m:sSubPr>
                                    <m:ctrlPr>
                                      <w:rPr>
                                        <w:rFonts w:ascii="Cambria Math" w:hAnsi="Cambria Math" w:eastAsia="Cambria Math" w:cs="Cambria Math"/>
                                        <w:sz w:val="22"/>
                                        <w:szCs w:val="22"/>
                                      </w:rPr>
                                    </m:ctrlPr>
                                  </m:sSubPr>
                                  <m:e>
                                    <m:r>
                                      <m:rPr>
                                        <m:sty m:val="bi"/>
                                      </m:rPr>
                                      <w:rPr>
                                        <w:rFonts w:ascii="Cambria Math" w:hAnsi="Cambria Math" w:eastAsia="Cambria Math" w:cs="Cambria Math"/>
                                        <w:sz w:val="22"/>
                                        <w:szCs w:val="22"/>
                                      </w:rPr>
                                      <m:t>A</m:t>
                                    </m:r>
                                  </m:e>
                                  <m:sub>
                                    <m:r>
                                      <m:rPr>
                                        <m:sty m:val="bi"/>
                                      </m:rPr>
                                      <w:rPr>
                                        <w:rFonts w:ascii="Cambria Math" w:hAnsi="Cambria Math" w:eastAsia="Cambria Math" w:cs="Cambria Math"/>
                                        <w:sz w:val="22"/>
                                        <w:szCs w:val="22"/>
                                      </w:rPr>
                                      <m:t>i</m:t>
                                    </m:r>
                                  </m:sub>
                                </m:sSub>
                                <m:r>
                                  <m:rPr>
                                    <m:sty m:val="bi"/>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m:rPr>
                                        <m:sty m:val="bi"/>
                                      </m:rPr>
                                      <w:rPr>
                                        <w:rFonts w:ascii="Cambria Math" w:hAnsi="Cambria Math" w:eastAsia="Cambria Math" w:cs="Cambria Math"/>
                                        <w:sz w:val="22"/>
                                        <w:szCs w:val="22"/>
                                      </w:rPr>
                                      <m:t>T</m:t>
                                    </m:r>
                                  </m:e>
                                  <m:sub>
                                    <m:r>
                                      <m:rPr>
                                        <m:sty m:val="bi"/>
                                      </m:rPr>
                                      <w:rPr>
                                        <w:rFonts w:ascii="Cambria Math" w:hAnsi="Cambria Math" w:eastAsia="Cambria Math" w:cs="Cambria Math"/>
                                        <w:sz w:val="22"/>
                                        <w:szCs w:val="22"/>
                                      </w:rPr>
                                      <m:t>g</m:t>
                                    </m:r>
                                    <m:d>
                                      <m:dPr>
                                        <m:ctrlPr>
                                          <w:rPr>
                                            <w:rFonts w:ascii="Cambria Math" w:hAnsi="Cambria Math" w:eastAsia="Cambria Math" w:cs="Cambria Math"/>
                                            <w:sz w:val="22"/>
                                            <w:szCs w:val="22"/>
                                          </w:rPr>
                                        </m:ctrlPr>
                                      </m:dPr>
                                      <m:e>
                                        <m:r>
                                          <m:rPr>
                                            <m:sty m:val="bi"/>
                                          </m:rPr>
                                          <w:rPr>
                                            <w:rFonts w:ascii="Cambria Math" w:hAnsi="Cambria Math" w:eastAsia="Cambria Math" w:cs="Cambria Math"/>
                                            <w:sz w:val="22"/>
                                            <w:szCs w:val="22"/>
                                          </w:rPr>
                                          <m:t>i</m:t>
                                        </m:r>
                                      </m:e>
                                    </m:d>
                                  </m:sub>
                                </m:sSub>
                              </m:e>
                            </m:d>
                          </m:e>
                          <m:sup>
                            <m:r>
                              <m:rPr>
                                <m:sty m:val="bi"/>
                              </m:rPr>
                              <w:rPr>
                                <w:rFonts w:ascii="Cambria Math" w:hAnsi="Cambria Math" w:eastAsia="Cambria Math" w:cs="Cambria Math"/>
                                <w:sz w:val="22"/>
                                <w:szCs w:val="22"/>
                              </w:rPr>
                              <m:t>2</m:t>
                            </m:r>
                          </m:sup>
                        </m:sSup>
                      </m:e>
                    </m:nary>
                  </m:num>
                  <m:den>
                    <m:nary>
                      <m:naryPr>
                        <m:chr m:val="∑"/>
                        <m:limLoc m:val="undOvr"/>
                        <m:supHide m:val="1"/>
                        <m:ctrlPr>
                          <w:rPr>
                            <w:rFonts w:ascii="Cambria Math" w:hAnsi="Cambria Math" w:eastAsia="Cambria Math" w:cs="Cambria Math"/>
                            <w:sz w:val="22"/>
                            <w:szCs w:val="22"/>
                          </w:rPr>
                        </m:ctrlPr>
                      </m:naryPr>
                      <m:sub>
                        <m:r>
                          <m:rPr>
                            <m:sty m:val="bi"/>
                          </m:rPr>
                          <w:rPr>
                            <w:rFonts w:ascii="Cambria Math" w:hAnsi="Cambria Math" w:eastAsia="Cambria Math" w:cs="Cambria Math"/>
                            <w:sz w:val="22"/>
                            <w:szCs w:val="22"/>
                          </w:rPr>
                          <m:t>i</m:t>
                        </m:r>
                      </m:sub>
                      <m:sup/>
                      <m:e>
                        <m:sSup>
                          <m:sSupPr>
                            <m:ctrlPr>
                              <w:rPr>
                                <w:rFonts w:ascii="Cambria Math" w:hAnsi="Cambria Math" w:eastAsia="Cambria Math" w:cs="Cambria Math"/>
                                <w:sz w:val="22"/>
                                <w:szCs w:val="22"/>
                              </w:rPr>
                            </m:ctrlPr>
                          </m:sSupPr>
                          <m:e>
                            <m:d>
                              <m:dPr>
                                <m:ctrlPr>
                                  <w:rPr>
                                    <w:rFonts w:ascii="Cambria Math" w:hAnsi="Cambria Math" w:eastAsia="Cambria Math" w:cs="Cambria Math"/>
                                    <w:sz w:val="22"/>
                                    <w:szCs w:val="22"/>
                                  </w:rPr>
                                </m:ctrlPr>
                              </m:dPr>
                              <m:e>
                                <m:sSub>
                                  <m:sSubPr>
                                    <m:ctrlPr>
                                      <w:rPr>
                                        <w:rFonts w:ascii="Cambria Math" w:hAnsi="Cambria Math" w:eastAsia="Cambria Math" w:cs="Cambria Math"/>
                                        <w:sz w:val="22"/>
                                        <w:szCs w:val="22"/>
                                      </w:rPr>
                                    </m:ctrlPr>
                                  </m:sSubPr>
                                  <m:e>
                                    <m:r>
                                      <m:rPr>
                                        <m:sty m:val="bi"/>
                                      </m:rPr>
                                      <w:rPr>
                                        <w:rFonts w:ascii="Cambria Math" w:hAnsi="Cambria Math" w:eastAsia="Cambria Math" w:cs="Cambria Math"/>
                                        <w:sz w:val="22"/>
                                        <w:szCs w:val="22"/>
                                      </w:rPr>
                                      <m:t>A</m:t>
                                    </m:r>
                                  </m:e>
                                  <m:sub>
                                    <m:r>
                                      <m:rPr>
                                        <m:sty m:val="bi"/>
                                      </m:rPr>
                                      <w:rPr>
                                        <w:rFonts w:ascii="Cambria Math" w:hAnsi="Cambria Math" w:eastAsia="Cambria Math" w:cs="Cambria Math"/>
                                        <w:sz w:val="22"/>
                                        <w:szCs w:val="22"/>
                                      </w:rPr>
                                      <m:t>i</m:t>
                                    </m:r>
                                  </m:sub>
                                </m:sSub>
                                <m:r>
                                  <m:rPr>
                                    <m:sty m:val="bi"/>
                                  </m:rP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m:rPr>
                                        <m:sty m:val="bi"/>
                                      </m:rPr>
                                      <w:rPr>
                                        <w:rFonts w:ascii="Cambria Math" w:hAnsi="Cambria Math" w:eastAsia="Cambria Math" w:cs="Cambria Math"/>
                                        <w:sz w:val="22"/>
                                        <w:szCs w:val="22"/>
                                      </w:rPr>
                                      <m:t>A</m:t>
                                    </m:r>
                                  </m:e>
                                </m:acc>
                              </m:e>
                            </m:d>
                          </m:e>
                          <m:sup>
                            <m:r>
                              <m:rPr>
                                <m:sty m:val="bi"/>
                              </m:rPr>
                              <w:rPr>
                                <w:rFonts w:ascii="Cambria Math" w:hAnsi="Cambria Math" w:eastAsia="Cambria Math" w:cs="Cambria Math"/>
                                <w:sz w:val="22"/>
                                <w:szCs w:val="22"/>
                              </w:rPr>
                              <m:t>2</m:t>
                            </m:r>
                          </m:sup>
                        </m:sSup>
                      </m:e>
                    </m:nary>
                  </m:den>
                </m:f>
                <m:r>
                  <m:rPr>
                    <m:sty m:val="bi"/>
                  </m:rPr>
                  <w:rPr>
                    <w:rFonts w:ascii="Cambria Math" w:hAnsi="Cambria Math" w:eastAsia="Cambria Math" w:cs="Cambria Math"/>
                    <w:sz w:val="22"/>
                    <w:szCs w:val="22"/>
                  </w:rPr>
                  <m:t>.</m:t>
                </m:r>
              </m:oMath>
            </m:oMathPara>
          </w:p>
        </w:tc>
        <w:tc>
          <w:tcPr>
            <w:tcW w:w="864" w:type="dxa"/>
            <w:vAlign w:val="center"/>
          </w:tcPr>
          <w:p w:rsidR="00D951E9" w:rsidRDefault="00670B8B" w14:paraId="18D25967" w14:textId="3EA66954">
            <w:pPr>
              <w:spacing w:after="0" w:line="240" w:lineRule="auto"/>
              <w:jc w:val="right"/>
            </w:pPr>
            <w:r>
              <w:t>(</w:t>
            </w:r>
            <w:bookmarkStart w:name="Eq_4_36" w:id="919"/>
            <w:r>
              <w:t>4.</w:t>
            </w:r>
            <w:r>
              <w:fldChar w:fldCharType="begin"/>
            </w:r>
            <w:r>
              <w:instrText> SEQ Equation \* ARABIC </w:instrText>
            </w:r>
            <w:r>
              <w:fldChar w:fldCharType="separate"/>
            </w:r>
            <w:r w:rsidR="00A62403">
              <w:rPr>
                <w:noProof/>
              </w:rPr>
              <w:t>35</w:t>
            </w:r>
            <w:r>
              <w:fldChar w:fldCharType="end"/>
            </w:r>
            <w:bookmarkEnd w:id="919"/>
            <w:r>
              <w:t>)</w:t>
            </w:r>
          </w:p>
        </w:tc>
      </w:tr>
    </w:tbl>
    <w:p w:rsidRPr="0050416D" w:rsidR="0050416D" w:rsidP="0050416D" w:rsidRDefault="0050416D" w14:paraId="51F1621F" w14:textId="77777777">
      <w:pPr>
        <w:pStyle w:val="BodyText"/>
      </w:pPr>
      <w:r w:rsidRPr="0050416D">
        <w:t xml:space="preserve">Here, </w:t>
      </w:r>
      <m:oMath>
        <m:r>
          <m:rPr>
            <m:sty m:val="bi"/>
          </m:rPr>
          <w:rPr>
            <w:rFonts w:ascii="Cambria Math" w:hAnsi="Cambria Math" w:eastAsia="Cambria Math" w:cs="Cambria Math"/>
            <w:sz w:val="22"/>
            <w:szCs w:val="22"/>
          </w:rPr>
          <m:t>g</m:t>
        </m:r>
        <m:d>
          <m:dPr>
            <m:ctrlPr>
              <w:rPr>
                <w:rFonts w:ascii="Cambria Math" w:hAnsi="Cambria Math" w:eastAsia="Cambria Math" w:cs="Cambria Math"/>
                <w:sz w:val="22"/>
                <w:szCs w:val="22"/>
              </w:rPr>
            </m:ctrlPr>
          </m:dPr>
          <m:e>
            <m:r>
              <m:rPr>
                <m:sty m:val="bi"/>
              </m:rPr>
              <w:rPr>
                <w:rFonts w:ascii="Cambria Math" w:hAnsi="Cambria Math" w:eastAsia="Cambria Math" w:cs="Cambria Math"/>
                <w:sz w:val="22"/>
                <w:szCs w:val="22"/>
              </w:rPr>
              <m:t>i</m:t>
            </m:r>
          </m:e>
        </m:d>
      </m:oMath>
      <w:r w:rsidRPr="0050416D">
        <w:t xml:space="preserve"> identifies the group containing individual </w:t>
      </w:r>
      <m:oMath>
        <m:r>
          <m:rPr>
            <m:sty m:val="bi"/>
          </m:rPr>
          <w:rPr>
            <w:rFonts w:ascii="Cambria Math" w:hAnsi="Cambria Math" w:eastAsia="Cambria Math" w:cs="Cambria Math"/>
            <w:sz w:val="22"/>
            <w:szCs w:val="22"/>
          </w:rPr>
          <m:t>i</m:t>
        </m:r>
      </m:oMath>
      <w:r w:rsidRPr="0050416D">
        <w:t xml:space="preserv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g</m:t>
            </m:r>
            <m:d>
              <m:dPr>
                <m:ctrlPr>
                  <w:rPr>
                    <w:rFonts w:ascii="Cambria Math" w:hAnsi="Cambria Math" w:eastAsia="Cambria Math" w:cs="Cambria Math"/>
                    <w:sz w:val="22"/>
                    <w:szCs w:val="22"/>
                  </w:rPr>
                </m:ctrlPr>
              </m:dPr>
              <m:e>
                <m:r>
                  <w:rPr>
                    <w:rFonts w:ascii="Cambria Math" w:hAnsi="Cambria Math" w:eastAsia="Cambria Math" w:cs="Cambria Math"/>
                    <w:sz w:val="22"/>
                    <w:szCs w:val="22"/>
                  </w:rPr>
                  <m:t>i</m:t>
                </m:r>
              </m:e>
            </m:d>
          </m:sub>
        </m:sSub>
      </m:oMath>
      <w:r w:rsidRPr="0050416D">
        <w:t xml:space="preserve"> is that group’s final mean of </w:t>
      </w:r>
      <m:oMath>
        <m:r>
          <m:rPr>
            <m:sty m:val="bi"/>
          </m:rPr>
          <w:rPr>
            <w:rFonts w:ascii="Cambria Math" w:hAnsi="Cambria Math" w:eastAsia="Cambria Math" w:cs="Cambria Math"/>
            <w:sz w:val="22"/>
            <w:szCs w:val="22"/>
          </w:rPr>
          <m:t>A</m:t>
        </m:r>
      </m:oMath>
      <w:r w:rsidRPr="0050416D">
        <w:t xml:space="preserve">, including individual </w:t>
      </w:r>
      <m:oMath>
        <m:r>
          <m:rPr>
            <m:sty m:val="bi"/>
          </m:rPr>
          <w:rPr>
            <w:rFonts w:ascii="Cambria Math" w:hAnsi="Cambria Math" w:eastAsia="Cambria Math" w:cs="Cambria Math"/>
            <w:sz w:val="22"/>
            <w:szCs w:val="22"/>
          </w:rPr>
          <m:t>i</m:t>
        </m:r>
      </m:oMath>
      <w:r w:rsidRPr="0050416D">
        <w:t xml:space="preserve">, and </w:t>
      </w:r>
      <m:oMath>
        <m:acc>
          <m:accPr>
            <m:chr m:val="̅"/>
            <m:ctrlPr>
              <w:rPr>
                <w:rFonts w:ascii="Cambria Math" w:hAnsi="Cambria Math" w:eastAsia="Cambria Math" w:cs="Cambria Math"/>
                <w:sz w:val="22"/>
                <w:szCs w:val="22"/>
              </w:rPr>
            </m:ctrlPr>
          </m:accPr>
          <m:e>
            <m:r>
              <m:rPr>
                <m:sty m:val="bi"/>
              </m:rPr>
              <w:rPr>
                <w:rFonts w:ascii="Cambria Math" w:hAnsi="Cambria Math" w:eastAsia="Cambria Math" w:cs="Cambria Math"/>
                <w:sz w:val="22"/>
                <w:szCs w:val="22"/>
              </w:rPr>
              <m:t>A</m:t>
            </m:r>
          </m:e>
        </m:acc>
      </m:oMath>
      <w:r w:rsidRPr="0050416D">
        <w:t xml:space="preserve"> is the population mean of </w:t>
      </w:r>
      <m:oMath>
        <m:r>
          <m:rPr>
            <m:sty m:val="bi"/>
          </m:rPr>
          <w:rPr>
            <w:rFonts w:ascii="Cambria Math" w:hAnsi="Cambria Math" w:eastAsia="Cambria Math" w:cs="Cambria Math"/>
            <w:sz w:val="22"/>
            <w:szCs w:val="22"/>
          </w:rPr>
          <m:t>A</m:t>
        </m:r>
      </m:oMath>
      <w:r w:rsidRPr="0050416D">
        <w:t>. Both sums run over all individuals in the population.</w:t>
      </w:r>
    </w:p>
    <w:p w:rsidRPr="0050416D" w:rsidR="0050416D" w:rsidP="0050416D" w:rsidRDefault="0050416D" w14:paraId="344E26BD" w14:textId="77777777">
      <w:pPr>
        <w:pStyle w:val="BodyText"/>
      </w:pPr>
      <w:r w:rsidRPr="0050416D">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rsidR="00240C6A" w:rsidRDefault="00670B8B" w14:paraId="3530F495" w14:textId="6E51CEA8">
      <w:pPr>
        <w:pStyle w:val="BodyText"/>
        <w:keepNext/>
      </w:pPr>
      <w:r>
        <w:t>To see why Equation (</w:t>
      </w:r>
      <w:r>
        <w:fldChar w:fldCharType="begin"/>
      </w:r>
      <w:r w:rsidR="00240C6A">
        <w:instrText xml:space="preserve"> REF Eq_4_36 \h </w:instrText>
      </w:r>
      <w:r>
        <w:fldChar w:fldCharType="separate"/>
      </w:r>
      <w:r w:rsidR="00A62403">
        <w:t>4.</w:t>
      </w:r>
      <w:r w:rsidR="00A62403">
        <w:rPr>
          <w:noProof/>
        </w:rPr>
        <w:t>35</w:t>
      </w:r>
      <w:r>
        <w:fldChar w:fldCharType="end"/>
      </w:r>
      <w:r>
        <w:t xml:space="preserve">) measures between-group variation, we decompose each individual’s departure from the population mean into a within-group component and a between-group component. For individual </w:t>
      </w:r>
      <m:oMath>
        <m:r>
          <w:rPr>
            <w:rFonts w:ascii="Cambria Math" w:hAnsi="Cambria Math" w:eastAsia="Cambria Math" w:cs="Cambria Math"/>
            <w:sz w:val="22"/>
            <w:szCs w:val="22"/>
          </w:rPr>
          <m:t>i</m:t>
        </m:r>
      </m:oMath>
      <w:r>
        <w:t xml:space="preserve"> in group </w:t>
      </w:r>
      <m:oMath>
        <m:r>
          <w:rPr>
            <w:rFonts w:ascii="Cambria Math" w:hAnsi="Cambria Math" w:eastAsia="Cambria Math" w:cs="Cambria Math"/>
            <w:sz w:val="22"/>
            <w:szCs w:val="22"/>
          </w:rPr>
          <m:t>j</m:t>
        </m:r>
      </m:oMath>
      <w:r>
        <w:t>,</w:t>
      </w:r>
    </w:p>
    <w:p w:rsidRPr="00674971" w:rsidR="00592BCF" w:rsidRDefault="00000000" w14:paraId="3223BC64" w14:textId="77777777">
      <w:pPr>
        <w:spacing w:before="120" w:line="240" w:lineRule="auto"/>
        <w:jc w:val="center"/>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oMath>
      </m:oMathPara>
    </w:p>
    <w:p w:rsidR="00592BCF" w:rsidRDefault="00670B8B" w14:paraId="1FFF0E04" w14:textId="77777777">
      <w:pPr>
        <w:pStyle w:val="BodyText"/>
        <w:keepNext/>
      </w:pPr>
      <w:r>
        <w:t>Squaring both sides gives</w:t>
      </w:r>
    </w:p>
    <w:p w:rsidRPr="00674971" w:rsidR="00592BCF" w:rsidRDefault="00000000" w14:paraId="16C96016" w14:textId="77777777">
      <w:pPr>
        <w:spacing w:before="120" w:line="240" w:lineRule="auto"/>
        <w:jc w:val="center"/>
        <w:rPr>
          <w:rFonts w:ascii="Cambria Math" w:hAnsi="Cambria Math"/>
          <w:sz w:val="22"/>
        </w:rPr>
      </w:pPr>
      <m:oMathPara>
        <m:oMathParaPr>
          <m:jc m:val="center"/>
        </m:oMathParaPr>
        <m:oMath>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r>
            <w:rPr>
              <w:rFonts w:ascii="Cambria Math" w:hAnsi="Cambria Math" w:eastAsia="Cambria Math" w:cs="Cambria Math"/>
              <w:sz w:val="22"/>
              <w:szCs w:val="22"/>
            </w:rPr>
            <m:t>=</m:t>
          </m:r>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r>
            <w:rPr>
              <w:rFonts w:ascii="Cambria Math" w:hAnsi="Cambria Math" w:eastAsia="Cambria Math" w:cs="Cambria Math"/>
              <w:sz w:val="22"/>
              <w:szCs w:val="22"/>
            </w:rPr>
            <m:t>+2(</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r>
            <w:rPr>
              <w:rFonts w:ascii="Cambria Math" w:hAnsi="Cambria Math" w:eastAsia="Cambria Math" w:cs="Cambria Math"/>
              <w:sz w:val="22"/>
              <w:szCs w:val="22"/>
            </w:rPr>
            <m:t>.</m:t>
          </m:r>
        </m:oMath>
      </m:oMathPara>
    </w:p>
    <w:p w:rsidR="00592BCF" w:rsidRDefault="00670B8B" w14:paraId="4677DB0C" w14:textId="77777777">
      <w:pPr>
        <w:pStyle w:val="BodyText"/>
      </w:pPr>
      <w:r>
        <w:t xml:space="preserve">Now sum over all members of group </w:t>
      </w:r>
      <m:oMath>
        <m:r>
          <w:rPr>
            <w:rFonts w:ascii="Cambria Math" w:hAnsi="Cambria Math" w:eastAsia="Cambria Math" w:cs="Cambria Math"/>
            <w:sz w:val="22"/>
            <w:szCs w:val="22"/>
          </w:rPr>
          <m:t>j</m:t>
        </m:r>
      </m:oMath>
      <w:r>
        <w:t xml:space="preserve">. Because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oMath>
      <w:r>
        <w:t xml:space="preserve"> is the same for every member, we can take it outside the corresponding sums:</w:t>
      </w:r>
    </w:p>
    <w:p w:rsidRPr="00674971" w:rsidR="00592BCF" w:rsidRDefault="00000000" w14:paraId="7F1B37E4" w14:textId="77777777">
      <w:pPr>
        <w:spacing w:before="120" w:line="240" w:lineRule="auto"/>
        <w:jc w:val="center"/>
        <w:rPr>
          <w:rFonts w:ascii="Cambria Math" w:hAnsi="Cambria Math"/>
          <w:sz w:val="22"/>
        </w:rPr>
      </w:pPr>
      <m:oMathPara>
        <m:oMathParaPr>
          <m:jc m:val="center"/>
        </m:oMathParaPr>
        <m:oMath>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i:g(i)=j</m:t>
              </m:r>
            </m:sub>
            <m:sup/>
            <m:e>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e>
          </m:nary>
          <m:r>
            <w:rPr>
              <w:rFonts w:ascii="Cambria Math" w:hAnsi="Cambria Math" w:eastAsia="Cambria Math" w:cs="Cambria Math"/>
              <w:sz w:val="22"/>
              <w:szCs w:val="22"/>
            </w:rPr>
            <m:t>=</m:t>
          </m:r>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i:g(i)=j</m:t>
              </m:r>
            </m:sub>
            <m:sup/>
            <m:e>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e>
          </m:nary>
          <m:r>
            <w:rPr>
              <w:rFonts w:ascii="Cambria Math" w:hAnsi="Cambria Math" w:eastAsia="Cambria Math" w:cs="Cambria Math"/>
              <w:sz w:val="22"/>
              <w:szCs w:val="22"/>
            </w:rPr>
            <m:t>+2(</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i:g(i)=j</m:t>
              </m:r>
            </m:sub>
            <m:sup/>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e>
          </m:nary>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r>
            <w:rPr>
              <w:rFonts w:ascii="Cambria Math" w:hAnsi="Cambria Math" w:eastAsia="Cambria Math" w:cs="Cambria Math"/>
              <w:sz w:val="22"/>
              <w:szCs w:val="22"/>
            </w:rPr>
            <m:t>.</m:t>
          </m:r>
        </m:oMath>
      </m:oMathPara>
    </w:p>
    <w:p w:rsidR="00592BCF" w:rsidRDefault="00670B8B" w14:paraId="523C328B" w14:textId="77777777">
      <w:pPr>
        <w:pStyle w:val="BodyText"/>
      </w:pPr>
      <w:r>
        <w:t xml:space="preserve">The middle term is zero. By definition,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oMath>
      <w:r>
        <w:t xml:space="preserve"> is the mean of the group’s performance values, so their deviations from that mean sum to zero:</w:t>
      </w:r>
    </w:p>
    <w:p w:rsidRPr="00674971" w:rsidR="00592BCF" w:rsidRDefault="00000000" w14:paraId="6A6BDCFA" w14:textId="77777777">
      <w:pPr>
        <w:spacing w:before="120" w:line="240" w:lineRule="auto"/>
        <w:jc w:val="center"/>
        <w:rPr>
          <w:rFonts w:ascii="Cambria Math" w:hAnsi="Cambria Math"/>
          <w:sz w:val="22"/>
        </w:rPr>
      </w:pPr>
      <m:oMathPara>
        <m:oMathParaPr>
          <m:jc m:val="center"/>
        </m:oMathParaPr>
        <m:oMath>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i:g(i)=j</m:t>
              </m:r>
            </m:sub>
            <m:sup/>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e>
          </m:nary>
          <m:r>
            <w:rPr>
              <w:rFonts w:ascii="Cambria Math" w:hAnsi="Cambria Math" w:eastAsia="Cambria Math" w:cs="Cambria Math"/>
              <w:sz w:val="22"/>
              <w:szCs w:val="22"/>
            </w:rPr>
            <m:t>=</m:t>
          </m:r>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i:g(i)=j</m:t>
              </m:r>
            </m:sub>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e>
          </m:nary>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=0.</m:t>
          </m:r>
        </m:oMath>
      </m:oMathPara>
    </w:p>
    <w:p w:rsidR="00592BCF" w:rsidRDefault="00670B8B" w14:paraId="470964E5" w14:textId="77777777">
      <w:pPr>
        <w:pStyle w:val="BodyText"/>
        <w:keepNext/>
      </w:pPr>
      <w:r>
        <w:t>Summing across all groups therefore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71EAFC9" w14:textId="77777777">
        <w:trPr>
          <w:cantSplit/>
        </w:trPr>
        <w:tc>
          <w:tcPr>
            <w:tcW w:w="8496" w:type="dxa"/>
            <w:vAlign w:val="center"/>
          </w:tcPr>
          <w:p w:rsidRPr="00674971" w:rsidR="00592BCF" w:rsidRDefault="00000000" w14:paraId="4E708B9E" w14:textId="77777777">
            <w:pPr>
              <w:spacing w:before="120" w:line="240" w:lineRule="auto"/>
              <w:jc w:val="center"/>
              <w:rPr>
                <w:rFonts w:ascii="Cambria Math" w:hAnsi="Cambria Math"/>
                <w:sz w:val="22"/>
              </w:rPr>
            </w:pPr>
            <m:oMathPara>
              <m:oMathParaPr>
                <m:jc m:val="center"/>
              </m:oMathParaPr>
              <m:oMath>
                <m:limLow>
                  <m:limLowPr>
                    <m:ctrlPr>
                      <w:rPr>
                        <w:rFonts w:ascii="Cambria Math" w:hAnsi="Cambria Math" w:eastAsia="Cambria Math" w:cs="Cambria Math"/>
                        <w:sz w:val="22"/>
                        <w:szCs w:val="22"/>
                      </w:rPr>
                    </m:ctrlPr>
                  </m:limLowPr>
                  <m:e>
                    <m:groupChr>
                      <m:groupChrPr>
                        <m:ctrlPr>
                          <w:rPr>
                            <w:rFonts w:ascii="Cambria Math" w:hAnsi="Cambria Math" w:eastAsia="Cambria Math" w:cs="Cambria Math"/>
                            <w:sz w:val="22"/>
                            <w:szCs w:val="22"/>
                          </w:rPr>
                        </m:ctrlPr>
                      </m:groupChrPr>
                      <m:e>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m:t>
                            </m:r>
                          </m:sub>
                          <m:sup/>
                          <m:e>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e>
                        </m:nary>
                      </m:e>
                    </m:groupChr>
                  </m:e>
                  <m:lim>
                    <m:r>
                      <m:rPr>
                        <m:nor/>
                      </m:rPr>
                      <w:rPr>
                        <w:rFonts w:ascii="Cambria Math" w:hAnsi="Cambria Math" w:eastAsia="Cambria Math" w:cs="Cambria Math"/>
                        <w:sz w:val="22"/>
                        <w:szCs w:val="22"/>
                      </w:rPr>
                      <m:t>total variation</m:t>
                    </m:r>
                  </m:lim>
                </m:limLow>
                <m:r>
                  <w:rPr>
                    <w:rFonts w:ascii="Cambria Math" w:hAnsi="Cambria Math" w:eastAsia="Cambria Math" w:cs="Cambria Math"/>
                    <w:sz w:val="22"/>
                    <w:szCs w:val="22"/>
                  </w:rPr>
                  <m:t>=</m:t>
                </m:r>
                <m:limLow>
                  <m:limLowPr>
                    <m:ctrlPr>
                      <w:rPr>
                        <w:rFonts w:ascii="Cambria Math" w:hAnsi="Cambria Math" w:eastAsia="Cambria Math" w:cs="Cambria Math"/>
                        <w:sz w:val="22"/>
                        <w:szCs w:val="22"/>
                      </w:rPr>
                    </m:ctrlPr>
                  </m:limLowPr>
                  <m:e>
                    <m:groupChr>
                      <m:groupChrPr>
                        <m:ctrlPr>
                          <w:rPr>
                            <w:rFonts w:ascii="Cambria Math" w:hAnsi="Cambria Math" w:eastAsia="Cambria Math" w:cs="Cambria Math"/>
                            <w:sz w:val="22"/>
                            <w:szCs w:val="22"/>
                          </w:rPr>
                        </m:ctrlPr>
                      </m:groupChrPr>
                      <m:e>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m:t>
                            </m:r>
                          </m:sub>
                          <m:sup/>
                          <m:e>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g(i)</m:t>
                                    </m:r>
                                  </m:sub>
                                </m:sSub>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e>
                        </m:nary>
                      </m:e>
                    </m:groupChr>
                  </m:e>
                  <m:lim>
                    <m:r>
                      <m:rPr>
                        <m:nor/>
                      </m:rPr>
                      <w:rPr>
                        <w:rFonts w:ascii="Cambria Math" w:hAnsi="Cambria Math" w:eastAsia="Cambria Math" w:cs="Cambria Math"/>
                        <w:sz w:val="22"/>
                        <w:szCs w:val="22"/>
                      </w:rPr>
                      <m:t>within-group variation</m:t>
                    </m:r>
                  </m:lim>
                </m:limLow>
                <m:r>
                  <w:rPr>
                    <w:rFonts w:ascii="Cambria Math" w:hAnsi="Cambria Math" w:eastAsia="Cambria Math" w:cs="Cambria Math"/>
                    <w:sz w:val="22"/>
                    <w:szCs w:val="22"/>
                  </w:rPr>
                  <m:t>+</m:t>
                </m:r>
                <m:limLow>
                  <m:limLowPr>
                    <m:ctrlPr>
                      <w:rPr>
                        <w:rFonts w:ascii="Cambria Math" w:hAnsi="Cambria Math" w:eastAsia="Cambria Math" w:cs="Cambria Math"/>
                        <w:sz w:val="22"/>
                        <w:szCs w:val="22"/>
                      </w:rPr>
                    </m:ctrlPr>
                  </m:limLowPr>
                  <m:e>
                    <m:groupChr>
                      <m:groupChrPr>
                        <m:ctrlPr>
                          <w:rPr>
                            <w:rFonts w:ascii="Cambria Math" w:hAnsi="Cambria Math" w:eastAsia="Cambria Math" w:cs="Cambria Math"/>
                            <w:sz w:val="22"/>
                            <w:szCs w:val="22"/>
                          </w:rPr>
                        </m:ctrlPr>
                      </m:groupChrPr>
                      <m:e>
                        <m:nary>
                          <m:naryPr>
                            <m:chr m:val="∑"/>
                            <m:limLoc m:val="undOvr"/>
                            <m:ctrlPr>
                              <w:rPr>
                                <w:rFonts w:ascii="Cambria Math" w:hAnsi="Cambria Math" w:eastAsia="Cambria Math" w:cs="Cambria Math"/>
                                <w:sz w:val="22"/>
                                <w:szCs w:val="22"/>
                              </w:rPr>
                            </m:ctrlPr>
                          </m:naryPr>
                          <m:sub>
                            <m:r>
                              <w:rPr>
                                <w:rFonts w:ascii="Cambria Math" w:hAnsi="Cambria Math" w:eastAsia="Cambria Math" w:cs="Cambria Math"/>
                                <w:sz w:val="22"/>
                                <w:szCs w:val="22"/>
                              </w:rPr>
                              <m:t>j=1</m:t>
                            </m:r>
                          </m:sub>
                          <m:sup>
                            <m:r>
                              <w:rPr>
                                <w:rFonts w:ascii="Cambria Math" w:hAnsi="Cambria Math" w:eastAsia="Cambria Math" w:cs="Cambria Math"/>
                                <w:sz w:val="22"/>
                                <w:szCs w:val="22"/>
                              </w:rPr>
                              <m:t>J</m:t>
                            </m:r>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e>
                        </m:nary>
                      </m:e>
                    </m:groupChr>
                  </m:e>
                  <m:lim>
                    <m:r>
                      <m:rPr>
                        <m:nor/>
                      </m:rPr>
                      <w:rPr>
                        <w:rFonts w:ascii="Cambria Math" w:hAnsi="Cambria Math" w:eastAsia="Cambria Math" w:cs="Cambria Math"/>
                        <w:sz w:val="22"/>
                        <w:szCs w:val="22"/>
                      </w:rPr>
                      <m:t>between-group variation</m:t>
                    </m:r>
                  </m:lim>
                </m:limLow>
                <m:r>
                  <w:rPr>
                    <w:rFonts w:ascii="Cambria Math" w:hAnsi="Cambria Math" w:eastAsia="Cambria Math" w:cs="Cambria Math"/>
                    <w:sz w:val="22"/>
                    <w:szCs w:val="22"/>
                  </w:rPr>
                  <m:t>.</m:t>
                </m:r>
              </m:oMath>
            </m:oMathPara>
          </w:p>
        </w:tc>
        <w:tc>
          <w:tcPr>
            <w:tcW w:w="864" w:type="dxa"/>
            <w:vAlign w:val="center"/>
          </w:tcPr>
          <w:p w:rsidR="00D951E9" w:rsidRDefault="00670B8B" w14:paraId="4EA911DA" w14:textId="3B62B2CA">
            <w:pPr>
              <w:spacing w:after="0" w:line="240" w:lineRule="auto"/>
              <w:jc w:val="right"/>
            </w:pPr>
            <w:r>
              <w:t>(</w:t>
            </w:r>
            <w:bookmarkStart w:name="Eq_4_37" w:id="920"/>
            <w:r>
              <w:t>4.</w:t>
            </w:r>
            <w:r>
              <w:fldChar w:fldCharType="begin"/>
            </w:r>
            <w:r>
              <w:instrText> SEQ Equation \* ARABIC </w:instrText>
            </w:r>
            <w:r>
              <w:fldChar w:fldCharType="separate"/>
            </w:r>
            <w:r w:rsidR="00A62403">
              <w:rPr>
                <w:noProof/>
              </w:rPr>
              <w:t>36</w:t>
            </w:r>
            <w:r>
              <w:fldChar w:fldCharType="end"/>
            </w:r>
            <w:bookmarkEnd w:id="920"/>
            <w:r>
              <w:t>)</w:t>
            </w:r>
          </w:p>
        </w:tc>
      </w:tr>
    </w:tbl>
    <w:p w:rsidR="00592BCF" w:rsidRDefault="00670B8B" w14:paraId="7F4A98D1" w14:textId="0BF90D01">
      <w:pPr>
        <w:pStyle w:val="BodyText"/>
      </w:pPr>
      <w:r>
        <w:t>Thus, total variation equals within-group variation plus between-group variation. Substituting Equation (</w:t>
      </w:r>
      <w:r>
        <w:fldChar w:fldCharType="begin"/>
      </w:r>
      <w:r w:rsidR="00592BCF">
        <w:instrText xml:space="preserve"> REF Eq_4_37 \h </w:instrText>
      </w:r>
      <w:r>
        <w:fldChar w:fldCharType="separate"/>
      </w:r>
      <w:r w:rsidR="00A62403">
        <w:t>4.</w:t>
      </w:r>
      <w:r w:rsidR="00A62403">
        <w:rPr>
          <w:noProof/>
        </w:rPr>
        <w:t>36</w:t>
      </w:r>
      <w:r>
        <w:fldChar w:fldCharType="end"/>
      </w:r>
      <w:r>
        <w:t xml:space="preserve">) into our definition of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H</m:t>
            </m:r>
          </m:e>
          <m:sub>
            <m:r>
              <w:rPr>
                <w:rFonts w:ascii="Cambria Math" w:hAnsi="Cambria Math" w:eastAsia="Cambria Math" w:cs="Cambria Math"/>
                <w:sz w:val="22"/>
                <w:szCs w:val="22"/>
              </w:rPr>
              <m:t>sort</m:t>
            </m:r>
          </m:sub>
        </m:sSub>
      </m:oMath>
      <w:r>
        <w:t>, provided total variation is positive,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CEE9EB" w14:textId="77777777">
        <w:trPr>
          <w:cantSplit/>
        </w:trPr>
        <w:tc>
          <w:tcPr>
            <w:tcW w:w="8496" w:type="dxa"/>
            <w:vAlign w:val="center"/>
          </w:tcPr>
          <w:p w:rsidRPr="00674971" w:rsidR="00592BCF" w:rsidRDefault="00000000" w14:paraId="6BD59238" w14:textId="77777777">
            <w:pPr>
              <w:spacing w:before="120" w:line="240" w:lineRule="auto"/>
              <w:jc w:val="center"/>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H</m:t>
                    </m:r>
                  </m:e>
                  <m:sub>
                    <m:r>
                      <w:rPr>
                        <w:rFonts w:ascii="Cambria Math" w:hAnsi="Cambria Math" w:eastAsia="Cambria Math" w:cs="Cambria Math"/>
                        <w:sz w:val="22"/>
                        <w:szCs w:val="22"/>
                      </w:rPr>
                      <m:t>sort</m:t>
                    </m:r>
                  </m:sub>
                </m:sSub>
                <m:r>
                  <w:rPr>
                    <w:rFonts w:ascii="Cambria Math" w:hAnsi="Cambria Math" w:eastAsia="Cambria Math" w:cs="Cambria Math"/>
                    <w:sz w:val="22"/>
                    <w:szCs w:val="22"/>
                  </w:rPr>
                  <m:t>=1-</m:t>
                </m:r>
                <m:f>
                  <m:fPr>
                    <m:ctrlPr>
                      <w:rPr>
                        <w:rFonts w:ascii="Cambria Math" w:hAnsi="Cambria Math" w:eastAsia="Cambria Math" w:cs="Cambria Math"/>
                        <w:sz w:val="22"/>
                        <w:szCs w:val="22"/>
                      </w:rPr>
                    </m:ctrlPr>
                  </m:fPr>
                  <m:num>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m:t>
                        </m:r>
                      </m:sub>
                      <m:sup/>
                      <m:e>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g(i)</m:t>
                                </m:r>
                              </m:sub>
                            </m:sSub>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e>
                    </m:nary>
                  </m:num>
                  <m:den>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m:t>
                        </m:r>
                      </m:sub>
                      <m:sup/>
                      <m:e>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e>
                    </m:nary>
                  </m:den>
                </m:f>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nary>
                      <m:naryPr>
                        <m:chr m:val="∑"/>
                        <m:limLoc m:val="undOvr"/>
                        <m:ctrlPr>
                          <w:rPr>
                            <w:rFonts w:ascii="Cambria Math" w:hAnsi="Cambria Math" w:eastAsia="Cambria Math" w:cs="Cambria Math"/>
                            <w:sz w:val="22"/>
                            <w:szCs w:val="22"/>
                          </w:rPr>
                        </m:ctrlPr>
                      </m:naryPr>
                      <m:sub>
                        <m:r>
                          <w:rPr>
                            <w:rFonts w:ascii="Cambria Math" w:hAnsi="Cambria Math" w:eastAsia="Cambria Math" w:cs="Cambria Math"/>
                            <w:sz w:val="22"/>
                            <w:szCs w:val="22"/>
                          </w:rPr>
                          <m:t>j=1</m:t>
                        </m:r>
                      </m:sub>
                      <m:sup>
                        <m:r>
                          <w:rPr>
                            <w:rFonts w:ascii="Cambria Math" w:hAnsi="Cambria Math" w:eastAsia="Cambria Math" w:cs="Cambria Math"/>
                            <w:sz w:val="22"/>
                            <w:szCs w:val="22"/>
                          </w:rPr>
                          <m:t>J</m:t>
                        </m:r>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e>
                    </m:nary>
                  </m:num>
                  <m:den>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m:t>
                        </m:r>
                      </m:sub>
                      <m:sup/>
                      <m:e>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e>
                    </m:nary>
                  </m:den>
                </m:f>
                <m:r>
                  <w:rPr>
                    <w:rFonts w:ascii="Cambria Math" w:hAnsi="Cambria Math" w:eastAsia="Cambria Math" w:cs="Cambria Math"/>
                    <w:sz w:val="22"/>
                    <w:szCs w:val="22"/>
                  </w:rPr>
                  <m:t>.</m:t>
                </m:r>
              </m:oMath>
            </m:oMathPara>
          </w:p>
        </w:tc>
        <w:tc>
          <w:tcPr>
            <w:tcW w:w="864" w:type="dxa"/>
            <w:vAlign w:val="center"/>
          </w:tcPr>
          <w:p w:rsidR="00D951E9" w:rsidRDefault="00670B8B" w14:paraId="7B5757C4" w14:textId="7ACD4F5D">
            <w:pPr>
              <w:spacing w:after="0" w:line="240" w:lineRule="auto"/>
              <w:jc w:val="right"/>
            </w:pPr>
            <w:r>
              <w:t>(</w:t>
            </w:r>
            <w:bookmarkStart w:name="Eq_4_38" w:id="921"/>
            <w:r>
              <w:t>4.</w:t>
            </w:r>
            <w:r>
              <w:fldChar w:fldCharType="begin"/>
            </w:r>
            <w:r>
              <w:instrText> SEQ Equation \* ARABIC </w:instrText>
            </w:r>
            <w:r>
              <w:fldChar w:fldCharType="separate"/>
            </w:r>
            <w:r w:rsidR="00A62403">
              <w:rPr>
                <w:noProof/>
              </w:rPr>
              <w:t>37</w:t>
            </w:r>
            <w:r>
              <w:fldChar w:fldCharType="end"/>
            </w:r>
            <w:bookmarkEnd w:id="921"/>
            <w:r>
              <w:t>)</w:t>
            </w:r>
          </w:p>
        </w:tc>
      </w:tr>
    </w:tbl>
    <w:p w:rsidR="00592BCF" w:rsidRDefault="00670B8B" w14:paraId="7CF0D5FA" w14:textId="77777777">
      <w:pPr>
        <w:pStyle w:val="BodyText"/>
      </w:pPr>
      <w:r>
        <w:t xml:space="preserve">This establishes why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H</m:t>
            </m:r>
          </m:e>
          <m:sub>
            <m:r>
              <w:rPr>
                <w:rFonts w:ascii="Cambria Math" w:hAnsi="Cambria Math" w:eastAsia="Cambria Math" w:cs="Cambria Math"/>
                <w:sz w:val="22"/>
                <w:szCs w:val="22"/>
              </w:rPr>
              <m:t>sort</m:t>
            </m:r>
          </m:sub>
        </m:sSub>
      </m:oMath>
      <w:r>
        <w:t xml:space="preserve"> measures the fraction of performance variation lying between groups. The factor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oMath>
      <w:r>
        <w:t xml:space="preserve"> accounts for how many individuals belong to each group.</w:t>
      </w:r>
    </w:p>
    <w:p w:rsidRPr="0050416D" w:rsidR="0050416D" w:rsidP="0050416D" w:rsidRDefault="0050416D" w14:paraId="3E4DD075" w14:textId="77777777">
      <w:pPr>
        <w:pStyle w:val="BodyText"/>
      </w:pPr>
      <w:r w:rsidRPr="0050416D">
        <w:t xml:space="preserve">Provided the population has positive variation in </w:t>
      </w:r>
      <m:oMath>
        <m:r>
          <m:rPr>
            <m:sty m:val="bi"/>
          </m:rPr>
          <w:rPr>
            <w:rFonts w:ascii="Cambria Math" w:hAnsi="Cambria Math" w:eastAsia="Cambria Math" w:cs="Cambria Math"/>
            <w:sz w:val="22"/>
            <w:szCs w:val="22"/>
          </w:rPr>
          <m:t>A</m:t>
        </m:r>
      </m:oMath>
      <w:r w:rsidRPr="0050416D">
        <w:t xml:space="preserve">, the index lies between zero and one. A value of zero means all group means equal the population mean. A value of one means there is no variation within groups. If everyone has the same </w:t>
      </w:r>
      <m:oMath>
        <m:sSub>
          <m:sSubPr>
            <m:ctrlPr>
              <w:rPr>
                <w:rFonts w:ascii="Cambria Math" w:hAnsi="Cambria Math" w:eastAsia="Cambria Math" w:cs="Cambria Math"/>
                <w:sz w:val="22"/>
                <w:szCs w:val="22"/>
              </w:rPr>
            </m:ctrlPr>
          </m:sSubPr>
          <m:e>
            <m:r>
              <m:rPr>
                <m:sty m:val="bi"/>
              </m:rPr>
              <w:rPr>
                <w:rFonts w:ascii="Cambria Math" w:hAnsi="Cambria Math" w:eastAsia="Cambria Math" w:cs="Cambria Math"/>
                <w:sz w:val="22"/>
                <w:szCs w:val="22"/>
              </w:rPr>
              <m:t>A</m:t>
            </m:r>
          </m:e>
          <m:sub>
            <m:r>
              <m:rPr>
                <m:sty m:val="bi"/>
              </m:rPr>
              <w:rPr>
                <w:rFonts w:ascii="Cambria Math" w:hAnsi="Cambria Math" w:eastAsia="Cambria Math" w:cs="Cambria Math"/>
                <w:sz w:val="22"/>
                <w:szCs w:val="22"/>
              </w:rPr>
              <m:t>i</m:t>
            </m:r>
          </m:sub>
        </m:sSub>
      </m:oMath>
      <w:r w:rsidRPr="0050416D">
        <w:t>, total variation is zero and the index is undefined.</w:t>
      </w:r>
    </w:p>
    <w:p w:rsidRPr="0050416D" w:rsidR="0050416D" w:rsidP="0050416D" w:rsidRDefault="0050416D" w14:paraId="4A42DCEA" w14:textId="77777777">
      <w:pPr>
        <w:pStyle w:val="BodyText"/>
      </w:pPr>
      <w:r w:rsidRPr="0050416D">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hAnsi="Cambria Math" w:eastAsia="Cambria Math" w:cs="Cambria Math"/>
            <w:sz w:val="22"/>
            <w:szCs w:val="22"/>
          </w:rPr>
          <m:t>J</m:t>
        </m:r>
      </m:oMath>
      <w:r w:rsidRPr="0050416D">
        <w:t xml:space="preserve"> nonempty groups with fixed capacities,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6171D54" w14:textId="77777777">
        <w:trPr>
          <w:cantSplit/>
        </w:trPr>
        <w:tc>
          <w:tcPr>
            <w:tcW w:w="8496" w:type="dxa"/>
            <w:vAlign w:val="center"/>
          </w:tcPr>
          <w:p w:rsidRPr="00674971" w:rsidR="0050416D" w:rsidP="0050416D" w:rsidRDefault="0050416D" w14:paraId="0221D0A2" w14:textId="77777777">
            <w:pPr>
              <w:pStyle w:val="BodyText"/>
              <w:rPr>
                <w:rFonts w:ascii="Cambria Math" w:hAnsi="Cambria Math"/>
                <w:sz w:val="22"/>
              </w:rPr>
            </w:pPr>
            <m:oMathPara>
              <m:oMath>
                <m:r>
                  <m:rPr>
                    <m:scr m:val="double-struck"/>
                    <m:sty m:val="b"/>
                  </m:rPr>
                  <w:rPr>
                    <w:rFonts w:ascii="Cambria Math" w:hAnsi="Cambria Math" w:eastAsia="Cambria Math" w:cs="Cambria Math"/>
                    <w:sz w:val="22"/>
                    <w:szCs w:val="22"/>
                  </w:rPr>
                  <m:t>E</m:t>
                </m:r>
                <m:r>
                  <m:rPr>
                    <m:sty m:val="bi"/>
                  </m:rPr>
                  <w:rPr>
                    <w:rFonts w:ascii="Cambria Math" w:hAnsi="Cambria Math" w:eastAsia="Cambria Math" w:cs="Cambria Math"/>
                    <w:sz w:val="22"/>
                    <w:szCs w:val="22"/>
                  </w:rPr>
                  <m:t>​</m:t>
                </m:r>
                <m:d>
                  <m:dPr>
                    <m:begChr m:val="["/>
                    <m:endChr m:val="]"/>
                    <m:ctrlPr>
                      <w:rPr>
                        <w:rFonts w:ascii="Cambria Math" w:hAnsi="Cambria Math" w:eastAsia="Cambria Math" w:cs="Cambria Math"/>
                        <w:sz w:val="22"/>
                        <w:szCs w:val="22"/>
                      </w:rPr>
                    </m:ctrlPr>
                  </m:dPr>
                  <m:e>
                    <m:sSub>
                      <m:sSubPr>
                        <m:ctrlPr>
                          <w:rPr>
                            <w:rFonts w:ascii="Cambria Math" w:hAnsi="Cambria Math" w:eastAsia="Cambria Math" w:cs="Cambria Math"/>
                            <w:sz w:val="22"/>
                            <w:szCs w:val="22"/>
                          </w:rPr>
                        </m:ctrlPr>
                      </m:sSubPr>
                      <m:e>
                        <m:r>
                          <m:rPr>
                            <m:sty m:val="bi"/>
                          </m:rPr>
                          <w:rPr>
                            <w:rFonts w:ascii="Cambria Math" w:hAnsi="Cambria Math" w:eastAsia="Cambria Math" w:cs="Cambria Math"/>
                            <w:sz w:val="22"/>
                            <w:szCs w:val="22"/>
                          </w:rPr>
                          <m:t>H</m:t>
                        </m:r>
                      </m:e>
                      <m:sub>
                        <m:r>
                          <m:rPr>
                            <m:sty m:val="b"/>
                          </m:rPr>
                          <w:rPr>
                            <w:rFonts w:ascii="Cambria Math" w:hAnsi="Cambria Math" w:eastAsia="Cambria Math" w:cs="Cambria Math"/>
                            <w:sz w:val="22"/>
                            <w:szCs w:val="22"/>
                          </w:rPr>
                          <m:t>sort</m:t>
                        </m:r>
                      </m:sub>
                    </m:sSub>
                  </m:e>
                </m:d>
                <m:r>
                  <m:rPr>
                    <m:sty m:val="bi"/>
                  </m:rP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m:rPr>
                        <m:sty m:val="bi"/>
                      </m:rPr>
                      <w:rPr>
                        <w:rFonts w:ascii="Cambria Math" w:hAnsi="Cambria Math" w:eastAsia="Cambria Math" w:cs="Cambria Math"/>
                        <w:sz w:val="22"/>
                        <w:szCs w:val="22"/>
                      </w:rPr>
                      <m:t>J-1</m:t>
                    </m:r>
                  </m:num>
                  <m:den>
                    <m:r>
                      <m:rPr>
                        <m:sty m:val="bi"/>
                      </m:rPr>
                      <w:rPr>
                        <w:rFonts w:ascii="Cambria Math" w:hAnsi="Cambria Math" w:eastAsia="Cambria Math" w:cs="Cambria Math"/>
                        <w:sz w:val="22"/>
                        <w:szCs w:val="22"/>
                      </w:rPr>
                      <m:t>N-1</m:t>
                    </m:r>
                  </m:den>
                </m:f>
                <m:r>
                  <m:rPr>
                    <m:sty m:val="bi"/>
                  </m:rPr>
                  <w:rPr>
                    <w:rFonts w:ascii="Cambria Math" w:hAnsi="Cambria Math" w:eastAsia="Cambria Math" w:cs="Cambria Math"/>
                    <w:sz w:val="22"/>
                    <w:szCs w:val="22"/>
                  </w:rPr>
                  <m:t>,</m:t>
                </m:r>
              </m:oMath>
            </m:oMathPara>
          </w:p>
        </w:tc>
        <w:tc>
          <w:tcPr>
            <w:tcW w:w="864" w:type="dxa"/>
            <w:vAlign w:val="center"/>
          </w:tcPr>
          <w:p w:rsidR="00D951E9" w:rsidRDefault="00670B8B" w14:paraId="664D7F3C" w14:textId="7CDAE0DA">
            <w:pPr>
              <w:spacing w:after="0" w:line="240" w:lineRule="auto"/>
              <w:jc w:val="right"/>
            </w:pPr>
            <w:r>
              <w:t>(</w:t>
            </w:r>
            <w:bookmarkStart w:name="Eq_4_39" w:id="922"/>
            <w:r>
              <w:t>4.</w:t>
            </w:r>
            <w:r>
              <w:fldChar w:fldCharType="begin"/>
            </w:r>
            <w:r>
              <w:instrText> SEQ Equation \* ARABIC </w:instrText>
            </w:r>
            <w:r>
              <w:fldChar w:fldCharType="separate"/>
            </w:r>
            <w:r w:rsidR="00A62403">
              <w:rPr>
                <w:noProof/>
              </w:rPr>
              <w:t>38</w:t>
            </w:r>
            <w:r>
              <w:fldChar w:fldCharType="end"/>
            </w:r>
            <w:bookmarkEnd w:id="922"/>
            <w:r>
              <w:t>)</w:t>
            </w:r>
          </w:p>
        </w:tc>
      </w:tr>
    </w:tbl>
    <w:p w:rsidRPr="0050416D" w:rsidR="0050416D" w:rsidP="0050416D" w:rsidRDefault="0050416D" w14:paraId="7FCD0C02" w14:textId="572B52F4">
      <w:pPr>
        <w:pStyle w:val="BodyText"/>
      </w:pPr>
      <w:r w:rsidRPr="0050416D">
        <w:t xml:space="preserve">where </w:t>
      </w:r>
      <m:oMath>
        <m:r>
          <m:rPr>
            <m:scr m:val="double-struck"/>
            <m:sty m:val="b"/>
          </m:rPr>
          <w:rPr>
            <w:rFonts w:ascii="Cambria Math" w:hAnsi="Cambria Math" w:eastAsia="Cambria Math" w:cs="Cambria Math"/>
            <w:sz w:val="22"/>
            <w:szCs w:val="22"/>
          </w:rPr>
          <m:t>E</m:t>
        </m:r>
      </m:oMath>
      <w:r w:rsidRPr="0050416D">
        <w:t xml:space="preserve"> denotes the average over possible random assignments. </w:t>
      </w:r>
      <w:r>
        <w:t>Equation (</w:t>
      </w:r>
      <w:r>
        <w:fldChar w:fldCharType="begin"/>
      </w:r>
      <w:r>
        <w:instrText xml:space="preserve"> REF Eq_4_39 \h </w:instrText>
      </w:r>
      <w:r>
        <w:fldChar w:fldCharType="separate"/>
      </w:r>
      <w:r w:rsidR="00A62403">
        <w:t>4.</w:t>
      </w:r>
      <w:r w:rsidR="00A62403">
        <w:rPr>
          <w:noProof/>
        </w:rPr>
        <w:t>38</w:t>
      </w:r>
      <w:r>
        <w:fldChar w:fldCharType="end"/>
      </w:r>
      <w:r>
        <w:t>)</w:t>
      </w:r>
      <w:r w:rsidRPr="0050416D">
        <w:t xml:space="preserve"> gives the expected reference value, while repeated random assignments show how much individual realizations can vary around it.</w:t>
      </w:r>
      <w:r>
        <w:t xml:space="preserve"> Appendix 4A.6 derives this expectation in Equation (</w:t>
      </w:r>
      <w:r>
        <w:fldChar w:fldCharType="begin"/>
      </w:r>
      <w:r>
        <w:instrText xml:space="preserve"> REF Eq_4A_19 \h </w:instrText>
      </w:r>
      <w:r>
        <w:fldChar w:fldCharType="separate"/>
      </w:r>
      <w:r w:rsidR="00A62403">
        <w:t>4A.</w:t>
      </w:r>
      <w:r w:rsidR="00A62403">
        <w:rPr>
          <w:noProof/>
        </w:rPr>
        <w:t>19</w:t>
      </w:r>
      <w:r>
        <w:fldChar w:fldCharType="end"/>
      </w:r>
      <w:r>
        <w:t>) for uniformly random assignment into nonempty groups with fixed capacities, including unequal group sizes.</w:t>
      </w:r>
    </w:p>
    <w:p w:rsidR="0050416D" w:rsidRDefault="0050416D" w14:paraId="7852A986" w14:textId="77777777">
      <w:pPr>
        <w:pStyle w:val="BodyText"/>
      </w:pPr>
      <w:r w:rsidRPr="0050416D">
        <w:t xml:space="preserve">We therefore report both the assignment preference </w:t>
      </w:r>
      <m:oMath>
        <m:r>
          <w:rPr>
            <w:rFonts w:ascii="Cambria Math" w:hAnsi="Cambria Math" w:eastAsia="Cambria Math" w:cs="Cambria Math"/>
            <w:sz w:val="22"/>
            <w:szCs w:val="22"/>
          </w:rPr>
          <m:t>ρ</m:t>
        </m:r>
      </m:oMath>
      <w:r w:rsidRPr="0050416D">
        <w:t xml:space="preserve"> and the resulting </w:t>
      </w:r>
      <m:oMath>
        <m:sSub>
          <m:sSubPr>
            <m:ctrlPr>
              <w:rPr>
                <w:rFonts w:ascii="Cambria Math" w:hAnsi="Cambria Math" w:eastAsia="Cambria Math" w:cs="Cambria Math"/>
                <w:sz w:val="22"/>
                <w:szCs w:val="22"/>
              </w:rPr>
            </m:ctrlPr>
          </m:sSubPr>
          <m:e>
            <m:r>
              <m:rPr>
                <m:sty m:val="bi"/>
              </m:rPr>
              <w:rPr>
                <w:rFonts w:ascii="Cambria Math" w:hAnsi="Cambria Math" w:eastAsia="Cambria Math" w:cs="Cambria Math"/>
                <w:sz w:val="22"/>
                <w:szCs w:val="22"/>
              </w:rPr>
              <m:t>H</m:t>
            </m:r>
          </m:e>
          <m:sub>
            <m:r>
              <m:rPr>
                <m:sty m:val="b"/>
              </m:rPr>
              <w:rPr>
                <w:rFonts w:ascii="Cambria Math" w:hAnsi="Cambria Math" w:eastAsia="Cambria Math" w:cs="Cambria Math"/>
                <w:sz w:val="22"/>
                <w:szCs w:val="22"/>
              </w:rPr>
              <m:t>sort</m:t>
            </m:r>
          </m:sub>
        </m:sSub>
      </m:oMath>
      <w:r w:rsidRPr="0050416D">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hAnsi="Cambria Math" w:eastAsia="Cambria Math" w:cs="Cambria Math"/>
            <w:sz w:val="22"/>
            <w:szCs w:val="22"/>
          </w:rPr>
          <m:t>ρ=0</m:t>
        </m:r>
      </m:oMath>
      <w:r w:rsidRPr="0050416D">
        <w:t xml:space="preserve"> should not be equated with an observed sorting index of zero</w:t>
      </w:r>
      <w:r>
        <w:t>.</w:t>
      </w:r>
    </w:p>
    <w:p w:rsidR="00CB3150" w:rsidRDefault="0050416D" w14:paraId="163E832D" w14:textId="77777777">
      <w:pPr>
        <w:pStyle w:val="Heading2"/>
        <w:numPr>
          <w:ilvl w:val="1"/>
          <w:numId w:val="18"/>
        </w:numPr>
      </w:pPr>
      <w:bookmarkStart w:name="X1ad203f4aedc8fcded9afae827919e65ec1bf18" w:id="923"/>
      <w:bookmarkEnd w:id="918"/>
      <w:r>
        <w:t>Using artificial groups to investigate congestion</w:t>
      </w:r>
    </w:p>
    <w:p w:rsidRPr="0050416D" w:rsidR="0050416D" w:rsidP="0050416D" w:rsidRDefault="0050416D" w14:paraId="773B14CF" w14:textId="77777777">
      <w:r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rsidRPr="0050416D" w:rsidR="0050416D" w:rsidP="0050416D" w:rsidRDefault="0050416D" w14:paraId="309A43A2" w14:textId="77777777">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rsidRPr="0050416D" w:rsidR="0050416D" w:rsidP="0050416D" w:rsidRDefault="0050416D" w14:paraId="2921700D" w14:textId="77777777">
      <w:r w:rsidRPr="0050416D">
        <w:t xml:space="preserve">To examine the consequences of sorting, we instead vary </w:t>
      </w:r>
      <m:oMath>
        <m:r>
          <w:rPr>
            <w:rFonts w:ascii="Cambria Math" w:hAnsi="Cambria Math" w:eastAsia="Cambria Math" w:cs="Cambria Math"/>
            <w:sz w:val="22"/>
            <w:szCs w:val="22"/>
          </w:rPr>
          <m:t>ρ</m:t>
        </m:r>
      </m:oMath>
      <w:r w:rsidRPr="0050416D">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rsidR="00CB3150" w:rsidP="0050416D" w:rsidRDefault="0050416D" w14:paraId="02D4602B" w14:textId="77777777">
      <w:r w:rsidRPr="0050416D">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rsidR="00CB3150" w:rsidRDefault="00670B8B" w14:paraId="287A0300" w14:textId="77777777">
      <w:pPr>
        <w:pStyle w:val="Heading1"/>
        <w:rPr/>
      </w:pPr>
      <w:bookmarkStart w:name="X3c3c4c0997d1df4bc4320797fc414201263c54a" w:id="924"/>
      <w:bookmarkEnd w:id="906"/>
      <w:bookmarkEnd w:id="923"/>
      <w:commentRangeStart w:id="1642193645"/>
      <w:r w:rsidR="3474754A">
        <w:rPr/>
        <w:t>What the completed mechanism experiments establish</w:t>
      </w:r>
      <w:commentRangeEnd w:id="1642193645"/>
      <w:r>
        <w:rPr>
          <w:rStyle w:val="CommentReference"/>
        </w:rPr>
        <w:commentReference w:id="1642193645"/>
      </w:r>
    </w:p>
    <w:p w:rsidR="00CB3150" w:rsidRDefault="00670B8B" w14:paraId="6BD1E560" w14:textId="77777777">
      <w:r w:rsidR="5725B891">
        <w:rPr/>
        <w:t xml:space="preserve">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w:t>
      </w:r>
      <w:commentRangeStart w:id="1975049973"/>
      <w:r w:rsidR="5725B891">
        <w:rPr/>
        <w:t xml:space="preserve">The empirical source supplies performance </w:t>
      </w:r>
      <w:commentRangeEnd w:id="1975049973"/>
      <w:r>
        <w:rPr>
          <w:rStyle w:val="CommentReference"/>
        </w:rPr>
        <w:commentReference w:id="1975049973"/>
      </w:r>
      <w:r w:rsidR="5725B891">
        <w:rPr/>
        <w:t>distributions and group capacities; the simulations address the general mechanism rather than recreate all features of that source institution.</w:t>
      </w:r>
    </w:p>
    <w:p w:rsidR="00CB3150" w:rsidRDefault="00670B8B" w14:paraId="6E598491" w14:textId="77777777">
      <w:pPr>
        <w:pStyle w:val="Heading2"/>
        <w:numPr>
          <w:ilvl w:val="1"/>
          <w:numId w:val="18"/>
        </w:numPr>
        <w:rPr/>
      </w:pPr>
      <w:bookmarkStart w:name="experimental-setting-and-interpretation" w:id="925"/>
      <w:r w:rsidR="04C15D7C">
        <w:rPr/>
        <w:t xml:space="preserve">Experimental setting and </w:t>
      </w:r>
      <w:commentRangeStart w:id="1267178242"/>
      <w:r w:rsidR="04C15D7C">
        <w:rPr/>
        <w:t>interpretation</w:t>
      </w:r>
      <w:commentRangeEnd w:id="1267178242"/>
      <w:r>
        <w:rPr>
          <w:rStyle w:val="CommentReference"/>
        </w:rPr>
        <w:commentReference w:id="1267178242"/>
      </w:r>
    </w:p>
    <w:p w:rsidR="00CB3150" w:rsidRDefault="00670B8B" w14:paraId="7B3F8FB4" w14:textId="77777777">
      <w:r>
        <w:rPr/>
        <w:t xml:space="preserve">The </w:t>
      </w:r>
      <w:commentRangeStart w:id="2075536646"/>
      <w:r w:rsidR="5725B891">
        <w:rPr/>
        <w:t xml:space="preserve">completed </w:t>
      </w:r>
      <w:commentRangeEnd w:id="2075536646"/>
      <w:r>
        <w:rPr>
          <w:rStyle w:val="CommentReference"/>
        </w:rPr>
        <w:commentReference w:id="2075536646"/>
      </w:r>
      <w:r w:rsidR="5725B891">
        <w:rPr/>
        <w:t xml:space="preserve">experiments reported here </w:t>
      </w:r>
      <w:commentRangeStart w:id="203866632"/>
      <w:r w:rsidR="7B53AD6A">
        <w:rPr/>
        <w:t xml:space="preserve">used </w:t>
      </w:r>
      <w:commentRangeEnd w:id="203866632"/>
      <w:r>
        <w:rPr>
          <w:rStyle w:val="CommentReference"/>
        </w:rPr>
        <w:commentReference w:id="203866632"/>
      </w:r>
      <w:r w:rsidR="7B53AD6A">
        <w:rPr/>
        <w:t xml:space="preserve">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eastAsia="Cambria Math" w:cs="Cambria Math"/>
            <w:sz w:val="22"/>
            <w:szCs w:val="22"/>
          </w:rPr>
          <m:t>γ</m:t>
        </m:r>
        <m:r>
          <m:rPr>
            <m:sty m:val="p"/>
          </m:rPr>
          <w:rPr>
            <w:rFonts w:ascii="Cambria Math" w:hAnsi="Cambria Math" w:eastAsia="Cambria Math" w:cs="Cambria Math"/>
            <w:sz w:val="22"/>
            <w:szCs w:val="22"/>
          </w:rPr>
          <m:t>=</m:t>
        </m:r>
        <m:r>
          <w:rPr>
            <w:rFonts w:ascii="Cambria Math" w:hAnsi="Cambria Math" w:eastAsia="Cambria Math" w:cs="Cambria Math"/>
            <w:sz w:val="22"/>
            <w:szCs w:val="22"/>
          </w:rPr>
          <m:t>10</m:t>
        </m:r>
      </m:oMath>
      <w:r>
        <w:rPr/>
        <w:t xml:space="preserve">, and a </w:t>
      </w:r>
      <m:oMath>
        <m:r>
          <w:rPr>
            <w:rFonts w:ascii="Cambria Math" w:hAnsi="Cambria Math" w:eastAsia="Cambria Math" w:cs="Cambria Math"/>
            <w:sz w:val="22"/>
            <w:szCs w:val="22"/>
          </w:rPr>
          <m:t>θ</m:t>
        </m:r>
      </m:oMath>
      <w:r>
        <w:rPr/>
        <w:t xml:space="preserve"> fixed at the season’s 99th performance percentile. The selection rule was deterministic top-</w:t>
      </w:r>
      <m:oMath>
        <m:r>
          <w:rPr>
            <w:rFonts w:ascii="Cambria Math" w:hAnsi="Cambria Math" w:eastAsia="Cambria Math" w:cs="Cambria Math"/>
            <w:sz w:val="22"/>
            <w:szCs w:val="22"/>
          </w:rPr>
          <m:t>K</m:t>
        </m:r>
      </m:oMath>
      <w:r>
        <w:rPr/>
        <w:t xml:space="preserve">. Thus these experiments </w:t>
      </w:r>
      <w:r>
        <w:rPr/>
        <w:t>demonstrate behavior of the deterministic member of the model family; they are not results from the unrestricted stochastic SELECT rule. [14]</w:t>
      </w:r>
    </w:p>
    <w:p w:rsidR="00CB3150" w:rsidRDefault="00670B8B" w14:paraId="5078F549" w14:textId="77777777">
      <w:pPr>
        <w:pStyle w:val="BodyText"/>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rsidR="00CB3150" w:rsidRDefault="00670B8B" w14:paraId="4B66C5F7" w14:textId="77777777">
      <w:pPr>
        <w:pStyle w:val="Heading2"/>
        <w:numPr>
          <w:ilvl w:val="1"/>
          <w:numId w:val="18"/>
        </w:numPr>
      </w:pPr>
      <w:bookmarkStart w:name="X2bdcce90be781303280a4b078df70adb92028df" w:id="926"/>
      <w:bookmarkEnd w:id="925"/>
      <w:r>
        <w:t>Congestion can change winners without similarity preference</w:t>
      </w:r>
    </w:p>
    <w:p w:rsidR="00CB3150" w:rsidRDefault="00670B8B" w14:paraId="40C56368" w14:textId="77777777">
      <w:r>
        <w:t xml:space="preserve">At approximately 2.7% selection and </w:t>
      </w:r>
      <m:oMath>
        <m:r>
          <w:rPr>
            <w:rFonts w:ascii="Cambria Math" w:hAnsi="Cambria Math" w:eastAsia="Cambria Math" w:cs="Cambria Math"/>
            <w:sz w:val="22"/>
            <w:szCs w:val="22"/>
          </w:rPr>
          <m:t>λ</m:t>
        </m:r>
        <m:r>
          <m:rPr>
            <m:sty m:val="p"/>
          </m:rPr>
          <w:rPr>
            <w:rFonts w:ascii="Cambria Math" w:hAnsi="Cambria Math" w:eastAsia="Cambria Math" w:cs="Cambria Math"/>
            <w:sz w:val="22"/>
            <w:szCs w:val="22"/>
          </w:rPr>
          <m:t>=</m:t>
        </m:r>
        <m:r>
          <w:rPr>
            <w:rFonts w:ascii="Cambria Math" w:hAnsi="Cambria Math" w:eastAsia="Cambria Math" w:cs="Cambria Math"/>
            <w:sz w:val="22"/>
            <w:szCs w:val="22"/>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rsidR="00CB3150" w:rsidRDefault="00670B8B" w14:paraId="6F835BFA" w14:textId="77777777">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rsidR="00CB3150" w:rsidRDefault="00670B8B" w14:paraId="1D6C85CD" w14:textId="77777777">
      <w:pPr>
        <w:pStyle w:val="BodyText"/>
      </w:pPr>
      <w:r>
        <w:t xml:space="preserve">The penalty’s numerical scale helped explain the small initial changes. At </w:t>
      </w:r>
      <m:oMath>
        <m:r>
          <w:rPr>
            <w:rFonts w:ascii="Cambria Math" w:hAnsi="Cambria Math" w:eastAsia="Cambria Math" w:cs="Cambria Math"/>
            <w:sz w:val="22"/>
            <w:szCs w:val="22"/>
          </w:rPr>
          <m:t>λ</m:t>
        </m:r>
        <m:r>
          <m:rPr>
            <m:sty m:val="p"/>
          </m:rPr>
          <w:rPr>
            <w:rFonts w:ascii="Cambria Math" w:hAnsi="Cambria Math" w:eastAsia="Cambria Math" w:cs="Cambria Math"/>
            <w:sz w:val="22"/>
            <w:szCs w:val="22"/>
          </w:rPr>
          <m:t>=</m:t>
        </m:r>
        <m:r>
          <w:rPr>
            <w:rFonts w:ascii="Cambria Math" w:hAnsi="Cambria Math" w:eastAsia="Cambria Math" w:cs="Cambria Math"/>
            <w:sz w:val="22"/>
            <w:szCs w:val="22"/>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rsidR="00CB3150" w:rsidRDefault="00670B8B" w14:paraId="6755C63D" w14:textId="77777777">
      <w:pPr>
        <w:pStyle w:val="Heading2"/>
        <w:numPr>
          <w:ilvl w:val="1"/>
          <w:numId w:val="18"/>
        </w:numPr>
      </w:pPr>
      <w:bookmarkStart w:name="X97d9df95a828479ab0f1857fc0478829051bfc4" w:id="927"/>
      <w:bookmarkEnd w:id="926"/>
      <w:r>
        <w:t>Penalty strength and the visibility of the tail</w:t>
      </w:r>
    </w:p>
    <w:p w:rsidR="00CB3150" w:rsidRDefault="00670B8B" w14:paraId="60A2F7E9" w14:textId="77777777">
      <w:r>
        <w:t xml:space="preserve">Holding </w:t>
      </w:r>
      <m:oMath>
        <m:r>
          <w:rPr>
            <w:rFonts w:ascii="Cambria Math" w:hAnsi="Cambria Math" w:eastAsia="Cambria Math" w:cs="Cambria Math"/>
            <w:sz w:val="22"/>
            <w:szCs w:val="22"/>
          </w:rPr>
          <m:t>ρ</m:t>
        </m:r>
        <m:r>
          <m:rPr>
            <m:sty m:val="p"/>
          </m:rPr>
          <w:rPr>
            <w:rFonts w:ascii="Cambria Math" w:hAnsi="Cambria Math" w:eastAsia="Cambria Math" w:cs="Cambria Math"/>
            <w:sz w:val="22"/>
            <w:szCs w:val="22"/>
          </w:rPr>
          <m:t>=</m:t>
        </m:r>
        <m:r>
          <w:rPr>
            <w:rFonts w:ascii="Cambria Math" w:hAnsi="Cambria Math" w:eastAsia="Cambria Math" w:cs="Cambria Math"/>
            <w:sz w:val="22"/>
            <w:szCs w:val="22"/>
          </w:rPr>
          <m:t>1</m:t>
        </m:r>
      </m:oMath>
      <w:r>
        <w:t xml:space="preserve"> and selection near 10% fixed, the next comparison varied </w:t>
      </w:r>
      <m:oMath>
        <m:r>
          <w:rPr>
            <w:rFonts w:ascii="Cambria Math" w:hAnsi="Cambria Math" w:eastAsia="Cambria Math" w:cs="Cambria Math"/>
            <w:sz w:val="22"/>
            <w:szCs w:val="22"/>
          </w:rPr>
          <m:t>λ</m:t>
        </m:r>
      </m:oMath>
      <w:r>
        <w:t xml:space="preserve"> across 0, 1, 2, and 4 on the same saved assignments. At </w:t>
      </w:r>
      <m:oMath>
        <m:r>
          <w:rPr>
            <w:rFonts w:ascii="Cambria Math" w:hAnsi="Cambria Math" w:eastAsia="Cambria Math" w:cs="Cambria Math"/>
            <w:sz w:val="22"/>
            <w:szCs w:val="22"/>
          </w:rPr>
          <m:t>λ</m:t>
        </m:r>
        <m:r>
          <m:rPr>
            <m:sty m:val="p"/>
          </m:rPr>
          <w:rPr>
            <w:rFonts w:ascii="Cambria Math" w:hAnsi="Cambria Math" w:eastAsia="Cambria Math" w:cs="Cambria Math"/>
            <w:sz w:val="22"/>
            <w:szCs w:val="22"/>
          </w:rPr>
          <m:t>=</m:t>
        </m:r>
        <m:r>
          <w:rPr>
            <w:rFonts w:ascii="Cambria Math" w:hAnsi="Cambria Math" w:eastAsia="Cambria Math" w:cs="Cambria Math"/>
            <w:sz w:val="22"/>
            <w:szCs w:val="22"/>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rsidR="00CB3150" w:rsidRDefault="00670B8B" w14:paraId="670D991B" w14:textId="24EA30FC">
      <w:pPr>
        <w:pStyle w:val="BodyText"/>
      </w:pPr>
      <w:r>
        <w:t xml:space="preserve">In 2015 at </w:t>
      </w:r>
      <m:oMath>
        <m:r>
          <w:rPr>
            <w:rFonts w:ascii="Cambria Math" w:hAnsi="Cambria Math" w:eastAsia="Cambria Math" w:cs="Cambria Math"/>
            <w:sz w:val="22"/>
            <w:szCs w:val="22"/>
          </w:rPr>
          <m:t>λ</m:t>
        </m:r>
        <m:r>
          <m:rPr>
            <m:sty m:val="p"/>
          </m:rPr>
          <w:rPr>
            <w:rFonts w:ascii="Cambria Math" w:hAnsi="Cambria Math" w:eastAsia="Cambria Math" w:cs="Cambria Math"/>
            <w:sz w:val="22"/>
            <w:szCs w:val="22"/>
          </w:rPr>
          <m:t>=</m:t>
        </m:r>
        <m:r>
          <w:rPr>
            <w:rFonts w:ascii="Cambria Math" w:hAnsi="Cambria Math" w:eastAsia="Cambria Math" w:cs="Cambria Math"/>
            <w:sz w:val="22"/>
            <w:szCs w:val="22"/>
          </w:rPr>
          <m:t>4</m:t>
        </m:r>
      </m:oMath>
      <w:r>
        <w:t xml:space="preserve">,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w:t>
      </w:r>
      <w:r w:rsidR="00923495">
        <w:t xml:space="preserve">observations.  </w:t>
      </w:r>
      <w:r>
        <w:fldChar w:fldCharType="begin"/>
      </w:r>
      <w:r>
        <w:instrText>REF Chapter4Figure5</w:instrText>
      </w:r>
      <w:r>
        <w:fldChar w:fldCharType="separate"/>
      </w:r>
      <w:r w:rsidR="00A62403">
        <w:t>Figure 4-</w:t>
      </w:r>
      <w:r w:rsidR="00A62403">
        <w:rPr>
          <w:noProof/>
        </w:rPr>
        <w:t>7</w:t>
      </w:r>
      <w:r>
        <w:fldChar w:fldCharType="end"/>
      </w:r>
      <w:r w:rsidR="00923495">
        <w:t xml:space="preserve"> </w:t>
      </w:r>
      <w:r>
        <w:fldChar w:fldCharType="begin"/>
      </w:r>
      <w:r>
        <w:instrText>REF _Ref242970951 \p</w:instrText>
      </w:r>
      <w:r>
        <w:fldChar w:fldCharType="separate"/>
      </w:r>
      <w:r w:rsidR="00A62403">
        <w:t>below</w:t>
      </w:r>
      <w:r>
        <w:fldChar w:fldCharType="end"/>
      </w:r>
      <w:r w:rsidR="00923495">
        <w:t xml:space="preserve"> </w:t>
      </w:r>
      <w:r>
        <w:t>retains the population-count row so that the visual pattern can be judged alongside its support.</w:t>
      </w:r>
    </w:p>
    <w:p w:rsidR="00CB3150" w:rsidRDefault="00670B8B" w14:paraId="0FB79D7E" w14:textId="77777777">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rsidR="00CB3150" w:rsidRDefault="00670B8B" w14:paraId="1221A7D8" w14:textId="77777777">
      <w:pPr>
        <w:pStyle w:val="Illustration"/>
        <w:keepNext/>
      </w:pPr>
      <w:r>
        <w:rPr>
          <w:noProof/>
        </w:rPr>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8"/>
                    <a:stretch>
                      <a:fillRect/>
                    </a:stretch>
                  </pic:blipFill>
                  <pic:spPr bwMode="auto">
                    <a:xfrm>
                      <a:off x="0" y="0"/>
                      <a:ext cx="5943600" cy="6438900"/>
                    </a:xfrm>
                    <a:prstGeom prst="rect">
                      <a:avLst/>
                    </a:prstGeom>
                    <a:noFill/>
                    <a:ln w="9525">
                      <a:noFill/>
                      <a:headEnd/>
                      <a:tailEnd/>
                    </a:ln>
                  </pic:spPr>
                </pic:pic>
              </a:graphicData>
            </a:graphic>
          </wp:inline>
        </w:drawing>
      </w:r>
    </w:p>
    <w:p w:rsidR="00CB3150" w:rsidRDefault="00670B8B" w14:paraId="3030BE5F" w14:textId="2355AD87">
      <w:pPr>
        <w:pStyle w:val="Caption"/>
      </w:pPr>
      <w:bookmarkStart w:name="Chapter4Figure5" w:id="928"/>
      <w:bookmarkStart w:name="_Ref242970951" w:id="929"/>
      <w:r>
        <w:t>Figure 4-</w:t>
      </w:r>
      <w:r>
        <w:fldChar w:fldCharType="begin"/>
      </w:r>
      <w:r>
        <w:instrText>SEQ Figure \* ARABIC</w:instrText>
      </w:r>
      <w:r>
        <w:fldChar w:fldCharType="separate"/>
      </w:r>
      <w:r w:rsidR="00A62403">
        <w:rPr>
          <w:noProof/>
        </w:rPr>
        <w:t>7</w:t>
      </w:r>
      <w:r>
        <w:fldChar w:fldCharType="end"/>
      </w:r>
      <w:bookmarkEnd w:id="928"/>
      <w:r>
        <w:t xml:space="preserve">.  </w:t>
      </w:r>
      <w:r>
        <w:rPr>
          <w:rStyle w:val="CaptionTitle"/>
        </w:rPr>
        <w:t>Penalty strength and binning in the 2015 simulation.</w:t>
      </w:r>
      <w:r>
        <w:t xml:space="preserve"> Rows compare </w:t>
      </w:r>
      <m:oMath>
        <m:r>
          <w:rPr>
            <w:rFonts w:ascii="Cambria Math" w:hAnsi="Cambria Math" w:eastAsia="Cambria Math" w:cs="Cambria Math"/>
            <w:sz w:val="22"/>
            <w:szCs w:val="22"/>
          </w:rPr>
          <m:t>λ</m:t>
        </m:r>
      </m:oMath>
      <w:r>
        <w:t xml:space="preserve"> = 0, 1, 2, and 4; the final row shows mean player counts per assignment. Assignment preference is </w:t>
      </w:r>
      <m:oMath>
        <m:r>
          <w:rPr>
            <w:rFonts w:ascii="Cambria Math" w:hAnsi="Cambria Math" w:eastAsia="Cambria Math" w:cs="Cambria Math"/>
            <w:sz w:val="22"/>
            <w:szCs w:val="22"/>
          </w:rPr>
          <m:t>ρ</m:t>
        </m:r>
        <m:r>
          <m:rPr>
            <m:sty m:val="p"/>
          </m:rPr>
          <w:rPr>
            <w:rFonts w:ascii="Cambria Math" w:hAnsi="Cambria Math" w:eastAsia="Cambria Math" w:cs="Cambria Math"/>
            <w:sz w:val="22"/>
            <w:szCs w:val="22"/>
          </w:rPr>
          <m:t>=</m:t>
        </m:r>
        <m:r>
          <w:rPr>
            <w:rFonts w:ascii="Cambria Math" w:hAnsi="Cambria Math" w:eastAsia="Cambria Math" w:cs="Cambria Math"/>
            <w:sz w:val="22"/>
            <w:szCs w:val="22"/>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bookmarkEnd w:id="929"/>
    </w:p>
    <w:p w:rsidR="00CB3150" w:rsidRDefault="00670B8B" w14:paraId="5903FF21" w14:textId="77777777">
      <w:pPr>
        <w:pStyle w:val="Heading2"/>
        <w:numPr>
          <w:ilvl w:val="1"/>
          <w:numId w:val="18"/>
        </w:numPr>
      </w:pPr>
      <w:bookmarkStart w:name="assignment-preference-and-scarcity" w:id="930"/>
      <w:bookmarkEnd w:id="927"/>
      <w:r>
        <w:t>Assignment preference and scarcity</w:t>
      </w:r>
    </w:p>
    <w:p w:rsidR="00CB3150" w:rsidRDefault="00670B8B" w14:paraId="095F6CCF" w14:textId="2EFB5FC6">
      <w:r>
        <w:t xml:space="preserve">A later comparison held </w:t>
      </w:r>
      <m:oMath>
        <m:r>
          <w:rPr>
            <w:rFonts w:ascii="Cambria Math" w:hAnsi="Cambria Math" w:eastAsia="Cambria Math" w:cs="Cambria Math"/>
            <w:sz w:val="22"/>
            <w:szCs w:val="22"/>
          </w:rPr>
          <m:t>λ</m:t>
        </m:r>
        <m:r>
          <m:rPr>
            <m:sty m:val="p"/>
          </m:rPr>
          <w:rPr>
            <w:rFonts w:ascii="Cambria Math" w:hAnsi="Cambria Math" w:eastAsia="Cambria Math" w:cs="Cambria Math"/>
            <w:sz w:val="22"/>
            <w:szCs w:val="22"/>
          </w:rPr>
          <m:t>=</m:t>
        </m:r>
        <m:r>
          <w:rPr>
            <w:rFonts w:ascii="Cambria Math" w:hAnsi="Cambria Math" w:eastAsia="Cambria Math" w:cs="Cambria Math"/>
            <w:sz w:val="22"/>
            <w:szCs w:val="22"/>
          </w:rPr>
          <m:t>4</m:t>
        </m:r>
      </m:oMath>
      <w:r>
        <w:t xml:space="preserve"> fixed and compared </w:t>
      </w:r>
      <m:oMath>
        <m:r>
          <w:rPr>
            <w:rFonts w:ascii="Cambria Math" w:hAnsi="Cambria Math" w:eastAsia="Cambria Math" w:cs="Cambria Math"/>
            <w:sz w:val="22"/>
            <w:szCs w:val="22"/>
          </w:rPr>
          <m:t>ρ</m:t>
        </m:r>
        <m:r>
          <m:rPr>
            <m:sty m:val="p"/>
          </m:rPr>
          <w:rPr>
            <w:rFonts w:ascii="Cambria Math" w:hAnsi="Cambria Math" w:eastAsia="Cambria Math" w:cs="Cambria Math"/>
            <w:sz w:val="22"/>
            <w:szCs w:val="22"/>
          </w:rPr>
          <m:t>=</m:t>
        </m:r>
        <m:r>
          <w:rPr>
            <w:rFonts w:ascii="Cambria Math" w:hAnsi="Cambria Math" w:eastAsia="Cambria Math" w:cs="Cambria Math"/>
            <w:sz w:val="22"/>
            <w:szCs w:val="22"/>
          </w:rPr>
          <m:t>1</m:t>
        </m:r>
      </m:oMath>
      <w:r>
        <w:t xml:space="preserve"> with </w:t>
      </w:r>
      <m:oMath>
        <m:r>
          <w:rPr>
            <w:rFonts w:ascii="Cambria Math" w:hAnsi="Cambria Math" w:eastAsia="Cambria Math" w:cs="Cambria Math"/>
            <w:sz w:val="22"/>
            <w:szCs w:val="22"/>
          </w:rPr>
          <m:t>ρ</m:t>
        </m:r>
        <m:r>
          <m:rPr>
            <m:sty m:val="p"/>
          </m:rPr>
          <w:rPr>
            <w:rFonts w:ascii="Cambria Math" w:hAnsi="Cambria Math" w:eastAsia="Cambria Math" w:cs="Cambria Math"/>
            <w:sz w:val="22"/>
            <w:szCs w:val="22"/>
          </w:rPr>
          <m:t>=</m:t>
        </m:r>
        <m:r>
          <w:rPr>
            <w:rFonts w:ascii="Cambria Math" w:hAnsi="Cambria Math" w:eastAsia="Cambria Math" w:cs="Cambria Math"/>
            <w:sz w:val="22"/>
            <w:szCs w:val="22"/>
          </w:rPr>
          <m:t>0.05</m:t>
        </m:r>
      </m:oMath>
      <w:r>
        <w:t xml:space="preserve"> at selection fractions of 50% and 1%. It reused the same saved paired assignments rather than generating new </w:t>
      </w:r>
      <w:r>
        <w:t xml:space="preserve">teams for each scarcity level. Lower preference substantially flattened the relative selection profile and narrowed the occupied range of peer environments. The contrast persisted at 1% selection. </w:t>
      </w:r>
      <w:r>
        <w:fldChar w:fldCharType="begin"/>
      </w:r>
      <w:r>
        <w:instrText xml:space="preserve"> REF Chapter4Figure6 \h </w:instrText>
      </w:r>
      <w:r>
        <w:fldChar w:fldCharType="separate"/>
      </w:r>
      <w:r w:rsidR="00A62403">
        <w:t>Figure 4-</w:t>
      </w:r>
      <w:r w:rsidR="00A62403">
        <w:rPr>
          <w:noProof/>
        </w:rPr>
        <w:t>8</w:t>
      </w:r>
      <w:r>
        <w:fldChar w:fldCharType="end"/>
      </w:r>
      <w:r>
        <w:t xml:space="preserve"> </w:t>
      </w:r>
      <w:r>
        <w:fldChar w:fldCharType="begin"/>
      </w:r>
      <w:r>
        <w:instrText>REF _Ref242970967 \p</w:instrText>
      </w:r>
      <w:r>
        <w:fldChar w:fldCharType="separate"/>
      </w:r>
      <w:r w:rsidR="00A62403">
        <w:t>below</w:t>
      </w:r>
      <w:r>
        <w:fldChar w:fldCharType="end"/>
      </w:r>
      <w:r>
        <w:t xml:space="preserve"> expresses each bin’s rate relative to the achieved overall selection rate, making small absolute probabilities visible on a comparable relative scale. [17]</w:t>
      </w:r>
    </w:p>
    <w:p w:rsidR="00CB3150" w:rsidRDefault="00670B8B" w14:paraId="2CDDF02E" w14:textId="77777777">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rsidR="00CB3150" w:rsidRDefault="00670B8B" w14:paraId="5953EA47" w14:textId="77777777">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rsidR="00CB3150" w:rsidRDefault="00670B8B" w14:paraId="034F9045" w14:textId="77777777">
      <w:pPr>
        <w:pStyle w:val="Illustration"/>
        <w:keepNext/>
      </w:pPr>
      <w:r>
        <w:rPr>
          <w:noProof/>
        </w:rPr>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9"/>
                    <a:stretch>
                      <a:fillRect/>
                    </a:stretch>
                  </pic:blipFill>
                  <pic:spPr bwMode="auto">
                    <a:xfrm>
                      <a:off x="0" y="0"/>
                      <a:ext cx="5943600" cy="5448300"/>
                    </a:xfrm>
                    <a:prstGeom prst="rect">
                      <a:avLst/>
                    </a:prstGeom>
                    <a:noFill/>
                    <a:ln w="9525">
                      <a:noFill/>
                      <a:headEnd/>
                      <a:tailEnd/>
                    </a:ln>
                  </pic:spPr>
                </pic:pic>
              </a:graphicData>
            </a:graphic>
          </wp:inline>
        </w:drawing>
      </w:r>
    </w:p>
    <w:p w:rsidR="00CB3150" w:rsidRDefault="00670B8B" w14:paraId="1E5E5ED1" w14:textId="326DA0F8">
      <w:pPr>
        <w:pStyle w:val="Caption"/>
      </w:pPr>
      <w:bookmarkStart w:name="Chapter4Figure6" w:id="931"/>
      <w:bookmarkStart w:name="_Ref242970967" w:id="932"/>
      <w:r>
        <w:t>Figure 4-</w:t>
      </w:r>
      <w:r>
        <w:fldChar w:fldCharType="begin"/>
      </w:r>
      <w:r>
        <w:instrText>SEQ Figure \* ARABIC</w:instrText>
      </w:r>
      <w:r>
        <w:fldChar w:fldCharType="separate"/>
      </w:r>
      <w:r w:rsidR="00A62403">
        <w:rPr>
          <w:noProof/>
        </w:rPr>
        <w:t>8</w:t>
      </w:r>
      <w:r>
        <w:fldChar w:fldCharType="end"/>
      </w:r>
      <w:bookmarkEnd w:id="931"/>
      <w:r>
        <w:t xml:space="preserve">.  </w:t>
      </w:r>
      <w:r>
        <w:rPr>
          <w:rStyle w:val="CaptionTitle"/>
        </w:rPr>
        <w:t>Assignment preference under two levels of scarcity in the 2015 simulation.</w:t>
      </w:r>
      <w:r>
        <w:t xml:space="preserve"> The upper two rows show selection near 50%; the lower two show selection near 1%. Red indicates </w:t>
      </w:r>
      <m:oMath>
        <m:r>
          <w:rPr>
            <w:rFonts w:ascii="Cambria Math" w:hAnsi="Cambria Math" w:eastAsia="Cambria Math" w:cs="Cambria Math"/>
            <w:sz w:val="22"/>
            <w:szCs w:val="22"/>
          </w:rPr>
          <m:t>ρ</m:t>
        </m:r>
        <m:r>
          <m:rPr>
            <m:sty m:val="p"/>
          </m:rPr>
          <w:rPr>
            <w:rFonts w:ascii="Cambria Math" w:hAnsi="Cambria Math" w:eastAsia="Cambria Math" w:cs="Cambria Math"/>
            <w:sz w:val="22"/>
            <w:szCs w:val="22"/>
          </w:rPr>
          <m:t>=</m:t>
        </m:r>
        <m:r>
          <w:rPr>
            <w:rFonts w:ascii="Cambria Math" w:hAnsi="Cambria Math" w:eastAsia="Cambria Math" w:cs="Cambria Math"/>
            <w:sz w:val="22"/>
            <w:szCs w:val="22"/>
          </w:rPr>
          <m:t>1</m:t>
        </m:r>
      </m:oMath>
      <w:r>
        <w:t xml:space="preserve"> and teal </w:t>
      </w:r>
      <m:oMath>
        <m:r>
          <w:rPr>
            <w:rFonts w:ascii="Cambria Math" w:hAnsi="Cambria Math" w:eastAsia="Cambria Math" w:cs="Cambria Math"/>
            <w:sz w:val="22"/>
            <w:szCs w:val="22"/>
          </w:rPr>
          <m:t>ρ</m:t>
        </m:r>
        <m:r>
          <m:rPr>
            <m:sty m:val="p"/>
          </m:rPr>
          <w:rPr>
            <w:rFonts w:ascii="Cambria Math" w:hAnsi="Cambria Math" w:eastAsia="Cambria Math" w:cs="Cambria Math"/>
            <w:sz w:val="22"/>
            <w:szCs w:val="22"/>
          </w:rPr>
          <m:t>=</m:t>
        </m:r>
        <m:r>
          <w:rPr>
            <w:rFonts w:ascii="Cambria Math" w:hAnsi="Cambria Math" w:eastAsia="Cambria Math" w:cs="Cambria Math"/>
            <w:sz w:val="22"/>
            <w:szCs w:val="22"/>
          </w:rPr>
          <m:t>0.05</m:t>
        </m:r>
      </m:oMath>
      <w:r>
        <w:t xml:space="preserve">. The penalty is </w:t>
      </w:r>
      <m:oMath>
        <m:r>
          <w:rPr>
            <w:rFonts w:ascii="Cambria Math" w:hAnsi="Cambria Math" w:eastAsia="Cambria Math" w:cs="Cambria Math"/>
            <w:sz w:val="22"/>
            <w:szCs w:val="22"/>
          </w:rPr>
          <m:t>λ</m:t>
        </m:r>
        <m:r>
          <m:rPr>
            <m:sty m:val="p"/>
          </m:rPr>
          <w:rPr>
            <w:rFonts w:ascii="Cambria Math" w:hAnsi="Cambria Math" w:eastAsia="Cambria Math" w:cs="Cambria Math"/>
            <w:sz w:val="22"/>
            <w:szCs w:val="22"/>
          </w:rPr>
          <m:t>=</m:t>
        </m:r>
        <m:r>
          <w:rPr>
            <w:rFonts w:ascii="Cambria Math" w:hAnsi="Cambria Math" w:eastAsia="Cambria Math" w:cs="Cambria Math"/>
            <w:sz w:val="22"/>
            <w:szCs w:val="22"/>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bookmarkEnd w:id="932"/>
    </w:p>
    <w:p w:rsidR="00CB3150" w:rsidRDefault="00670B8B" w14:paraId="256830CD" w14:textId="77777777">
      <w:pPr>
        <w:pStyle w:val="Heading2"/>
        <w:numPr>
          <w:ilvl w:val="1"/>
          <w:numId w:val="18"/>
        </w:numPr>
      </w:pPr>
      <w:bookmarkStart w:name="what-remains-to-be-established" w:id="933"/>
      <w:bookmarkEnd w:id="930"/>
      <w:r>
        <w:t>What remains to be established</w:t>
      </w:r>
    </w:p>
    <w:p w:rsidR="00CB3150" w:rsidRDefault="00670B8B" w14:paraId="2924EDC8" w14:textId="77777777">
      <w:commentRangeStart w:id="2072442049"/>
      <w:r w:rsidR="35F7AAC3">
        <w:rPr/>
        <w:t>The completed work demonstrates that congestion can change winners without preferential assignment and that assignment preference can shape both outcome profiles and the identities selected</w:t>
      </w:r>
      <w:commentRangeEnd w:id="2072442049"/>
      <w:r>
        <w:rPr>
          <w:rStyle w:val="CommentReference"/>
        </w:rPr>
        <w:commentReference w:id="2072442049"/>
      </w:r>
      <w:r w:rsidR="35F7AAC3">
        <w:rPr/>
        <w:t xml:space="preserve">. It also demonstrates sensitivity to penalty strength, scarcity, and how the peer-quality axis is summarized. These are conditional findings from declared </w:t>
      </w:r>
      <w:r w:rsidR="35F7AAC3">
        <w:rPr/>
        <w:t>configurations. They do not prove a universal necessity theorem for assortativity or guarantee a downturn within every high-performance band.</w:t>
      </w:r>
    </w:p>
    <w:p w:rsidR="00CB3150" w:rsidRDefault="00670B8B" w14:paraId="08C2EC2C" w14:textId="77777777">
      <w:pPr>
        <w:pStyle w:val="BodyText"/>
      </w:pPr>
      <w:r>
        <w:t xml:space="preserve">The analytic discussion in Section 4.5 explains the roles of </w:t>
      </w:r>
      <m:oMath>
        <m:r>
          <w:rPr>
            <w:rFonts w:ascii="Cambria Math" w:hAnsi="Cambria Math" w:eastAsia="Cambria Math" w:cs="Cambria Math"/>
            <w:sz w:val="22"/>
            <w:szCs w:val="22"/>
          </w:rPr>
          <m:t>γ</m:t>
        </m:r>
      </m:oMath>
      <w:r>
        <w:t xml:space="preserve">, </w:t>
      </w:r>
      <m:oMath>
        <m:r>
          <w:rPr>
            <w:rFonts w:ascii="Cambria Math" w:hAnsi="Cambria Math" w:eastAsia="Cambria Math" w:cs="Cambria Math"/>
            <w:sz w:val="22"/>
            <w:szCs w:val="22"/>
          </w:rPr>
          <m:t>θ</m:t>
        </m:r>
      </m:oMath>
      <w:r>
        <w:t xml:space="preserve">, </w:t>
      </w:r>
      <m:oMath>
        <m:r>
          <w:rPr>
            <w:rFonts w:ascii="Cambria Math" w:hAnsi="Cambria Math" w:eastAsia="Cambria Math" w:cs="Cambria Math"/>
            <w:sz w:val="22"/>
            <w:szCs w:val="22"/>
          </w:rPr>
          <m:t>λ</m:t>
        </m:r>
      </m:oMath>
      <w:r>
        <w:t xml:space="preserve">, </w:t>
      </w:r>
      <m:oMath>
        <m:r>
          <w:rPr>
            <w:rFonts w:ascii="Cambria Math" w:hAnsi="Cambria Math" w:eastAsia="Cambria Math" w:cs="Cambria Math"/>
            <w:sz w:val="22"/>
            <w:szCs w:val="22"/>
          </w:rPr>
          <m:t>K</m:t>
        </m:r>
        <m:r>
          <m:rPr>
            <m:sty m:val="p"/>
          </m:rPr>
          <w:rPr>
            <w:rFonts w:ascii="Cambria Math" w:hAnsi="Cambria Math" w:eastAsia="Cambria Math" w:cs="Cambria Math"/>
            <w:sz w:val="22"/>
            <w:szCs w:val="22"/>
          </w:rPr>
          <m:t>/</m:t>
        </m:r>
        <m:r>
          <w:rPr>
            <w:rFonts w:ascii="Cambria Math" w:hAnsi="Cambria Math" w:eastAsia="Cambria Math" w:cs="Cambria Math"/>
            <w:sz w:val="22"/>
            <w:szCs w:val="22"/>
          </w:rPr>
          <m:t>N</m:t>
        </m:r>
      </m:oMath>
      <w:r>
        <w:t xml:space="preserve">, and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rsidR="00CB3150" w:rsidRDefault="00670B8B" w14:paraId="38EB17A5" w14:textId="77777777">
      <w:pPr>
        <w:pStyle w:val="Heading1"/>
        <w:rPr/>
      </w:pPr>
      <w:bookmarkStart w:name="_Ref243477655" w:id="934"/>
      <w:bookmarkStart w:name="the-bridge-to-empirical-fitting" w:id="935"/>
      <w:bookmarkEnd w:id="924"/>
      <w:bookmarkEnd w:id="933"/>
      <w:commentRangeStart w:id="432934564"/>
      <w:r w:rsidR="3B8E4B5B">
        <w:rPr/>
        <w:t>The bridge</w:t>
      </w:r>
      <w:commentRangeEnd w:id="432934564"/>
      <w:r>
        <w:rPr>
          <w:rStyle w:val="CommentReference"/>
        </w:rPr>
        <w:commentReference w:id="432934564"/>
      </w:r>
      <w:r w:rsidR="3B8E4B5B">
        <w:rPr/>
        <w:t xml:space="preserve"> to </w:t>
      </w:r>
      <w:commentRangeStart w:id="291435103"/>
      <w:r w:rsidR="3B8E4B5B">
        <w:rPr/>
        <w:t>empirical fitting</w:t>
      </w:r>
      <w:bookmarkEnd w:id="934"/>
      <w:commentRangeEnd w:id="291435103"/>
      <w:r>
        <w:rPr>
          <w:rStyle w:val="CommentReference"/>
        </w:rPr>
        <w:commentReference w:id="291435103"/>
      </w:r>
    </w:p>
    <w:p w:rsidR="00CB3150" w:rsidRDefault="00670B8B" w14:paraId="2DF6EF9B" w14:textId="77777777">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rsidR="00CB3150" w:rsidRDefault="00670B8B" w14:paraId="7552DEE7" w14:textId="77777777">
      <w:pPr>
        <w:pStyle w:val="BodyText"/>
      </w:pPr>
      <w:r>
        <w:rPr/>
        <w:t xml:space="preserve">The completed fitting work used observed basketball rosters, so group membership was an input rather than something generated through the assignment mechanism. </w:t>
      </w:r>
      <w:commentRangeStart w:id="545091643"/>
      <w:r w:rsidR="3B8E4B5B">
        <w:rPr/>
        <w:t>It also used a different outcome model from the sequential, exact-</w:t>
      </w:r>
      <m:oMath>
        <m:r>
          <w:rPr>
            <w:rFonts w:ascii="Cambria Math" w:hAnsi="Cambria Math" w:eastAsia="Cambria Math" w:cs="Cambria Math"/>
            <w:sz w:val="22"/>
            <w:szCs w:val="22"/>
          </w:rPr>
          <m:t>K</m:t>
        </m:r>
      </m:oMath>
      <w:r>
        <w:rPr/>
        <w:t xml:space="preserve"> selection rule introduced in Section 4.3. We</w:t>
      </w:r>
      <w:commentRangeEnd w:id="545091643"/>
      <w:r>
        <w:rPr>
          <w:rStyle w:val="CommentReference"/>
        </w:rPr>
        <w:commentReference w:id="545091643"/>
      </w:r>
      <w:r w:rsidR="3B8E4B5B">
        <w:rPr/>
        <w:t xml:space="preserve"> describe that fitted specification explicitly because its parameter estimates must be interpreted in relation to the probability model that produced them.</w:t>
      </w:r>
    </w:p>
    <w:p w:rsidR="00CB3150" w:rsidRDefault="00670B8B" w14:paraId="073E3CB5" w14:textId="77777777">
      <w:pPr>
        <w:pStyle w:val="BodyText"/>
      </w:pPr>
      <w:r>
        <w:t xml:space="preserve">Each observation describes a player in a particular season. Let </w:t>
      </w:r>
      <m:oMath>
        <m:r>
          <w:rPr>
            <w:rFonts w:ascii="Cambria Math" w:hAnsi="Cambria Math" w:eastAsia="Cambria Math" w:cs="Cambria Math"/>
            <w:sz w:val="22"/>
            <w:szCs w:val="22"/>
          </w:rPr>
          <m:t>s</m:t>
        </m:r>
      </m:oMath>
      <w:r>
        <w:t xml:space="preserve"> index seasons and let </w:t>
      </w:r>
      <m:oMath>
        <m:sSub>
          <m:sSubPr>
            <m:ctrlPr>
              <w:rPr>
                <w:rFonts w:ascii="Cambria Math" w:hAnsi="Cambria Math" w:eastAsia="Cambria Math" w:cs="Cambria Math"/>
                <w:sz w:val="22"/>
                <w:szCs w:val="22"/>
              </w:rPr>
            </m:ctrlPr>
          </m:sSubPr>
          <m:e>
            <m:r>
              <m:rPr>
                <m:scr m:val="script"/>
                <m:sty m:val="p"/>
              </m:rPr>
              <w:rPr>
                <w:rFonts w:ascii="Cambria Math" w:hAnsi="Cambria Math" w:eastAsia="Cambria Math" w:cs="Cambria Math"/>
                <w:sz w:val="22"/>
                <w:szCs w:val="22"/>
              </w:rPr>
              <m:t>I</m:t>
            </m:r>
          </m:e>
          <m:sub>
            <m:r>
              <w:rPr>
                <w:rFonts w:ascii="Cambria Math" w:hAnsi="Cambria Math" w:eastAsia="Cambria Math" w:cs="Cambria Math"/>
                <w:sz w:val="22"/>
                <w:szCs w:val="22"/>
              </w:rPr>
              <m:t>s</m:t>
            </m:r>
          </m:sub>
        </m:sSub>
      </m:oMath>
      <w:r>
        <w:t xml:space="preserve"> denote the set of players included in season </w:t>
      </w:r>
      <m:oMath>
        <m:r>
          <w:rPr>
            <w:rFonts w:ascii="Cambria Math" w:hAnsi="Cambria Math" w:eastAsia="Cambria Math" w:cs="Cambria Math"/>
            <w:sz w:val="22"/>
            <w:szCs w:val="22"/>
          </w:rPr>
          <m:t>s</m:t>
        </m:r>
      </m:oMath>
      <w:r>
        <w:t xml:space="preserve">. For player </w:t>
      </w:r>
      <m:oMath>
        <m:r>
          <w:rPr>
            <w:rFonts w:ascii="Cambria Math" w:hAnsi="Cambria Math" w:eastAsia="Cambria Math" w:cs="Cambria Math"/>
            <w:sz w:val="22"/>
            <w:szCs w:val="22"/>
          </w:rPr>
          <m:t>i</m:t>
        </m:r>
      </m:oMath>
      <w:r>
        <w:t xml:space="preserv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is</m:t>
            </m:r>
          </m:sub>
        </m:sSub>
      </m:oMath>
      <w:r>
        <w:t xml:space="preserve"> is performance measured as points per minute and standardized within that season. The group identifier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g</m:t>
            </m:r>
          </m:e>
          <m:sub>
            <m:r>
              <w:rPr>
                <w:rFonts w:ascii="Cambria Math" w:hAnsi="Cambria Math" w:eastAsia="Cambria Math" w:cs="Cambria Math"/>
                <w:sz w:val="22"/>
                <w:szCs w:val="22"/>
              </w:rPr>
              <m:t>s</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oMath>
      <w:r>
        <w:t xml:space="preserve"> specifies the player’s team in that season. The binary outcome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Y</m:t>
            </m:r>
          </m:e>
          <m:sub>
            <m:r>
              <w:rPr>
                <w:rFonts w:ascii="Cambria Math" w:hAnsi="Cambria Math" w:eastAsia="Cambria Math" w:cs="Cambria Math"/>
                <w:sz w:val="22"/>
                <w:szCs w:val="22"/>
              </w:rPr>
              <m:t>is</m:t>
            </m:r>
          </m:sub>
        </m:sSub>
      </m:oMath>
      <w:r>
        <w:t xml:space="preserve"> equals one if the player was eventually drafted and zero otherwise. Consequently, a player observed in several seasons </w:t>
      </w:r>
      <w:r>
        <w:t xml:space="preserve">can contribute several observations carrying the same eventual-draft outcome;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Y</m:t>
            </m:r>
          </m:e>
          <m:sub>
            <m:r>
              <w:rPr>
                <w:rFonts w:ascii="Cambria Math" w:hAnsi="Cambria Math" w:eastAsia="Cambria Math" w:cs="Cambria Math"/>
                <w:sz w:val="22"/>
                <w:szCs w:val="22"/>
              </w:rPr>
              <m:t>is</m:t>
            </m:r>
          </m:sub>
        </m:sSub>
      </m:oMath>
      <w:r>
        <w:t xml:space="preserve"> does not indicate that the player was drafted during season </w:t>
      </w:r>
      <m:oMath>
        <m:r>
          <w:rPr>
            <w:rFonts w:ascii="Cambria Math" w:hAnsi="Cambria Math" w:eastAsia="Cambria Math" w:cs="Cambria Math"/>
            <w:sz w:val="22"/>
            <w:szCs w:val="22"/>
          </w:rPr>
          <m:t>s</m:t>
        </m:r>
      </m:oMath>
      <w:r>
        <w:t>.</w:t>
      </w:r>
    </w:p>
    <w:p w:rsidR="00CB3150" w:rsidRDefault="00670B8B" w14:paraId="79AB97BC" w14:textId="77777777">
      <w:pPr>
        <w:pStyle w:val="BodyText"/>
      </w:pPr>
      <w:commentRangeStart w:id="1151951614"/>
      <w:r>
        <w:rPr/>
        <w:t xml:space="preserve">Congestion was calculated from each observed team roster using the full-group mean of competitive relevance defined in Section 4.4.3. We write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g</m:t>
                </m:r>
              </m:e>
              <m:sub>
                <m:r>
                  <w:rPr>
                    <w:rFonts w:ascii="Cambria Math" w:hAnsi="Cambria Math" w:eastAsia="Cambria Math" w:cs="Cambria Math"/>
                    <w:sz w:val="22"/>
                    <w:szCs w:val="22"/>
                  </w:rPr>
                  <m:t>s</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r>
              <w:rPr>
                <w:rFonts w:ascii="Cambria Math" w:hAnsi="Cambria Math" w:eastAsia="Cambria Math" w:cs="Cambria Math"/>
                <w:sz w:val="22"/>
                <w:szCs w:val="22"/>
              </w:rPr>
              <m:t>s</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γ</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θ</m:t>
            </m:r>
          </m:e>
          <m:sub>
            <m:r>
              <w:rPr>
                <w:rFonts w:ascii="Cambria Math" w:hAnsi="Cambria Math" w:eastAsia="Cambria Math" w:cs="Cambria Math"/>
                <w:sz w:val="22"/>
                <w:szCs w:val="22"/>
              </w:rPr>
              <m:t>s</m:t>
            </m:r>
          </m:sub>
        </m:sSub>
        <m:r>
          <m:rPr>
            <m:sty m:val="p"/>
          </m:rPr>
          <w:rPr>
            <w:rFonts w:ascii="Cambria Math" w:hAnsi="Cambria Math" w:eastAsia="Cambria Math" w:cs="Cambria Math"/>
            <w:sz w:val="22"/>
            <w:szCs w:val="22"/>
          </w:rPr>
          <m:t>)</m:t>
        </m:r>
      </m:oMath>
      <w:r>
        <w:rPr/>
        <w:t xml:space="preserve"> for the congestion assigned to player </w:t>
      </w:r>
      <m:oMath>
        <m:r>
          <w:rPr>
            <w:rFonts w:ascii="Cambria Math" w:hAnsi="Cambria Math" w:eastAsia="Cambria Math" w:cs="Cambria Math"/>
            <w:sz w:val="22"/>
            <w:szCs w:val="22"/>
          </w:rPr>
          <m:t>i</m:t>
        </m:r>
      </m:oMath>
      <w:r>
        <w:rPr/>
        <w:t xml:space="preserve"> in season </w:t>
      </w:r>
      <m:oMath>
        <m:r>
          <w:rPr>
            <w:rFonts w:ascii="Cambria Math" w:hAnsi="Cambria Math" w:eastAsia="Cambria Math" w:cs="Cambria Math"/>
            <w:sz w:val="22"/>
            <w:szCs w:val="22"/>
          </w:rPr>
          <m:t>s</m:t>
        </m:r>
      </m:oMath>
      <w:r>
        <w:rPr/>
        <w:t xml:space="preserve">. The parameter </w:t>
      </w:r>
      <m:oMath>
        <m:r>
          <w:rPr>
            <w:rFonts w:ascii="Cambria Math" w:hAnsi="Cambria Math" w:eastAsia="Cambria Math" w:cs="Cambria Math"/>
            <w:sz w:val="22"/>
            <w:szCs w:val="22"/>
          </w:rPr>
          <m:t>γ</m:t>
        </m:r>
      </m:oMath>
      <w:r>
        <w:rPr/>
        <w:t xml:space="preserve"> controls how sharply competitive relevance increases around the threshold, and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θ</m:t>
            </m:r>
          </m:e>
          <m:sub>
            <m:r>
              <w:rPr>
                <w:rFonts w:ascii="Cambria Math" w:hAnsi="Cambria Math" w:eastAsia="Cambria Math" w:cs="Cambria Math"/>
                <w:sz w:val="22"/>
                <w:szCs w:val="22"/>
              </w:rPr>
              <m:t>s</m:t>
            </m:r>
          </m:sub>
        </m:sSub>
      </m:oMath>
      <w:r>
        <w:rPr/>
        <w:t xml:space="preserve"> is the threshold used for that season. The thresholds were calculated before optimization and then held fixed; congestion was recalculated as the fitted value of </w:t>
      </w:r>
      <m:oMath>
        <m:r>
          <w:rPr>
            <w:rFonts w:ascii="Cambria Math" w:hAnsi="Cambria Math" w:eastAsia="Cambria Math" w:cs="Cambria Math"/>
            <w:sz w:val="22"/>
            <w:szCs w:val="22"/>
          </w:rPr>
          <m:t>γ</m:t>
        </m:r>
      </m:oMath>
      <w:r>
        <w:rPr/>
        <w:t xml:space="preserve"> changed.</w:t>
      </w:r>
      <w:commentRangeEnd w:id="1151951614"/>
      <w:r>
        <w:rPr>
          <w:rStyle w:val="CommentReference"/>
        </w:rPr>
        <w:commentReference w:id="1151951614"/>
      </w:r>
    </w:p>
    <w:p w:rsidR="00CB3150" w:rsidRDefault="00670B8B" w14:paraId="46E8F90A" w14:textId="77777777">
      <w:pPr>
        <w:pStyle w:val="BodyText"/>
      </w:pPr>
      <w:r w:rsidR="6EE764CC">
        <w:rPr/>
        <w:t xml:space="preserve">The fitting procedure combines performance and congestion into an intermediate comparison quantity, denoted by </w:t>
      </w:r>
      <m:oMath xmlns:m="http://schemas.openxmlformats.org/officeDocument/2006/math">
        <m:sSub xmlns:m="http://schemas.openxmlformats.org/officeDocument/2006/math">
          <m:sSubPr>
            <m:ctrlPr>
              <w:rPr xmlns:w="http://schemas.openxmlformats.org/wordprocessingml/2006/main">
                <w:rFonts w:ascii="Cambria Math" w:hAnsi="Cambria Math" w:eastAsia="Cambria Math" w:cs="Cambria Math"/>
                <w:sz w:val="22"/>
                <w:szCs w:val="22"/>
              </w:rPr>
            </m:ctrlPr>
          </m:sSubPr>
          <m:e>
            <m:r>
              <w:rPr xmlns:w="http://schemas.openxmlformats.org/wordprocessingml/2006/main">
                <w:rFonts w:ascii="Cambria Math" w:hAnsi="Cambria Math" w:eastAsia="Cambria Math" w:cs="Cambria Math"/>
                <w:sz w:val="22"/>
                <w:szCs w:val="22"/>
              </w:rPr>
              <m:t>η</m:t>
            </m:r>
          </m:e>
          <m:sub>
            <m:r>
              <w:rPr xmlns:w="http://schemas.openxmlformats.org/wordprocessingml/2006/main">
                <w:rFonts w:ascii="Cambria Math" w:hAnsi="Cambria Math" w:eastAsia="Cambria Math" w:cs="Cambria Math"/>
                <w:sz w:val="22"/>
                <w:szCs w:val="22"/>
              </w:rPr>
              <m:t>is</m:t>
            </m:r>
          </m:sub>
        </m:sSub>
      </m:oMath>
      <w:r w:rsidR="6EE764CC">
        <w:rPr/>
        <w:t xml:space="preserve">. Two additional positive parameters govern this calculation. </w:t>
      </w:r>
      <w:commentRangeStart w:id="1118896302"/>
      <w:r w:rsidR="6EE764CC">
        <w:rPr/>
        <w:t xml:space="preserve">The parameter </w:t>
      </w:r>
      <m:oMath xmlns:m="http://schemas.openxmlformats.org/officeDocument/2006/math">
        <m:sSub xmlns:m="http://schemas.openxmlformats.org/officeDocument/2006/math">
          <m:sSubPr>
            <m:ctrlPr>
              <w:rPr xmlns:w="http://schemas.openxmlformats.org/wordprocessingml/2006/main">
                <w:rFonts w:ascii="Cambria Math" w:hAnsi="Cambria Math" w:eastAsia="Cambria Math" w:cs="Cambria Math"/>
                <w:sz w:val="22"/>
                <w:szCs w:val="22"/>
              </w:rPr>
            </m:ctrlPr>
          </m:sSubPr>
          <m:e>
            <m:r>
              <w:rPr xmlns:w="http://schemas.openxmlformats.org/wordprocessingml/2006/main">
                <w:rFonts w:ascii="Cambria Math" w:hAnsi="Cambria Math" w:eastAsia="Cambria Math" w:cs="Cambria Math"/>
                <w:sz w:val="22"/>
                <w:szCs w:val="22"/>
              </w:rPr>
              <m:t>t</m:t>
            </m:r>
          </m:e>
          <m:sub>
            <m:r>
              <m:rPr>
                <m:sty m:val="p"/>
              </m:rPr>
              <w:rPr xmlns:w="http://schemas.openxmlformats.org/wordprocessingml/2006/main">
                <w:rFonts w:ascii="Cambria Math" w:hAnsi="Cambria Math" w:eastAsia="Cambria Math" w:cs="Cambria Math"/>
                <w:sz w:val="22"/>
                <w:szCs w:val="22"/>
              </w:rPr>
              <m:t>MLE</m:t>
            </m:r>
          </m:sub>
        </m:sSub>
      </m:oMath>
      <w:r w:rsidR="6EE764CC">
        <w:rPr/>
        <w:t xml:space="preserve"> divides the performance term, controlling how strongly performance differences enter the comparison. The coefficient </w:t>
      </w:r>
      <m:oMath xmlns:m="http://schemas.openxmlformats.org/officeDocument/2006/math">
        <m:sSub xmlns:m="http://schemas.openxmlformats.org/officeDocument/2006/math">
          <m:sSubPr>
            <m:ctrlPr>
              <w:rPr xmlns:w="http://schemas.openxmlformats.org/wordprocessingml/2006/main">
                <w:rFonts w:ascii="Cambria Math" w:hAnsi="Cambria Math" w:eastAsia="Cambria Math" w:cs="Cambria Math"/>
                <w:sz w:val="22"/>
                <w:szCs w:val="22"/>
              </w:rPr>
            </m:ctrlPr>
          </m:sSubPr>
          <m:e>
            <m:r>
              <w:rPr xmlns:w="http://schemas.openxmlformats.org/wordprocessingml/2006/main">
                <w:rFonts w:ascii="Cambria Math" w:hAnsi="Cambria Math" w:eastAsia="Cambria Math" w:cs="Cambria Math"/>
                <w:sz w:val="22"/>
                <w:szCs w:val="22"/>
              </w:rPr>
              <m:t>λ</m:t>
            </m:r>
          </m:e>
          <m:sub>
            <m:r>
              <m:rPr>
                <m:sty m:val="p"/>
              </m:rPr>
              <w:rPr xmlns:w="http://schemas.openxmlformats.org/wordprocessingml/2006/main">
                <w:rFonts w:ascii="Cambria Math" w:hAnsi="Cambria Math" w:eastAsia="Cambria Math" w:cs="Cambria Math"/>
                <w:sz w:val="22"/>
                <w:szCs w:val="22"/>
              </w:rPr>
              <m:t>MLE</m:t>
            </m:r>
          </m:sub>
        </m:sSub>
      </m:oMath>
      <w:r w:rsidR="6EE764CC">
        <w:rPr/>
        <w:t xml:space="preserve"> controls the congestion penalty.</w:t>
      </w:r>
      <w:commentRangeEnd w:id="1118896302"/>
      <w:r>
        <w:rPr>
          <w:rStyle w:val="CommentReference"/>
        </w:rPr>
        <w:commentReference w:id="1118896302"/>
      </w:r>
      <w:r w:rsidR="6EE764CC">
        <w:rPr/>
        <w:t xml:space="preserve"> The subscript identifies these as parameters of the fitting specification, whose </w:t>
      </w:r>
      <w:commentRangeStart w:id="503390759"/>
      <w:r w:rsidR="6EE764CC">
        <w:rPr/>
        <w:t>numerical values are not assumed to equal those of the selection model</w:t>
      </w:r>
      <w:commentRangeEnd w:id="503390759"/>
      <w:r>
        <w:rPr>
          <w:rStyle w:val="CommentReference"/>
        </w:rPr>
        <w:commentReference w:id="503390759"/>
      </w:r>
      <w:r w:rsidR="6EE764CC">
        <w:rPr/>
        <w:t>. The fitted comparison quantity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8DE9F7" w14:textId="77777777">
        <w:trPr>
          <w:cantSplit/>
        </w:trPr>
        <w:tc>
          <w:tcPr>
            <w:tcW w:w="8496" w:type="dxa"/>
            <w:vAlign w:val="center"/>
          </w:tcPr>
          <w:p w:rsidRPr="00674971" w:rsidR="00CB3150" w:rsidRDefault="00000000" w14:paraId="72A6C421" w14:textId="77777777">
            <w:pPr>
              <w:pStyle w:val="BodyText"/>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η</m:t>
                    </m:r>
                  </m:e>
                  <m:sub>
                    <m:r>
                      <w:rPr>
                        <w:rFonts w:ascii="Cambria Math" w:hAnsi="Cambria Math" w:eastAsia="Cambria Math" w:cs="Cambria Math"/>
                        <w:sz w:val="22"/>
                        <w:szCs w:val="22"/>
                      </w:rPr>
                      <m:t>is</m:t>
                    </m:r>
                  </m:sub>
                </m:sSub>
                <m:r>
                  <m:rPr>
                    <m:sty m:val="p"/>
                  </m:rP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is</m:t>
                        </m:r>
                      </m:sub>
                    </m:sSub>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m:rPr>
                            <m:sty m:val="p"/>
                          </m:rPr>
                          <w:rPr>
                            <w:rFonts w:ascii="Cambria Math" w:hAnsi="Cambria Math" w:eastAsia="Cambria Math" w:cs="Cambria Math"/>
                            <w:sz w:val="22"/>
                            <w:szCs w:val="22"/>
                          </w:rPr>
                          <m:t>MLE</m:t>
                        </m:r>
                      </m:sub>
                    </m:sSub>
                  </m:den>
                </m:f>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λ</m:t>
                    </m:r>
                  </m:e>
                  <m:sub>
                    <m:r>
                      <m:rPr>
                        <m:sty m:val="p"/>
                      </m:rPr>
                      <w:rPr>
                        <w:rFonts w:ascii="Cambria Math" w:hAnsi="Cambria Math" w:eastAsia="Cambria Math" w:cs="Cambria Math"/>
                        <w:sz w:val="22"/>
                        <w:szCs w:val="22"/>
                      </w:rPr>
                      <m:t>MLE</m:t>
                    </m:r>
                  </m:sub>
                </m:s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g</m:t>
                        </m:r>
                      </m:e>
                      <m:sub>
                        <m:r>
                          <w:rPr>
                            <w:rFonts w:ascii="Cambria Math" w:hAnsi="Cambria Math" w:eastAsia="Cambria Math" w:cs="Cambria Math"/>
                            <w:sz w:val="22"/>
                            <w:szCs w:val="22"/>
                          </w:rPr>
                          <m:t>s</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r>
                      <w:rPr>
                        <w:rFonts w:ascii="Cambria Math" w:hAnsi="Cambria Math" w:eastAsia="Cambria Math" w:cs="Cambria Math"/>
                        <w:sz w:val="22"/>
                        <w:szCs w:val="22"/>
                      </w:rPr>
                      <m:t>s</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γ</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θ</m:t>
                    </m:r>
                  </m:e>
                  <m:sub>
                    <m:r>
                      <w:rPr>
                        <w:rFonts w:ascii="Cambria Math" w:hAnsi="Cambria Math" w:eastAsia="Cambria Math" w:cs="Cambria Math"/>
                        <w:sz w:val="22"/>
                        <w:szCs w:val="22"/>
                      </w:rPr>
                      <m:t>s</m:t>
                    </m:r>
                  </m:sub>
                </m:sSub>
                <m:r>
                  <m:rPr>
                    <m:sty m:val="p"/>
                  </m:rPr>
                  <w:rPr>
                    <w:rFonts w:ascii="Cambria Math" w:hAnsi="Cambria Math" w:eastAsia="Cambria Math" w:cs="Cambria Math"/>
                    <w:sz w:val="22"/>
                    <w:szCs w:val="22"/>
                  </w:rPr>
                  <m:t>).</m:t>
                </m:r>
              </m:oMath>
            </m:oMathPara>
          </w:p>
        </w:tc>
        <w:tc>
          <w:tcPr>
            <w:tcW w:w="864" w:type="dxa"/>
            <w:vAlign w:val="center"/>
          </w:tcPr>
          <w:p w:rsidR="00D951E9" w:rsidRDefault="00670B8B" w14:paraId="02BF1B7B" w14:textId="0CE209BD">
            <w:pPr>
              <w:spacing w:after="0" w:line="240" w:lineRule="auto"/>
              <w:jc w:val="right"/>
            </w:pPr>
            <w:r>
              <w:t>(</w:t>
            </w:r>
            <w:bookmarkStart w:name="Eq_4_40" w:id="936"/>
            <w:r>
              <w:t>4.</w:t>
            </w:r>
            <w:r>
              <w:fldChar w:fldCharType="begin"/>
            </w:r>
            <w:r>
              <w:instrText> SEQ Equation \* ARABIC </w:instrText>
            </w:r>
            <w:r>
              <w:fldChar w:fldCharType="separate"/>
            </w:r>
            <w:r w:rsidR="00A62403">
              <w:rPr>
                <w:noProof/>
              </w:rPr>
              <w:t>39</w:t>
            </w:r>
            <w:r>
              <w:fldChar w:fldCharType="end"/>
            </w:r>
            <w:bookmarkEnd w:id="936"/>
            <w:r>
              <w:t>)</w:t>
            </w:r>
          </w:p>
        </w:tc>
      </w:tr>
    </w:tbl>
    <w:p w:rsidR="00CB3150" w:rsidRDefault="00670B8B" w14:paraId="77558FFB" w14:textId="77777777">
      <w:commentRangeStart w:id="510340551"/>
      <w:r w:rsidR="6EE764CC">
        <w:rPr/>
        <w:t>The procedure then converts these quantities into positive weights by exponentiating them. Within each season, it divides each player’s weight by the sum of all included players’ weights. This normalization is called a softmax.</w:t>
      </w:r>
      <w:commentRangeEnd w:id="510340551"/>
      <w:r>
        <w:rPr>
          <w:rStyle w:val="CommentReference"/>
        </w:rPr>
        <w:commentReference w:id="510340551"/>
      </w:r>
      <w:r w:rsidR="6EE764CC">
        <w:rPr/>
        <w:t xml:space="preserve"> Writing </w:t>
      </w:r>
      <m:oMath xmlns:m="http://schemas.openxmlformats.org/officeDocument/2006/math">
        <m:sSub xmlns:m="http://schemas.openxmlformats.org/officeDocument/2006/math">
          <m:sSubPr>
            <m:ctrlPr>
              <w:rPr xmlns:w="http://schemas.openxmlformats.org/wordprocessingml/2006/main">
                <w:rFonts w:ascii="Cambria Math" w:hAnsi="Cambria Math" w:eastAsia="Cambria Math" w:cs="Cambria Math"/>
                <w:sz w:val="22"/>
                <w:szCs w:val="22"/>
              </w:rPr>
            </m:ctrlPr>
          </m:sSubPr>
          <m:e>
            <m:r>
              <w:rPr xmlns:w="http://schemas.openxmlformats.org/wordprocessingml/2006/main">
                <w:rFonts w:ascii="Cambria Math" w:hAnsi="Cambria Math" w:eastAsia="Cambria Math" w:cs="Cambria Math"/>
                <w:sz w:val="22"/>
                <w:szCs w:val="22"/>
              </w:rPr>
              <m:t>p</m:t>
            </m:r>
          </m:e>
          <m:sub>
            <m:r>
              <w:rPr xmlns:w="http://schemas.openxmlformats.org/wordprocessingml/2006/main">
                <w:rFonts w:ascii="Cambria Math" w:hAnsi="Cambria Math" w:eastAsia="Cambria Math" w:cs="Cambria Math"/>
                <w:sz w:val="22"/>
                <w:szCs w:val="22"/>
              </w:rPr>
              <m:t>is</m:t>
            </m:r>
          </m:sub>
        </m:sSub>
      </m:oMath>
      <w:r w:rsidR="6EE764CC">
        <w:rPr/>
        <w:t xml:space="preserve"> for the resulting modeled probability of a positive outcome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DBA5F2A" w14:textId="77777777">
        <w:trPr>
          <w:cantSplit/>
        </w:trPr>
        <w:tc>
          <w:tcPr>
            <w:tcW w:w="8496" w:type="dxa"/>
            <w:vAlign w:val="center"/>
          </w:tcPr>
          <w:p w:rsidRPr="00674971" w:rsidR="00CB3150" w:rsidRDefault="00000000" w14:paraId="28818C7E" w14:textId="77777777">
            <w:pPr>
              <w:pStyle w:val="BodyText"/>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p</m:t>
                    </m:r>
                  </m:e>
                  <m:sub>
                    <m:r>
                      <w:rPr>
                        <w:rFonts w:ascii="Cambria Math" w:hAnsi="Cambria Math" w:eastAsia="Cambria Math" w:cs="Cambria Math"/>
                        <w:sz w:val="22"/>
                        <w:szCs w:val="22"/>
                      </w:rPr>
                      <m:t>is</m:t>
                    </m:r>
                  </m:sub>
                </m:sSub>
                <m:r>
                  <m:rPr>
                    <m:sty m:val="p"/>
                  </m:rP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m:rPr>
                        <m:sty m:val="p"/>
                      </m:rPr>
                      <w:rPr>
                        <w:rFonts w:ascii="Cambria Math" w:hAnsi="Cambria Math" w:eastAsia="Cambria Math" w:cs="Cambria Math"/>
                        <w:sz w:val="22"/>
                        <w:szCs w:val="22"/>
                      </w:rPr>
                      <m:t>exp(</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η</m:t>
                        </m:r>
                      </m:e>
                      <m:sub>
                        <m:r>
                          <w:rPr>
                            <w:rFonts w:ascii="Cambria Math" w:hAnsi="Cambria Math" w:eastAsia="Cambria Math" w:cs="Cambria Math"/>
                            <w:sz w:val="22"/>
                            <w:szCs w:val="22"/>
                          </w:rPr>
                          <m:t>is</m:t>
                        </m:r>
                      </m:sub>
                    </m:sSub>
                    <m:r>
                      <m:rPr>
                        <m:sty m:val="p"/>
                      </m:rPr>
                      <w:rPr>
                        <w:rFonts w:ascii="Cambria Math" w:hAnsi="Cambria Math" w:eastAsia="Cambria Math" w:cs="Cambria Math"/>
                        <w:sz w:val="22"/>
                        <w:szCs w:val="22"/>
                      </w:rPr>
                      <m:t>)</m:t>
                    </m:r>
                  </m:num>
                  <m:den>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h</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m:rPr>
                                <m:scr m:val="script"/>
                                <m:sty m:val="p"/>
                              </m:rPr>
                              <w:rPr>
                                <w:rFonts w:ascii="Cambria Math" w:hAnsi="Cambria Math" w:eastAsia="Cambria Math" w:cs="Cambria Math"/>
                                <w:sz w:val="22"/>
                                <w:szCs w:val="22"/>
                              </w:rPr>
                              <m:t>I</m:t>
                            </m:r>
                          </m:e>
                          <m:sub>
                            <m:r>
                              <w:rPr>
                                <w:rFonts w:ascii="Cambria Math" w:hAnsi="Cambria Math" w:eastAsia="Cambria Math" w:cs="Cambria Math"/>
                                <w:sz w:val="22"/>
                                <w:szCs w:val="22"/>
                              </w:rPr>
                              <m:t>s</m:t>
                            </m:r>
                          </m:sub>
                        </m:sSub>
                      </m:sub>
                      <m:sup>
                        <m:r>
                          <w:rPr>
                            <w:rFonts w:ascii="Cambria Math" w:hAnsi="Cambria Math" w:eastAsia="Cambria Math" w:cs="Cambria Math"/>
                            <w:sz w:val="22"/>
                            <w:szCs w:val="22"/>
                          </w:rPr>
                          <m:t>​</m:t>
                        </m:r>
                      </m:sup>
                      <m:e>
                        <m:r>
                          <m:rPr>
                            <m:sty m:val="p"/>
                          </m:rPr>
                          <w:rPr>
                            <w:rFonts w:ascii="Cambria Math" w:hAnsi="Cambria Math" w:eastAsia="Cambria Math" w:cs="Cambria Math"/>
                            <w:sz w:val="22"/>
                            <w:szCs w:val="22"/>
                          </w:rPr>
                          <m:t>exp</m:t>
                        </m:r>
                      </m:e>
                    </m:nary>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η</m:t>
                        </m:r>
                      </m:e>
                      <m:sub>
                        <m:r>
                          <w:rPr>
                            <w:rFonts w:ascii="Cambria Math" w:hAnsi="Cambria Math" w:eastAsia="Cambria Math" w:cs="Cambria Math"/>
                            <w:sz w:val="22"/>
                            <w:szCs w:val="22"/>
                          </w:rPr>
                          <m:t>hs</m:t>
                        </m:r>
                      </m:sub>
                    </m:sSub>
                    <m:r>
                      <m:rPr>
                        <m:sty m:val="p"/>
                      </m:rPr>
                      <w:rPr>
                        <w:rFonts w:ascii="Cambria Math" w:hAnsi="Cambria Math" w:eastAsia="Cambria Math" w:cs="Cambria Math"/>
                        <w:sz w:val="22"/>
                        <w:szCs w:val="22"/>
                      </w:rPr>
                      <m:t>)</m:t>
                    </m:r>
                  </m:den>
                </m:f>
                <m:r>
                  <m:rPr>
                    <m:sty m:val="p"/>
                  </m:rPr>
                  <w:rPr>
                    <w:rFonts w:ascii="Cambria Math" w:hAnsi="Cambria Math" w:eastAsia="Cambria Math" w:cs="Cambria Math"/>
                    <w:sz w:val="22"/>
                    <w:szCs w:val="22"/>
                  </w:rPr>
                  <m:t>,</m:t>
                </m:r>
                <m:r>
                  <w:rPr>
                    <w:rFonts w:ascii="Cambria Math" w:hAnsi="Cambria Math" w:eastAsia="Cambria Math" w:cs="Cambria Math"/>
                    <w:sz w:val="22"/>
                    <w:szCs w:val="22"/>
                  </w:rPr>
                  <m:t>  </m:t>
                </m:r>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m:rPr>
                            <m:scr m:val="script"/>
                            <m:sty m:val="p"/>
                          </m:rPr>
                          <w:rPr>
                            <w:rFonts w:ascii="Cambria Math" w:hAnsi="Cambria Math" w:eastAsia="Cambria Math" w:cs="Cambria Math"/>
                            <w:sz w:val="22"/>
                            <w:szCs w:val="22"/>
                          </w:rPr>
                          <m:t>I</m:t>
                        </m:r>
                      </m:e>
                      <m:sub>
                        <m:r>
                          <w:rPr>
                            <w:rFonts w:ascii="Cambria Math" w:hAnsi="Cambria Math" w:eastAsia="Cambria Math" w:cs="Cambria Math"/>
                            <w:sz w:val="22"/>
                            <w:szCs w:val="22"/>
                          </w:rPr>
                          <m:t>s</m:t>
                        </m:r>
                      </m:sub>
                    </m:sSub>
                  </m:sub>
                  <m:sup>
                    <m:r>
                      <w:rPr>
                        <w:rFonts w:ascii="Cambria Math" w:hAnsi="Cambria Math" w:eastAsia="Cambria Math" w:cs="Cambria Math"/>
                        <w:sz w:val="22"/>
                        <w:szCs w:val="22"/>
                      </w:rPr>
                      <m:t>​</m:t>
                    </m:r>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p</m:t>
                        </m:r>
                      </m:e>
                      <m:sub>
                        <m:r>
                          <w:rPr>
                            <w:rFonts w:ascii="Cambria Math" w:hAnsi="Cambria Math" w:eastAsia="Cambria Math" w:cs="Cambria Math"/>
                            <w:sz w:val="22"/>
                            <w:szCs w:val="22"/>
                          </w:rPr>
                          <m:t>is</m:t>
                        </m:r>
                      </m:sub>
                    </m:sSub>
                  </m:e>
                </m:nary>
                <m:r>
                  <m:rPr>
                    <m:sty m:val="p"/>
                  </m:rPr>
                  <w:rPr>
                    <w:rFonts w:ascii="Cambria Math" w:hAnsi="Cambria Math" w:eastAsia="Cambria Math" w:cs="Cambria Math"/>
                    <w:sz w:val="22"/>
                    <w:szCs w:val="22"/>
                  </w:rPr>
                  <m:t>=</m:t>
                </m:r>
                <m:r>
                  <w:rPr>
                    <w:rFonts w:ascii="Cambria Math" w:hAnsi="Cambria Math" w:eastAsia="Cambria Math" w:cs="Cambria Math"/>
                    <w:sz w:val="22"/>
                    <w:szCs w:val="22"/>
                  </w:rPr>
                  <m:t>1</m:t>
                </m:r>
                <m:r>
                  <m:rPr>
                    <m:sty m:val="p"/>
                  </m:rPr>
                  <w:rPr>
                    <w:rFonts w:ascii="Cambria Math" w:hAnsi="Cambria Math" w:eastAsia="Cambria Math" w:cs="Cambria Math"/>
                    <w:sz w:val="22"/>
                    <w:szCs w:val="22"/>
                  </w:rPr>
                  <m:t>.</m:t>
                </m:r>
              </m:oMath>
            </m:oMathPara>
          </w:p>
        </w:tc>
        <w:tc>
          <w:tcPr>
            <w:tcW w:w="864" w:type="dxa"/>
            <w:vAlign w:val="center"/>
          </w:tcPr>
          <w:p w:rsidR="00D951E9" w:rsidRDefault="00670B8B" w14:paraId="0CF77E71" w14:textId="45100CDE">
            <w:pPr>
              <w:spacing w:after="0" w:line="240" w:lineRule="auto"/>
              <w:jc w:val="right"/>
            </w:pPr>
            <w:r>
              <w:t>(</w:t>
            </w:r>
            <w:bookmarkStart w:name="Eq_4_41" w:id="937"/>
            <w:r>
              <w:t>4.</w:t>
            </w:r>
            <w:r>
              <w:fldChar w:fldCharType="begin"/>
            </w:r>
            <w:r>
              <w:instrText> SEQ Equation \* ARABIC </w:instrText>
            </w:r>
            <w:r>
              <w:fldChar w:fldCharType="separate"/>
            </w:r>
            <w:r w:rsidR="00A62403">
              <w:rPr>
                <w:noProof/>
              </w:rPr>
              <w:t>40</w:t>
            </w:r>
            <w:r>
              <w:fldChar w:fldCharType="end"/>
            </w:r>
            <w:bookmarkEnd w:id="937"/>
            <w:r>
              <w:t>)</w:t>
            </w:r>
          </w:p>
        </w:tc>
      </w:tr>
    </w:tbl>
    <w:p w:rsidR="00CB3150" w:rsidRDefault="00670B8B" w14:paraId="41E184E1" w14:textId="77777777">
      <w:r>
        <w:t xml:space="preserve">To evaluate the parameters, the fitting procedure treats each observed outcome as a Bernoulli observation: a positive outcome contributes probability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p</m:t>
            </m:r>
          </m:e>
          <m:sub>
            <m:r>
              <w:rPr>
                <w:rFonts w:ascii="Cambria Math" w:hAnsi="Cambria Math" w:eastAsia="Cambria Math" w:cs="Cambria Math"/>
                <w:sz w:val="22"/>
                <w:szCs w:val="22"/>
              </w:rPr>
              <m:t>is</m:t>
            </m:r>
          </m:sub>
        </m:sSub>
      </m:oMath>
      <w:r>
        <w:t xml:space="preserve">, while a negative </w:t>
      </w:r>
      <w:r>
        <w:t xml:space="preserve">outcome contributes probability </w:t>
      </w:r>
      <m:oMath>
        <m:r>
          <w:rPr>
            <w:rFonts w:ascii="Cambria Math" w:hAnsi="Cambria Math" w:eastAsia="Cambria Math" w:cs="Cambria Math"/>
            <w:sz w:val="22"/>
            <w:szCs w:val="22"/>
          </w:rPr>
          <m:t>1</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p</m:t>
            </m:r>
          </m:e>
          <m:sub>
            <m:r>
              <w:rPr>
                <w:rFonts w:ascii="Cambria Math" w:hAnsi="Cambria Math" w:eastAsia="Cambria Math" w:cs="Cambria Math"/>
                <w:sz w:val="22"/>
                <w:szCs w:val="22"/>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eastAsia="Cambria Math" w:cs="Cambria Math"/>
                <w:sz w:val="22"/>
                <w:szCs w:val="22"/>
              </w:rPr>
            </m:ctrlPr>
          </m:sSubPr>
          <m:e>
            <m:r>
              <m:rPr>
                <m:scr m:val="script"/>
              </m:rPr>
              <w:rPr>
                <w:rFonts w:ascii="Cambria Math" w:hAnsi="Cambria Math" w:eastAsia="Cambria Math" w:cs="Cambria Math"/>
                <w:sz w:val="22"/>
                <w:szCs w:val="22"/>
              </w:rPr>
              <m:t>l</m:t>
            </m:r>
          </m:e>
          <m:sub>
            <m:r>
              <w:rPr>
                <w:rFonts w:ascii="Cambria Math" w:hAnsi="Cambria Math" w:eastAsia="Cambria Math" w:cs="Cambria Math"/>
                <w:sz w:val="22"/>
                <w:szCs w:val="22"/>
              </w:rPr>
              <m:t>B</m:t>
            </m:r>
          </m:sub>
        </m:sSub>
      </m:oMath>
      <w:r>
        <w:t>, the objective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68CCCB" w14:textId="77777777">
        <w:trPr>
          <w:cantSplit/>
        </w:trPr>
        <w:tc>
          <w:tcPr>
            <w:tcW w:w="8496" w:type="dxa"/>
            <w:vAlign w:val="center"/>
          </w:tcPr>
          <w:p w:rsidRPr="00674971" w:rsidR="00CB3150" w:rsidRDefault="00000000" w14:paraId="03B3958B" w14:textId="77777777">
            <w:pPr>
              <w:pStyle w:val="BodyText"/>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m:rPr>
                        <m:scr m:val="script"/>
                      </m:rPr>
                      <w:rPr>
                        <w:rFonts w:ascii="Cambria Math" w:hAnsi="Cambria Math" w:eastAsia="Cambria Math" w:cs="Cambria Math"/>
                        <w:sz w:val="22"/>
                        <w:szCs w:val="22"/>
                      </w:rPr>
                      <m:t>l</m:t>
                    </m:r>
                  </m:e>
                  <m:sub>
                    <m:r>
                      <w:rPr>
                        <w:rFonts w:ascii="Cambria Math" w:hAnsi="Cambria Math" w:eastAsia="Cambria Math" w:cs="Cambria Math"/>
                        <w:sz w:val="22"/>
                        <w:szCs w:val="22"/>
                      </w:rPr>
                      <m:t>B</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λ</m:t>
                    </m:r>
                  </m:e>
                  <m:sub>
                    <m:r>
                      <m:rPr>
                        <m:sty m:val="p"/>
                      </m:rPr>
                      <w:rPr>
                        <w:rFonts w:ascii="Cambria Math" w:hAnsi="Cambria Math" w:eastAsia="Cambria Math" w:cs="Cambria Math"/>
                        <w:sz w:val="22"/>
                        <w:szCs w:val="22"/>
                      </w:rPr>
                      <m:t>MLE</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γ</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m:rPr>
                        <m:sty m:val="p"/>
                      </m:rPr>
                      <w:rPr>
                        <w:rFonts w:ascii="Cambria Math" w:hAnsi="Cambria Math" w:eastAsia="Cambria Math" w:cs="Cambria Math"/>
                        <w:sz w:val="22"/>
                        <w:szCs w:val="22"/>
                      </w:rPr>
                      <m:t>MLE</m:t>
                    </m:r>
                  </m:sub>
                </m:sSub>
                <m:r>
                  <m:rPr>
                    <m:sty m:val="p"/>
                  </m:rPr>
                  <w:rPr>
                    <w:rFonts w:ascii="Cambria Math" w:hAnsi="Cambria Math" w:eastAsia="Cambria Math" w:cs="Cambria Math"/>
                    <w:sz w:val="22"/>
                    <w:szCs w:val="22"/>
                  </w:rPr>
                  <m:t>)=</m:t>
                </m:r>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s</m:t>
                    </m:r>
                  </m:sub>
                  <m:sup>
                    <m:r>
                      <w:rPr>
                        <w:rFonts w:ascii="Cambria Math" w:hAnsi="Cambria Math" w:eastAsia="Cambria Math" w:cs="Cambria Math"/>
                        <w:sz w:val="22"/>
                        <w:szCs w:val="22"/>
                      </w:rPr>
                      <m:t>​</m:t>
                    </m:r>
                  </m:sup>
                  <m:e>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m:rPr>
                                <m:scr m:val="script"/>
                                <m:sty m:val="p"/>
                              </m:rPr>
                              <w:rPr>
                                <w:rFonts w:ascii="Cambria Math" w:hAnsi="Cambria Math" w:eastAsia="Cambria Math" w:cs="Cambria Math"/>
                                <w:sz w:val="22"/>
                                <w:szCs w:val="22"/>
                              </w:rPr>
                              <m:t>I</m:t>
                            </m:r>
                          </m:e>
                          <m:sub>
                            <m:r>
                              <w:rPr>
                                <w:rFonts w:ascii="Cambria Math" w:hAnsi="Cambria Math" w:eastAsia="Cambria Math" w:cs="Cambria Math"/>
                                <w:sz w:val="22"/>
                                <w:szCs w:val="22"/>
                              </w:rPr>
                              <m:t>s</m:t>
                            </m:r>
                          </m:sub>
                        </m:sSub>
                      </m:sub>
                      <m:sup>
                        <m:r>
                          <w:rPr>
                            <w:rFonts w:ascii="Cambria Math" w:hAnsi="Cambria Math" w:eastAsia="Cambria Math" w:cs="Cambria Math"/>
                            <w:sz w:val="22"/>
                            <w:szCs w:val="22"/>
                          </w:rPr>
                          <m:t>​</m:t>
                        </m:r>
                      </m:sup>
                      <m:e>
                        <m:d>
                          <m:dPr>
                            <m:begChr m:val="["/>
                            <m:endChr m:val="]"/>
                            <m:ctrlPr>
                              <w:rPr>
                                <w:rFonts w:ascii="Cambria Math" w:hAnsi="Cambria Math" w:eastAsia="Cambria Math" w:cs="Cambria Math"/>
                                <w:sz w:val="22"/>
                                <w:szCs w:val="22"/>
                              </w:rPr>
                            </m:ctrlPr>
                          </m:d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Y</m:t>
                                </m:r>
                              </m:e>
                              <m:sub>
                                <m:r>
                                  <w:rPr>
                                    <w:rFonts w:ascii="Cambria Math" w:hAnsi="Cambria Math" w:eastAsia="Cambria Math" w:cs="Cambria Math"/>
                                    <w:sz w:val="22"/>
                                    <w:szCs w:val="22"/>
                                  </w:rPr>
                                  <m:t>is</m:t>
                                </m:r>
                              </m:sub>
                            </m:sSub>
                            <m:r>
                              <m:rPr>
                                <m:sty m:val="p"/>
                              </m:rPr>
                              <w:rPr>
                                <w:rFonts w:ascii="Cambria Math" w:hAnsi="Cambria Math" w:eastAsia="Cambria Math" w:cs="Cambria Math"/>
                                <w:sz w:val="22"/>
                                <w:szCs w:val="22"/>
                              </w:rPr>
                              <m:t>log</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p</m:t>
                                </m:r>
                              </m:e>
                              <m:sub>
                                <m:r>
                                  <w:rPr>
                                    <w:rFonts w:ascii="Cambria Math" w:hAnsi="Cambria Math" w:eastAsia="Cambria Math" w:cs="Cambria Math"/>
                                    <w:sz w:val="22"/>
                                    <w:szCs w:val="22"/>
                                  </w:rPr>
                                  <m:t>is</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1</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Y</m:t>
                                </m:r>
                              </m:e>
                              <m:sub>
                                <m:r>
                                  <w:rPr>
                                    <w:rFonts w:ascii="Cambria Math" w:hAnsi="Cambria Math" w:eastAsia="Cambria Math" w:cs="Cambria Math"/>
                                    <w:sz w:val="22"/>
                                    <w:szCs w:val="22"/>
                                  </w:rPr>
                                  <m:t>is</m:t>
                                </m:r>
                              </m:sub>
                            </m:sSub>
                            <m:r>
                              <m:rPr>
                                <m:sty m:val="p"/>
                              </m:rPr>
                              <w:rPr>
                                <w:rFonts w:ascii="Cambria Math" w:hAnsi="Cambria Math" w:eastAsia="Cambria Math" w:cs="Cambria Math"/>
                                <w:sz w:val="22"/>
                                <w:szCs w:val="22"/>
                              </w:rPr>
                              <m:t>)log(</m:t>
                            </m:r>
                            <m:r>
                              <w:rPr>
                                <w:rFonts w:ascii="Cambria Math" w:hAnsi="Cambria Math" w:eastAsia="Cambria Math" w:cs="Cambria Math"/>
                                <w:sz w:val="22"/>
                                <w:szCs w:val="22"/>
                              </w:rPr>
                              <m:t>1</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p</m:t>
                                </m:r>
                              </m:e>
                              <m:sub>
                                <m:r>
                                  <w:rPr>
                                    <w:rFonts w:ascii="Cambria Math" w:hAnsi="Cambria Math" w:eastAsia="Cambria Math" w:cs="Cambria Math"/>
                                    <w:sz w:val="22"/>
                                    <w:szCs w:val="22"/>
                                  </w:rPr>
                                  <m:t>is</m:t>
                                </m:r>
                              </m:sub>
                            </m:sSub>
                            <m:r>
                              <m:rPr>
                                <m:sty m:val="p"/>
                              </m:rPr>
                              <w:rPr>
                                <w:rFonts w:ascii="Cambria Math" w:hAnsi="Cambria Math" w:eastAsia="Cambria Math" w:cs="Cambria Math"/>
                                <w:sz w:val="22"/>
                                <w:szCs w:val="22"/>
                              </w:rPr>
                              <m:t>)</m:t>
                            </m:r>
                          </m:e>
                        </m:d>
                      </m:e>
                    </m:nary>
                  </m:e>
                </m:nary>
                <m:r>
                  <m:rPr>
                    <m:sty m:val="p"/>
                  </m:rPr>
                  <w:rPr>
                    <w:rFonts w:ascii="Cambria Math" w:hAnsi="Cambria Math" w:eastAsia="Cambria Math" w:cs="Cambria Math"/>
                    <w:sz w:val="22"/>
                    <w:szCs w:val="22"/>
                  </w:rPr>
                  <m:t>.</m:t>
                </m:r>
              </m:oMath>
            </m:oMathPara>
          </w:p>
        </w:tc>
        <w:tc>
          <w:tcPr>
            <w:tcW w:w="864" w:type="dxa"/>
            <w:vAlign w:val="center"/>
          </w:tcPr>
          <w:p w:rsidR="00D951E9" w:rsidRDefault="00670B8B" w14:paraId="1B7C94E5" w14:textId="6142D1CF">
            <w:pPr>
              <w:spacing w:after="0" w:line="240" w:lineRule="auto"/>
              <w:jc w:val="right"/>
            </w:pPr>
            <w:r>
              <w:t>(</w:t>
            </w:r>
            <w:bookmarkStart w:name="Eq_4_42" w:id="938"/>
            <w:r>
              <w:t>4.</w:t>
            </w:r>
            <w:r>
              <w:fldChar w:fldCharType="begin"/>
            </w:r>
            <w:r>
              <w:instrText> SEQ Equation \* ARABIC </w:instrText>
            </w:r>
            <w:r>
              <w:fldChar w:fldCharType="separate"/>
            </w:r>
            <w:r w:rsidR="00A62403">
              <w:rPr>
                <w:noProof/>
              </w:rPr>
              <w:t>41</w:t>
            </w:r>
            <w:r>
              <w:fldChar w:fldCharType="end"/>
            </w:r>
            <w:bookmarkEnd w:id="938"/>
            <w:r>
              <w:t>)</w:t>
            </w:r>
          </w:p>
        </w:tc>
      </w:tr>
    </w:tbl>
    <w:p w:rsidR="00CB3150" w:rsidRDefault="00670B8B" w14:paraId="708532AD" w14:textId="77777777">
      <w:r>
        <w:t xml:space="preserve">The joint optimization estimated </w:t>
      </w:r>
      <m:oMath>
        <m:r>
          <w:rPr>
            <w:rFonts w:ascii="Cambria Math" w:hAnsi="Cambria Math" w:eastAsia="Cambria Math" w:cs="Cambria Math"/>
            <w:sz w:val="22"/>
            <w:szCs w:val="22"/>
          </w:rPr>
          <m:t>γ</m:t>
        </m:r>
      </m:oMath>
      <w:r>
        <w:t xml:space="preserv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λ</m:t>
            </m:r>
          </m:e>
          <m:sub>
            <m:r>
              <m:rPr>
                <m:sty m:val="p"/>
              </m:rPr>
              <w:rPr>
                <w:rFonts w:ascii="Cambria Math" w:hAnsi="Cambria Math" w:eastAsia="Cambria Math" w:cs="Cambria Math"/>
                <w:sz w:val="22"/>
                <w:szCs w:val="22"/>
              </w:rPr>
              <m:t>MLE</m:t>
            </m:r>
          </m:sub>
        </m:sSub>
      </m:oMath>
      <w:r>
        <w:t xml:space="preserve">, and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m:rPr>
                <m:sty m:val="p"/>
              </m:rPr>
              <w:rPr>
                <w:rFonts w:ascii="Cambria Math" w:hAnsi="Cambria Math" w:eastAsia="Cambria Math" w:cs="Cambria Math"/>
                <w:sz w:val="22"/>
                <w:szCs w:val="22"/>
              </w:rPr>
              <m:t>MLE</m:t>
            </m:r>
          </m:sub>
        </m:sSub>
      </m:oMath>
      <w:r>
        <w:t xml:space="preserve"> by maximizing this objective. Assignment preference </w:t>
      </w:r>
      <m:oMath>
        <m:r>
          <w:rPr>
            <w:rFonts w:ascii="Cambria Math" w:hAnsi="Cambria Math" w:eastAsia="Cambria Math" w:cs="Cambria Math"/>
            <w:sz w:val="22"/>
            <w:szCs w:val="22"/>
          </w:rPr>
          <m:t>ρ</m:t>
        </m:r>
      </m:oMath>
      <w:r>
        <w:t xml:space="preserve"> was outside the outcome fit because observed team memberships were held fixed. The saved estimates were approximately </w:t>
      </w:r>
      <m:oMath>
        <m:acc>
          <m:accPr>
            <m:ctrlPr>
              <w:rPr>
                <w:rFonts w:ascii="Cambria Math" w:hAnsi="Cambria Math" w:eastAsia="Cambria Math" w:cs="Cambria Math"/>
                <w:sz w:val="22"/>
                <w:szCs w:val="22"/>
              </w:rPr>
            </m:ctrlPr>
          </m:accPr>
          <m:e>
            <m:r>
              <w:rPr>
                <w:rFonts w:ascii="Cambria Math" w:hAnsi="Cambria Math" w:eastAsia="Cambria Math" w:cs="Cambria Math"/>
                <w:sz w:val="22"/>
                <w:szCs w:val="22"/>
              </w:rPr>
              <m:t>γ</m:t>
            </m:r>
          </m:e>
        </m:acc>
        <m:r>
          <m:rPr>
            <m:sty m:val="p"/>
          </m:rPr>
          <w:rPr>
            <w:rFonts w:ascii="Cambria Math" w:hAnsi="Cambria Math" w:eastAsia="Cambria Math" w:cs="Cambria Math"/>
            <w:sz w:val="22"/>
            <w:szCs w:val="22"/>
          </w:rPr>
          <m:t>=</m:t>
        </m:r>
        <m:r>
          <w:rPr>
            <w:rFonts w:ascii="Cambria Math" w:hAnsi="Cambria Math" w:eastAsia="Cambria Math" w:cs="Cambria Math"/>
            <w:sz w:val="22"/>
            <w:szCs w:val="22"/>
          </w:rPr>
          <m:t>19.5723</m:t>
        </m:r>
      </m:oMath>
      <w:r>
        <w:t xml:space="preserve">, </w:t>
      </w:r>
      <m:oMath>
        <m:sSub>
          <m:sSubPr>
            <m:ctrlPr>
              <w:rPr>
                <w:rFonts w:ascii="Cambria Math" w:hAnsi="Cambria Math" w:eastAsia="Cambria Math" w:cs="Cambria Math"/>
                <w:sz w:val="22"/>
                <w:szCs w:val="22"/>
              </w:rPr>
            </m:ctrlPr>
          </m:sSubPr>
          <m:e>
            <m:acc>
              <m:accPr>
                <m:ctrlPr>
                  <w:rPr>
                    <w:rFonts w:ascii="Cambria Math" w:hAnsi="Cambria Math" w:eastAsia="Cambria Math" w:cs="Cambria Math"/>
                    <w:sz w:val="22"/>
                    <w:szCs w:val="22"/>
                  </w:rPr>
                </m:ctrlPr>
              </m:accPr>
              <m:e>
                <m:r>
                  <w:rPr>
                    <w:rFonts w:ascii="Cambria Math" w:hAnsi="Cambria Math" w:eastAsia="Cambria Math" w:cs="Cambria Math"/>
                    <w:sz w:val="22"/>
                    <w:szCs w:val="22"/>
                  </w:rPr>
                  <m:t>λ</m:t>
                </m:r>
              </m:e>
            </m:acc>
          </m:e>
          <m:sub>
            <m:r>
              <m:rPr>
                <m:sty m:val="p"/>
              </m:rPr>
              <w:rPr>
                <w:rFonts w:ascii="Cambria Math" w:hAnsi="Cambria Math" w:eastAsia="Cambria Math" w:cs="Cambria Math"/>
                <w:sz w:val="22"/>
                <w:szCs w:val="22"/>
              </w:rPr>
              <m:t>MLE</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1.3024</m:t>
        </m:r>
      </m:oMath>
      <w:r>
        <w:t xml:space="preserve">, and </w:t>
      </w:r>
      <m:oMath>
        <m:sSub>
          <m:sSubPr>
            <m:ctrlPr>
              <w:rPr>
                <w:rFonts w:ascii="Cambria Math" w:hAnsi="Cambria Math" w:eastAsia="Cambria Math" w:cs="Cambria Math"/>
                <w:sz w:val="22"/>
                <w:szCs w:val="22"/>
              </w:rPr>
            </m:ctrlPr>
          </m:sSubPr>
          <m:e>
            <m:acc>
              <m:accPr>
                <m:ctrlPr>
                  <w:rPr>
                    <w:rFonts w:ascii="Cambria Math" w:hAnsi="Cambria Math" w:eastAsia="Cambria Math" w:cs="Cambria Math"/>
                    <w:sz w:val="22"/>
                    <w:szCs w:val="22"/>
                  </w:rPr>
                </m:ctrlPr>
              </m:accPr>
              <m:e>
                <m:r>
                  <w:rPr>
                    <w:rFonts w:ascii="Cambria Math" w:hAnsi="Cambria Math" w:eastAsia="Cambria Math" w:cs="Cambria Math"/>
                    <w:sz w:val="22"/>
                    <w:szCs w:val="22"/>
                  </w:rPr>
                  <m:t>t</m:t>
                </m:r>
              </m:e>
            </m:acc>
          </m:e>
          <m:sub>
            <m:r>
              <m:rPr>
                <m:sty m:val="p"/>
              </m:rPr>
              <w:rPr>
                <w:rFonts w:ascii="Cambria Math" w:hAnsi="Cambria Math" w:eastAsia="Cambria Math" w:cs="Cambria Math"/>
                <w:sz w:val="22"/>
                <w:szCs w:val="22"/>
              </w:rPr>
              <m:t>MLE</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1.0699</m:t>
        </m:r>
      </m:oMath>
      <w:r>
        <w:t>. These estimates belong to the Bernoulli fitting specification described here. They were not obtained by fitting the exact-</w:t>
      </w:r>
      <m:oMath>
        <m:r>
          <w:rPr>
            <w:rFonts w:ascii="Cambria Math" w:hAnsi="Cambria Math" w:eastAsia="Cambria Math" w:cs="Cambria Math"/>
            <w:sz w:val="22"/>
            <w:szCs w:val="22"/>
          </w:rPr>
          <m:t>K</m:t>
        </m:r>
      </m:oMath>
      <w:r>
        <w:t xml:space="preserve"> selection model. Appendix 4A provides the sample description, numerical implementation details, and supporting source record. [4–9]</w:t>
      </w:r>
    </w:p>
    <w:p w:rsidR="00CB3150" w:rsidRDefault="00670B8B" w14:paraId="40F61A1F" w14:textId="77777777">
      <w:pPr>
        <w:pStyle w:val="BodyText"/>
      </w:pPr>
      <w:r w:rsidR="6EE764CC">
        <w:rPr/>
        <w:t xml:space="preserve">Three interpretation issues are consequential. </w:t>
      </w:r>
      <w:commentRangeStart w:id="1558717957"/>
      <w:r w:rsidR="6EE764CC">
        <w:rPr/>
        <w:t>First, the probabilities sum to one within a season, so the working Bernoulli model implies one expected positive outcome per season before numerical clipping</w:t>
      </w:r>
      <w:commentRangeEnd w:id="1558717957"/>
      <w:r>
        <w:rPr>
          <w:rStyle w:val="CommentReference"/>
        </w:rPr>
        <w:commentReference w:id="1558717957"/>
      </w:r>
      <w:r w:rsidR="6EE764CC">
        <w:rPr/>
        <w:t xml:space="preserve">. </w:t>
      </w:r>
      <w:commentRangeStart w:id="1918049486"/>
      <w:r w:rsidR="6EE764CC">
        <w:rPr/>
        <w:t>Second, the historical observations are player-season rows with eventual-draft labels, so a person’s positive outcome can occur on multiple rows; these are not independent annual selection events merely because the likelihood multiplies their contributions</w:t>
      </w:r>
      <w:commentRangeEnd w:id="1918049486"/>
      <w:r>
        <w:rPr>
          <w:rStyle w:val="CommentReference"/>
        </w:rPr>
        <w:commentReference w:id="1918049486"/>
      </w:r>
      <w:r w:rsidR="6EE764CC">
        <w:rPr/>
        <w:t xml:space="preserve">. </w:t>
      </w:r>
      <w:commentRangeStart w:id="892882016"/>
      <w:r w:rsidR="6EE764CC">
        <w:rPr/>
        <w:t>Third, the threshold used observed positive-label counts in preprocessing.</w:t>
      </w:r>
      <w:commentRangeEnd w:id="892882016"/>
      <w:r>
        <w:rPr>
          <w:rStyle w:val="CommentReference"/>
        </w:rPr>
        <w:commentReference w:id="892882016"/>
      </w:r>
      <w:r w:rsidR="6EE764CC">
        <w:rPr/>
        <w:t xml:space="preserve"> </w:t>
      </w:r>
      <w:commentRangeStart w:id="1011385799"/>
      <w:r w:rsidR="6EE764CC">
        <w:rPr/>
        <w:t>These issues must be addressed before the fitted probabilities are treated as calibrated individual advancement probabilities or the parameters are interpreted as those of an annual fixed-capacity process.</w:t>
      </w:r>
      <w:commentRangeEnd w:id="1011385799"/>
      <w:r>
        <w:rPr>
          <w:rStyle w:val="CommentReference"/>
        </w:rPr>
        <w:commentReference w:id="1011385799"/>
      </w:r>
    </w:p>
    <w:p w:rsidR="00CB3150" w:rsidRDefault="00670B8B" w14:paraId="3C54FA18" w14:textId="77777777">
      <w:pPr>
        <w:pStyle w:val="BodyText"/>
      </w:pPr>
      <w:r>
        <w:t xml:space="preserve">There is also a coefficient-scale distinction: dividing </w:t>
      </w:r>
      <m:oMath>
        <m:r>
          <w:rPr>
            <w:rFonts w:ascii="Cambria Math" w:hAnsi="Cambria Math" w:eastAsia="Cambria Math" w:cs="Cambria Math"/>
            <w:sz w:val="22"/>
            <w:szCs w:val="22"/>
          </w:rPr>
          <m:t>A</m:t>
        </m:r>
      </m:oMath>
      <w:r>
        <w:t xml:space="preserve"> alone by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MLE</m:t>
            </m:r>
          </m:sub>
        </m:sSub>
      </m:oMath>
      <w:r>
        <w:t xml:space="preserve"> is not the same as dividing </w:t>
      </w:r>
      <m:oMath>
        <m:r>
          <w:rPr>
            <w:rFonts w:ascii="Cambria Math" w:hAnsi="Cambria Math" w:eastAsia="Cambria Math" w:cs="Cambria Math"/>
            <w:sz w:val="22"/>
            <w:szCs w:val="22"/>
          </w:rPr>
          <m:t>A</m:t>
        </m:r>
        <m:r>
          <m:rPr>
            <m:sty m:val="p"/>
          </m:rPr>
          <w:rPr>
            <w:rFonts w:ascii="Cambria Math" w:hAnsi="Cambria Math" w:eastAsia="Cambria Math" w:cs="Cambria Math"/>
            <w:sz w:val="22"/>
            <w:szCs w:val="22"/>
          </w:rPr>
          <m:t>-</m:t>
        </m:r>
        <m:r>
          <w:rPr>
            <w:rFonts w:ascii="Cambria Math" w:hAnsi="Cambria Math" w:eastAsia="Cambria Math" w:cs="Cambria Math"/>
            <w:sz w:val="22"/>
            <w:szCs w:val="22"/>
          </w:rPr>
          <m:t>λC</m:t>
        </m:r>
      </m:oMath>
      <w:r>
        <w:t xml:space="preserve"> by temperature while retaining the same numerical </w:t>
      </w:r>
      <m:oMath>
        <m:r>
          <w:rPr>
            <w:rFonts w:ascii="Cambria Math" w:hAnsi="Cambria Math" w:eastAsia="Cambria Math" w:cs="Cambria Math"/>
            <w:sz w:val="22"/>
            <w:szCs w:val="22"/>
          </w:rPr>
          <m:t>λ</m:t>
        </m:r>
      </m:oMath>
      <w:r>
        <w:t>. An algebraic reparameterization can match logits for fixed congestion, but it does not turn the Bernoulli likelihood into the likelihood of exact-</w:t>
      </w:r>
      <m:oMath>
        <m:r>
          <w:rPr>
            <w:rFonts w:ascii="Cambria Math" w:hAnsi="Cambria Math" w:eastAsia="Cambria Math" w:cs="Cambria Math"/>
            <w:sz w:val="22"/>
            <w:szCs w:val="22"/>
          </w:rPr>
          <m:t>K</m:t>
        </m:r>
      </m:oMath>
      <w:r>
        <w:t xml:space="preserve"> selection. No completed exact-</w:t>
      </w:r>
      <m:oMath>
        <m:r>
          <w:rPr>
            <w:rFonts w:ascii="Cambria Math" w:hAnsi="Cambria Math" w:eastAsia="Cambria Math" w:cs="Cambria Math"/>
            <w:sz w:val="22"/>
            <w:szCs w:val="22"/>
          </w:rPr>
          <m:t>K</m:t>
        </m:r>
      </m:oMath>
      <w:r>
        <w:t xml:space="preserve"> refit has been established in the verified record. [11, 12]</w:t>
      </w:r>
    </w:p>
    <w:p w:rsidR="00CB3150" w:rsidRDefault="00670B8B" w14:paraId="230B349A" w14:textId="77777777">
      <w:pPr>
        <w:pStyle w:val="BodyText"/>
      </w:pPr>
      <w:r>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rsidR="00CB3150" w:rsidRDefault="00670B8B" w14:paraId="7FEDAF2A" w14:textId="77777777">
      <w:pPr>
        <w:pStyle w:val="Heading1"/>
        <w:numPr>
          <w:ilvl w:val="0"/>
          <w:numId w:val="19"/>
        </w:numPr>
      </w:pPr>
      <w:bookmarkStart w:name="X34faad1c749316954420b934931aff7c96ea3d6" w:id="939"/>
      <w:bookmarkEnd w:id="935"/>
      <w:r>
        <w:t>Technical qualifications and the historical fitting record</w:t>
      </w:r>
    </w:p>
    <w:p w:rsidR="00CB3150" w:rsidRDefault="00670B8B" w14:paraId="5C65D970" w14:textId="77777777">
      <w:pPr>
        <w:pStyle w:val="Heading2"/>
        <w:numPr>
          <w:ilvl w:val="1"/>
          <w:numId w:val="19"/>
        </w:numPr>
      </w:pPr>
      <w:bookmarkStart w:name="Xc4cff8260d0316924cc51552c5cb860d3737775" w:id="940"/>
      <w:r>
        <w:t>The intended stochastic rule and legacy software</w:t>
      </w:r>
    </w:p>
    <w:p w:rsidR="00CB3150" w:rsidRDefault="00670B8B" w14:paraId="4A538F34" w14:textId="77777777">
      <w:r>
        <w:t xml:space="preserve">The stochastic selection rule in Section 4.3 accepts any finite score, including negative scores, and selects exactly </w:t>
      </w:r>
      <m:oMath>
        <m:r>
          <w:rPr>
            <w:rFonts w:ascii="Cambria Math" w:hAnsi="Cambria Math" w:eastAsia="Cambria Math" w:cs="Cambria Math"/>
            <w:sz w:val="22"/>
            <w:szCs w:val="22"/>
          </w:rPr>
          <m:t>K</m:t>
        </m:r>
      </m:oMath>
      <w:r>
        <w:t xml:space="preserve"> individuals. A negative score still produces a positive exponential weight. Adding the same constant to every score leaves the selection probabilities unchanged because it preserves all score differences.</w:t>
      </w:r>
    </w:p>
    <w:p w:rsidR="00CB3150" w:rsidRDefault="00670B8B" w14:paraId="02A99EDA" w14:textId="77777777">
      <w:pPr>
        <w:pStyle w:val="BodyText"/>
      </w:pPr>
      <w:r>
        <w:t xml:space="preserve">The selection function used in some earlier simulations includes additional operations. It first replaces negative scores with zero. It then limits the number selected to the smaller of </w:t>
      </w:r>
      <m:oMath>
        <m:r>
          <w:rPr>
            <w:rFonts w:ascii="Cambria Math" w:hAnsi="Cambria Math" w:eastAsia="Cambria Math" w:cs="Cambria Math"/>
            <w:sz w:val="22"/>
            <w:szCs w:val="22"/>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eastAsia="Cambria Math" w:cs="Cambria Math"/>
            <w:sz w:val="22"/>
            <w:szCs w:val="22"/>
          </w:rPr>
          <m:t>K</m:t>
        </m:r>
      </m:oMath>
      <w:r>
        <w:t xml:space="preserve"> individuals. Replacing negative scores with zero can also change relative selection probabilities by erasing differences among those scores. [3]</w:t>
      </w:r>
    </w:p>
    <w:p w:rsidR="00CB3150" w:rsidRDefault="00670B8B" w14:paraId="403FC652" w14:textId="77777777">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rsidR="00CB3150" w:rsidRDefault="00670B8B" w14:paraId="69A80950" w14:textId="77777777">
      <w:pPr>
        <w:pStyle w:val="BodyText"/>
      </w:pPr>
      <w:r>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rsidR="00CB3150" w:rsidRDefault="00670B8B" w14:paraId="6E7A2484" w14:textId="77777777">
      <w:pPr>
        <w:pStyle w:val="Heading2"/>
        <w:numPr>
          <w:ilvl w:val="1"/>
          <w:numId w:val="19"/>
        </w:numPr>
      </w:pPr>
      <w:bookmarkStart w:name="X30020ca2e28c3ddcf47702a707f4f0d8976e712" w:id="941"/>
      <w:bookmarkEnd w:id="940"/>
      <w:r>
        <w:t>Differences between the stated selection rule and earlier implementations</w:t>
      </w:r>
    </w:p>
    <w:p w:rsidR="00CB3150" w:rsidRDefault="00670B8B" w14:paraId="5ED7CFB7" w14:textId="77777777">
      <w:r>
        <w:t xml:space="preserve">For season </w:t>
      </w:r>
      <m:oMath>
        <m:r>
          <w:rPr>
            <w:rFonts w:ascii="Cambria Math" w:hAnsi="Cambria Math" w:eastAsia="Cambria Math" w:cs="Cambria Math"/>
            <w:sz w:val="22"/>
            <w:szCs w:val="22"/>
          </w:rPr>
          <m:t>s</m:t>
        </m:r>
      </m:oMath>
      <w:r>
        <w:t xml:space="preserve">, let </w:t>
      </w:r>
      <m:oMath>
        <m:sSub>
          <m:sSubPr>
            <m:ctrlPr>
              <w:rPr>
                <w:rFonts w:ascii="Cambria Math" w:hAnsi="Cambria Math" w:eastAsia="Cambria Math" w:cs="Cambria Math"/>
                <w:sz w:val="22"/>
                <w:szCs w:val="22"/>
              </w:rPr>
            </m:ctrlPr>
          </m:sSubPr>
          <m:e>
            <m:r>
              <m:rPr>
                <m:scr m:val="script"/>
                <m:sty m:val="p"/>
              </m:rPr>
              <w:rPr>
                <w:rFonts w:ascii="Cambria Math" w:hAnsi="Cambria Math" w:eastAsia="Cambria Math" w:cs="Cambria Math"/>
                <w:sz w:val="22"/>
                <w:szCs w:val="22"/>
              </w:rPr>
              <m:t>I</m:t>
            </m:r>
          </m:e>
          <m:sub>
            <m:r>
              <w:rPr>
                <w:rFonts w:ascii="Cambria Math" w:hAnsi="Cambria Math" w:eastAsia="Cambria Math" w:cs="Cambria Math"/>
                <w:sz w:val="22"/>
                <w:szCs w:val="22"/>
              </w:rPr>
              <m:t>s</m:t>
            </m:r>
          </m:sub>
        </m:sSub>
      </m:oMath>
      <w:r>
        <w:t xml:space="preserve"> denote the player-season observations entering the likelihood. The measured performance quantity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is</m:t>
            </m:r>
          </m:sub>
        </m:sSub>
      </m:oMath>
      <w:r>
        <w:t xml:space="preserve"> was points per minute standardized within season by the analysis pipeline. The binary outcome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Y</m:t>
            </m:r>
          </m:e>
          <m:sub>
            <m:r>
              <w:rPr>
                <w:rFonts w:ascii="Cambria Math" w:hAnsi="Cambria Math" w:eastAsia="Cambria Math" w:cs="Cambria Math"/>
                <w:sz w:val="22"/>
                <w:szCs w:val="22"/>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rsidR="00CB3150" w:rsidRDefault="00670B8B" w14:paraId="184891C0" w14:textId="77777777">
      <w:pPr>
        <w:pStyle w:val="BodyText"/>
      </w:pPr>
      <w:r>
        <w:t xml:space="preserve">Congestion was computed on the observed team-season rosters using the full-group definition introduced in Section 4.4.3. Let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g</m:t>
            </m:r>
          </m:e>
          <m:sub>
            <m:r>
              <w:rPr>
                <w:rFonts w:ascii="Cambria Math" w:hAnsi="Cambria Math" w:eastAsia="Cambria Math" w:cs="Cambria Math"/>
                <w:sz w:val="22"/>
                <w:szCs w:val="22"/>
              </w:rPr>
              <m:t>s</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oMath>
      <w:r>
        <w:t xml:space="preserve"> identify individual </w:t>
      </w:r>
      <m:oMath>
        <m:r>
          <w:rPr>
            <w:rFonts w:ascii="Cambria Math" w:hAnsi="Cambria Math" w:eastAsia="Cambria Math" w:cs="Cambria Math"/>
            <w:sz w:val="22"/>
            <w:szCs w:val="22"/>
          </w:rPr>
          <m:t>i</m:t>
        </m:r>
      </m:oMath>
      <w:r>
        <w:t xml:space="preserve">’s group in season </w:t>
      </w:r>
      <m:oMath>
        <m:r>
          <w:rPr>
            <w:rFonts w:ascii="Cambria Math" w:hAnsi="Cambria Math" w:eastAsia="Cambria Math" w:cs="Cambria Math"/>
            <w:sz w:val="22"/>
            <w:szCs w:val="22"/>
          </w:rPr>
          <m:t>s</m:t>
        </m:r>
      </m:oMath>
      <w:r>
        <w:t xml:space="preserve">, and let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js</m:t>
            </m:r>
          </m:sub>
        </m:sSub>
      </m:oMath>
      <w:r>
        <w:t xml:space="preserve"> be the number of individuals included in group </w:t>
      </w:r>
      <m:oMath>
        <m:r>
          <w:rPr>
            <w:rFonts w:ascii="Cambria Math" w:hAnsi="Cambria Math" w:eastAsia="Cambria Math" w:cs="Cambria Math"/>
            <w:sz w:val="22"/>
            <w:szCs w:val="22"/>
          </w:rPr>
          <m:t>j</m:t>
        </m:r>
      </m:oMath>
      <w:r>
        <w:t xml:space="preserve"> for that season. Thus, the fitted congestion term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823CC4D" w14:textId="77777777">
        <w:trPr>
          <w:cantSplit/>
        </w:trPr>
        <w:tc>
          <w:tcPr>
            <w:tcW w:w="8496" w:type="dxa"/>
            <w:vAlign w:val="center"/>
          </w:tcPr>
          <w:p w:rsidRPr="00674971" w:rsidR="00CB3150" w:rsidRDefault="00000000" w14:paraId="330C264D" w14:textId="77777777">
            <w:pPr>
              <w:pStyle w:val="BodyText"/>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js</m:t>
                    </m:r>
                  </m:sub>
                </m:sSub>
                <m:d>
                  <m:dPr>
                    <m:ctrlPr>
                      <w:rPr>
                        <w:rFonts w:ascii="Cambria Math" w:hAnsi="Cambria Math" w:eastAsia="Cambria Math" w:cs="Cambria Math"/>
                        <w:sz w:val="22"/>
                        <w:szCs w:val="22"/>
                      </w:rPr>
                    </m:ctrlPr>
                  </m:dPr>
                  <m:e>
                    <m:r>
                      <w:rPr>
                        <w:rFonts w:ascii="Cambria Math" w:hAnsi="Cambria Math" w:eastAsia="Cambria Math" w:cs="Cambria Math"/>
                        <w:sz w:val="22"/>
                        <w:szCs w:val="22"/>
                      </w:rPr>
                      <m:t>γ,</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θ</m:t>
                        </m:r>
                      </m:e>
                      <m:sub>
                        <m:r>
                          <w:rPr>
                            <w:rFonts w:ascii="Cambria Math" w:hAnsi="Cambria Math" w:eastAsia="Cambria Math" w:cs="Cambria Math"/>
                            <w:sz w:val="22"/>
                            <w:szCs w:val="22"/>
                          </w:rPr>
                          <m:t>s</m:t>
                        </m:r>
                      </m:sub>
                    </m:sSub>
                  </m:e>
                </m:d>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1</m:t>
                    </m:r>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js</m:t>
                        </m:r>
                      </m:sub>
                    </m:sSub>
                  </m:den>
                </m:f>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h:</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g</m:t>
                        </m:r>
                      </m:e>
                      <m:sub>
                        <m:r>
                          <w:rPr>
                            <w:rFonts w:ascii="Cambria Math" w:hAnsi="Cambria Math" w:eastAsia="Cambria Math" w:cs="Cambria Math"/>
                            <w:sz w:val="22"/>
                            <w:szCs w:val="22"/>
                          </w:rPr>
                          <m:t>s</m:t>
                        </m:r>
                      </m:sub>
                    </m:sSub>
                    <m:d>
                      <m:dPr>
                        <m:ctrlPr>
                          <w:rPr>
                            <w:rFonts w:ascii="Cambria Math" w:hAnsi="Cambria Math" w:eastAsia="Cambria Math" w:cs="Cambria Math"/>
                            <w:sz w:val="22"/>
                            <w:szCs w:val="22"/>
                          </w:rPr>
                        </m:ctrlPr>
                      </m:dPr>
                      <m:e>
                        <m:r>
                          <w:rPr>
                            <w:rFonts w:ascii="Cambria Math" w:hAnsi="Cambria Math" w:eastAsia="Cambria Math" w:cs="Cambria Math"/>
                            <w:sz w:val="22"/>
                            <w:szCs w:val="22"/>
                          </w:rPr>
                          <m:t>h</m:t>
                        </m:r>
                      </m:e>
                    </m:d>
                    <m:r>
                      <w:rPr>
                        <w:rFonts w:ascii="Cambria Math" w:hAnsi="Cambria Math" w:eastAsia="Cambria Math" w:cs="Cambria Math"/>
                        <w:sz w:val="22"/>
                        <w:szCs w:val="22"/>
                      </w:rPr>
                      <m:t>=j</m:t>
                    </m:r>
                  </m:sub>
                  <m:sup/>
                  <m:e>
                    <m:r>
                      <w:rPr>
                        <w:rFonts w:ascii="Cambria Math" w:hAnsi="Cambria Math" w:eastAsia="Cambria Math" w:cs="Cambria Math"/>
                        <w:sz w:val="22"/>
                        <w:szCs w:val="22"/>
                      </w:rPr>
                      <m:t>σ</m:t>
                    </m:r>
                  </m:e>
                </m:nary>
                <m:d>
                  <m:dPr>
                    <m:ctrlPr>
                      <w:rPr>
                        <w:rFonts w:ascii="Cambria Math" w:hAnsi="Cambria Math" w:eastAsia="Cambria Math" w:cs="Cambria Math"/>
                        <w:sz w:val="22"/>
                        <w:szCs w:val="22"/>
                      </w:rPr>
                    </m:ctrlPr>
                  </m:dPr>
                  <m:e>
                    <m:r>
                      <w:rPr>
                        <w:rFonts w:ascii="Cambria Math" w:hAnsi="Cambria Math" w:eastAsia="Cambria Math" w:cs="Cambria Math"/>
                        <w:sz w:val="22"/>
                        <w:szCs w:val="22"/>
                      </w:rPr>
                      <m:t>γ</m:t>
                    </m:r>
                    <m:d>
                      <m:dPr>
                        <m:ctrlPr>
                          <w:rPr>
                            <w:rFonts w:ascii="Cambria Math" w:hAnsi="Cambria Math" w:eastAsia="Cambria Math" w:cs="Cambria Math"/>
                            <w:sz w:val="22"/>
                            <w:szCs w:val="22"/>
                          </w:rPr>
                        </m:ctrlPr>
                      </m:d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hs</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θ</m:t>
                            </m:r>
                          </m:e>
                          <m:sub>
                            <m:r>
                              <w:rPr>
                                <w:rFonts w:ascii="Cambria Math" w:hAnsi="Cambria Math" w:eastAsia="Cambria Math" w:cs="Cambria Math"/>
                                <w:sz w:val="22"/>
                                <w:szCs w:val="22"/>
                              </w:rPr>
                              <m:t>s</m:t>
                            </m:r>
                          </m:sub>
                        </m:sSub>
                      </m:e>
                    </m:d>
                  </m:e>
                </m:d>
                <m:r>
                  <w:rPr>
                    <w:rFonts w:ascii="Cambria Math" w:hAnsi="Cambria Math" w:eastAsia="Cambria Math" w:cs="Cambria Math"/>
                    <w:sz w:val="22"/>
                    <w:szCs w:val="22"/>
                  </w:rPr>
                  <m:t>,σ</m:t>
                </m:r>
                <m:d>
                  <m:dPr>
                    <m:ctrlPr>
                      <w:rPr>
                        <w:rFonts w:ascii="Cambria Math" w:hAnsi="Cambria Math" w:eastAsia="Cambria Math" w:cs="Cambria Math"/>
                        <w:sz w:val="22"/>
                        <w:szCs w:val="22"/>
                      </w:rPr>
                    </m:ctrlPr>
                  </m:dPr>
                  <m:e>
                    <m:r>
                      <w:rPr>
                        <w:rFonts w:ascii="Cambria Math" w:hAnsi="Cambria Math" w:eastAsia="Cambria Math" w:cs="Cambria Math"/>
                        <w:sz w:val="22"/>
                        <w:szCs w:val="22"/>
                      </w:rPr>
                      <m:t>x</m:t>
                    </m:r>
                  </m:e>
                </m:d>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1</m:t>
                    </m:r>
                  </m:num>
                  <m:den>
                    <m:r>
                      <w:rPr>
                        <w:rFonts w:ascii="Cambria Math" w:hAnsi="Cambria Math" w:eastAsia="Cambria Math" w:cs="Cambria Math"/>
                        <w:sz w:val="22"/>
                        <w:szCs w:val="22"/>
                      </w:rPr>
                      <m:t>1+</m:t>
                    </m:r>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d>
                          <m:dPr>
                            <m:ctrlPr>
                              <w:rPr>
                                <w:rFonts w:ascii="Cambria Math" w:hAnsi="Cambria Math" w:eastAsia="Cambria Math" w:cs="Cambria Math"/>
                                <w:sz w:val="22"/>
                                <w:szCs w:val="22"/>
                              </w:rPr>
                            </m:ctrlPr>
                          </m:dPr>
                          <m:e>
                            <m:r>
                              <w:rPr>
                                <w:rFonts w:ascii="Cambria Math" w:hAnsi="Cambria Math" w:eastAsia="Cambria Math" w:cs="Cambria Math"/>
                                <w:sz w:val="22"/>
                                <w:szCs w:val="22"/>
                              </w:rPr>
                              <m:t>-x</m:t>
                            </m:r>
                          </m:e>
                        </m:d>
                      </m:sup>
                    </m:sSup>
                  </m:den>
                </m:f>
              </m:oMath>
            </m:oMathPara>
          </w:p>
        </w:tc>
        <w:tc>
          <w:tcPr>
            <w:tcW w:w="864" w:type="dxa"/>
            <w:vAlign w:val="center"/>
          </w:tcPr>
          <w:p w:rsidR="00D951E9" w:rsidRDefault="00670B8B" w14:paraId="7426309C" w14:textId="1F75F2D2">
            <w:pPr>
              <w:spacing w:after="0" w:line="240" w:lineRule="auto"/>
              <w:jc w:val="right"/>
            </w:pPr>
            <w:r>
              <w:t>(</w:t>
            </w:r>
            <w:bookmarkStart w:name="Eq_4A_1" w:id="942"/>
            <w:r>
              <w:t>4A.</w:t>
            </w:r>
            <w:r>
              <w:fldChar w:fldCharType="begin"/>
            </w:r>
            <w:r>
              <w:instrText> SEQ Equation \r 1 \* ARABIC </w:instrText>
            </w:r>
            <w:r>
              <w:fldChar w:fldCharType="separate"/>
            </w:r>
            <w:r w:rsidR="00A62403">
              <w:rPr>
                <w:noProof/>
              </w:rPr>
              <w:t>1</w:t>
            </w:r>
            <w:r>
              <w:fldChar w:fldCharType="end"/>
            </w:r>
            <w:bookmarkEnd w:id="942"/>
            <w:r>
              <w:t>)</w:t>
            </w:r>
          </w:p>
        </w:tc>
      </w:tr>
    </w:tbl>
    <w:p w:rsidR="00CB3150" w:rsidRDefault="00670B8B" w14:paraId="10619AF0" w14:textId="77777777">
      <w:r>
        <w:t xml:space="preserve">The mean included the focal player as well as the other retained members of the group. In the code this quantity was stored as </w:t>
      </w:r>
      <m:oMath>
        <m:r>
          <m:rPr>
            <m:scr m:val="monospace"/>
            <m:sty m:val="p"/>
          </m:rPr>
          <w:rPr>
            <w:rFonts w:ascii="Cambria Math" w:hAnsi="Cambria Math" w:eastAsia="Cambria Math" w:cs="Cambria Math"/>
            <w:sz w:val="22"/>
            <w:szCs w:val="22"/>
          </w:rPr>
          <m:t>poolcsmoothteam</m:t>
        </m:r>
      </m:oMath>
      <w:r>
        <w:t xml:space="preserve"> and was often denoted </w:t>
      </w:r>
      <m:oMath>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L</m:t>
            </m:r>
          </m:e>
          <m:sup>
            <m:r>
              <w:rPr>
                <w:rFonts w:ascii="Cambria Math" w:hAnsi="Cambria Math" w:eastAsia="Cambria Math" w:cs="Cambria Math"/>
                <w:sz w:val="22"/>
                <w:szCs w:val="22"/>
              </w:rPr>
              <m:t>C</m:t>
            </m:r>
          </m:sup>
        </m:sSup>
      </m:oMath>
      <w:r>
        <w:t xml:space="preserve"> in development documents. Here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js</m:t>
            </m:r>
          </m:sub>
        </m:sSub>
      </m:oMath>
      <w:r>
        <w:t xml:space="preserve"> denotes the shared congestion of group </w:t>
      </w:r>
      <m:oMath>
        <m:r>
          <w:rPr>
            <w:rFonts w:ascii="Cambria Math" w:hAnsi="Cambria Math" w:eastAsia="Cambria Math" w:cs="Cambria Math"/>
            <w:sz w:val="22"/>
            <w:szCs w:val="22"/>
          </w:rPr>
          <m:t>j</m:t>
        </m:r>
      </m:oMath>
      <w:r>
        <w:t xml:space="preserve"> in season </w:t>
      </w:r>
      <m:oMath>
        <m:r>
          <w:rPr>
            <w:rFonts w:ascii="Cambria Math" w:hAnsi="Cambria Math" w:eastAsia="Cambria Math" w:cs="Cambria Math"/>
            <w:sz w:val="22"/>
            <w:szCs w:val="22"/>
          </w:rPr>
          <m:t>s</m:t>
        </m:r>
      </m:oMath>
      <w:r>
        <w:t xml:space="preserve">; the </w:t>
      </w:r>
      <w:r>
        <w:t xml:space="preserve">effective congestion applied to individual </w:t>
      </w:r>
      <m:oMath>
        <m:r>
          <w:rPr>
            <w:rFonts w:ascii="Cambria Math" w:hAnsi="Cambria Math" w:eastAsia="Cambria Math" w:cs="Cambria Math"/>
            <w:sz w:val="22"/>
            <w:szCs w:val="22"/>
          </w:rPr>
          <m:t>i</m:t>
        </m:r>
      </m:oMath>
      <w:r>
        <w:t xml:space="preserve"> is therefore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g</m:t>
                </m:r>
              </m:e>
              <m:sub>
                <m:r>
                  <w:rPr>
                    <w:rFonts w:ascii="Cambria Math" w:hAnsi="Cambria Math" w:eastAsia="Cambria Math" w:cs="Cambria Math"/>
                    <w:sz w:val="22"/>
                    <w:szCs w:val="22"/>
                  </w:rPr>
                  <m:t>s</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r>
              <w:rPr>
                <w:rFonts w:ascii="Cambria Math" w:hAnsi="Cambria Math" w:eastAsia="Cambria Math" w:cs="Cambria Math"/>
                <w:sz w:val="22"/>
                <w:szCs w:val="22"/>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rsidR="00CB3150" w:rsidRDefault="00670B8B" w14:paraId="0B81B17F" w14:textId="77777777">
      <w:pPr>
        <w:pStyle w:val="BodyText"/>
      </w:pPr>
      <w:r>
        <w:t>The intermediate quantity supplied to the probability calculation, called the board logit in the implementation,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F173349" w14:textId="77777777">
        <w:trPr>
          <w:cantSplit/>
        </w:trPr>
        <w:tc>
          <w:tcPr>
            <w:tcW w:w="8496" w:type="dxa"/>
            <w:vAlign w:val="center"/>
          </w:tcPr>
          <w:p w:rsidRPr="00674971" w:rsidR="00CB3150" w:rsidRDefault="00000000" w14:paraId="0983137B" w14:textId="77777777">
            <w:pPr>
              <w:pStyle w:val="BodyText"/>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η</m:t>
                    </m:r>
                  </m:e>
                  <m:sub>
                    <m:r>
                      <w:rPr>
                        <w:rFonts w:ascii="Cambria Math" w:hAnsi="Cambria Math" w:eastAsia="Cambria Math" w:cs="Cambria Math"/>
                        <w:sz w:val="22"/>
                        <w:szCs w:val="22"/>
                      </w:rPr>
                      <m:t>is</m:t>
                    </m:r>
                  </m:sub>
                </m:sSub>
                <m:r>
                  <m:rPr>
                    <m:sty m:val="p"/>
                  </m:rP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is</m:t>
                        </m:r>
                      </m:sub>
                    </m:sSub>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MLE</m:t>
                        </m:r>
                      </m:sub>
                    </m:sSub>
                  </m:den>
                </m:f>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λ</m:t>
                    </m:r>
                  </m:e>
                  <m:sub>
                    <m:r>
                      <w:rPr>
                        <w:rFonts w:ascii="Cambria Math" w:hAnsi="Cambria Math" w:eastAsia="Cambria Math" w:cs="Cambria Math"/>
                        <w:sz w:val="22"/>
                        <w:szCs w:val="22"/>
                      </w:rPr>
                      <m:t>MLE</m:t>
                    </m:r>
                  </m:sub>
                </m:s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g</m:t>
                        </m:r>
                      </m:e>
                      <m:sub>
                        <m:r>
                          <w:rPr>
                            <w:rFonts w:ascii="Cambria Math" w:hAnsi="Cambria Math" w:eastAsia="Cambria Math" w:cs="Cambria Math"/>
                            <w:sz w:val="22"/>
                            <w:szCs w:val="22"/>
                          </w:rPr>
                          <m:t>s</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r>
                      <w:rPr>
                        <w:rFonts w:ascii="Cambria Math" w:hAnsi="Cambria Math" w:eastAsia="Cambria Math" w:cs="Cambria Math"/>
                        <w:sz w:val="22"/>
                        <w:szCs w:val="22"/>
                      </w:rPr>
                      <m:t>s</m:t>
                    </m:r>
                  </m:sub>
                </m:sSub>
                <m:d>
                  <m:dPr>
                    <m:ctrlPr>
                      <w:rPr>
                        <w:rFonts w:ascii="Cambria Math" w:hAnsi="Cambria Math" w:eastAsia="Cambria Math" w:cs="Cambria Math"/>
                        <w:sz w:val="22"/>
                        <w:szCs w:val="22"/>
                      </w:rPr>
                    </m:ctrlPr>
                  </m:dPr>
                  <m:e>
                    <m:r>
                      <w:rPr>
                        <w:rFonts w:ascii="Cambria Math" w:hAnsi="Cambria Math" w:eastAsia="Cambria Math" w:cs="Cambria Math"/>
                        <w:sz w:val="22"/>
                        <w:szCs w:val="22"/>
                      </w:rPr>
                      <m:t>γ</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θ</m:t>
                        </m:r>
                      </m:e>
                      <m:sub>
                        <m:r>
                          <w:rPr>
                            <w:rFonts w:ascii="Cambria Math" w:hAnsi="Cambria Math" w:eastAsia="Cambria Math" w:cs="Cambria Math"/>
                            <w:sz w:val="22"/>
                            <w:szCs w:val="22"/>
                          </w:rPr>
                          <m:t>s</m:t>
                        </m:r>
                      </m:sub>
                    </m:sSub>
                  </m:e>
                </m:d>
              </m:oMath>
            </m:oMathPara>
          </w:p>
        </w:tc>
        <w:tc>
          <w:tcPr>
            <w:tcW w:w="864" w:type="dxa"/>
            <w:vAlign w:val="center"/>
          </w:tcPr>
          <w:p w:rsidR="00D951E9" w:rsidRDefault="00670B8B" w14:paraId="048F0DF5" w14:textId="6E62EDC6">
            <w:pPr>
              <w:spacing w:after="0" w:line="240" w:lineRule="auto"/>
              <w:jc w:val="right"/>
            </w:pPr>
            <w:r>
              <w:t>(</w:t>
            </w:r>
            <w:bookmarkStart w:name="Eq_4A_2" w:id="943"/>
            <w:r>
              <w:t>4A.</w:t>
            </w:r>
            <w:r>
              <w:fldChar w:fldCharType="begin"/>
            </w:r>
            <w:r>
              <w:instrText> SEQ Equation \* ARABIC </w:instrText>
            </w:r>
            <w:r>
              <w:fldChar w:fldCharType="separate"/>
            </w:r>
            <w:r w:rsidR="00A62403">
              <w:rPr>
                <w:noProof/>
              </w:rPr>
              <w:t>2</w:t>
            </w:r>
            <w:r>
              <w:fldChar w:fldCharType="end"/>
            </w:r>
            <w:bookmarkEnd w:id="943"/>
            <w:r>
              <w:t>)</w:t>
            </w:r>
          </w:p>
        </w:tc>
      </w:tr>
    </w:tbl>
    <w:p w:rsidR="00CB3150" w:rsidRDefault="00670B8B" w14:paraId="38177C12" w14:textId="77777777">
      <w:r>
        <w:t>The script converted these quantities to probabilities by applying a softmax function within each season: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B36AFDD" w14:textId="77777777">
        <w:trPr>
          <w:cantSplit/>
        </w:trPr>
        <w:tc>
          <w:tcPr>
            <w:tcW w:w="8496" w:type="dxa"/>
            <w:vAlign w:val="center"/>
          </w:tcPr>
          <w:p w:rsidRPr="00674971" w:rsidR="00CB3150" w:rsidRDefault="00000000" w14:paraId="77FF7E73" w14:textId="77777777">
            <w:pPr>
              <w:pStyle w:val="BodyText"/>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p</m:t>
                    </m:r>
                  </m:e>
                  <m:sub>
                    <m:r>
                      <w:rPr>
                        <w:rFonts w:ascii="Cambria Math" w:hAnsi="Cambria Math" w:eastAsia="Cambria Math" w:cs="Cambria Math"/>
                        <w:sz w:val="22"/>
                        <w:szCs w:val="22"/>
                      </w:rPr>
                      <m:t>is</m:t>
                    </m:r>
                  </m:sub>
                </m:sSub>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d>
                          <m:dPr>
                            <m:ctrlPr>
                              <w:rPr>
                                <w:rFonts w:ascii="Cambria Math" w:hAnsi="Cambria Math" w:eastAsia="Cambria Math" w:cs="Cambria Math"/>
                                <w:sz w:val="22"/>
                                <w:szCs w:val="22"/>
                              </w:rPr>
                            </m:ctrlPr>
                          </m:d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η</m:t>
                                </m:r>
                              </m:e>
                              <m:sub>
                                <m:r>
                                  <w:rPr>
                                    <w:rFonts w:ascii="Cambria Math" w:hAnsi="Cambria Math" w:eastAsia="Cambria Math" w:cs="Cambria Math"/>
                                    <w:sz w:val="22"/>
                                    <w:szCs w:val="22"/>
                                  </w:rPr>
                                  <m:t>is</m:t>
                                </m:r>
                              </m:sub>
                            </m:sSub>
                          </m:e>
                        </m:d>
                      </m:sup>
                    </m:sSup>
                  </m:num>
                  <m:den>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h∈</m:t>
                        </m:r>
                        <m:sSub>
                          <m:sSubPr>
                            <m:ctrlPr>
                              <w:rPr>
                                <w:rFonts w:ascii="Cambria Math" w:hAnsi="Cambria Math" w:eastAsia="Cambria Math" w:cs="Cambria Math"/>
                                <w:sz w:val="22"/>
                                <w:szCs w:val="22"/>
                              </w:rPr>
                            </m:ctrlPr>
                          </m:sSubPr>
                          <m:e>
                            <m:r>
                              <m:rPr>
                                <m:scr m:val="script"/>
                                <m:sty m:val="p"/>
                              </m:rPr>
                              <w:rPr>
                                <w:rFonts w:ascii="Cambria Math" w:hAnsi="Cambria Math" w:eastAsia="Cambria Math" w:cs="Cambria Math"/>
                                <w:sz w:val="22"/>
                                <w:szCs w:val="22"/>
                              </w:rPr>
                              <m:t>I</m:t>
                            </m:r>
                          </m:e>
                          <m:sub>
                            <m:r>
                              <w:rPr>
                                <w:rFonts w:ascii="Cambria Math" w:hAnsi="Cambria Math" w:eastAsia="Cambria Math" w:cs="Cambria Math"/>
                                <w:sz w:val="22"/>
                                <w:szCs w:val="22"/>
                              </w:rPr>
                              <m:t>s</m:t>
                            </m:r>
                          </m:sub>
                        </m:sSub>
                      </m:sub>
                      <m:sup/>
                      <m:e>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d>
                              <m:dPr>
                                <m:ctrlPr>
                                  <w:rPr>
                                    <w:rFonts w:ascii="Cambria Math" w:hAnsi="Cambria Math" w:eastAsia="Cambria Math" w:cs="Cambria Math"/>
                                    <w:sz w:val="22"/>
                                    <w:szCs w:val="22"/>
                                  </w:rPr>
                                </m:ctrlPr>
                              </m:d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η</m:t>
                                    </m:r>
                                  </m:e>
                                  <m:sub>
                                    <m:r>
                                      <w:rPr>
                                        <w:rFonts w:ascii="Cambria Math" w:hAnsi="Cambria Math" w:eastAsia="Cambria Math" w:cs="Cambria Math"/>
                                        <w:sz w:val="22"/>
                                        <w:szCs w:val="22"/>
                                      </w:rPr>
                                      <m:t>hs</m:t>
                                    </m:r>
                                  </m:sub>
                                </m:sSub>
                              </m:e>
                            </m:d>
                          </m:sup>
                        </m:sSup>
                      </m:e>
                    </m:nary>
                  </m:den>
                </m:f>
                <m:r>
                  <w:rPr>
                    <w:rFonts w:ascii="Cambria Math" w:hAnsi="Cambria Math" w:eastAsia="Cambria Math" w:cs="Cambria Math"/>
                    <w:sz w:val="22"/>
                    <w:szCs w:val="22"/>
                  </w:rPr>
                  <m:t>,</m:t>
                </m:r>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m:t>
                    </m:r>
                    <m:sSub>
                      <m:sSubPr>
                        <m:ctrlPr>
                          <w:rPr>
                            <w:rFonts w:ascii="Cambria Math" w:hAnsi="Cambria Math" w:eastAsia="Cambria Math" w:cs="Cambria Math"/>
                            <w:sz w:val="22"/>
                            <w:szCs w:val="22"/>
                          </w:rPr>
                        </m:ctrlPr>
                      </m:sSubPr>
                      <m:e>
                        <m:r>
                          <m:rPr>
                            <m:scr m:val="script"/>
                            <m:sty m:val="p"/>
                          </m:rPr>
                          <w:rPr>
                            <w:rFonts w:ascii="Cambria Math" w:hAnsi="Cambria Math" w:eastAsia="Cambria Math" w:cs="Cambria Math"/>
                            <w:sz w:val="22"/>
                            <w:szCs w:val="22"/>
                          </w:rPr>
                          <m:t>I</m:t>
                        </m:r>
                      </m:e>
                      <m:sub>
                        <m:r>
                          <w:rPr>
                            <w:rFonts w:ascii="Cambria Math" w:hAnsi="Cambria Math" w:eastAsia="Cambria Math" w:cs="Cambria Math"/>
                            <w:sz w:val="22"/>
                            <w:szCs w:val="22"/>
                          </w:rPr>
                          <m:t>s</m:t>
                        </m:r>
                      </m:sub>
                    </m:sSub>
                  </m:sub>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p</m:t>
                        </m:r>
                      </m:e>
                      <m:sub>
                        <m:r>
                          <w:rPr>
                            <w:rFonts w:ascii="Cambria Math" w:hAnsi="Cambria Math" w:eastAsia="Cambria Math" w:cs="Cambria Math"/>
                            <w:sz w:val="22"/>
                            <w:szCs w:val="22"/>
                          </w:rPr>
                          <m:t>is</m:t>
                        </m:r>
                      </m:sub>
                    </m:sSub>
                  </m:e>
                </m:nary>
                <m:r>
                  <w:rPr>
                    <w:rFonts w:ascii="Cambria Math" w:hAnsi="Cambria Math" w:eastAsia="Cambria Math" w:cs="Cambria Math"/>
                    <w:sz w:val="22"/>
                    <w:szCs w:val="22"/>
                  </w:rPr>
                  <m:t>=1</m:t>
                </m:r>
              </m:oMath>
            </m:oMathPara>
          </w:p>
        </w:tc>
        <w:tc>
          <w:tcPr>
            <w:tcW w:w="864" w:type="dxa"/>
            <w:vAlign w:val="center"/>
          </w:tcPr>
          <w:p w:rsidR="00D951E9" w:rsidRDefault="00670B8B" w14:paraId="1FA2FFA9" w14:textId="20A5E014">
            <w:pPr>
              <w:spacing w:after="0" w:line="240" w:lineRule="auto"/>
              <w:jc w:val="right"/>
            </w:pPr>
            <w:r>
              <w:t>(</w:t>
            </w:r>
            <w:bookmarkStart w:name="Eq_4A_3" w:id="944"/>
            <w:r>
              <w:t>4A.</w:t>
            </w:r>
            <w:r>
              <w:fldChar w:fldCharType="begin"/>
            </w:r>
            <w:r>
              <w:instrText> SEQ Equation \* ARABIC </w:instrText>
            </w:r>
            <w:r>
              <w:fldChar w:fldCharType="separate"/>
            </w:r>
            <w:r w:rsidR="00A62403">
              <w:rPr>
                <w:noProof/>
              </w:rPr>
              <w:t>3</w:t>
            </w:r>
            <w:r>
              <w:fldChar w:fldCharType="end"/>
            </w:r>
            <w:bookmarkEnd w:id="944"/>
            <w:r>
              <w:t>)</w:t>
            </w:r>
          </w:p>
        </w:tc>
      </w:tr>
    </w:tbl>
    <w:p w:rsidR="00CB3150" w:rsidRDefault="00670B8B" w14:paraId="0C059757" w14:textId="77777777">
      <w:r>
        <w:t>The softmax specifies the probabilities; the Bernoulli model specifies how those probabilities contribute to the likelihood of the observed binary outcomes. The historical likelihood and log-likelihood were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3DE4F8" w14:textId="77777777">
        <w:trPr>
          <w:cantSplit/>
        </w:trPr>
        <w:tc>
          <w:tcPr>
            <w:tcW w:w="8496" w:type="dxa"/>
            <w:vAlign w:val="center"/>
          </w:tcPr>
          <w:p w:rsidRPr="00674971" w:rsidR="00CB3150" w:rsidRDefault="00000000" w14:paraId="4D8BA737" w14:textId="77777777">
            <w:pPr>
              <w:pStyle w:val="BodyText"/>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m:rPr>
                        <m:scr m:val="script"/>
                        <m:sty m:val="p"/>
                      </m:rPr>
                      <w:rPr>
                        <w:rFonts w:ascii="Cambria Math" w:hAnsi="Cambria Math" w:eastAsia="Cambria Math" w:cs="Cambria Math"/>
                        <w:sz w:val="22"/>
                        <w:szCs w:val="22"/>
                      </w:rPr>
                      <m:t>L</m:t>
                    </m:r>
                  </m:e>
                  <m:sub>
                    <m:r>
                      <w:rPr>
                        <w:rFonts w:ascii="Cambria Math" w:hAnsi="Cambria Math" w:eastAsia="Cambria Math" w:cs="Cambria Math"/>
                        <w:sz w:val="22"/>
                        <w:szCs w:val="22"/>
                      </w:rPr>
                      <m:t>B</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λ</m:t>
                    </m:r>
                  </m:e>
                  <m:sub>
                    <m:r>
                      <w:rPr>
                        <w:rFonts w:ascii="Cambria Math" w:hAnsi="Cambria Math" w:eastAsia="Cambria Math" w:cs="Cambria Math"/>
                        <w:sz w:val="22"/>
                        <w:szCs w:val="22"/>
                      </w:rPr>
                      <m:t>MLE</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γ</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MLE</m:t>
                    </m:r>
                  </m:sub>
                </m:sSub>
                <m:r>
                  <m:rPr>
                    <m:sty m:val="p"/>
                  </m:rPr>
                  <w:rPr>
                    <w:rFonts w:ascii="Cambria Math" w:hAnsi="Cambria Math" w:eastAsia="Cambria Math" w:cs="Cambria Math"/>
                    <w:sz w:val="22"/>
                    <w:szCs w:val="22"/>
                  </w:rPr>
                  <m:t>)=</m:t>
                </m:r>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s</m:t>
                    </m:r>
                  </m:sub>
                  <m:sup>
                    <m:r>
                      <w:rPr>
                        <w:rFonts w:ascii="Cambria Math" w:hAnsi="Cambria Math" w:eastAsia="Cambria Math" w:cs="Cambria Math"/>
                        <w:sz w:val="22"/>
                        <w:szCs w:val="22"/>
                      </w:rPr>
                      <m:t>​</m:t>
                    </m:r>
                  </m:sup>
                  <m:e>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m:rPr>
                                <m:scr m:val="script"/>
                                <m:sty m:val="p"/>
                              </m:rPr>
                              <w:rPr>
                                <w:rFonts w:ascii="Cambria Math" w:hAnsi="Cambria Math" w:eastAsia="Cambria Math" w:cs="Cambria Math"/>
                                <w:sz w:val="22"/>
                                <w:szCs w:val="22"/>
                              </w:rPr>
                              <m:t>I</m:t>
                            </m:r>
                          </m:e>
                          <m:sub>
                            <m:r>
                              <w:rPr>
                                <w:rFonts w:ascii="Cambria Math" w:hAnsi="Cambria Math" w:eastAsia="Cambria Math" w:cs="Cambria Math"/>
                                <w:sz w:val="22"/>
                                <w:szCs w:val="22"/>
                              </w:rPr>
                              <m:t>s</m:t>
                            </m:r>
                          </m:sub>
                        </m:sSub>
                      </m:sub>
                      <m:sup>
                        <m:r>
                          <w:rPr>
                            <w:rFonts w:ascii="Cambria Math" w:hAnsi="Cambria Math" w:eastAsia="Cambria Math" w:cs="Cambria Math"/>
                            <w:sz w:val="22"/>
                            <w:szCs w:val="22"/>
                          </w:rPr>
                          <m:t>​</m:t>
                        </m:r>
                      </m:sup>
                      <m:e>
                        <m:sSubSup>
                          <m:sSubSupPr>
                            <m:ctrlPr>
                              <w:rPr>
                                <w:rFonts w:ascii="Cambria Math" w:hAnsi="Cambria Math" w:eastAsia="Cambria Math" w:cs="Cambria Math"/>
                                <w:sz w:val="22"/>
                                <w:szCs w:val="22"/>
                              </w:rPr>
                            </m:ctrlPr>
                          </m:sSubSupPr>
                          <m:e>
                            <m:r>
                              <w:rPr>
                                <w:rFonts w:ascii="Cambria Math" w:hAnsi="Cambria Math" w:eastAsia="Cambria Math" w:cs="Cambria Math"/>
                                <w:sz w:val="22"/>
                                <w:szCs w:val="22"/>
                              </w:rPr>
                              <m:t>p</m:t>
                            </m:r>
                          </m:e>
                          <m:sub>
                            <m:r>
                              <w:rPr>
                                <w:rFonts w:ascii="Cambria Math" w:hAnsi="Cambria Math" w:eastAsia="Cambria Math" w:cs="Cambria Math"/>
                                <w:sz w:val="22"/>
                                <w:szCs w:val="22"/>
                              </w:rPr>
                              <m:t>is</m:t>
                            </m:r>
                          </m:sub>
                          <m:sup>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Y</m:t>
                                </m:r>
                              </m:e>
                              <m:sub>
                                <m:r>
                                  <w:rPr>
                                    <w:rFonts w:ascii="Cambria Math" w:hAnsi="Cambria Math" w:eastAsia="Cambria Math" w:cs="Cambria Math"/>
                                    <w:sz w:val="22"/>
                                    <w:szCs w:val="22"/>
                                  </w:rPr>
                                  <m:t>is</m:t>
                                </m:r>
                              </m:sub>
                            </m:sSub>
                          </m:sup>
                        </m:sSubSup>
                      </m:e>
                    </m:nary>
                  </m:e>
                </m:nary>
                <m:r>
                  <m:rPr>
                    <m:sty m:val="p"/>
                  </m:rPr>
                  <w:rPr>
                    <w:rFonts w:ascii="Cambria Math" w:hAnsi="Cambria Math" w:eastAsia="Cambria Math" w:cs="Cambria Math"/>
                    <w:sz w:val="22"/>
                    <w:szCs w:val="22"/>
                  </w:rPr>
                  <m:t>(</m:t>
                </m:r>
                <m:r>
                  <w:rPr>
                    <w:rFonts w:ascii="Cambria Math" w:hAnsi="Cambria Math" w:eastAsia="Cambria Math" w:cs="Cambria Math"/>
                    <w:sz w:val="22"/>
                    <w:szCs w:val="22"/>
                  </w:rPr>
                  <m:t>1</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p</m:t>
                    </m:r>
                  </m:e>
                  <m:sub>
                    <m:r>
                      <w:rPr>
                        <w:rFonts w:ascii="Cambria Math" w:hAnsi="Cambria Math" w:eastAsia="Cambria Math" w:cs="Cambria Math"/>
                        <w:sz w:val="22"/>
                        <w:szCs w:val="22"/>
                      </w:rPr>
                      <m:t>is</m:t>
                    </m:r>
                  </m:sub>
                </m:sSub>
                <m:sSup>
                  <m:sSupPr>
                    <m:ctrlPr>
                      <w:rPr>
                        <w:rFonts w:ascii="Cambria Math" w:hAnsi="Cambria Math" w:eastAsia="Cambria Math" w:cs="Cambria Math"/>
                        <w:sz w:val="22"/>
                        <w:szCs w:val="22"/>
                      </w:rPr>
                    </m:ctrlPr>
                  </m:sSupPr>
                  <m:e>
                    <m:r>
                      <m:rPr>
                        <m:sty m:val="p"/>
                      </m:rPr>
                      <w:rPr>
                        <w:rFonts w:ascii="Cambria Math" w:hAnsi="Cambria Math" w:eastAsia="Cambria Math" w:cs="Cambria Math"/>
                        <w:sz w:val="22"/>
                        <w:szCs w:val="22"/>
                      </w:rPr>
                      <m:t>)</m:t>
                    </m:r>
                  </m:e>
                  <m:sup>
                    <m:r>
                      <w:rPr>
                        <w:rFonts w:ascii="Cambria Math" w:hAnsi="Cambria Math" w:eastAsia="Cambria Math" w:cs="Cambria Math"/>
                        <w:sz w:val="22"/>
                        <w:szCs w:val="22"/>
                      </w:rPr>
                      <m:t>1</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Y</m:t>
                        </m:r>
                      </m:e>
                      <m:sub>
                        <m:r>
                          <w:rPr>
                            <w:rFonts w:ascii="Cambria Math" w:hAnsi="Cambria Math" w:eastAsia="Cambria Math" w:cs="Cambria Math"/>
                            <w:sz w:val="22"/>
                            <w:szCs w:val="22"/>
                          </w:rPr>
                          <m:t>is</m:t>
                        </m:r>
                      </m:sub>
                    </m:sSub>
                  </m:sup>
                </m:sSup>
                <m:r>
                  <m:rPr>
                    <m:sty m:val="p"/>
                  </m:rPr>
                  <w:rPr>
                    <w:rFonts w:ascii="Cambria Math" w:hAnsi="Cambria Math" w:eastAsia="Cambria Math" w:cs="Cambria Math"/>
                    <w:sz w:val="22"/>
                    <w:szCs w:val="22"/>
                  </w:rPr>
                  <m:t>,</m:t>
                </m:r>
              </m:oMath>
            </m:oMathPara>
          </w:p>
          <w:p w:rsidRPr="00674971" w:rsidR="00CB3150" w:rsidRDefault="00000000" w14:paraId="019AD52E" w14:textId="77777777">
            <w:pPr>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m:rPr>
                        <m:scr m:val="script"/>
                        <m:sty m:val="p"/>
                      </m:rPr>
                      <w:rPr>
                        <w:rFonts w:ascii="Cambria Math" w:hAnsi="Cambria Math" w:eastAsia="Cambria Math" w:cs="Cambria Math"/>
                        <w:sz w:val="22"/>
                        <w:szCs w:val="22"/>
                      </w:rPr>
                      <m:t>l</m:t>
                    </m:r>
                  </m:e>
                  <m:sub>
                    <m:r>
                      <w:rPr>
                        <w:rFonts w:ascii="Cambria Math" w:hAnsi="Cambria Math" w:eastAsia="Cambria Math" w:cs="Cambria Math"/>
                        <w:sz w:val="22"/>
                        <w:szCs w:val="22"/>
                      </w:rPr>
                      <m:t>B</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λ</m:t>
                    </m:r>
                  </m:e>
                  <m:sub>
                    <m:r>
                      <w:rPr>
                        <w:rFonts w:ascii="Cambria Math" w:hAnsi="Cambria Math" w:eastAsia="Cambria Math" w:cs="Cambria Math"/>
                        <w:sz w:val="22"/>
                        <w:szCs w:val="22"/>
                      </w:rPr>
                      <m:t>MLE</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γ</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MLE</m:t>
                    </m:r>
                  </m:sub>
                </m:sSub>
                <m:r>
                  <m:rPr>
                    <m:sty m:val="p"/>
                  </m:rPr>
                  <w:rPr>
                    <w:rFonts w:ascii="Cambria Math" w:hAnsi="Cambria Math" w:eastAsia="Cambria Math" w:cs="Cambria Math"/>
                    <w:sz w:val="22"/>
                    <w:szCs w:val="22"/>
                  </w:rPr>
                  <m:t>)=</m:t>
                </m:r>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s</m:t>
                    </m:r>
                  </m:sub>
                  <m:sup>
                    <m:r>
                      <w:rPr>
                        <w:rFonts w:ascii="Cambria Math" w:hAnsi="Cambria Math" w:eastAsia="Cambria Math" w:cs="Cambria Math"/>
                        <w:sz w:val="22"/>
                        <w:szCs w:val="22"/>
                      </w:rPr>
                      <m:t>​</m:t>
                    </m:r>
                  </m:sup>
                  <m:e>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m:rPr>
                                <m:scr m:val="script"/>
                                <m:sty m:val="p"/>
                              </m:rPr>
                              <w:rPr>
                                <w:rFonts w:ascii="Cambria Math" w:hAnsi="Cambria Math" w:eastAsia="Cambria Math" w:cs="Cambria Math"/>
                                <w:sz w:val="22"/>
                                <w:szCs w:val="22"/>
                              </w:rPr>
                              <m:t>I</m:t>
                            </m:r>
                          </m:e>
                          <m:sub>
                            <m:r>
                              <w:rPr>
                                <w:rFonts w:ascii="Cambria Math" w:hAnsi="Cambria Math" w:eastAsia="Cambria Math" w:cs="Cambria Math"/>
                                <w:sz w:val="22"/>
                                <w:szCs w:val="22"/>
                              </w:rPr>
                              <m:t>s</m:t>
                            </m:r>
                          </m:sub>
                        </m:sSub>
                      </m:sub>
                      <m:sup>
                        <m:r>
                          <w:rPr>
                            <w:rFonts w:ascii="Cambria Math" w:hAnsi="Cambria Math" w:eastAsia="Cambria Math" w:cs="Cambria Math"/>
                            <w:sz w:val="22"/>
                            <w:szCs w:val="22"/>
                          </w:rPr>
                          <m:t>​</m:t>
                        </m:r>
                      </m:sup>
                      <m:e>
                        <m:r>
                          <m:rPr>
                            <m:sty m:val="p"/>
                          </m:rPr>
                          <w:rPr>
                            <w:rFonts w:ascii="Cambria Math" w:hAnsi="Cambria Math" w:eastAsia="Cambria Math" w:cs="Cambria Math"/>
                            <w:sz w:val="22"/>
                            <w:szCs w:val="22"/>
                          </w:rPr>
                          <m:t>[</m:t>
                        </m:r>
                      </m:e>
                    </m:nary>
                  </m:e>
                </m:nary>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Y</m:t>
                    </m:r>
                  </m:e>
                  <m:sub>
                    <m:r>
                      <w:rPr>
                        <w:rFonts w:ascii="Cambria Math" w:hAnsi="Cambria Math" w:eastAsia="Cambria Math" w:cs="Cambria Math"/>
                        <w:sz w:val="22"/>
                        <w:szCs w:val="22"/>
                      </w:rPr>
                      <m:t>is</m:t>
                    </m:r>
                  </m:sub>
                </m:sSub>
                <m:r>
                  <m:rPr>
                    <m:sty m:val="p"/>
                  </m:rPr>
                  <w:rPr>
                    <w:rFonts w:ascii="Cambria Math" w:hAnsi="Cambria Math" w:eastAsia="Cambria Math" w:cs="Cambria Math"/>
                    <w:sz w:val="22"/>
                    <w:szCs w:val="22"/>
                  </w:rPr>
                  <m:t>log</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p</m:t>
                    </m:r>
                  </m:e>
                  <m:sub>
                    <m:r>
                      <w:rPr>
                        <w:rFonts w:ascii="Cambria Math" w:hAnsi="Cambria Math" w:eastAsia="Cambria Math" w:cs="Cambria Math"/>
                        <w:sz w:val="22"/>
                        <w:szCs w:val="22"/>
                      </w:rPr>
                      <m:t>is</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1</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Y</m:t>
                    </m:r>
                  </m:e>
                  <m:sub>
                    <m:r>
                      <w:rPr>
                        <w:rFonts w:ascii="Cambria Math" w:hAnsi="Cambria Math" w:eastAsia="Cambria Math" w:cs="Cambria Math"/>
                        <w:sz w:val="22"/>
                        <w:szCs w:val="22"/>
                      </w:rPr>
                      <m:t>is</m:t>
                    </m:r>
                  </m:sub>
                </m:sSub>
                <m:r>
                  <m:rPr>
                    <m:sty m:val="p"/>
                  </m:rPr>
                  <w:rPr>
                    <w:rFonts w:ascii="Cambria Math" w:hAnsi="Cambria Math" w:eastAsia="Cambria Math" w:cs="Cambria Math"/>
                    <w:sz w:val="22"/>
                    <w:szCs w:val="22"/>
                  </w:rPr>
                  <m:t>)log(</m:t>
                </m:r>
                <m:r>
                  <w:rPr>
                    <w:rFonts w:ascii="Cambria Math" w:hAnsi="Cambria Math" w:eastAsia="Cambria Math" w:cs="Cambria Math"/>
                    <w:sz w:val="22"/>
                    <w:szCs w:val="22"/>
                  </w:rPr>
                  <m:t>1</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p</m:t>
                    </m:r>
                  </m:e>
                  <m:sub>
                    <m:r>
                      <w:rPr>
                        <w:rFonts w:ascii="Cambria Math" w:hAnsi="Cambria Math" w:eastAsia="Cambria Math" w:cs="Cambria Math"/>
                        <w:sz w:val="22"/>
                        <w:szCs w:val="22"/>
                      </w:rPr>
                      <m:t>is</m:t>
                    </m:r>
                  </m:sub>
                </m:sSub>
                <m:r>
                  <m:rPr>
                    <m:sty m:val="p"/>
                  </m:rPr>
                  <w:rPr>
                    <w:rFonts w:ascii="Cambria Math" w:hAnsi="Cambria Math" w:eastAsia="Cambria Math" w:cs="Cambria Math"/>
                    <w:sz w:val="22"/>
                    <w:szCs w:val="22"/>
                  </w:rPr>
                  <m:t>)].</m:t>
                </m:r>
              </m:oMath>
            </m:oMathPara>
          </w:p>
        </w:tc>
        <w:tc>
          <w:tcPr>
            <w:tcW w:w="864" w:type="dxa"/>
            <w:vAlign w:val="center"/>
          </w:tcPr>
          <w:p w:rsidR="00D951E9" w:rsidRDefault="00670B8B" w14:paraId="2BF10447" w14:textId="2CF12757">
            <w:pPr>
              <w:spacing w:after="0" w:line="240" w:lineRule="auto"/>
              <w:jc w:val="right"/>
            </w:pPr>
            <w:r>
              <w:t>(</w:t>
            </w:r>
            <w:bookmarkStart w:name="Eq_4A_4" w:id="945"/>
            <w:r>
              <w:t>4A.</w:t>
            </w:r>
            <w:r>
              <w:fldChar w:fldCharType="begin"/>
            </w:r>
            <w:r>
              <w:instrText> SEQ Equation \* ARABIC </w:instrText>
            </w:r>
            <w:r>
              <w:fldChar w:fldCharType="separate"/>
            </w:r>
            <w:r w:rsidR="00A62403">
              <w:rPr>
                <w:noProof/>
              </w:rPr>
              <w:t>4</w:t>
            </w:r>
            <w:r>
              <w:fldChar w:fldCharType="end"/>
            </w:r>
            <w:bookmarkEnd w:id="945"/>
            <w:r>
              <w:t>)</w:t>
            </w:r>
          </w:p>
        </w:tc>
      </w:tr>
    </w:tbl>
    <w:p w:rsidR="00CB3150" w:rsidRDefault="00670B8B" w14:paraId="5985E6E1" w14:textId="77777777">
      <w:r>
        <w:t xml:space="preserve">For numerical evaluation, the implementation clipped each probability to the interval </w:t>
      </w:r>
      <m:oMath>
        <m:d>
          <m:dPr>
            <m:begChr m:val="["/>
            <m:endChr m:val="]"/>
            <m:ctrlPr>
              <w:rPr>
                <w:rFonts w:ascii="Cambria Math" w:hAnsi="Cambria Math" w:eastAsia="Cambria Math" w:cs="Cambria Math"/>
                <w:sz w:val="22"/>
                <w:szCs w:val="22"/>
              </w:rPr>
            </m:ctrlPr>
          </m:dPr>
          <m:e>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10</m:t>
                </m:r>
              </m:e>
              <m:sup>
                <m:r>
                  <m:rPr>
                    <m:sty m:val="p"/>
                  </m:rPr>
                  <w:rPr>
                    <w:rFonts w:ascii="Cambria Math" w:hAnsi="Cambria Math" w:eastAsia="Cambria Math" w:cs="Cambria Math"/>
                    <w:sz w:val="22"/>
                    <w:szCs w:val="22"/>
                  </w:rPr>
                  <m:t>-</m:t>
                </m:r>
                <m:r>
                  <w:rPr>
                    <w:rFonts w:ascii="Cambria Math" w:hAnsi="Cambria Math" w:eastAsia="Cambria Math" w:cs="Cambria Math"/>
                    <w:sz w:val="22"/>
                    <w:szCs w:val="22"/>
                  </w:rPr>
                  <m:t>15</m:t>
                </m:r>
              </m:sup>
            </m:sSup>
            <m:r>
              <m:rPr>
                <m:sty m:val="p"/>
              </m:rPr>
              <w:rPr>
                <w:rFonts w:ascii="Cambria Math" w:hAnsi="Cambria Math" w:eastAsia="Cambria Math" w:cs="Cambria Math"/>
                <w:sz w:val="22"/>
                <w:szCs w:val="22"/>
              </w:rPr>
              <m:t>,</m:t>
            </m:r>
            <m:r>
              <w:rPr>
                <w:rFonts w:ascii="Cambria Math" w:hAnsi="Cambria Math" w:eastAsia="Cambria Math" w:cs="Cambria Math"/>
                <w:sz w:val="22"/>
                <w:szCs w:val="22"/>
              </w:rPr>
              <m:t>1</m:t>
            </m:r>
            <m:r>
              <m:rPr>
                <m:sty m:val="p"/>
              </m:rPr>
              <w:rPr>
                <w:rFonts w:ascii="Cambria Math" w:hAnsi="Cambria Math" w:eastAsia="Cambria Math" w:cs="Cambria Math"/>
                <w:sz w:val="22"/>
                <w:szCs w:val="22"/>
              </w:rPr>
              <m:t>-</m:t>
            </m:r>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10</m:t>
                </m:r>
              </m:e>
              <m:sup>
                <m:r>
                  <m:rPr>
                    <m:sty m:val="p"/>
                  </m:rPr>
                  <w:rPr>
                    <w:rFonts w:ascii="Cambria Math" w:hAnsi="Cambria Math" w:eastAsia="Cambria Math" w:cs="Cambria Math"/>
                    <w:sz w:val="22"/>
                    <w:szCs w:val="22"/>
                  </w:rPr>
                  <m:t>-</m:t>
                </m:r>
                <m:r>
                  <w:rPr>
                    <w:rFonts w:ascii="Cambria Math" w:hAnsi="Cambria Math" w:eastAsia="Cambria Math" w:cs="Cambria Math"/>
                    <w:sz w:val="22"/>
                    <w:szCs w:val="22"/>
                  </w:rPr>
                  <m:t>15</m:t>
                </m:r>
              </m:sup>
            </m:sSup>
          </m:e>
        </m:d>
      </m:oMath>
      <w:r>
        <w:t xml:space="preserve"> before taking logarithms. It minimized the negative log-likelihood using L-BFGS-B over the logarithms of the positive parameters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λ</m:t>
            </m:r>
          </m:e>
          <m:sub>
            <m:r>
              <w:rPr>
                <w:rFonts w:ascii="Cambria Math" w:hAnsi="Cambria Math" w:eastAsia="Cambria Math" w:cs="Cambria Math"/>
                <w:sz w:val="22"/>
                <w:szCs w:val="22"/>
              </w:rPr>
              <m:t>MLE</m:t>
            </m:r>
          </m:sub>
        </m:sSub>
      </m:oMath>
      <w:r>
        <w:t xml:space="preserve">, </w:t>
      </w:r>
      <m:oMath>
        <m:r>
          <w:rPr>
            <w:rFonts w:ascii="Cambria Math" w:hAnsi="Cambria Math" w:eastAsia="Cambria Math" w:cs="Cambria Math"/>
            <w:sz w:val="22"/>
            <w:szCs w:val="22"/>
          </w:rPr>
          <m:t>γ</m:t>
        </m:r>
      </m:oMath>
      <w:r>
        <w:t xml:space="preserve">, and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MLE</m:t>
            </m:r>
          </m:sub>
        </m:sSub>
      </m:oMath>
      <w:r>
        <w:t xml:space="preserve">. Congestion was recomputed as </w:t>
      </w:r>
      <m:oMath>
        <m:r>
          <w:rPr>
            <w:rFonts w:ascii="Cambria Math" w:hAnsi="Cambria Math" w:eastAsia="Cambria Math" w:cs="Cambria Math"/>
            <w:sz w:val="22"/>
            <w:szCs w:val="22"/>
          </w:rPr>
          <m:t>γ</m:t>
        </m:r>
      </m:oMath>
      <w:r>
        <w:t xml:space="preserve"> changed during joint optimization. A separate option held </w:t>
      </w:r>
      <m:oMath>
        <m:r>
          <w:rPr>
            <w:rFonts w:ascii="Cambria Math" w:hAnsi="Cambria Math" w:eastAsia="Cambria Math" w:cs="Cambria Math"/>
            <w:sz w:val="22"/>
            <w:szCs w:val="22"/>
          </w:rPr>
          <m:t>γ</m:t>
        </m:r>
      </m:oMath>
      <w:r>
        <w:t xml:space="preserve"> fixed and optimized the other two parameters. Reported overlap between the highest-probability observations and positive outcomes was a diagnostic, not the objective being optimized. [4]</w:t>
      </w:r>
    </w:p>
    <w:p w:rsidR="00CB3150" w:rsidRDefault="00670B8B" w14:paraId="00F733BD" w14:textId="77777777">
      <w:pPr>
        <w:pStyle w:val="Heading2"/>
        <w:numPr>
          <w:ilvl w:val="1"/>
          <w:numId w:val="19"/>
        </w:numPr>
      </w:pPr>
      <w:bookmarkStart w:name="X61c80e37b1d723545285bb680c26300a41eba3a" w:id="946"/>
      <w:bookmarkEnd w:id="941"/>
      <w:r>
        <w:t>Normalization and threshold construction</w:t>
      </w:r>
    </w:p>
    <w:p w:rsidR="00CB3150" w:rsidRDefault="00670B8B" w14:paraId="26887FA7" w14:textId="77777777">
      <w:r>
        <w:t xml:space="preserve">We can ask how many positive outcomes this probability model expects in a season. Write </w:t>
      </w:r>
      <m:oMath>
        <m:r>
          <w:rPr>
            <w:rFonts w:ascii="Cambria Math" w:hAnsi="Cambria Math" w:eastAsia="Cambria Math" w:cs="Cambria Math"/>
            <w:sz w:val="22"/>
            <w:szCs w:val="22"/>
          </w:rPr>
          <m:t>E</m:t>
        </m:r>
        <m:r>
          <m:rPr>
            <m:sty m:val="p"/>
          </m:rPr>
          <w:rPr>
            <w:rFonts w:ascii="Cambria Math" w:hAnsi="Cambria Math" w:eastAsia="Cambria Math" w:cs="Cambria Math"/>
            <w:sz w:val="22"/>
            <w:szCs w:val="22"/>
          </w:rPr>
          <m:t>[⋅]</m:t>
        </m:r>
      </m:oMath>
      <w:r>
        <w:t xml:space="preserve"> for an expected value under the model, and let </w:t>
      </w:r>
      <m:oMath>
        <m:r>
          <m:rPr>
            <m:sty m:val="bi"/>
          </m:rPr>
          <w:rPr>
            <w:rFonts w:ascii="Cambria Math" w:hAnsi="Cambria Math" w:eastAsia="Cambria Math" w:cs="Cambria Math"/>
            <w:sz w:val="22"/>
            <w:szCs w:val="22"/>
          </w:rPr>
          <m:t>A</m:t>
        </m:r>
      </m:oMath>
      <w:r>
        <w:t xml:space="preserve"> and </w:t>
      </w:r>
      <m:oMath>
        <m:r>
          <m:rPr>
            <m:sty m:val="bi"/>
          </m:rPr>
          <w:rPr>
            <w:rFonts w:ascii="Cambria Math" w:hAnsi="Cambria Math" w:eastAsia="Cambria Math" w:cs="Cambria Math"/>
            <w:sz w:val="22"/>
            <w:szCs w:val="22"/>
          </w:rPr>
          <m:t>g</m:t>
        </m:r>
      </m:oMath>
      <w:r>
        <w:t xml:space="preserve"> denote the observed performance values and group memberships. Before numerical clipping, and conditional on these inputs and the fixed season threshold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θ</m:t>
            </m:r>
          </m:e>
          <m:sub>
            <m:r>
              <w:rPr>
                <w:rFonts w:ascii="Cambria Math" w:hAnsi="Cambria Math" w:eastAsia="Cambria Math" w:cs="Cambria Math"/>
                <w:sz w:val="22"/>
                <w:szCs w:val="22"/>
              </w:rPr>
              <m:t>s</m:t>
            </m:r>
          </m:sub>
        </m:sSub>
      </m:oMath>
      <w:r>
        <w:t>, the working Bernoulli model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D052CF8" w14:textId="77777777">
        <w:trPr>
          <w:cantSplit/>
        </w:trPr>
        <w:tc>
          <w:tcPr>
            <w:tcW w:w="8496" w:type="dxa"/>
            <w:vAlign w:val="center"/>
          </w:tcPr>
          <w:p w:rsidRPr="00674971" w:rsidR="00CB3150" w:rsidRDefault="00670B8B" w14:paraId="5D95E0AA" w14:textId="77777777">
            <w:pPr>
              <w:pStyle w:val="BodyText"/>
              <w:rPr>
                <w:rFonts w:ascii="Cambria Math" w:hAnsi="Cambria Math"/>
                <w:sz w:val="22"/>
              </w:rPr>
            </w:pPr>
            <m:oMathPara>
              <m:oMathParaPr>
                <m:jc m:val="center"/>
              </m:oMathParaPr>
              <m:oMath>
                <m:r>
                  <w:rPr>
                    <w:rFonts w:ascii="Cambria Math" w:hAnsi="Cambria Math" w:eastAsia="Cambria Math" w:cs="Cambria Math"/>
                    <w:sz w:val="22"/>
                    <w:szCs w:val="22"/>
                  </w:rPr>
                  <m:t>E</m:t>
                </m:r>
                <m:d>
                  <m:dPr>
                    <m:begChr m:val="["/>
                    <m:endChr m:val="]"/>
                    <m:ctrlPr>
                      <w:rPr>
                        <w:rFonts w:ascii="Cambria Math" w:hAnsi="Cambria Math" w:eastAsia="Cambria Math" w:cs="Cambria Math"/>
                        <w:sz w:val="22"/>
                        <w:szCs w:val="22"/>
                      </w:rPr>
                    </m:ctrlPr>
                  </m:dPr>
                  <m:e>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m:rPr>
                                <m:scr m:val="script"/>
                                <m:sty m:val="p"/>
                              </m:rPr>
                              <w:rPr>
                                <w:rFonts w:ascii="Cambria Math" w:hAnsi="Cambria Math" w:eastAsia="Cambria Math" w:cs="Cambria Math"/>
                                <w:sz w:val="22"/>
                                <w:szCs w:val="22"/>
                              </w:rPr>
                              <m:t>I</m:t>
                            </m:r>
                          </m:e>
                          <m:sub>
                            <m:r>
                              <w:rPr>
                                <w:rFonts w:ascii="Cambria Math" w:hAnsi="Cambria Math" w:eastAsia="Cambria Math" w:cs="Cambria Math"/>
                                <w:sz w:val="22"/>
                                <w:szCs w:val="22"/>
                              </w:rPr>
                              <m:t>s</m:t>
                            </m:r>
                          </m:sub>
                        </m:sSub>
                      </m:sub>
                      <m:sup>
                        <m:r>
                          <w:rPr>
                            <w:rFonts w:ascii="Cambria Math" w:hAnsi="Cambria Math" w:eastAsia="Cambria Math" w:cs="Cambria Math"/>
                            <w:sz w:val="22"/>
                            <w:szCs w:val="22"/>
                          </w:rPr>
                          <m:t>​</m:t>
                        </m:r>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Y</m:t>
                            </m:r>
                          </m:e>
                          <m:sub>
                            <m:r>
                              <w:rPr>
                                <w:rFonts w:ascii="Cambria Math" w:hAnsi="Cambria Math" w:eastAsia="Cambria Math" w:cs="Cambria Math"/>
                                <w:sz w:val="22"/>
                                <w:szCs w:val="22"/>
                              </w:rPr>
                              <m:t>is</m:t>
                            </m:r>
                          </m:sub>
                        </m:sSub>
                      </m:e>
                    </m:nary>
                    <m:r>
                      <m:rPr>
                        <m:sty m:val="p"/>
                      </m:rPr>
                      <w:rPr>
                        <w:rFonts w:ascii="Cambria Math" w:hAnsi="Cambria Math" w:eastAsia="Cambria Math" w:cs="Cambria Math"/>
                        <w:sz w:val="22"/>
                        <w:szCs w:val="22"/>
                      </w:rPr>
                      <m:t>|</m:t>
                    </m:r>
                    <m:r>
                      <m:rPr>
                        <m:sty m:val="bi"/>
                      </m:rPr>
                      <w:rPr>
                        <w:rFonts w:ascii="Cambria Math" w:hAnsi="Cambria Math" w:eastAsia="Cambria Math" w:cs="Cambria Math"/>
                        <w:sz w:val="22"/>
                        <w:szCs w:val="22"/>
                      </w:rPr>
                      <m:t>A</m:t>
                    </m:r>
                    <m:r>
                      <m:rPr>
                        <m:sty m:val="p"/>
                      </m:rPr>
                      <w:rPr>
                        <w:rFonts w:ascii="Cambria Math" w:hAnsi="Cambria Math" w:eastAsia="Cambria Math" w:cs="Cambria Math"/>
                        <w:sz w:val="22"/>
                        <w:szCs w:val="22"/>
                      </w:rPr>
                      <m:t>,</m:t>
                    </m:r>
                    <m:r>
                      <m:rPr>
                        <m:sty m:val="bi"/>
                      </m:rPr>
                      <w:rPr>
                        <w:rFonts w:ascii="Cambria Math" w:hAnsi="Cambria Math" w:eastAsia="Cambria Math" w:cs="Cambria Math"/>
                        <w:sz w:val="22"/>
                        <w:szCs w:val="22"/>
                      </w:rPr>
                      <m:t>g</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θ</m:t>
                        </m:r>
                      </m:e>
                      <m:sub>
                        <m:r>
                          <w:rPr>
                            <w:rFonts w:ascii="Cambria Math" w:hAnsi="Cambria Math" w:eastAsia="Cambria Math" w:cs="Cambria Math"/>
                            <w:sz w:val="22"/>
                            <w:szCs w:val="22"/>
                          </w:rPr>
                          <m:t>s</m:t>
                        </m:r>
                      </m:sub>
                    </m:sSub>
                  </m:e>
                </m:d>
                <m:r>
                  <m:rPr>
                    <m:sty m:val="p"/>
                  </m:rPr>
                  <w:rPr>
                    <w:rFonts w:ascii="Cambria Math" w:hAnsi="Cambria Math" w:eastAsia="Cambria Math" w:cs="Cambria Math"/>
                    <w:sz w:val="22"/>
                    <w:szCs w:val="22"/>
                  </w:rPr>
                  <m:t>=</m:t>
                </m:r>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m:rPr>
                            <m:scr m:val="script"/>
                            <m:sty m:val="p"/>
                          </m:rPr>
                          <w:rPr>
                            <w:rFonts w:ascii="Cambria Math" w:hAnsi="Cambria Math" w:eastAsia="Cambria Math" w:cs="Cambria Math"/>
                            <w:sz w:val="22"/>
                            <w:szCs w:val="22"/>
                          </w:rPr>
                          <m:t>I</m:t>
                        </m:r>
                      </m:e>
                      <m:sub>
                        <m:r>
                          <w:rPr>
                            <w:rFonts w:ascii="Cambria Math" w:hAnsi="Cambria Math" w:eastAsia="Cambria Math" w:cs="Cambria Math"/>
                            <w:sz w:val="22"/>
                            <w:szCs w:val="22"/>
                          </w:rPr>
                          <m:t>s</m:t>
                        </m:r>
                      </m:sub>
                    </m:sSub>
                  </m:sub>
                  <m:sup>
                    <m:r>
                      <w:rPr>
                        <w:rFonts w:ascii="Cambria Math" w:hAnsi="Cambria Math" w:eastAsia="Cambria Math" w:cs="Cambria Math"/>
                        <w:sz w:val="22"/>
                        <w:szCs w:val="22"/>
                      </w:rPr>
                      <m:t>​</m:t>
                    </m:r>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p</m:t>
                        </m:r>
                      </m:e>
                      <m:sub>
                        <m:r>
                          <w:rPr>
                            <w:rFonts w:ascii="Cambria Math" w:hAnsi="Cambria Math" w:eastAsia="Cambria Math" w:cs="Cambria Math"/>
                            <w:sz w:val="22"/>
                            <w:szCs w:val="22"/>
                          </w:rPr>
                          <m:t>is</m:t>
                        </m:r>
                      </m:sub>
                    </m:sSub>
                  </m:e>
                </m:nary>
                <m:r>
                  <m:rPr>
                    <m:sty m:val="p"/>
                  </m:rPr>
                  <w:rPr>
                    <w:rFonts w:ascii="Cambria Math" w:hAnsi="Cambria Math" w:eastAsia="Cambria Math" w:cs="Cambria Math"/>
                    <w:sz w:val="22"/>
                    <w:szCs w:val="22"/>
                  </w:rPr>
                  <m:t>=</m:t>
                </m:r>
                <m:r>
                  <w:rPr>
                    <w:rFonts w:ascii="Cambria Math" w:hAnsi="Cambria Math" w:eastAsia="Cambria Math" w:cs="Cambria Math"/>
                    <w:sz w:val="22"/>
                    <w:szCs w:val="22"/>
                  </w:rPr>
                  <m:t>1</m:t>
                </m:r>
              </m:oMath>
            </m:oMathPara>
          </w:p>
        </w:tc>
        <w:tc>
          <w:tcPr>
            <w:tcW w:w="864" w:type="dxa"/>
            <w:vAlign w:val="center"/>
          </w:tcPr>
          <w:p w:rsidR="00D951E9" w:rsidRDefault="00670B8B" w14:paraId="59D8CB89" w14:textId="239AAE8A">
            <w:pPr>
              <w:spacing w:after="0" w:line="240" w:lineRule="auto"/>
              <w:jc w:val="right"/>
            </w:pPr>
            <w:r>
              <w:t>(</w:t>
            </w:r>
            <w:bookmarkStart w:name="Eq_4A_5" w:id="947"/>
            <w:r>
              <w:t>4A.</w:t>
            </w:r>
            <w:r>
              <w:fldChar w:fldCharType="begin"/>
            </w:r>
            <w:r>
              <w:instrText> SEQ Equation \* ARABIC </w:instrText>
            </w:r>
            <w:r>
              <w:fldChar w:fldCharType="separate"/>
            </w:r>
            <w:r w:rsidR="00A62403">
              <w:rPr>
                <w:noProof/>
              </w:rPr>
              <w:t>5</w:t>
            </w:r>
            <w:r>
              <w:fldChar w:fldCharType="end"/>
            </w:r>
            <w:bookmarkEnd w:id="947"/>
            <w:r>
              <w:t>)</w:t>
            </w:r>
          </w:p>
        </w:tc>
      </w:tr>
    </w:tbl>
    <w:p w:rsidR="00CB3150" w:rsidRDefault="00670B8B" w14:paraId="7A9B1D00" w14:textId="77777777">
      <w: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K</m:t>
            </m:r>
          </m:e>
          <m:sub>
            <m:r>
              <w:rPr>
                <w:rFonts w:ascii="Cambria Math" w:hAnsi="Cambria Math" w:eastAsia="Cambria Math" w:cs="Cambria Math"/>
                <w:sz w:val="22"/>
                <w:szCs w:val="22"/>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rsidR="00CB3150" w:rsidRDefault="00670B8B" w14:paraId="2BB49365" w14:textId="77777777">
      <w:pPr>
        <w:pStyle w:val="BodyText"/>
      </w:pPr>
      <w:r>
        <w:t xml:space="preserve">The viability threshold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θ</m:t>
            </m:r>
          </m:e>
          <m:sub>
            <m:r>
              <w:rPr>
                <w:rFonts w:ascii="Cambria Math" w:hAnsi="Cambria Math" w:eastAsia="Cambria Math" w:cs="Cambria Math"/>
                <w:sz w:val="22"/>
                <w:szCs w:val="22"/>
              </w:rPr>
              <m:t>s</m:t>
            </m:r>
          </m:sub>
        </m:sSub>
      </m:oMath>
      <w:r>
        <w:t xml:space="preserve"> was calculated separately for each season and then held fixed during optimization. It was chosen from the season’s observed performance distribution. Let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Q</m:t>
            </m:r>
          </m:e>
          <m:sub>
            <m:r>
              <w:rPr>
                <w:rFonts w:ascii="Cambria Math" w:hAnsi="Cambria Math" w:eastAsia="Cambria Math" w:cs="Cambria Math"/>
                <w:sz w:val="22"/>
                <w:szCs w:val="22"/>
              </w:rPr>
              <m:t>q</m:t>
            </m:r>
          </m:sub>
        </m:sSub>
      </m:oMath>
      <w:r>
        <w:t xml:space="preserve"> denote its empirical </w:t>
      </w:r>
      <m:oMath>
        <m:r>
          <w:rPr>
            <w:rFonts w:ascii="Cambria Math" w:hAnsi="Cambria Math" w:eastAsia="Cambria Math" w:cs="Cambria Math"/>
            <w:sz w:val="22"/>
            <w:szCs w:val="22"/>
          </w:rPr>
          <m:t>q</m:t>
        </m:r>
      </m:oMath>
      <w:r>
        <w:t xml:space="preserve">-quantile—the performance value marking approximately the fraction </w:t>
      </w:r>
      <m:oMath>
        <m:r>
          <w:rPr>
            <w:rFonts w:ascii="Cambria Math" w:hAnsi="Cambria Math" w:eastAsia="Cambria Math" w:cs="Cambria Math"/>
            <w:sz w:val="22"/>
            <w:szCs w:val="22"/>
          </w:rPr>
          <m:t>q</m:t>
        </m:r>
      </m:oMath>
      <w:r>
        <w:t xml:space="preserve"> of observations at or below it. The preprocessing routine counted positive draft labels among that season’s observations with measured performance and defined </w:t>
      </w:r>
      <m:oMath>
        <m:sSubSup>
          <m:sSubSupPr>
            <m:ctrlPr>
              <w:rPr>
                <w:rFonts w:ascii="Cambria Math" w:hAnsi="Cambria Math" w:eastAsia="Cambria Math" w:cs="Cambria Math"/>
                <w:sz w:val="22"/>
                <w:szCs w:val="22"/>
              </w:rPr>
            </m:ctrlPr>
          </m:sSubSupPr>
          <m:e>
            <m:r>
              <w:rPr>
                <w:rFonts w:ascii="Cambria Math" w:hAnsi="Cambria Math" w:eastAsia="Cambria Math" w:cs="Cambria Math"/>
                <w:sz w:val="22"/>
                <w:szCs w:val="22"/>
              </w:rPr>
              <m:t>K</m:t>
            </m:r>
          </m:e>
          <m:sub>
            <m:r>
              <w:rPr>
                <w:rFonts w:ascii="Cambria Math" w:hAnsi="Cambria Math" w:eastAsia="Cambria Math" w:cs="Cambria Math"/>
                <w:sz w:val="22"/>
                <w:szCs w:val="22"/>
              </w:rPr>
              <m:t>s</m:t>
            </m:r>
          </m:sub>
          <m:sup>
            <m:r>
              <w:rPr>
                <w:rFonts w:ascii="Cambria Math" w:hAnsi="Cambria Math" w:eastAsia="Cambria Math" w:cs="Cambria Math"/>
                <w:sz w:val="22"/>
                <w:szCs w:val="22"/>
              </w:rPr>
              <m:t>Y</m:t>
            </m:r>
          </m:sup>
        </m:sSubSup>
        <m:r>
          <m:rPr>
            <m:sty m:val="p"/>
          </m:rPr>
          <w:rPr>
            <w:rFonts w:ascii="Cambria Math" w:hAnsi="Cambria Math" w:eastAsia="Cambria Math" w:cs="Cambria Math"/>
            <w:sz w:val="22"/>
            <w:szCs w:val="22"/>
          </w:rPr>
          <m:t>=max(</m:t>
        </m:r>
        <m:r>
          <w:rPr>
            <w:rFonts w:ascii="Cambria Math" w:hAnsi="Cambria Math" w:eastAsia="Cambria Math" w:cs="Cambria Math"/>
            <w:sz w:val="22"/>
            <w:szCs w:val="22"/>
          </w:rPr>
          <m:t>1</m:t>
        </m:r>
        <m:r>
          <m:rPr>
            <m:sty m:val="p"/>
          </m:rPr>
          <w:rPr>
            <w:rFonts w:ascii="Cambria Math" w:hAnsi="Cambria Math" w:eastAsia="Cambria Math" w:cs="Cambria Math"/>
            <w:sz w:val="22"/>
            <w:szCs w:val="22"/>
          </w:rPr>
          <m:t>,</m:t>
        </m:r>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m:t>
            </m:r>
          </m:sub>
          <m:sup>
            <m:r>
              <w:rPr>
                <w:rFonts w:ascii="Cambria Math" w:hAnsi="Cambria Math" w:eastAsia="Cambria Math" w:cs="Cambria Math"/>
                <w:sz w:val="22"/>
                <w:szCs w:val="22"/>
              </w:rPr>
              <m:t>​</m:t>
            </m:r>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Y</m:t>
                </m:r>
              </m:e>
              <m:sub>
                <m:r>
                  <w:rPr>
                    <w:rFonts w:ascii="Cambria Math" w:hAnsi="Cambria Math" w:eastAsia="Cambria Math" w:cs="Cambria Math"/>
                    <w:sz w:val="22"/>
                    <w:szCs w:val="22"/>
                  </w:rPr>
                  <m:t>is</m:t>
                </m:r>
              </m:sub>
            </m:sSub>
          </m:e>
        </m:nary>
        <m:r>
          <m:rPr>
            <m:sty m:val="p"/>
          </m:rPr>
          <w:rPr>
            <w:rFonts w:ascii="Cambria Math" w:hAnsi="Cambria Math" w:eastAsia="Cambria Math" w:cs="Cambria Math"/>
            <w:sz w:val="22"/>
            <w:szCs w:val="22"/>
          </w:rPr>
          <m:t>)</m:t>
        </m:r>
      </m:oMath>
      <w:r>
        <w:t xml:space="preserve">. With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s</m:t>
            </m:r>
          </m:sub>
        </m:sSub>
      </m:oMath>
      <w:r>
        <w:t xml:space="preserve"> denoting the number of observations in that preprocessing population, the threshold was set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0918F14" w14:textId="77777777">
        <w:trPr>
          <w:cantSplit/>
        </w:trPr>
        <w:tc>
          <w:tcPr>
            <w:tcW w:w="8496" w:type="dxa"/>
            <w:vAlign w:val="center"/>
          </w:tcPr>
          <w:p w:rsidRPr="00674971" w:rsidR="00CB3150" w:rsidRDefault="00000000" w14:paraId="4987500C" w14:textId="77777777">
            <w:pPr>
              <w:pStyle w:val="BodyText"/>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θ</m:t>
                    </m:r>
                  </m:e>
                  <m:sub>
                    <m:r>
                      <w:rPr>
                        <w:rFonts w:ascii="Cambria Math" w:hAnsi="Cambria Math" w:eastAsia="Cambria Math" w:cs="Cambria Math"/>
                        <w:sz w:val="22"/>
                        <w:szCs w:val="22"/>
                      </w:rPr>
                      <m:t>s</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Q</m:t>
                    </m:r>
                  </m:e>
                  <m:sub>
                    <m:r>
                      <w:rPr>
                        <w:rFonts w:ascii="Cambria Math" w:hAnsi="Cambria Math" w:eastAsia="Cambria Math" w:cs="Cambria Math"/>
                        <w:sz w:val="22"/>
                        <w:szCs w:val="22"/>
                      </w:rPr>
                      <m:t>1</m:t>
                    </m:r>
                    <m:r>
                      <m:rPr>
                        <m:sty m:val="p"/>
                      </m:rPr>
                      <w:rPr>
                        <w:rFonts w:ascii="Cambria Math" w:hAnsi="Cambria Math" w:eastAsia="Cambria Math" w:cs="Cambria Math"/>
                        <w:sz w:val="22"/>
                        <w:szCs w:val="22"/>
                      </w:rPr>
                      <m:t>-</m:t>
                    </m:r>
                    <m:sSubSup>
                      <m:sSubSupPr>
                        <m:ctrlPr>
                          <w:rPr>
                            <w:rFonts w:ascii="Cambria Math" w:hAnsi="Cambria Math" w:eastAsia="Cambria Math" w:cs="Cambria Math"/>
                            <w:sz w:val="22"/>
                            <w:szCs w:val="22"/>
                          </w:rPr>
                        </m:ctrlPr>
                      </m:sSubSupPr>
                      <m:e>
                        <m:r>
                          <w:rPr>
                            <w:rFonts w:ascii="Cambria Math" w:hAnsi="Cambria Math" w:eastAsia="Cambria Math" w:cs="Cambria Math"/>
                            <w:sz w:val="22"/>
                            <w:szCs w:val="22"/>
                          </w:rPr>
                          <m:t>K</m:t>
                        </m:r>
                      </m:e>
                      <m:sub>
                        <m:r>
                          <w:rPr>
                            <w:rFonts w:ascii="Cambria Math" w:hAnsi="Cambria Math" w:eastAsia="Cambria Math" w:cs="Cambria Math"/>
                            <w:sz w:val="22"/>
                            <w:szCs w:val="22"/>
                          </w:rPr>
                          <m:t>s</m:t>
                        </m:r>
                      </m:sub>
                      <m:sup>
                        <m:r>
                          <w:rPr>
                            <w:rFonts w:ascii="Cambria Math" w:hAnsi="Cambria Math" w:eastAsia="Cambria Math" w:cs="Cambria Math"/>
                            <w:sz w:val="22"/>
                            <w:szCs w:val="22"/>
                          </w:rPr>
                          <m:t>Y</m:t>
                        </m:r>
                      </m:sup>
                    </m:sSubSup>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s</m:t>
                        </m:r>
                      </m:sub>
                    </m:sSub>
                  </m:sub>
                </m:sSub>
                <m:d>
                  <m:dPr>
                    <m:ctrlPr>
                      <w:rPr>
                        <w:rFonts w:ascii="Cambria Math" w:hAnsi="Cambria Math" w:eastAsia="Cambria Math" w:cs="Cambria Math"/>
                        <w:sz w:val="22"/>
                        <w:szCs w:val="22"/>
                      </w:rPr>
                    </m:ctrlPr>
                  </m:dPr>
                  <m:e>
                    <m:d>
                      <m:dPr>
                        <m:begChr m:val="{"/>
                        <m:endChr m:val="}"/>
                        <m:ctrlPr>
                          <w:rPr>
                            <w:rFonts w:ascii="Cambria Math" w:hAnsi="Cambria Math" w:eastAsia="Cambria Math" w:cs="Cambria Math"/>
                            <w:sz w:val="22"/>
                            <w:szCs w:val="22"/>
                          </w:rPr>
                        </m:ctrlPr>
                      </m:d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is</m:t>
                            </m:r>
                          </m:sub>
                        </m:sSub>
                      </m:e>
                    </m:d>
                  </m:e>
                </m:d>
              </m:oMath>
            </m:oMathPara>
          </w:p>
        </w:tc>
        <w:tc>
          <w:tcPr>
            <w:tcW w:w="864" w:type="dxa"/>
            <w:vAlign w:val="center"/>
          </w:tcPr>
          <w:p w:rsidR="00D951E9" w:rsidRDefault="00670B8B" w14:paraId="6716CBB3" w14:textId="0D63AC39">
            <w:pPr>
              <w:spacing w:after="0" w:line="240" w:lineRule="auto"/>
              <w:jc w:val="right"/>
            </w:pPr>
            <w:r>
              <w:t>(</w:t>
            </w:r>
            <w:bookmarkStart w:name="Eq_4A_6" w:id="948"/>
            <w:r>
              <w:t>4A.</w:t>
            </w:r>
            <w:r>
              <w:fldChar w:fldCharType="begin"/>
            </w:r>
            <w:r>
              <w:instrText> SEQ Equation \* ARABIC </w:instrText>
            </w:r>
            <w:r>
              <w:fldChar w:fldCharType="separate"/>
            </w:r>
            <w:r w:rsidR="00A62403">
              <w:rPr>
                <w:noProof/>
              </w:rPr>
              <w:t>6</w:t>
            </w:r>
            <w:r>
              <w:fldChar w:fldCharType="end"/>
            </w:r>
            <w:bookmarkEnd w:id="948"/>
            <w:r>
              <w:t>)</w:t>
            </w:r>
          </w:p>
        </w:tc>
      </w:tr>
    </w:tbl>
    <w:p w:rsidR="00CB3150" w:rsidRDefault="00670B8B" w14:paraId="1B2AF88A" w14:textId="77777777">
      <w:r>
        <w:t xml:space="preserve">The superscript </w:t>
      </w:r>
      <m:oMath>
        <m:r>
          <w:rPr>
            <w:rFonts w:ascii="Cambria Math" w:hAnsi="Cambria Math" w:eastAsia="Cambria Math" w:cs="Cambria Math"/>
            <w:sz w:val="22"/>
            <w:szCs w:val="22"/>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rsidR="00CB3150" w:rsidRDefault="00670B8B" w14:paraId="5A8D8CCA" w14:textId="77777777">
      <w:pPr>
        <w:pStyle w:val="BodyText"/>
      </w:pPr>
      <w:r>
        <w:t xml:space="preserve">Assignment preference </w:t>
      </w:r>
      <m:oMath>
        <m:r>
          <w:rPr>
            <w:rFonts w:ascii="Cambria Math" w:hAnsi="Cambria Math" w:eastAsia="Cambria Math" w:cs="Cambria Math"/>
            <w:sz w:val="22"/>
            <w:szCs w:val="22"/>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H</m:t>
            </m:r>
          </m:e>
          <m:sub>
            <m:r>
              <w:rPr>
                <w:rFonts w:ascii="Cambria Math" w:hAnsi="Cambria Math" w:eastAsia="Cambria Math" w:cs="Cambria Math"/>
                <w:sz w:val="22"/>
                <w:szCs w:val="22"/>
              </w:rPr>
              <m:t>sort</m:t>
            </m:r>
          </m:sub>
        </m:sSub>
      </m:oMath>
      <w:r>
        <w:t xml:space="preserve">. The saved longitudinal result selected </w:t>
      </w:r>
      <m:oMath>
        <m:r>
          <w:rPr>
            <w:rFonts w:ascii="Cambria Math" w:hAnsi="Cambria Math" w:eastAsia="Cambria Math" w:cs="Cambria Math"/>
            <w:sz w:val="22"/>
            <w:szCs w:val="22"/>
          </w:rPr>
          <m:t>ρ</m:t>
        </m:r>
        <m:r>
          <m:rPr>
            <m:sty m:val="p"/>
          </m:rPr>
          <w:rPr>
            <w:rFonts w:ascii="Cambria Math" w:hAnsi="Cambria Math" w:eastAsia="Cambria Math" w:cs="Cambria Math"/>
            <w:sz w:val="22"/>
            <w:szCs w:val="22"/>
          </w:rPr>
          <m:t>=</m:t>
        </m:r>
        <m:r>
          <w:rPr>
            <w:rFonts w:ascii="Cambria Math" w:hAnsi="Cambria Math" w:eastAsia="Cambria Math" w:cs="Cambria Math"/>
            <w:sz w:val="22"/>
            <w:szCs w:val="22"/>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eastAsia="Cambria Math" w:cs="Cambria Math"/>
            <w:sz w:val="22"/>
            <w:szCs w:val="22"/>
          </w:rPr>
          <m:t>K</m:t>
        </m:r>
      </m:oMath>
      <w:r>
        <w:t xml:space="preserve"> likelihood. [1, 8]</w:t>
      </w:r>
    </w:p>
    <w:p w:rsidR="00CB3150" w:rsidRDefault="00670B8B" w14:paraId="035F063E" w14:textId="77777777">
      <w:pPr>
        <w:pStyle w:val="Heading2"/>
        <w:numPr>
          <w:ilvl w:val="1"/>
          <w:numId w:val="19"/>
        </w:numPr>
      </w:pPr>
      <w:bookmarkStart w:name="X37bb242055bc516b188ab4496a584a40b1a9c72" w:id="949"/>
      <w:bookmarkEnd w:id="946"/>
      <w:r>
        <w:t>Saved estimates and parameter transfer</w:t>
      </w:r>
    </w:p>
    <w:p w:rsidR="00CB3150" w:rsidRDefault="00670B8B" w14:paraId="6F7F185E" w14:textId="77777777">
      <w:r>
        <w:t xml:space="preserve">A hat denotes an estimated parameter value; for example, </w:t>
      </w:r>
      <m:oMath>
        <m:acc>
          <m:accPr>
            <m:ctrlPr>
              <w:rPr>
                <w:rFonts w:ascii="Cambria Math" w:hAnsi="Cambria Math" w:eastAsia="Cambria Math" w:cs="Cambria Math"/>
                <w:sz w:val="22"/>
                <w:szCs w:val="22"/>
              </w:rPr>
            </m:ctrlPr>
          </m:accPr>
          <m:e>
            <m:r>
              <w:rPr>
                <w:rFonts w:ascii="Cambria Math" w:hAnsi="Cambria Math" w:eastAsia="Cambria Math" w:cs="Cambria Math"/>
                <w:sz w:val="22"/>
                <w:szCs w:val="22"/>
              </w:rPr>
              <m:t>γ</m:t>
            </m:r>
          </m:e>
        </m:acc>
      </m:oMath>
      <w:r>
        <w:t xml:space="preserve"> is the estimate of </w:t>
      </w:r>
      <m:oMath>
        <m:r>
          <w:rPr>
            <w:rFonts w:ascii="Cambria Math" w:hAnsi="Cambria Math" w:eastAsia="Cambria Math" w:cs="Cambria Math"/>
            <w:sz w:val="22"/>
            <w:szCs w:val="22"/>
          </w:rPr>
          <m:t>γ</m:t>
        </m:r>
      </m:oMath>
      <w:r>
        <w:t xml:space="preserve"> obtained by fitting the model. The joint fitting artifact saved on 28 August 2026 reports</w:t>
      </w:r>
    </w:p>
    <w:p w:rsidR="00CB3150" w:rsidRDefault="00000000" w14:paraId="79D6AF8D" w14:textId="77777777">
      <w:pPr>
        <w:pStyle w:val="BodyText"/>
      </w:pPr>
      <m:oMath>
        <m:acc>
          <m:accPr>
            <m:ctrlPr>
              <w:rPr>
                <w:rFonts w:ascii="Cambria Math" w:hAnsi="Cambria Math" w:eastAsia="Cambria Math" w:cs="Cambria Math"/>
                <w:sz w:val="22"/>
                <w:szCs w:val="22"/>
              </w:rPr>
            </m:ctrlPr>
          </m:accPr>
          <m:e>
            <m:r>
              <w:rPr>
                <w:rFonts w:ascii="Cambria Math" w:hAnsi="Cambria Math" w:eastAsia="Cambria Math" w:cs="Cambria Math"/>
                <w:sz w:val="22"/>
                <w:szCs w:val="22"/>
              </w:rPr>
              <m:t>γ</m:t>
            </m:r>
          </m:e>
        </m:acc>
        <m:r>
          <m:rPr>
            <m:sty m:val="p"/>
          </m:rPr>
          <w:rPr>
            <w:rFonts w:ascii="Cambria Math" w:hAnsi="Cambria Math" w:eastAsia="Cambria Math" w:cs="Cambria Math"/>
            <w:sz w:val="22"/>
            <w:szCs w:val="22"/>
          </w:rPr>
          <m:t>=</m:t>
        </m:r>
        <m:r>
          <w:rPr>
            <w:rFonts w:ascii="Cambria Math" w:hAnsi="Cambria Math" w:eastAsia="Cambria Math" w:cs="Cambria Math"/>
            <w:sz w:val="22"/>
            <w:szCs w:val="22"/>
          </w:rPr>
          <m:t>19.57233208</m:t>
        </m:r>
      </m:oMath>
      <w:r w:rsidR="00670B8B">
        <w:t xml:space="preserve">, </w:t>
      </w:r>
      <m:oMath>
        <m:sSub>
          <m:sSubPr>
            <m:ctrlPr>
              <w:rPr>
                <w:rFonts w:ascii="Cambria Math" w:hAnsi="Cambria Math" w:eastAsia="Cambria Math" w:cs="Cambria Math"/>
                <w:sz w:val="22"/>
                <w:szCs w:val="22"/>
              </w:rPr>
            </m:ctrlPr>
          </m:sSubPr>
          <m:e>
            <m:acc>
              <m:accPr>
                <m:ctrlPr>
                  <w:rPr>
                    <w:rFonts w:ascii="Cambria Math" w:hAnsi="Cambria Math" w:eastAsia="Cambria Math" w:cs="Cambria Math"/>
                    <w:sz w:val="22"/>
                    <w:szCs w:val="22"/>
                  </w:rPr>
                </m:ctrlPr>
              </m:accPr>
              <m:e>
                <m:r>
                  <w:rPr>
                    <w:rFonts w:ascii="Cambria Math" w:hAnsi="Cambria Math" w:eastAsia="Cambria Math" w:cs="Cambria Math"/>
                    <w:sz w:val="22"/>
                    <w:szCs w:val="22"/>
                  </w:rPr>
                  <m:t>λ</m:t>
                </m:r>
              </m:e>
            </m:acc>
          </m:e>
          <m:sub>
            <m:r>
              <w:rPr>
                <w:rFonts w:ascii="Cambria Math" w:hAnsi="Cambria Math" w:eastAsia="Cambria Math" w:cs="Cambria Math"/>
                <w:sz w:val="22"/>
                <w:szCs w:val="22"/>
              </w:rPr>
              <m:t>MLE</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1.30243058</m:t>
        </m:r>
      </m:oMath>
      <w:r w:rsidR="00670B8B">
        <w:t xml:space="preserve">, </w:t>
      </w:r>
      <m:oMath>
        <m:sSub>
          <m:sSubPr>
            <m:ctrlPr>
              <w:rPr>
                <w:rFonts w:ascii="Cambria Math" w:hAnsi="Cambria Math" w:eastAsia="Cambria Math" w:cs="Cambria Math"/>
                <w:sz w:val="22"/>
                <w:szCs w:val="22"/>
              </w:rPr>
            </m:ctrlPr>
          </m:sSubPr>
          <m:e>
            <m:acc>
              <m:accPr>
                <m:ctrlPr>
                  <w:rPr>
                    <w:rFonts w:ascii="Cambria Math" w:hAnsi="Cambria Math" w:eastAsia="Cambria Math" w:cs="Cambria Math"/>
                    <w:sz w:val="22"/>
                    <w:szCs w:val="22"/>
                  </w:rPr>
                </m:ctrlPr>
              </m:accPr>
              <m:e>
                <m:r>
                  <w:rPr>
                    <w:rFonts w:ascii="Cambria Math" w:hAnsi="Cambria Math" w:eastAsia="Cambria Math" w:cs="Cambria Math"/>
                    <w:sz w:val="22"/>
                    <w:szCs w:val="22"/>
                  </w:rPr>
                  <m:t>t</m:t>
                </m:r>
              </m:e>
            </m:acc>
          </m:e>
          <m:sub>
            <m:r>
              <w:rPr>
                <w:rFonts w:ascii="Cambria Math" w:hAnsi="Cambria Math" w:eastAsia="Cambria Math" w:cs="Cambria Math"/>
                <w:sz w:val="22"/>
                <w:szCs w:val="22"/>
              </w:rPr>
              <m:t>MLE</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1.06989673</m:t>
        </m:r>
      </m:oMath>
      <w:r w:rsidR="00670B8B">
        <w:t>,</w:t>
      </w:r>
    </w:p>
    <w:p w:rsidR="00CB3150" w:rsidRDefault="00670B8B" w14:paraId="3C19B985" w14:textId="77777777">
      <w:pPr>
        <w:pStyle w:val="BodyText"/>
      </w:pPr>
      <w:r>
        <w:t xml:space="preserve">with log-likelihood -8865.70116079, </w:t>
      </w:r>
      <m:oMath>
        <m:r>
          <w:rPr>
            <w:rFonts w:ascii="Cambria Math" w:hAnsi="Cambria Math" w:eastAsia="Cambria Math" w:cs="Cambria Math"/>
            <w:sz w:val="22"/>
            <w:szCs w:val="22"/>
          </w:rPr>
          <m:t>46</m:t>
        </m:r>
        <m:r>
          <m:rPr>
            <m:sty m:val="p"/>
          </m:rPr>
          <w:rPr>
            <w:rFonts w:ascii="Cambria Math" w:hAnsi="Cambria Math" w:eastAsia="Cambria Math" w:cs="Cambria Math"/>
            <w:sz w:val="22"/>
            <w:szCs w:val="22"/>
          </w:rPr>
          <m:t>,</m:t>
        </m:r>
        <m:r>
          <w:rPr>
            <w:rFonts w:ascii="Cambria Math" w:hAnsi="Cambria Math" w:eastAsia="Cambria Math" w:cs="Cambria Math"/>
            <w:sz w:val="22"/>
            <w:szCs w:val="22"/>
          </w:rPr>
          <m:t>306</m:t>
        </m:r>
      </m:oMath>
      <w:r>
        <w:t xml:space="preserve"> player-season observations, and </w:t>
      </w:r>
      <m:oMath>
        <m:r>
          <w:rPr>
            <w:rFonts w:ascii="Cambria Math" w:hAnsi="Cambria Math" w:eastAsia="Cambria Math" w:cs="Cambria Math"/>
            <w:sz w:val="22"/>
            <w:szCs w:val="22"/>
          </w:rPr>
          <m:t>1</m:t>
        </m:r>
        <m:r>
          <m:rPr>
            <m:sty m:val="p"/>
          </m:rPr>
          <w:rPr>
            <w:rFonts w:ascii="Cambria Math" w:hAnsi="Cambria Math" w:eastAsia="Cambria Math" w:cs="Cambria Math"/>
            <w:sz w:val="22"/>
            <w:szCs w:val="22"/>
          </w:rPr>
          <m:t>,</m:t>
        </m:r>
        <m:r>
          <w:rPr>
            <w:rFonts w:ascii="Cambria Math" w:hAnsi="Cambria Math" w:eastAsia="Cambria Math" w:cs="Cambria Math"/>
            <w:sz w:val="22"/>
            <w:szCs w:val="22"/>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rsidR="00CB3150" w:rsidRDefault="00670B8B" w14:paraId="41EF028D" w14:textId="77777777">
      <w:pPr>
        <w:pStyle w:val="BodyText"/>
      </w:pPr>
      <w:r>
        <w:t xml:space="preserve">The run’s analysis-window documentation is internally inconsistent. Its filename, saved metadata, and campaign description identify 2009–2021. However, the inspected panel </w:t>
      </w:r>
      <w:r>
        <w:t xml:space="preserve">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hAnsi="Cambria Math" w:eastAsia="Cambria Math" w:cs="Cambria Math"/>
            <w:sz w:val="22"/>
            <w:szCs w:val="22"/>
          </w:rPr>
          <m:t>γ</m:t>
        </m:r>
        <m:r>
          <m:rPr>
            <m:sty m:val="p"/>
          </m:rPr>
          <w:rPr>
            <w:rFonts w:ascii="Cambria Math" w:hAnsi="Cambria Math" w:eastAsia="Cambria Math" w:cs="Cambria Math"/>
            <w:sz w:val="22"/>
            <w:szCs w:val="22"/>
          </w:rPr>
          <m:t>=</m:t>
        </m:r>
        <m:r>
          <w:rPr>
            <w:rFonts w:ascii="Cambria Math" w:hAnsi="Cambria Math" w:eastAsia="Cambria Math" w:cs="Cambria Math"/>
            <w:sz w:val="22"/>
            <w:szCs w:val="22"/>
          </w:rPr>
          <m:t>18</m:t>
        </m:r>
      </m:oMath>
      <w:r>
        <w:t xml:space="preserve"> fixed, instead reported </w:t>
      </w:r>
      <m:oMath>
        <m:sSub>
          <m:sSubPr>
            <m:ctrlPr>
              <w:rPr>
                <w:rFonts w:ascii="Cambria Math" w:hAnsi="Cambria Math" w:eastAsia="Cambria Math" w:cs="Cambria Math"/>
                <w:sz w:val="22"/>
                <w:szCs w:val="22"/>
              </w:rPr>
            </m:ctrlPr>
          </m:sSubPr>
          <m:e>
            <m:acc>
              <m:accPr>
                <m:ctrlPr>
                  <w:rPr>
                    <w:rFonts w:ascii="Cambria Math" w:hAnsi="Cambria Math" w:eastAsia="Cambria Math" w:cs="Cambria Math"/>
                    <w:sz w:val="22"/>
                    <w:szCs w:val="22"/>
                  </w:rPr>
                </m:ctrlPr>
              </m:accPr>
              <m:e>
                <m:r>
                  <w:rPr>
                    <w:rFonts w:ascii="Cambria Math" w:hAnsi="Cambria Math" w:eastAsia="Cambria Math" w:cs="Cambria Math"/>
                    <w:sz w:val="22"/>
                    <w:szCs w:val="22"/>
                  </w:rPr>
                  <m:t>λ</m:t>
                </m:r>
              </m:e>
            </m:acc>
          </m:e>
          <m:sub>
            <m:r>
              <w:rPr>
                <w:rFonts w:ascii="Cambria Math" w:hAnsi="Cambria Math" w:eastAsia="Cambria Math" w:cs="Cambria Math"/>
                <w:sz w:val="22"/>
                <w:szCs w:val="22"/>
              </w:rPr>
              <m:t>MLE</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2.57150065</m:t>
        </m:r>
      </m:oMath>
      <w:r>
        <w:t xml:space="preserve"> and </w:t>
      </w:r>
      <m:oMath>
        <m:sSub>
          <m:sSubPr>
            <m:ctrlPr>
              <w:rPr>
                <w:rFonts w:ascii="Cambria Math" w:hAnsi="Cambria Math" w:eastAsia="Cambria Math" w:cs="Cambria Math"/>
                <w:sz w:val="22"/>
                <w:szCs w:val="22"/>
              </w:rPr>
            </m:ctrlPr>
          </m:sSubPr>
          <m:e>
            <m:acc>
              <m:accPr>
                <m:ctrlPr>
                  <w:rPr>
                    <w:rFonts w:ascii="Cambria Math" w:hAnsi="Cambria Math" w:eastAsia="Cambria Math" w:cs="Cambria Math"/>
                    <w:sz w:val="22"/>
                    <w:szCs w:val="22"/>
                  </w:rPr>
                </m:ctrlPr>
              </m:accPr>
              <m:e>
                <m:r>
                  <w:rPr>
                    <w:rFonts w:ascii="Cambria Math" w:hAnsi="Cambria Math" w:eastAsia="Cambria Math" w:cs="Cambria Math"/>
                    <w:sz w:val="22"/>
                    <w:szCs w:val="22"/>
                  </w:rPr>
                  <m:t>t</m:t>
                </m:r>
              </m:e>
            </m:acc>
          </m:e>
          <m:sub>
            <m:r>
              <w:rPr>
                <w:rFonts w:ascii="Cambria Math" w:hAnsi="Cambria Math" w:eastAsia="Cambria Math" w:cs="Cambria Math"/>
                <w:sz w:val="22"/>
                <w:szCs w:val="22"/>
              </w:rPr>
              <m:t>MLE</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1.06556159</m:t>
        </m:r>
      </m:oMath>
      <w:r>
        <w:t>. Those estimates belong to a different fitting specification and should not be merged with the later joint estimates. [5, 9, 10]</w:t>
      </w:r>
    </w:p>
    <w:p w:rsidR="00CB3150" w:rsidRDefault="00670B8B" w14:paraId="0941AFE5" w14:textId="77777777">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288A6EB" w14:textId="77777777">
        <w:trPr>
          <w:cantSplit/>
        </w:trPr>
        <w:tc>
          <w:tcPr>
            <w:tcW w:w="8496" w:type="dxa"/>
            <w:vAlign w:val="center"/>
          </w:tcPr>
          <w:p w:rsidRPr="00674971" w:rsidR="00CB3150" w:rsidRDefault="00000000" w14:paraId="3805A169" w14:textId="77777777">
            <w:pPr>
              <w:pStyle w:val="BodyText"/>
              <w:rPr>
                <w:rFonts w:ascii="Cambria Math" w:hAnsi="Cambria Math"/>
                <w:sz w:val="22"/>
              </w:rPr>
            </w:pPr>
            <m:oMathPara>
              <m:oMathParaPr>
                <m:jc m:val="center"/>
              </m:oMathParaPr>
              <m:oMath>
                <m:f>
                  <m:fPr>
                    <m:ctrlPr>
                      <w:rPr>
                        <w:rFonts w:ascii="Cambria Math" w:hAnsi="Cambria Math" w:eastAsia="Cambria Math" w:cs="Cambria Math"/>
                        <w:sz w:val="22"/>
                        <w:szCs w:val="22"/>
                      </w:rPr>
                    </m:ctrlPr>
                  </m:fPr>
                  <m:num>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MLE</m:t>
                        </m:r>
                      </m:sub>
                    </m:sSub>
                  </m:den>
                </m:f>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λ</m:t>
                    </m:r>
                  </m:e>
                  <m:sub>
                    <m:r>
                      <w:rPr>
                        <w:rFonts w:ascii="Cambria Math" w:hAnsi="Cambria Math" w:eastAsia="Cambria Math" w:cs="Cambria Math"/>
                        <w:sz w:val="22"/>
                        <w:szCs w:val="22"/>
                      </w:rPr>
                      <m:t>MLE</m:t>
                    </m:r>
                  </m:sub>
                </m:s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g</m:t>
                    </m:r>
                    <m:r>
                      <m:rPr>
                        <m:sty m:val="p"/>
                      </m:rPr>
                      <w:rPr>
                        <w:rFonts w:ascii="Cambria Math" w:hAnsi="Cambria Math" w:eastAsia="Cambria Math" w:cs="Cambria Math"/>
                        <w:sz w:val="22"/>
                        <w:szCs w:val="22"/>
                      </w:rPr>
                      <m:t>(</m:t>
                    </m:r>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sub>
                </m:sSub>
                <m:r>
                  <m:rPr>
                    <m:sty m:val="p"/>
                  </m:rP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MLE</m:t>
                        </m:r>
                      </m:sub>
                    </m:s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λ</m:t>
                        </m:r>
                      </m:e>
                      <m:sub>
                        <m:r>
                          <w:rPr>
                            <w:rFonts w:ascii="Cambria Math" w:hAnsi="Cambria Math" w:eastAsia="Cambria Math" w:cs="Cambria Math"/>
                            <w:sz w:val="22"/>
                            <w:szCs w:val="22"/>
                          </w:rPr>
                          <m:t>MLE</m:t>
                        </m:r>
                      </m:sub>
                    </m:s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g</m:t>
                        </m:r>
                        <m:r>
                          <m:rPr>
                            <m:sty m:val="p"/>
                          </m:rPr>
                          <w:rPr>
                            <w:rFonts w:ascii="Cambria Math" w:hAnsi="Cambria Math" w:eastAsia="Cambria Math" w:cs="Cambria Math"/>
                            <w:sz w:val="22"/>
                            <w:szCs w:val="22"/>
                          </w:rPr>
                          <m:t>(</m:t>
                        </m:r>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sub>
                    </m:sSub>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MLE</m:t>
                        </m:r>
                      </m:sub>
                    </m:sSub>
                  </m:den>
                </m:f>
              </m:oMath>
            </m:oMathPara>
          </w:p>
        </w:tc>
        <w:tc>
          <w:tcPr>
            <w:tcW w:w="864" w:type="dxa"/>
            <w:vAlign w:val="center"/>
          </w:tcPr>
          <w:p w:rsidR="00D951E9" w:rsidRDefault="00670B8B" w14:paraId="4B0DFBFB" w14:textId="4D547C90">
            <w:pPr>
              <w:spacing w:after="0" w:line="240" w:lineRule="auto"/>
              <w:jc w:val="right"/>
            </w:pPr>
            <w:r>
              <w:t>(</w:t>
            </w:r>
            <w:bookmarkStart w:name="Eq_4A_7" w:id="950"/>
            <w:r>
              <w:t>4A.</w:t>
            </w:r>
            <w:r>
              <w:fldChar w:fldCharType="begin"/>
            </w:r>
            <w:r>
              <w:instrText> SEQ Equation \* ARABIC </w:instrText>
            </w:r>
            <w:r>
              <w:fldChar w:fldCharType="separate"/>
            </w:r>
            <w:r w:rsidR="00A62403">
              <w:rPr>
                <w:noProof/>
              </w:rPr>
              <w:t>7</w:t>
            </w:r>
            <w:r>
              <w:fldChar w:fldCharType="end"/>
            </w:r>
            <w:bookmarkEnd w:id="950"/>
            <w:r>
              <w:t>)</w:t>
            </w:r>
          </w:p>
        </w:tc>
      </w:tr>
    </w:tbl>
    <w:p w:rsidR="00CB3150" w:rsidRDefault="00670B8B" w14:paraId="7F78844C" w14:textId="16EDE8C6">
      <w:r>
        <w:t xml:space="preserve">For fixed congestion values, reproducing those same logits with a score of the chapter’s form would require a score coefficient </w:t>
      </w:r>
      <m:oMath>
        <m:r>
          <w:rPr>
            <w:rFonts w:ascii="Cambria Math" w:hAnsi="Cambria Math" w:eastAsia="Cambria Math" w:cs="Cambria Math"/>
            <w:sz w:val="22"/>
            <w:szCs w:val="22"/>
          </w:rPr>
          <m:t>λ</m:t>
        </m:r>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MLE</m:t>
            </m:r>
          </m:sub>
        </m:s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λ</m:t>
            </m:r>
          </m:e>
          <m:sub>
            <m:r>
              <w:rPr>
                <w:rFonts w:ascii="Cambria Math" w:hAnsi="Cambria Math" w:eastAsia="Cambria Math" w:cs="Cambria Math"/>
                <w:sz w:val="22"/>
                <w:szCs w:val="22"/>
              </w:rPr>
              <m:t>MLE</m:t>
            </m:r>
          </m:sub>
        </m:sSub>
      </m:oMath>
      <w:r>
        <w:t xml:space="preserve"> and, for the Gibbs weights,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sel</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MLE</m:t>
            </m:r>
          </m:sub>
        </m:sSub>
      </m:oMath>
      <w:r>
        <w:t>. Equation (</w:t>
      </w:r>
      <w:r>
        <w:fldChar w:fldCharType="begin"/>
      </w:r>
      <w:r w:rsidR="00CB3150">
        <w:instrText xml:space="preserve"> REF Eq_4A_7 \h </w:instrText>
      </w:r>
      <w:r>
        <w:fldChar w:fldCharType="separate"/>
      </w:r>
      <w:r w:rsidR="00A62403">
        <w:t>4A.</w:t>
      </w:r>
      <w:r w:rsidR="00A62403">
        <w:rPr>
          <w:noProof/>
        </w:rPr>
        <w:t>7</w:t>
      </w:r>
      <w:r>
        <w:fldChar w:fldCharType="end"/>
      </w:r>
      <w:r>
        <w:t xml:space="preserve">)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λ</m:t>
            </m:r>
          </m:e>
          <m:sub>
            <m:r>
              <w:rPr>
                <w:rFonts w:ascii="Cambria Math" w:hAnsi="Cambria Math" w:eastAsia="Cambria Math" w:cs="Cambria Math"/>
                <w:sz w:val="22"/>
                <w:szCs w:val="22"/>
              </w:rPr>
              <m:t>MLE</m:t>
            </m:r>
          </m:sub>
        </m:s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g</m:t>
            </m:r>
            <m:r>
              <m:rPr>
                <m:sty m:val="p"/>
              </m:rPr>
              <w:rPr>
                <w:rFonts w:ascii="Cambria Math" w:hAnsi="Cambria Math" w:eastAsia="Cambria Math" w:cs="Cambria Math"/>
                <w:sz w:val="22"/>
                <w:szCs w:val="22"/>
              </w:rPr>
              <m:t>(</m:t>
            </m:r>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sub>
        </m:sSub>
      </m:oMath>
      <w:r>
        <w:t xml:space="preserve"> when the numerical penalty coefficient is transferred unchanged. [4, 11]</w:t>
      </w:r>
    </w:p>
    <w:p w:rsidR="00CB3150" w:rsidRDefault="00670B8B" w14:paraId="4D784C46" w14:textId="77777777">
      <w:pPr>
        <w:pStyle w:val="BodyText"/>
      </w:pPr>
      <w:r>
        <w:t>An exact-</w:t>
      </w:r>
      <m:oMath>
        <m:r>
          <w:rPr>
            <w:rFonts w:ascii="Cambria Math" w:hAnsi="Cambria Math" w:eastAsia="Cambria Math" w:cs="Cambria Math"/>
            <w:sz w:val="22"/>
            <w:szCs w:val="22"/>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eastAsia="Cambria Math" w:cs="Cambria Math"/>
            <w:sz w:val="22"/>
            <w:szCs w:val="22"/>
          </w:rPr>
          <m:t>K</m:t>
        </m:r>
      </m:oMath>
      <w:r>
        <w:t xml:space="preserve"> refit has been established in the verified record. [2, 12]</w:t>
      </w:r>
    </w:p>
    <w:p w:rsidR="00CB3150" w:rsidRDefault="00670B8B" w14:paraId="1B12EC3A" w14:textId="77777777">
      <w:pPr>
        <w:pStyle w:val="BodyText"/>
      </w:pPr>
      <w:r>
        <w:t>The empirical bridge consequently remains a separate methodological task. Before treating the historical estimates as fitted parameters of deterministic top-</w:t>
      </w:r>
      <m:oMath>
        <m:r>
          <w:rPr>
            <w:rFonts w:ascii="Cambria Math" w:hAnsi="Cambria Math" w:eastAsia="Cambria Math" w:cs="Cambria Math"/>
            <w:sz w:val="22"/>
            <w:szCs w:val="22"/>
          </w:rPr>
          <m:t>K</m:t>
        </m:r>
      </m:oMath>
      <w:r>
        <w:t xml:space="preserve"> or stochastic exact-</w:t>
      </w:r>
      <m:oMath>
        <m:r>
          <w:rPr>
            <w:rFonts w:ascii="Cambria Math" w:hAnsi="Cambria Math" w:eastAsia="Cambria Math" w:cs="Cambria Math"/>
            <w:sz w:val="22"/>
            <w:szCs w:val="22"/>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rsidR="00CB3150" w:rsidRDefault="00670B8B" w14:paraId="3FFD3BE5" w14:textId="77777777">
      <w:pPr>
        <w:pStyle w:val="Heading2"/>
        <w:numPr>
          <w:ilvl w:val="1"/>
          <w:numId w:val="19"/>
        </w:numPr>
      </w:pPr>
      <w:bookmarkStart w:name="Xc89fd0d0a0538ad258b22b5118afea5b3189c30" w:id="951"/>
      <w:bookmarkEnd w:id="949"/>
      <w:r>
        <w:t>Alternative congestion specifications</w:t>
      </w:r>
    </w:p>
    <w:p w:rsidR="00CB3150" w:rsidRDefault="00670B8B" w14:paraId="70EF9D53" w14:textId="77777777">
      <w:r>
        <w:t xml:space="preserve">After introducing the two mean-performance benchmarks, the main chapter uses refined full-group congestion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i</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g</m:t>
            </m:r>
            <m:r>
              <m:rPr>
                <m:sty m:val="p"/>
              </m:rPr>
              <w:rPr>
                <w:rFonts w:ascii="Cambria Math" w:hAnsi="Cambria Math" w:eastAsia="Cambria Math" w:cs="Cambria Math"/>
                <w:sz w:val="22"/>
                <w:szCs w:val="22"/>
              </w:rPr>
              <m:t>(</m:t>
            </m:r>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eastAsia="Cambria Math" w:cs="Cambria Math"/>
            <w:sz w:val="22"/>
            <w:szCs w:val="22"/>
          </w:rPr>
          <m:t>λ</m:t>
        </m:r>
      </m:oMath>
      <w:r>
        <w:t xml:space="preserve">. Moving the threshold with </w:t>
      </w:r>
      <m:oMath>
        <m:r>
          <w:rPr>
            <w:rFonts w:ascii="Cambria Math" w:hAnsi="Cambria Math" w:eastAsia="Cambria Math" w:cs="Cambria Math"/>
            <w:sz w:val="22"/>
            <w:szCs w:val="22"/>
          </w:rPr>
          <m:t>K</m:t>
        </m:r>
      </m:oMath>
      <w:r>
        <w:t xml:space="preserve"> couples competitive relevance to the outcome capacity, whereas holding it fixed permits those quantities to be varied independently. These choices require explicit identification wherever their results are compared.</w:t>
      </w:r>
    </w:p>
    <w:p w:rsidR="00CA538B" w:rsidRDefault="00670B8B" w14:paraId="337370E4" w14:textId="77777777">
      <w:r>
        <w:t xml:space="preserve">The full-group measure in Section 4.4.3 deliberately includes the focal individual. To make the alternative explicit, suppose individual </w:t>
      </w:r>
      <m:oMath>
        <m:r>
          <w:rPr>
            <w:rFonts w:ascii="Cambria Math" w:hAnsi="Cambria Math" w:eastAsia="Cambria Math" w:cs="Cambria Math"/>
            <w:sz w:val="22"/>
            <w:szCs w:val="22"/>
          </w:rPr>
          <m:t>i</m:t>
        </m:r>
      </m:oMath>
      <w:r>
        <w:t xml:space="preserve"> belongs to group </w:t>
      </w:r>
      <m:oMath>
        <m:r>
          <w:rPr>
            <w:rFonts w:ascii="Cambria Math" w:hAnsi="Cambria Math" w:eastAsia="Cambria Math" w:cs="Cambria Math"/>
            <w:sz w:val="22"/>
            <w:szCs w:val="22"/>
          </w:rPr>
          <m:t>j</m:t>
        </m:r>
      </m:oMath>
      <w:r>
        <w:t xml:space="preserve">, so </w:t>
      </w:r>
      <m:oMath>
        <m:r>
          <w:rPr>
            <w:rFonts w:ascii="Cambria Math" w:hAnsi="Cambria Math" w:eastAsia="Cambria Math" w:cs="Cambria Math"/>
            <w:sz w:val="22"/>
            <w:szCs w:val="22"/>
          </w:rPr>
          <m:t>g</m:t>
        </m:r>
        <m:r>
          <m:rPr>
            <m:sty m:val="p"/>
          </m:rPr>
          <w:rPr>
            <w:rFonts w:ascii="Cambria Math" w:hAnsi="Cambria Math" w:eastAsia="Cambria Math" w:cs="Cambria Math"/>
            <w:sz w:val="22"/>
            <w:szCs w:val="22"/>
          </w:rPr>
          <m:t>(</m:t>
        </m:r>
        <m:r>
          <w:rPr>
            <w:rFonts w:ascii="Cambria Math" w:hAnsi="Cambria Math" w:eastAsia="Cambria Math" w:cs="Cambria Math"/>
            <w:sz w:val="22"/>
            <w:szCs w:val="22"/>
          </w:rPr>
          <m:t>i</m:t>
        </m:r>
        <m:r>
          <m:rPr>
            <m:sty m:val="p"/>
          </m:rPr>
          <w:rPr>
            <w:rFonts w:ascii="Cambria Math" w:hAnsi="Cambria Math" w:eastAsia="Cambria Math" w:cs="Cambria Math"/>
            <w:sz w:val="22"/>
            <w:szCs w:val="22"/>
          </w:rPr>
          <m:t>)=</m:t>
        </m:r>
        <m:r>
          <w:rPr>
            <w:rFonts w:ascii="Cambria Math" w:hAnsi="Cambria Math" w:eastAsia="Cambria Math" w:cs="Cambria Math"/>
            <w:sz w:val="22"/>
            <w:szCs w:val="22"/>
          </w:rPr>
          <m:t>j</m:t>
        </m:r>
      </m:oMath>
      <w:r>
        <w:t xml:space="preserve">, and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r>
          <m:rPr>
            <m:sty m:val="p"/>
          </m:rPr>
          <w:rPr>
            <w:rFonts w:ascii="Cambria Math" w:hAnsi="Cambria Math" w:eastAsia="Cambria Math" w:cs="Cambria Math"/>
            <w:sz w:val="22"/>
            <w:szCs w:val="22"/>
          </w:rPr>
          <m:t>&gt;</m:t>
        </m:r>
        <m:r>
          <w:rPr>
            <w:rFonts w:ascii="Cambria Math" w:hAnsi="Cambria Math" w:eastAsia="Cambria Math" w:cs="Cambria Math"/>
            <w:sz w:val="22"/>
            <w:szCs w:val="22"/>
          </w:rPr>
          <m:t>1</m:t>
        </m:r>
      </m:oMath>
      <w:r>
        <w:t>. Excluding that individual’s competitive relevance would give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38F4B77" w14:textId="77777777">
        <w:trPr>
          <w:cantSplit/>
        </w:trPr>
        <w:tc>
          <w:tcPr>
            <w:tcW w:w="8496" w:type="dxa"/>
            <w:vAlign w:val="center"/>
          </w:tcPr>
          <w:p w:rsidRPr="00674971" w:rsidR="00CA538B" w:rsidRDefault="00000000" w14:paraId="6EBE9857" w14:textId="77777777">
            <w:pPr>
              <w:rPr>
                <w:rFonts w:ascii="Cambria Math" w:hAnsi="Cambria Math"/>
                <w:sz w:val="22"/>
              </w:rPr>
            </w:pPr>
            <m:oMathPara>
              <m:oMathParaPr>
                <m:jc m:val="center"/>
              </m:oMathParaPr>
              <m:oMath>
                <m:f>
                  <m:fPr>
                    <m:ctrlPr>
                      <w:rPr>
                        <w:rFonts w:ascii="Cambria Math" w:hAnsi="Cambria Math" w:eastAsia="Cambria Math" w:cs="Cambria Math"/>
                        <w:sz w:val="22"/>
                        <w:szCs w:val="22"/>
                      </w:rPr>
                    </m:ctrlPr>
                  </m:fPr>
                  <m:num>
                    <m:r>
                      <w:rPr>
                        <w:rFonts w:ascii="Cambria Math" w:hAnsi="Cambria Math" w:eastAsia="Cambria Math" w:cs="Cambria Math"/>
                        <w:sz w:val="22"/>
                        <w:szCs w:val="22"/>
                      </w:rPr>
                      <m:t>1</m:t>
                    </m:r>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1</m:t>
                    </m:r>
                  </m:den>
                </m:f>
                <m:nary>
                  <m:naryPr>
                    <m:chr m:val="∑"/>
                    <m:limLoc m:val="undOvr"/>
                    <m:supHide m:val="1"/>
                    <m:ctrlPr>
                      <w:rPr>
                        <w:rFonts w:ascii="Cambria Math" w:hAnsi="Cambria Math" w:eastAsia="Cambria Math" w:cs="Cambria Math"/>
                        <w:sz w:val="22"/>
                        <w:szCs w:val="22"/>
                      </w:rPr>
                    </m:ctrlPr>
                  </m:naryPr>
                  <m:sub>
                    <m:m>
                      <m:mPr>
                        <m:plcHide m:val="1"/>
                        <m:mcs>
                          <m:mc>
                            <m:mcPr>
                              <m:count m:val="1"/>
                              <m:mcJc m:val="center"/>
                            </m:mcPr>
                          </m:mc>
                        </m:mcs>
                        <m:ctrlPr>
                          <w:rPr>
                            <w:rFonts w:ascii="Cambria Math" w:hAnsi="Cambria Math" w:eastAsia="Cambria Math" w:cs="Cambria Math"/>
                            <w:sz w:val="22"/>
                            <w:szCs w:val="22"/>
                          </w:rPr>
                        </m:ctrlPr>
                      </m:mPr>
                      <m:mr>
                        <m:e>
                          <m:r>
                            <w:rPr>
                              <w:rFonts w:ascii="Cambria Math" w:hAnsi="Cambria Math" w:eastAsia="Cambria Math" w:cs="Cambria Math"/>
                              <w:sz w:val="22"/>
                              <w:szCs w:val="22"/>
                            </w:rPr>
                            <m:t>h</m:t>
                          </m:r>
                          <m:r>
                            <m:rPr>
                              <m:sty m:val="p"/>
                            </m:rPr>
                            <w:rPr>
                              <w:rFonts w:ascii="Cambria Math" w:hAnsi="Cambria Math" w:eastAsia="Cambria Math" w:cs="Cambria Math"/>
                              <w:sz w:val="22"/>
                              <w:szCs w:val="22"/>
                            </w:rPr>
                            <m:t>:</m:t>
                          </m:r>
                          <m:r>
                            <w:rPr>
                              <w:rFonts w:ascii="Cambria Math" w:hAnsi="Cambria Math" w:eastAsia="Cambria Math" w:cs="Cambria Math"/>
                              <w:sz w:val="22"/>
                              <w:szCs w:val="22"/>
                            </w:rPr>
                            <m:t>g</m:t>
                          </m:r>
                          <m:r>
                            <m:rPr>
                              <m:sty m:val="p"/>
                            </m:rPr>
                            <w:rPr>
                              <w:rFonts w:ascii="Cambria Math" w:hAnsi="Cambria Math" w:eastAsia="Cambria Math" w:cs="Cambria Math"/>
                              <w:sz w:val="22"/>
                              <w:szCs w:val="22"/>
                            </w:rPr>
                            <m:t>(</m:t>
                          </m:r>
                          <m:r>
                            <w:rPr>
                              <w:rFonts w:ascii="Cambria Math" w:hAnsi="Cambria Math" w:eastAsia="Cambria Math" w:cs="Cambria Math"/>
                              <w:sz w:val="22"/>
                              <w:szCs w:val="22"/>
                            </w:rPr>
                            <m:t>h</m:t>
                          </m:r>
                          <m:r>
                            <m:rPr>
                              <m:sty m:val="p"/>
                            </m:rPr>
                            <w:rPr>
                              <w:rFonts w:ascii="Cambria Math" w:hAnsi="Cambria Math" w:eastAsia="Cambria Math" w:cs="Cambria Math"/>
                              <w:sz w:val="22"/>
                              <w:szCs w:val="22"/>
                            </w:rPr>
                            <m:t>)=</m:t>
                          </m:r>
                          <m:r>
                            <w:rPr>
                              <w:rFonts w:ascii="Cambria Math" w:hAnsi="Cambria Math" w:eastAsia="Cambria Math" w:cs="Cambria Math"/>
                              <w:sz w:val="22"/>
                              <w:szCs w:val="22"/>
                            </w:rPr>
                            <m:t>j</m:t>
                          </m:r>
                        </m:e>
                      </m:mr>
                      <m:mr>
                        <m:e>
                          <m:r>
                            <w:rPr>
                              <w:rFonts w:ascii="Cambria Math" w:hAnsi="Cambria Math" w:eastAsia="Cambria Math" w:cs="Cambria Math"/>
                              <w:sz w:val="22"/>
                              <w:szCs w:val="22"/>
                            </w:rPr>
                            <m:t>h</m:t>
                          </m:r>
                          <m:r>
                            <m:rPr>
                              <m:sty m:val="p"/>
                            </m:rPr>
                            <w:rPr>
                              <w:rFonts w:ascii="Cambria Math" w:hAnsi="Cambria Math" w:eastAsia="Cambria Math" w:cs="Cambria Math"/>
                              <w:sz w:val="22"/>
                              <w:szCs w:val="22"/>
                            </w:rPr>
                            <m:t>≠</m:t>
                          </m:r>
                          <m:r>
                            <w:rPr>
                              <w:rFonts w:ascii="Cambria Math" w:hAnsi="Cambria Math" w:eastAsia="Cambria Math" w:cs="Cambria Math"/>
                              <w:sz w:val="22"/>
                              <w:szCs w:val="22"/>
                            </w:rPr>
                            <m:t>i</m:t>
                          </m:r>
                        </m:e>
                      </m:mr>
                    </m:m>
                  </m:sub>
                  <m:sup>
                    <m:r>
                      <w:rPr>
                        <w:rFonts w:ascii="Cambria Math" w:hAnsi="Cambria Math" w:eastAsia="Cambria Math" w:cs="Cambria Math"/>
                        <w:sz w:val="22"/>
                        <w:szCs w:val="22"/>
                      </w:rPr>
                      <m:t>​</m:t>
                    </m:r>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e>
                </m:nary>
                <m:r>
                  <m:rPr>
                    <m:sty m:val="p"/>
                  </m:rP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r>
                      <m:rPr>
                        <m:sty m:val="p"/>
                      </m:rP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i</m:t>
                        </m:r>
                      </m:sub>
                    </m:sSub>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r>
                      <m:rPr>
                        <m:sty m:val="p"/>
                      </m:rPr>
                      <w:rPr>
                        <w:rFonts w:ascii="Cambria Math" w:hAnsi="Cambria Math" w:eastAsia="Cambria Math" w:cs="Cambria Math"/>
                        <w:sz w:val="22"/>
                        <w:szCs w:val="22"/>
                      </w:rPr>
                      <m:t>-</m:t>
                    </m:r>
                    <m:r>
                      <w:rPr>
                        <w:rFonts w:ascii="Cambria Math" w:hAnsi="Cambria Math" w:eastAsia="Cambria Math" w:cs="Cambria Math"/>
                        <w:sz w:val="22"/>
                        <w:szCs w:val="22"/>
                      </w:rPr>
                      <m:t>1</m:t>
                    </m:r>
                  </m:den>
                </m:f>
                <m:r>
                  <m:rPr>
                    <m:sty m:val="p"/>
                  </m:rPr>
                  <w:rPr>
                    <w:rFonts w:ascii="Cambria Math" w:hAnsi="Cambria Math" w:eastAsia="Cambria Math" w:cs="Cambria Math"/>
                    <w:sz w:val="22"/>
                    <w:szCs w:val="22"/>
                  </w:rPr>
                  <m:t>.</m:t>
                </m:r>
              </m:oMath>
            </m:oMathPara>
          </w:p>
        </w:tc>
        <w:tc>
          <w:tcPr>
            <w:tcW w:w="864" w:type="dxa"/>
            <w:vAlign w:val="center"/>
          </w:tcPr>
          <w:p w:rsidR="00D951E9" w:rsidRDefault="00670B8B" w14:paraId="20E746AE" w14:textId="64E5AEE6">
            <w:pPr>
              <w:spacing w:after="0" w:line="240" w:lineRule="auto"/>
              <w:jc w:val="right"/>
            </w:pPr>
            <w:r>
              <w:t>(</w:t>
            </w:r>
            <w:bookmarkStart w:name="Eq_4A_8" w:id="952"/>
            <w:r>
              <w:t>4A.</w:t>
            </w:r>
            <w:r>
              <w:fldChar w:fldCharType="begin"/>
            </w:r>
            <w:r>
              <w:instrText> SEQ Equation \* ARABIC </w:instrText>
            </w:r>
            <w:r>
              <w:fldChar w:fldCharType="separate"/>
            </w:r>
            <w:r w:rsidR="00A62403">
              <w:rPr>
                <w:noProof/>
              </w:rPr>
              <w:t>8</w:t>
            </w:r>
            <w:r>
              <w:fldChar w:fldCharType="end"/>
            </w:r>
            <w:bookmarkEnd w:id="952"/>
            <w:r>
              <w:t>)</w:t>
            </w:r>
          </w:p>
        </w:tc>
      </w:tr>
    </w:tbl>
    <w:p w:rsidR="00CA538B" w:rsidRDefault="00670B8B" w14:paraId="0B4EEE4C" w14:textId="77777777">
      <w:r>
        <w:t xml:space="preserve">Here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oMath>
      <w:r>
        <w:t xml:space="preserve"> is the full-group mean of competitive relevance and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i</m:t>
            </m:r>
          </m:sub>
        </m:sSub>
      </m:oMath>
      <w:r>
        <w:t xml:space="preserve"> is the focal individual’s relevance. The numerator removes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m:rPr>
                <m:sty m:val="p"/>
              </m:rPr>
              <w:rPr>
                <w:rFonts w:ascii="Cambria Math" w:hAnsi="Cambria Math" w:eastAsia="Cambria Math" w:cs="Cambria Math"/>
                <w:sz w:val="22"/>
                <w:szCs w:val="22"/>
              </w:rPr>
              <m:t>LOO,</m:t>
            </m:r>
            <m:r>
              <w:rPr>
                <w:rFonts w:ascii="Cambria Math" w:hAnsi="Cambria Math" w:eastAsia="Cambria Math" w:cs="Cambria Math"/>
                <w:sz w:val="22"/>
                <w:szCs w:val="22"/>
              </w:rPr>
              <m:t>i</m:t>
            </m:r>
          </m:sub>
        </m:sSub>
      </m:oMath>
      <w:r>
        <w:t xml:space="preserve"> in Section 4.4.1, which averages other members’ </w:t>
      </w:r>
      <w:r>
        <w:t xml:space="preserve">performance values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oMath>
      <w:r>
        <w:t xml:space="preserve">, rather than their competitive relevance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v</m:t>
            </m:r>
          </m:e>
          <m:sub>
            <m:r>
              <w:rPr>
                <w:rFonts w:ascii="Cambria Math" w:hAnsi="Cambria Math" w:eastAsia="Cambria Math" w:cs="Cambria Math"/>
                <w:sz w:val="22"/>
                <w:szCs w:val="22"/>
              </w:rPr>
              <m:t>h</m:t>
            </m:r>
          </m:sub>
        </m:sSub>
      </m:oMath>
      <w:r>
        <w:t>. The refined model retains the full-group mean as a measure of shared roster pressure; this leave-one-out alternative is recorded here to clarify that modeling choice.</w:t>
      </w:r>
    </w:p>
    <w:p w:rsidR="00CB3150" w:rsidRDefault="00670B8B" w14:paraId="6E1899D2" w14:textId="77777777">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rsidR="00CB3150" w:rsidRDefault="00670B8B" w14:paraId="40D200AE" w14:textId="77777777">
      <w:pPr>
        <w:pStyle w:val="Heading2"/>
        <w:numPr>
          <w:ilvl w:val="1"/>
          <w:numId w:val="19"/>
        </w:numPr>
      </w:pPr>
      <w:r>
        <w:t>Expected sorting under random assignment</w:t>
      </w:r>
    </w:p>
    <w:p w:rsidR="00240C6A" w:rsidRDefault="00670B8B" w14:paraId="5370E28F" w14:textId="77777777">
      <w:pPr>
        <w:pStyle w:val="BodyText"/>
      </w:pPr>
      <w:r>
        <w:t xml:space="preserve">Random assignment can produce differences between group means even when assignment does not favor similar individuals. We derive the expected value of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H</m:t>
            </m:r>
          </m:e>
          <m:sub>
            <m:r>
              <w:rPr>
                <w:rFonts w:ascii="Cambria Math" w:hAnsi="Cambria Math" w:eastAsia="Cambria Math" w:cs="Cambria Math"/>
                <w:sz w:val="22"/>
                <w:szCs w:val="22"/>
              </w:rPr>
              <m:t>sort</m:t>
            </m:r>
          </m:sub>
        </m:sSub>
      </m:oMath>
      <w:r>
        <w:t xml:space="preserve"> under this reference case.</w:t>
      </w:r>
    </w:p>
    <w:p w:rsidR="00240C6A" w:rsidRDefault="00670B8B" w14:paraId="2CB06F80" w14:textId="77777777">
      <w:pPr>
        <w:pStyle w:val="BodyText"/>
        <w:keepNext/>
      </w:pPr>
      <w:r>
        <w:t xml:space="preserve">Consider a fixed population of </w:t>
      </w:r>
      <m:oMath>
        <m:r>
          <w:rPr>
            <w:rFonts w:ascii="Cambria Math" w:hAnsi="Cambria Math" w:eastAsia="Cambria Math" w:cs="Cambria Math"/>
            <w:sz w:val="22"/>
            <w:szCs w:val="22"/>
          </w:rPr>
          <m:t>N&gt;1</m:t>
        </m:r>
      </m:oMath>
      <w:r>
        <w:t xml:space="preserve"> individuals with performance values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oMath>
      <w:r>
        <w:t xml:space="preserve">, divided into </w:t>
      </w:r>
      <m:oMath>
        <m:r>
          <w:rPr>
            <w:rFonts w:ascii="Cambria Math" w:hAnsi="Cambria Math" w:eastAsia="Cambria Math" w:cs="Cambria Math"/>
            <w:sz w:val="22"/>
            <w:szCs w:val="22"/>
          </w:rPr>
          <m:t>J</m:t>
        </m:r>
      </m:oMath>
      <w:r>
        <w:t xml:space="preserve"> nonempty groups with fixed sizes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oMath>
      <w:r>
        <w:t>, where</w:t>
      </w:r>
    </w:p>
    <w:p w:rsidRPr="00674971" w:rsidR="00240C6A" w:rsidRDefault="00000000" w14:paraId="07B25C64" w14:textId="77777777">
      <w:pPr>
        <w:spacing w:before="120" w:line="240" w:lineRule="auto"/>
        <w:jc w:val="center"/>
        <w:rPr>
          <w:rFonts w:ascii="Cambria Math" w:hAnsi="Cambria Math"/>
          <w:sz w:val="22"/>
        </w:rPr>
      </w:pPr>
      <m:oMathPara>
        <m:oMathParaPr>
          <m:jc m:val="center"/>
        </m:oMathParaPr>
        <m:oMath>
          <m:nary>
            <m:naryPr>
              <m:chr m:val="∑"/>
              <m:limLoc m:val="undOvr"/>
              <m:ctrlPr>
                <w:rPr>
                  <w:rFonts w:ascii="Cambria Math" w:hAnsi="Cambria Math" w:eastAsia="Cambria Math" w:cs="Cambria Math"/>
                  <w:sz w:val="22"/>
                  <w:szCs w:val="22"/>
                </w:rPr>
              </m:ctrlPr>
            </m:naryPr>
            <m:sub>
              <m:r>
                <w:rPr>
                  <w:rFonts w:ascii="Cambria Math" w:hAnsi="Cambria Math" w:eastAsia="Cambria Math" w:cs="Cambria Math"/>
                  <w:sz w:val="22"/>
                  <w:szCs w:val="22"/>
                </w:rPr>
                <m:t>j=1</m:t>
              </m:r>
            </m:sub>
            <m:sup>
              <m:r>
                <w:rPr>
                  <w:rFonts w:ascii="Cambria Math" w:hAnsi="Cambria Math" w:eastAsia="Cambria Math" w:cs="Cambria Math"/>
                  <w:sz w:val="22"/>
                  <w:szCs w:val="22"/>
                </w:rPr>
                <m:t>J</m:t>
              </m:r>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e>
          </m:nary>
          <m:r>
            <w:rPr>
              <w:rFonts w:ascii="Cambria Math" w:hAnsi="Cambria Math" w:eastAsia="Cambria Math" w:cs="Cambria Math"/>
              <w:sz w:val="22"/>
              <w:szCs w:val="22"/>
            </w:rPr>
            <m:t>=N.</m:t>
          </m:r>
        </m:oMath>
      </m:oMathPara>
    </w:p>
    <w:p w:rsidR="00240C6A" w:rsidRDefault="00670B8B" w14:paraId="608F2877" w14:textId="77777777">
      <w:pPr>
        <w:pStyle w:val="BodyText"/>
      </w:pPr>
      <w:r>
        <w:t>Every allocation consistent with these group sizes is equally likely. The group sizes need not be equal.</w:t>
      </w:r>
    </w:p>
    <w:p w:rsidR="00240C6A" w:rsidRDefault="00670B8B" w14:paraId="6F1049A6" w14:textId="77777777">
      <w:pPr>
        <w:pStyle w:val="BodyText"/>
        <w:keepNext/>
      </w:pPr>
      <w:r>
        <w:t xml:space="preserve">Let </w:t>
      </w:r>
      <m:oMath>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oMath>
      <w:r>
        <w:t xml:space="preserve"> denote the population mean, and define the population variance using denominator </w:t>
      </w:r>
      <m:oMath>
        <m:r>
          <w:rPr>
            <w:rFonts w:ascii="Cambria Math" w:hAnsi="Cambria Math" w:eastAsia="Cambria Math" w:cs="Cambria Math"/>
            <w:sz w:val="22"/>
            <w:szCs w:val="22"/>
          </w:rPr>
          <m:t>N</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A48113E" w14:textId="77777777">
        <w:trPr>
          <w:cantSplit/>
        </w:trPr>
        <w:tc>
          <w:tcPr>
            <w:tcW w:w="8496" w:type="dxa"/>
            <w:vAlign w:val="center"/>
          </w:tcPr>
          <w:p w:rsidRPr="00674971" w:rsidR="00240C6A" w:rsidRDefault="00000000" w14:paraId="5EE65F23" w14:textId="77777777">
            <w:pPr>
              <w:spacing w:before="120" w:line="240" w:lineRule="auto"/>
              <w:jc w:val="center"/>
              <w:rPr>
                <w:rFonts w:ascii="Cambria Math" w:hAnsi="Cambria Math"/>
                <w:sz w:val="22"/>
              </w:rPr>
            </w:pPr>
            <m:oMathPara>
              <m:oMathParaPr>
                <m:jc m:val="center"/>
              </m:oMathParaPr>
              <m:oMath>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σ</m:t>
                        </m:r>
                      </m:e>
                      <m:sub>
                        <m:r>
                          <w:rPr>
                            <w:rFonts w:ascii="Cambria Math" w:hAnsi="Cambria Math" w:eastAsia="Cambria Math" w:cs="Cambria Math"/>
                            <w:sz w:val="22"/>
                            <w:szCs w:val="22"/>
                          </w:rPr>
                          <m:t>A</m:t>
                        </m:r>
                      </m:sub>
                    </m:sSub>
                  </m:e>
                  <m:sup>
                    <m:r>
                      <w:rPr>
                        <w:rFonts w:ascii="Cambria Math" w:hAnsi="Cambria Math" w:eastAsia="Cambria Math" w:cs="Cambria Math"/>
                        <w:sz w:val="22"/>
                        <w:szCs w:val="22"/>
                      </w:rPr>
                      <m:t>2</m:t>
                    </m:r>
                  </m:sup>
                </m:sSup>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1</m:t>
                    </m:r>
                  </m:num>
                  <m:den>
                    <m:r>
                      <w:rPr>
                        <w:rFonts w:ascii="Cambria Math" w:hAnsi="Cambria Math" w:eastAsia="Cambria Math" w:cs="Cambria Math"/>
                        <w:sz w:val="22"/>
                        <w:szCs w:val="22"/>
                      </w:rPr>
                      <m:t>N</m:t>
                    </m:r>
                  </m:den>
                </m:f>
                <m:nary>
                  <m:naryPr>
                    <m:chr m:val="∑"/>
                    <m:limLoc m:val="undOvr"/>
                    <m:ctrlPr>
                      <w:rPr>
                        <w:rFonts w:ascii="Cambria Math" w:hAnsi="Cambria Math" w:eastAsia="Cambria Math" w:cs="Cambria Math"/>
                        <w:sz w:val="22"/>
                        <w:szCs w:val="22"/>
                      </w:rPr>
                    </m:ctrlPr>
                  </m:naryPr>
                  <m:sub>
                    <m:r>
                      <w:rPr>
                        <w:rFonts w:ascii="Cambria Math" w:hAnsi="Cambria Math" w:eastAsia="Cambria Math" w:cs="Cambria Math"/>
                        <w:sz w:val="22"/>
                        <w:szCs w:val="22"/>
                      </w:rPr>
                      <m:t>i=1</m:t>
                    </m:r>
                  </m:sub>
                  <m:sup>
                    <m:r>
                      <w:rPr>
                        <w:rFonts w:ascii="Cambria Math" w:hAnsi="Cambria Math" w:eastAsia="Cambria Math" w:cs="Cambria Math"/>
                        <w:sz w:val="22"/>
                        <w:szCs w:val="22"/>
                      </w:rPr>
                      <m:t>N</m:t>
                    </m:r>
                  </m:sup>
                  <m:e>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e>
                </m:nary>
                <m:r>
                  <w:rPr>
                    <w:rFonts w:ascii="Cambria Math" w:hAnsi="Cambria Math" w:eastAsia="Cambria Math" w:cs="Cambria Math"/>
                    <w:sz w:val="22"/>
                    <w:szCs w:val="22"/>
                  </w:rPr>
                  <m:t>.</m:t>
                </m:r>
              </m:oMath>
            </m:oMathPara>
          </w:p>
        </w:tc>
        <w:tc>
          <w:tcPr>
            <w:tcW w:w="864" w:type="dxa"/>
            <w:vAlign w:val="center"/>
          </w:tcPr>
          <w:p w:rsidR="00D951E9" w:rsidRDefault="00670B8B" w14:paraId="46DCA8E4" w14:textId="00DCBD42">
            <w:pPr>
              <w:spacing w:after="0" w:line="240" w:lineRule="auto"/>
              <w:jc w:val="right"/>
            </w:pPr>
            <w:r>
              <w:t>(</w:t>
            </w:r>
            <w:bookmarkStart w:name="Eq_4A_9" w:id="953"/>
            <w:r>
              <w:t>4A.</w:t>
            </w:r>
            <w:r>
              <w:fldChar w:fldCharType="begin"/>
            </w:r>
            <w:r>
              <w:instrText> SEQ Equation \* ARABIC </w:instrText>
            </w:r>
            <w:r>
              <w:fldChar w:fldCharType="separate"/>
            </w:r>
            <w:r w:rsidR="00A62403">
              <w:rPr>
                <w:noProof/>
              </w:rPr>
              <w:t>9</w:t>
            </w:r>
            <w:r>
              <w:fldChar w:fldCharType="end"/>
            </w:r>
            <w:bookmarkEnd w:id="953"/>
            <w:r>
              <w:t>)</w:t>
            </w:r>
          </w:p>
        </w:tc>
      </w:tr>
    </w:tbl>
    <w:p w:rsidR="00240C6A" w:rsidRDefault="00670B8B" w14:paraId="59CA25E7" w14:textId="77777777">
      <w:pPr>
        <w:pStyle w:val="BodyText"/>
      </w:pPr>
      <w:r>
        <w:t xml:space="preserve">We assume </w:t>
      </w:r>
      <m:oMath>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σ</m:t>
                </m:r>
              </m:e>
              <m:sub>
                <m:r>
                  <w:rPr>
                    <w:rFonts w:ascii="Cambria Math" w:hAnsi="Cambria Math" w:eastAsia="Cambria Math" w:cs="Cambria Math"/>
                    <w:sz w:val="22"/>
                    <w:szCs w:val="22"/>
                  </w:rPr>
                  <m:t>A</m:t>
                </m:r>
              </m:sub>
            </m:sSub>
          </m:e>
          <m:sup>
            <m:r>
              <w:rPr>
                <w:rFonts w:ascii="Cambria Math" w:hAnsi="Cambria Math" w:eastAsia="Cambria Math" w:cs="Cambria Math"/>
                <w:sz w:val="22"/>
                <w:szCs w:val="22"/>
              </w:rPr>
              <m:t>2</m:t>
            </m:r>
          </m:sup>
        </m:sSup>
        <m:r>
          <w:rPr>
            <w:rFonts w:ascii="Cambria Math" w:hAnsi="Cambria Math" w:eastAsia="Cambria Math" w:cs="Cambria Math"/>
            <w:sz w:val="22"/>
            <w:szCs w:val="22"/>
          </w:rPr>
          <m:t>&gt;0</m:t>
        </m:r>
      </m:oMath>
      <w:r>
        <w:t>. Performance values remain fixed throughout the calculation; the randomness comes entirely from group membership.</w:t>
      </w:r>
    </w:p>
    <w:p w:rsidR="00240C6A" w:rsidRDefault="00670B8B" w14:paraId="3B1CF977" w14:textId="77777777">
      <w:pPr>
        <w:pStyle w:val="BodyText"/>
        <w:keepNext/>
      </w:pPr>
      <w:r>
        <w:t>We first calculate how much a randomly formed group’s mean varies around the population mean.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2F5349B" w14:textId="77777777">
        <w:trPr>
          <w:cantSplit/>
        </w:trPr>
        <w:tc>
          <w:tcPr>
            <w:tcW w:w="8496" w:type="dxa"/>
            <w:vAlign w:val="center"/>
          </w:tcPr>
          <w:p w:rsidRPr="00674971" w:rsidR="00240C6A" w:rsidRDefault="00000000" w14:paraId="619B2F4F" w14:textId="77777777">
            <w:pPr>
              <w:spacing w:before="120" w:line="240" w:lineRule="auto"/>
              <w:jc w:val="center"/>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x</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oMath>
            </m:oMathPara>
          </w:p>
        </w:tc>
        <w:tc>
          <w:tcPr>
            <w:tcW w:w="864" w:type="dxa"/>
            <w:vAlign w:val="center"/>
          </w:tcPr>
          <w:p w:rsidR="00D951E9" w:rsidRDefault="00670B8B" w14:paraId="1972C4D1" w14:textId="35AA95F6">
            <w:pPr>
              <w:spacing w:after="0" w:line="240" w:lineRule="auto"/>
              <w:jc w:val="right"/>
            </w:pPr>
            <w:r>
              <w:t>(</w:t>
            </w:r>
            <w:bookmarkStart w:name="Eq_4A_10" w:id="954"/>
            <w:r>
              <w:t>4A.</w:t>
            </w:r>
            <w:r>
              <w:fldChar w:fldCharType="begin"/>
            </w:r>
            <w:r>
              <w:instrText> SEQ Equation \* ARABIC </w:instrText>
            </w:r>
            <w:r>
              <w:fldChar w:fldCharType="separate"/>
            </w:r>
            <w:r w:rsidR="00A62403">
              <w:rPr>
                <w:noProof/>
              </w:rPr>
              <w:t>10</w:t>
            </w:r>
            <w:r>
              <w:fldChar w:fldCharType="end"/>
            </w:r>
            <w:bookmarkEnd w:id="954"/>
            <w:r>
              <w:t>)</w:t>
            </w:r>
          </w:p>
        </w:tc>
      </w:tr>
    </w:tbl>
    <w:p w:rsidR="00240C6A" w:rsidRDefault="00670B8B" w14:paraId="73EFFE5D" w14:textId="77777777">
      <w:pPr>
        <w:pStyle w:val="BodyText"/>
        <w:keepNext/>
      </w:pPr>
      <w:r>
        <w:t>These centered performance values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4CDA50A" w14:textId="77777777">
        <w:trPr>
          <w:cantSplit/>
        </w:trPr>
        <w:tc>
          <w:tcPr>
            <w:tcW w:w="8496" w:type="dxa"/>
            <w:vAlign w:val="center"/>
          </w:tcPr>
          <w:p w:rsidRPr="00674971" w:rsidR="00240C6A" w:rsidRDefault="00000000" w14:paraId="58FE30BE" w14:textId="77777777">
            <w:pPr>
              <w:spacing w:before="120" w:line="240" w:lineRule="auto"/>
              <w:jc w:val="center"/>
              <w:rPr>
                <w:rFonts w:ascii="Cambria Math" w:hAnsi="Cambria Math"/>
                <w:sz w:val="22"/>
              </w:rPr>
            </w:pPr>
            <m:oMathPara>
              <m:oMathParaPr>
                <m:jc m:val="center"/>
              </m:oMathParaPr>
              <m:oMath>
                <m:nary>
                  <m:naryPr>
                    <m:chr m:val="∑"/>
                    <m:limLoc m:val="undOvr"/>
                    <m:ctrlPr>
                      <w:rPr>
                        <w:rFonts w:ascii="Cambria Math" w:hAnsi="Cambria Math" w:eastAsia="Cambria Math" w:cs="Cambria Math"/>
                        <w:sz w:val="22"/>
                        <w:szCs w:val="22"/>
                      </w:rPr>
                    </m:ctrlPr>
                  </m:naryPr>
                  <m:sub>
                    <m:r>
                      <w:rPr>
                        <w:rFonts w:ascii="Cambria Math" w:hAnsi="Cambria Math" w:eastAsia="Cambria Math" w:cs="Cambria Math"/>
                        <w:sz w:val="22"/>
                        <w:szCs w:val="22"/>
                      </w:rPr>
                      <m:t>i=1</m:t>
                    </m:r>
                  </m:sub>
                  <m:sup>
                    <m:r>
                      <w:rPr>
                        <w:rFonts w:ascii="Cambria Math" w:hAnsi="Cambria Math" w:eastAsia="Cambria Math" w:cs="Cambria Math"/>
                        <w:sz w:val="22"/>
                        <w:szCs w:val="22"/>
                      </w:rPr>
                      <m:t>N</m:t>
                    </m:r>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x</m:t>
                        </m:r>
                      </m:e>
                      <m:sub>
                        <m:r>
                          <w:rPr>
                            <w:rFonts w:ascii="Cambria Math" w:hAnsi="Cambria Math" w:eastAsia="Cambria Math" w:cs="Cambria Math"/>
                            <w:sz w:val="22"/>
                            <w:szCs w:val="22"/>
                          </w:rPr>
                          <m:t>i</m:t>
                        </m:r>
                      </m:sub>
                    </m:sSub>
                  </m:e>
                </m:nary>
                <m:r>
                  <w:rPr>
                    <w:rFonts w:ascii="Cambria Math" w:hAnsi="Cambria Math" w:eastAsia="Cambria Math" w:cs="Cambria Math"/>
                    <w:sz w:val="22"/>
                    <w:szCs w:val="22"/>
                  </w:rPr>
                  <m:t>=0,</m:t>
                </m:r>
                <m:r>
                  <m:rPr>
                    <m:nor/>
                  </m:rPr>
                  <w:rPr>
                    <w:rFonts w:ascii="Cambria Math" w:hAnsi="Cambria Math" w:eastAsia="Cambria Math" w:cs="Cambria Math"/>
                    <w:sz w:val="22"/>
                    <w:szCs w:val="22"/>
                  </w:rPr>
                  <m:t xml:space="preserve">   </m:t>
                </m:r>
                <m:nary>
                  <m:naryPr>
                    <m:chr m:val="∑"/>
                    <m:limLoc m:val="undOvr"/>
                    <m:ctrlPr>
                      <w:rPr>
                        <w:rFonts w:ascii="Cambria Math" w:hAnsi="Cambria Math" w:eastAsia="Cambria Math" w:cs="Cambria Math"/>
                        <w:sz w:val="22"/>
                        <w:szCs w:val="22"/>
                      </w:rPr>
                    </m:ctrlPr>
                  </m:naryPr>
                  <m:sub>
                    <m:r>
                      <w:rPr>
                        <w:rFonts w:ascii="Cambria Math" w:hAnsi="Cambria Math" w:eastAsia="Cambria Math" w:cs="Cambria Math"/>
                        <w:sz w:val="22"/>
                        <w:szCs w:val="22"/>
                      </w:rPr>
                      <m:t>i=1</m:t>
                    </m:r>
                  </m:sub>
                  <m:sup>
                    <m:r>
                      <w:rPr>
                        <w:rFonts w:ascii="Cambria Math" w:hAnsi="Cambria Math" w:eastAsia="Cambria Math" w:cs="Cambria Math"/>
                        <w:sz w:val="22"/>
                        <w:szCs w:val="22"/>
                      </w:rPr>
                      <m:t>N</m:t>
                    </m:r>
                  </m:sup>
                  <m:e>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x</m:t>
                            </m:r>
                          </m:e>
                          <m:sub>
                            <m:r>
                              <w:rPr>
                                <w:rFonts w:ascii="Cambria Math" w:hAnsi="Cambria Math" w:eastAsia="Cambria Math" w:cs="Cambria Math"/>
                                <w:sz w:val="22"/>
                                <w:szCs w:val="22"/>
                              </w:rPr>
                              <m:t>i</m:t>
                            </m:r>
                          </m:sub>
                        </m:sSub>
                      </m:e>
                      <m:sup>
                        <m:r>
                          <w:rPr>
                            <w:rFonts w:ascii="Cambria Math" w:hAnsi="Cambria Math" w:eastAsia="Cambria Math" w:cs="Cambria Math"/>
                            <w:sz w:val="22"/>
                            <w:szCs w:val="22"/>
                          </w:rPr>
                          <m:t>2</m:t>
                        </m:r>
                      </m:sup>
                    </m:sSup>
                  </m:e>
                </m:nary>
                <m:r>
                  <w:rPr>
                    <w:rFonts w:ascii="Cambria Math" w:hAnsi="Cambria Math" w:eastAsia="Cambria Math" w:cs="Cambria Math"/>
                    <w:sz w:val="22"/>
                    <w:szCs w:val="22"/>
                  </w:rPr>
                  <m:t>=N</m:t>
                </m:r>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σ</m:t>
                        </m:r>
                      </m:e>
                      <m:sub>
                        <m:r>
                          <w:rPr>
                            <w:rFonts w:ascii="Cambria Math" w:hAnsi="Cambria Math" w:eastAsia="Cambria Math" w:cs="Cambria Math"/>
                            <w:sz w:val="22"/>
                            <w:szCs w:val="22"/>
                          </w:rPr>
                          <m:t>A</m:t>
                        </m:r>
                      </m:sub>
                    </m:sSub>
                  </m:e>
                  <m:sup>
                    <m:r>
                      <w:rPr>
                        <w:rFonts w:ascii="Cambria Math" w:hAnsi="Cambria Math" w:eastAsia="Cambria Math" w:cs="Cambria Math"/>
                        <w:sz w:val="22"/>
                        <w:szCs w:val="22"/>
                      </w:rPr>
                      <m:t>2</m:t>
                    </m:r>
                  </m:sup>
                </m:sSup>
                <m:r>
                  <w:rPr>
                    <w:rFonts w:ascii="Cambria Math" w:hAnsi="Cambria Math" w:eastAsia="Cambria Math" w:cs="Cambria Math"/>
                    <w:sz w:val="22"/>
                    <w:szCs w:val="22"/>
                  </w:rPr>
                  <m:t>.</m:t>
                </m:r>
              </m:oMath>
            </m:oMathPara>
          </w:p>
        </w:tc>
        <w:tc>
          <w:tcPr>
            <w:tcW w:w="864" w:type="dxa"/>
            <w:vAlign w:val="center"/>
          </w:tcPr>
          <w:p w:rsidR="00D951E9" w:rsidRDefault="00670B8B" w14:paraId="2AA0C5B6" w14:textId="35490CA3">
            <w:pPr>
              <w:spacing w:after="0" w:line="240" w:lineRule="auto"/>
              <w:jc w:val="right"/>
            </w:pPr>
            <w:r>
              <w:t>(</w:t>
            </w:r>
            <w:bookmarkStart w:name="Eq_4A_11" w:id="955"/>
            <w:r>
              <w:t>4A.</w:t>
            </w:r>
            <w:r>
              <w:fldChar w:fldCharType="begin"/>
            </w:r>
            <w:r>
              <w:instrText> SEQ Equation \* ARABIC </w:instrText>
            </w:r>
            <w:r>
              <w:fldChar w:fldCharType="separate"/>
            </w:r>
            <w:r w:rsidR="00A62403">
              <w:rPr>
                <w:noProof/>
              </w:rPr>
              <w:t>11</w:t>
            </w:r>
            <w:r>
              <w:fldChar w:fldCharType="end"/>
            </w:r>
            <w:bookmarkEnd w:id="955"/>
            <w:r>
              <w:t>)</w:t>
            </w:r>
          </w:p>
        </w:tc>
      </w:tr>
    </w:tbl>
    <w:p w:rsidR="00240C6A" w:rsidRDefault="00670B8B" w14:paraId="10416D3E" w14:textId="77777777">
      <w:pPr>
        <w:pStyle w:val="BodyText"/>
        <w:keepNext/>
      </w:pPr>
      <w:r>
        <w:t xml:space="preserve">For a particular group </w:t>
      </w:r>
      <m:oMath>
        <m:r>
          <w:rPr>
            <w:rFonts w:ascii="Cambria Math" w:hAnsi="Cambria Math" w:eastAsia="Cambria Math" w:cs="Cambria Math"/>
            <w:sz w:val="22"/>
            <w:szCs w:val="22"/>
          </w:rPr>
          <m:t>j</m:t>
        </m:r>
      </m:oMath>
      <w:r>
        <w:t xml:space="preserve">, let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ij</m:t>
            </m:r>
          </m:sub>
        </m:sSub>
      </m:oMath>
      <w:r>
        <w:t xml:space="preserve"> equal one if individual </w:t>
      </w:r>
      <m:oMath>
        <m:r>
          <w:rPr>
            <w:rFonts w:ascii="Cambria Math" w:hAnsi="Cambria Math" w:eastAsia="Cambria Math" w:cs="Cambria Math"/>
            <w:sz w:val="22"/>
            <w:szCs w:val="22"/>
          </w:rPr>
          <m:t>i</m:t>
        </m:r>
      </m:oMath>
      <w:r>
        <w:t xml:space="preserve"> is assigned to that group and zero otherwise. Its mean therefore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FF4FFF1" w14:textId="77777777">
        <w:trPr>
          <w:cantSplit/>
        </w:trPr>
        <w:tc>
          <w:tcPr>
            <w:tcW w:w="8496" w:type="dxa"/>
            <w:vAlign w:val="center"/>
          </w:tcPr>
          <w:p w:rsidRPr="00674971" w:rsidR="00240C6A" w:rsidRDefault="00000000" w14:paraId="390899B3" w14:textId="77777777">
            <w:pPr>
              <w:spacing w:before="120" w:line="240" w:lineRule="auto"/>
              <w:jc w:val="center"/>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1</m:t>
                    </m:r>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den>
                </m:f>
                <m:nary>
                  <m:naryPr>
                    <m:chr m:val="∑"/>
                    <m:limLoc m:val="undOvr"/>
                    <m:ctrlPr>
                      <w:rPr>
                        <w:rFonts w:ascii="Cambria Math" w:hAnsi="Cambria Math" w:eastAsia="Cambria Math" w:cs="Cambria Math"/>
                        <w:sz w:val="22"/>
                        <w:szCs w:val="22"/>
                      </w:rPr>
                    </m:ctrlPr>
                  </m:naryPr>
                  <m:sub>
                    <m:r>
                      <w:rPr>
                        <w:rFonts w:ascii="Cambria Math" w:hAnsi="Cambria Math" w:eastAsia="Cambria Math" w:cs="Cambria Math"/>
                        <w:sz w:val="22"/>
                        <w:szCs w:val="22"/>
                      </w:rPr>
                      <m:t>i=1</m:t>
                    </m:r>
                  </m:sub>
                  <m:sup>
                    <m:r>
                      <w:rPr>
                        <w:rFonts w:ascii="Cambria Math" w:hAnsi="Cambria Math" w:eastAsia="Cambria Math" w:cs="Cambria Math"/>
                        <w:sz w:val="22"/>
                        <w:szCs w:val="22"/>
                      </w:rPr>
                      <m:t>N</m:t>
                    </m:r>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ij</m:t>
                        </m:r>
                      </m:sub>
                    </m:s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x</m:t>
                        </m:r>
                      </m:e>
                      <m:sub>
                        <m:r>
                          <w:rPr>
                            <w:rFonts w:ascii="Cambria Math" w:hAnsi="Cambria Math" w:eastAsia="Cambria Math" w:cs="Cambria Math"/>
                            <w:sz w:val="22"/>
                            <w:szCs w:val="22"/>
                          </w:rPr>
                          <m:t>i</m:t>
                        </m:r>
                      </m:sub>
                    </m:sSub>
                  </m:e>
                </m:nary>
                <m:r>
                  <w:rPr>
                    <w:rFonts w:ascii="Cambria Math" w:hAnsi="Cambria Math" w:eastAsia="Cambria Math" w:cs="Cambria Math"/>
                    <w:sz w:val="22"/>
                    <w:szCs w:val="22"/>
                  </w:rPr>
                  <m:t>.</m:t>
                </m:r>
              </m:oMath>
            </m:oMathPara>
          </w:p>
        </w:tc>
        <w:tc>
          <w:tcPr>
            <w:tcW w:w="864" w:type="dxa"/>
            <w:vAlign w:val="center"/>
          </w:tcPr>
          <w:p w:rsidR="00D951E9" w:rsidRDefault="00670B8B" w14:paraId="19FD2805" w14:textId="6B29C0E1">
            <w:pPr>
              <w:spacing w:after="0" w:line="240" w:lineRule="auto"/>
              <w:jc w:val="right"/>
            </w:pPr>
            <w:r>
              <w:t>(</w:t>
            </w:r>
            <w:bookmarkStart w:name="Eq_4A_12" w:id="956"/>
            <w:r>
              <w:t>4A.</w:t>
            </w:r>
            <w:r>
              <w:fldChar w:fldCharType="begin"/>
            </w:r>
            <w:r>
              <w:instrText> SEQ Equation \* ARABIC </w:instrText>
            </w:r>
            <w:r>
              <w:fldChar w:fldCharType="separate"/>
            </w:r>
            <w:r w:rsidR="00A62403">
              <w:rPr>
                <w:noProof/>
              </w:rPr>
              <w:t>12</w:t>
            </w:r>
            <w:r>
              <w:fldChar w:fldCharType="end"/>
            </w:r>
            <w:bookmarkEnd w:id="956"/>
            <w:r>
              <w:t>)</w:t>
            </w:r>
          </w:p>
        </w:tc>
      </w:tr>
    </w:tbl>
    <w:p w:rsidR="00240C6A" w:rsidRDefault="00670B8B" w14:paraId="150B75E7" w14:textId="77777777">
      <w:pPr>
        <w:pStyle w:val="BodyText"/>
        <w:keepNext/>
      </w:pPr>
      <w:r>
        <w:t xml:space="preserve">Under uniform random assignment, each individual has probability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oMath>
      <w:r>
        <w:t xml:space="preserve"> divided by </w:t>
      </w:r>
      <m:oMath>
        <m:r>
          <w:rPr>
            <w:rFonts w:ascii="Cambria Math" w:hAnsi="Cambria Math" w:eastAsia="Cambria Math" w:cs="Cambria Math"/>
            <w:sz w:val="22"/>
            <w:szCs w:val="22"/>
          </w:rPr>
          <m:t>N</m:t>
        </m:r>
      </m:oMath>
      <w:r>
        <w:t xml:space="preserve"> of belonging to group </w:t>
      </w:r>
      <m:oMath>
        <m:r>
          <w:rPr>
            <w:rFonts w:ascii="Cambria Math" w:hAnsi="Cambria Math" w:eastAsia="Cambria Math" w:cs="Cambria Math"/>
            <w:sz w:val="22"/>
            <w:szCs w:val="22"/>
          </w:rPr>
          <m:t>j</m:t>
        </m:r>
      </m:oMath>
      <w:r>
        <w:t xml:space="preserve">. For two distinct individuals </w:t>
      </w:r>
      <m:oMath>
        <m:r>
          <w:rPr>
            <w:rFonts w:ascii="Cambria Math" w:hAnsi="Cambria Math" w:eastAsia="Cambria Math" w:cs="Cambria Math"/>
            <w:sz w:val="22"/>
            <w:szCs w:val="22"/>
          </w:rPr>
          <m:t>i</m:t>
        </m:r>
      </m:oMath>
      <w:r>
        <w:t xml:space="preserve"> and </w:t>
      </w:r>
      <m:oMath>
        <m:r>
          <w:rPr>
            <w:rFonts w:ascii="Cambria Math" w:hAnsi="Cambria Math" w:eastAsia="Cambria Math" w:cs="Cambria Math"/>
            <w:sz w:val="22"/>
            <w:szCs w:val="22"/>
          </w:rPr>
          <m:t>h</m:t>
        </m:r>
      </m:oMath>
      <w:r>
        <w:t>, the probability that both belong to that group is obtained by first assigning one and then the other: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A44CCCE" w14:textId="77777777">
        <w:trPr>
          <w:cantSplit/>
        </w:trPr>
        <w:tc>
          <w:tcPr>
            <w:tcW w:w="8496" w:type="dxa"/>
            <w:vAlign w:val="center"/>
          </w:tcPr>
          <w:p w:rsidRPr="00674971" w:rsidR="00240C6A" w:rsidRDefault="00670B8B" w14:paraId="73B6DEFB" w14:textId="77777777">
            <w:pPr>
              <w:spacing w:before="120" w:line="240" w:lineRule="auto"/>
              <w:jc w:val="center"/>
              <w:rPr>
                <w:rFonts w:ascii="Cambria Math" w:hAnsi="Cambria Math"/>
                <w:sz w:val="22"/>
              </w:rPr>
            </w:pPr>
            <m:oMathPara>
              <m:oMathParaPr>
                <m:jc m:val="center"/>
              </m:oMathParaPr>
              <m:oMath>
                <m:r>
                  <w:rPr>
                    <w:rFonts w:ascii="Cambria Math" w:hAnsi="Cambria Math" w:eastAsia="Cambria Math" w:cs="Cambria Math"/>
                    <w:sz w:val="22"/>
                    <w:szCs w:val="22"/>
                  </w:rPr>
                  <m:t>E[</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ij</m:t>
                    </m:r>
                  </m:sub>
                </m:sSub>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num>
                  <m:den>
                    <m:r>
                      <w:rPr>
                        <w:rFonts w:ascii="Cambria Math" w:hAnsi="Cambria Math" w:eastAsia="Cambria Math" w:cs="Cambria Math"/>
                        <w:sz w:val="22"/>
                        <w:szCs w:val="22"/>
                      </w:rPr>
                      <m:t>N</m:t>
                    </m:r>
                  </m:den>
                </m:f>
                <m:r>
                  <w:rPr>
                    <w:rFonts w:ascii="Cambria Math" w:hAnsi="Cambria Math" w:eastAsia="Cambria Math" w:cs="Cambria Math"/>
                    <w:sz w:val="22"/>
                    <w:szCs w:val="22"/>
                  </w:rPr>
                  <m:t>,</m:t>
                </m:r>
                <m:r>
                  <m:rPr>
                    <m:nor/>
                  </m:rPr>
                  <w:rPr>
                    <w:rFonts w:ascii="Cambria Math" w:hAnsi="Cambria Math" w:eastAsia="Cambria Math" w:cs="Cambria Math"/>
                    <w:sz w:val="22"/>
                    <w:szCs w:val="22"/>
                  </w:rPr>
                  <m:t xml:space="preserve">   </m:t>
                </m:r>
                <m:r>
                  <w:rPr>
                    <w:rFonts w:ascii="Cambria Math" w:hAnsi="Cambria Math" w:eastAsia="Cambria Math" w:cs="Cambria Math"/>
                    <w:sz w:val="22"/>
                    <w:szCs w:val="22"/>
                  </w:rPr>
                  <m:t>E[</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ij</m:t>
                    </m:r>
                  </m:sub>
                </m:s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hj</m:t>
                    </m:r>
                  </m:sub>
                </m:sSub>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num>
                  <m:den>
                    <m:r>
                      <w:rPr>
                        <w:rFonts w:ascii="Cambria Math" w:hAnsi="Cambria Math" w:eastAsia="Cambria Math" w:cs="Cambria Math"/>
                        <w:sz w:val="22"/>
                        <w:szCs w:val="22"/>
                      </w:rPr>
                      <m:t>N</m:t>
                    </m:r>
                  </m:den>
                </m:f>
                <m:f>
                  <m:fPr>
                    <m:ctrlPr>
                      <w:rPr>
                        <w:rFonts w:ascii="Cambria Math" w:hAnsi="Cambria Math" w:eastAsia="Cambria Math" w:cs="Cambria Math"/>
                        <w:sz w:val="22"/>
                        <w:szCs w:val="22"/>
                      </w:rPr>
                    </m:ctrlPr>
                  </m:fPr>
                  <m:num>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r>
                      <w:rPr>
                        <w:rFonts w:ascii="Cambria Math" w:hAnsi="Cambria Math" w:eastAsia="Cambria Math" w:cs="Cambria Math"/>
                        <w:sz w:val="22"/>
                        <w:szCs w:val="22"/>
                      </w:rPr>
                      <m:t>-1</m:t>
                    </m:r>
                  </m:num>
                  <m:den>
                    <m:r>
                      <w:rPr>
                        <w:rFonts w:ascii="Cambria Math" w:hAnsi="Cambria Math" w:eastAsia="Cambria Math" w:cs="Cambria Math"/>
                        <w:sz w:val="22"/>
                        <w:szCs w:val="22"/>
                      </w:rPr>
                      <m:t>N-1</m:t>
                    </m:r>
                  </m:den>
                </m:f>
                <m:r>
                  <w:rPr>
                    <w:rFonts w:ascii="Cambria Math" w:hAnsi="Cambria Math" w:eastAsia="Cambria Math" w:cs="Cambria Math"/>
                    <w:sz w:val="22"/>
                    <w:szCs w:val="22"/>
                  </w:rPr>
                  <m:t>.</m:t>
                </m:r>
              </m:oMath>
            </m:oMathPara>
          </w:p>
        </w:tc>
        <w:tc>
          <w:tcPr>
            <w:tcW w:w="864" w:type="dxa"/>
            <w:vAlign w:val="center"/>
          </w:tcPr>
          <w:p w:rsidR="00D951E9" w:rsidRDefault="00670B8B" w14:paraId="499528A3" w14:textId="3DC01970">
            <w:pPr>
              <w:spacing w:after="0" w:line="240" w:lineRule="auto"/>
              <w:jc w:val="right"/>
            </w:pPr>
            <w:r>
              <w:t>(</w:t>
            </w:r>
            <w:bookmarkStart w:name="Eq_4A_13" w:id="957"/>
            <w:r>
              <w:t>4A.</w:t>
            </w:r>
            <w:r>
              <w:fldChar w:fldCharType="begin"/>
            </w:r>
            <w:r>
              <w:instrText> SEQ Equation \* ARABIC </w:instrText>
            </w:r>
            <w:r>
              <w:fldChar w:fldCharType="separate"/>
            </w:r>
            <w:r w:rsidR="00A62403">
              <w:rPr>
                <w:noProof/>
              </w:rPr>
              <w:t>13</w:t>
            </w:r>
            <w:r>
              <w:fldChar w:fldCharType="end"/>
            </w:r>
            <w:bookmarkEnd w:id="957"/>
            <w:r>
              <w:t>)</w:t>
            </w:r>
          </w:p>
        </w:tc>
      </w:tr>
    </w:tbl>
    <w:p w:rsidR="00240C6A" w:rsidRDefault="00670B8B" w14:paraId="3C71E1A3" w14:textId="44336F72">
      <w:pPr>
        <w:pStyle w:val="BodyText"/>
        <w:keepNext/>
      </w:pPr>
      <w:r>
        <w:t>Here, expectation denotes the average over possible random assignments. Squaring Equation (</w:t>
      </w:r>
      <w:r>
        <w:fldChar w:fldCharType="begin"/>
      </w:r>
      <w:r w:rsidR="00240C6A">
        <w:instrText xml:space="preserve"> REF Eq_4A_12 \h </w:instrText>
      </w:r>
      <w:r>
        <w:fldChar w:fldCharType="separate"/>
      </w:r>
      <w:r w:rsidR="00A62403">
        <w:t>4A.</w:t>
      </w:r>
      <w:r w:rsidR="00A62403">
        <w:rPr>
          <w:noProof/>
        </w:rPr>
        <w:t>12</w:t>
      </w:r>
      <w:r>
        <w:fldChar w:fldCharType="end"/>
      </w:r>
      <w:r>
        <w:t>) and taking its expectation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3B6BE10" w14:textId="77777777">
        <w:trPr>
          <w:cantSplit/>
        </w:trPr>
        <w:tc>
          <w:tcPr>
            <w:tcW w:w="8496" w:type="dxa"/>
            <w:vAlign w:val="center"/>
          </w:tcPr>
          <w:p w:rsidRPr="00674971" w:rsidR="00240C6A" w:rsidRDefault="00670B8B" w14:paraId="77EA0C25" w14:textId="77777777">
            <w:pPr>
              <w:spacing w:before="120" w:line="240" w:lineRule="auto"/>
              <w:jc w:val="center"/>
              <w:rPr>
                <w:rFonts w:ascii="Cambria Math" w:hAnsi="Cambria Math"/>
                <w:sz w:val="22"/>
              </w:rPr>
            </w:pPr>
            <m:oMathPara>
              <m:oMathParaPr>
                <m:jc m:val="center"/>
              </m:oMathParaPr>
              <m:oMath>
                <m:r>
                  <w:rPr>
                    <w:rFonts w:ascii="Cambria Math" w:hAnsi="Cambria Math" w:eastAsia="Cambria Math" w:cs="Cambria Math"/>
                    <w:sz w:val="22"/>
                    <w:szCs w:val="22"/>
                  </w:rPr>
                  <m:t>E[</m:t>
                </m:r>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1</m:t>
                    </m:r>
                  </m:num>
                  <m:den>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e>
                      <m:sup>
                        <m:r>
                          <w:rPr>
                            <w:rFonts w:ascii="Cambria Math" w:hAnsi="Cambria Math" w:eastAsia="Cambria Math" w:cs="Cambria Math"/>
                            <w:sz w:val="22"/>
                            <w:szCs w:val="22"/>
                          </w:rPr>
                          <m:t>2</m:t>
                        </m:r>
                      </m:sup>
                    </m:sSup>
                  </m:den>
                </m:f>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num>
                  <m:den>
                    <m:r>
                      <w:rPr>
                        <w:rFonts w:ascii="Cambria Math" w:hAnsi="Cambria Math" w:eastAsia="Cambria Math" w:cs="Cambria Math"/>
                        <w:sz w:val="22"/>
                        <w:szCs w:val="22"/>
                      </w:rPr>
                      <m:t>N</m:t>
                    </m:r>
                  </m:den>
                </m:f>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m:t>
                    </m:r>
                  </m:sub>
                  <m:sup/>
                  <m:e>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x</m:t>
                            </m:r>
                          </m:e>
                          <m:sub>
                            <m:r>
                              <w:rPr>
                                <w:rFonts w:ascii="Cambria Math" w:hAnsi="Cambria Math" w:eastAsia="Cambria Math" w:cs="Cambria Math"/>
                                <w:sz w:val="22"/>
                                <w:szCs w:val="22"/>
                              </w:rPr>
                              <m:t>i</m:t>
                            </m:r>
                          </m:sub>
                        </m:sSub>
                      </m:e>
                      <m:sup>
                        <m:r>
                          <w:rPr>
                            <w:rFonts w:ascii="Cambria Math" w:hAnsi="Cambria Math" w:eastAsia="Cambria Math" w:cs="Cambria Math"/>
                            <w:sz w:val="22"/>
                            <w:szCs w:val="22"/>
                          </w:rPr>
                          <m:t>2</m:t>
                        </m:r>
                      </m:sup>
                    </m:sSup>
                  </m:e>
                </m:nary>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r>
                      <w:rPr>
                        <w:rFonts w:ascii="Cambria Math" w:hAnsi="Cambria Math" w:eastAsia="Cambria Math" w:cs="Cambria Math"/>
                        <w:sz w:val="22"/>
                        <w:szCs w:val="22"/>
                      </w:rPr>
                      <m:t>-1)</m:t>
                    </m:r>
                  </m:num>
                  <m:den>
                    <m:r>
                      <w:rPr>
                        <w:rFonts w:ascii="Cambria Math" w:hAnsi="Cambria Math" w:eastAsia="Cambria Math" w:cs="Cambria Math"/>
                        <w:sz w:val="22"/>
                        <w:szCs w:val="22"/>
                      </w:rPr>
                      <m:t>N(N-1)</m:t>
                    </m:r>
                  </m:den>
                </m:f>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i≠h</m:t>
                    </m:r>
                  </m:sub>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x</m:t>
                        </m:r>
                      </m:e>
                      <m:sub>
                        <m:r>
                          <w:rPr>
                            <w:rFonts w:ascii="Cambria Math" w:hAnsi="Cambria Math" w:eastAsia="Cambria Math" w:cs="Cambria Math"/>
                            <w:sz w:val="22"/>
                            <w:szCs w:val="22"/>
                          </w:rPr>
                          <m:t>i</m:t>
                        </m:r>
                      </m:sub>
                    </m:s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x</m:t>
                        </m:r>
                      </m:e>
                      <m:sub>
                        <m:r>
                          <w:rPr>
                            <w:rFonts w:ascii="Cambria Math" w:hAnsi="Cambria Math" w:eastAsia="Cambria Math" w:cs="Cambria Math"/>
                            <w:sz w:val="22"/>
                            <w:szCs w:val="22"/>
                          </w:rPr>
                          <m:t>h</m:t>
                        </m:r>
                      </m:sub>
                    </m:sSub>
                  </m:e>
                </m:nary>
                <m:r>
                  <w:rPr>
                    <w:rFonts w:ascii="Cambria Math" w:hAnsi="Cambria Math" w:eastAsia="Cambria Math" w:cs="Cambria Math"/>
                    <w:sz w:val="22"/>
                    <w:szCs w:val="22"/>
                  </w:rPr>
                  <m:t>].</m:t>
                </m:r>
              </m:oMath>
            </m:oMathPara>
          </w:p>
        </w:tc>
        <w:tc>
          <w:tcPr>
            <w:tcW w:w="864" w:type="dxa"/>
            <w:vAlign w:val="center"/>
          </w:tcPr>
          <w:p w:rsidR="00D951E9" w:rsidRDefault="00670B8B" w14:paraId="68E0D0CA" w14:textId="5E76C86B">
            <w:pPr>
              <w:spacing w:after="0" w:line="240" w:lineRule="auto"/>
              <w:jc w:val="right"/>
            </w:pPr>
            <w:r>
              <w:t>(</w:t>
            </w:r>
            <w:bookmarkStart w:name="Eq_4A_14" w:id="958"/>
            <w:r>
              <w:t>4A.</w:t>
            </w:r>
            <w:r>
              <w:fldChar w:fldCharType="begin"/>
            </w:r>
            <w:r>
              <w:instrText> SEQ Equation \* ARABIC </w:instrText>
            </w:r>
            <w:r>
              <w:fldChar w:fldCharType="separate"/>
            </w:r>
            <w:r w:rsidR="00A62403">
              <w:rPr>
                <w:noProof/>
              </w:rPr>
              <w:t>14</w:t>
            </w:r>
            <w:r>
              <w:fldChar w:fldCharType="end"/>
            </w:r>
            <w:bookmarkEnd w:id="958"/>
            <w:r>
              <w:t>)</w:t>
            </w:r>
          </w:p>
        </w:tc>
      </w:tr>
    </w:tbl>
    <w:p w:rsidR="00240C6A" w:rsidRDefault="00670B8B" w14:paraId="64A615C5" w14:textId="77777777">
      <w:pPr>
        <w:pStyle w:val="BodyText"/>
      </w:pPr>
      <w:r>
        <w:t>The second sum includes all ordered pairs of distinct individuals.</w:t>
      </w:r>
    </w:p>
    <w:p w:rsidR="00240C6A" w:rsidRDefault="00670B8B" w14:paraId="529E1BFA" w14:textId="77777777">
      <w:pPr>
        <w:pStyle w:val="BodyText"/>
        <w:keepNext/>
      </w:pPr>
      <w:r>
        <w:t>The cross-products simplify because the centered performance values sum to zero. Specifically,</w:t>
      </w:r>
    </w:p>
    <w:p w:rsidRPr="00674971" w:rsidR="00240C6A" w:rsidRDefault="00670B8B" w14:paraId="16A437DD" w14:textId="77777777">
      <w:pPr>
        <w:spacing w:before="120" w:line="240" w:lineRule="auto"/>
        <w:jc w:val="center"/>
        <w:rPr>
          <w:rFonts w:ascii="Cambria Math" w:hAnsi="Cambria Math"/>
          <w:sz w:val="22"/>
        </w:rPr>
      </w:pPr>
      <m:oMathPara>
        <m:oMathParaPr>
          <m:jc m:val="center"/>
        </m:oMathParaPr>
        <m:oMath>
          <m:r>
            <w:rPr>
              <w:rFonts w:ascii="Cambria Math" w:hAnsi="Cambria Math" w:eastAsia="Cambria Math" w:cs="Cambria Math"/>
              <w:sz w:val="22"/>
              <w:szCs w:val="22"/>
            </w:rPr>
            <m:t>0=</m:t>
          </m:r>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m:t>
                  </m:r>
                </m:sub>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x</m:t>
                      </m:r>
                    </m:e>
                    <m:sub>
                      <m:r>
                        <w:rPr>
                          <w:rFonts w:ascii="Cambria Math" w:hAnsi="Cambria Math" w:eastAsia="Cambria Math" w:cs="Cambria Math"/>
                          <w:sz w:val="22"/>
                          <w:szCs w:val="22"/>
                        </w:rPr>
                        <m:t>i</m:t>
                      </m:r>
                    </m:sub>
                  </m:sSub>
                </m:e>
              </m:nary>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r>
            <w:rPr>
              <w:rFonts w:ascii="Cambria Math" w:hAnsi="Cambria Math" w:eastAsia="Cambria Math" w:cs="Cambria Math"/>
              <w:sz w:val="22"/>
              <w:szCs w:val="22"/>
            </w:rPr>
            <m:t>=</m:t>
          </m:r>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m:t>
              </m:r>
            </m:sub>
            <m:sup/>
            <m:e>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x</m:t>
                      </m:r>
                    </m:e>
                    <m:sub>
                      <m:r>
                        <w:rPr>
                          <w:rFonts w:ascii="Cambria Math" w:hAnsi="Cambria Math" w:eastAsia="Cambria Math" w:cs="Cambria Math"/>
                          <w:sz w:val="22"/>
                          <w:szCs w:val="22"/>
                        </w:rPr>
                        <m:t>i</m:t>
                      </m:r>
                    </m:sub>
                  </m:sSub>
                </m:e>
                <m:sup>
                  <m:r>
                    <w:rPr>
                      <w:rFonts w:ascii="Cambria Math" w:hAnsi="Cambria Math" w:eastAsia="Cambria Math" w:cs="Cambria Math"/>
                      <w:sz w:val="22"/>
                      <w:szCs w:val="22"/>
                    </w:rPr>
                    <m:t>2</m:t>
                  </m:r>
                </m:sup>
              </m:sSup>
            </m:e>
          </m:nary>
          <m:r>
            <w:rPr>
              <w:rFonts w:ascii="Cambria Math" w:hAnsi="Cambria Math" w:eastAsia="Cambria Math" w:cs="Cambria Math"/>
              <w:sz w:val="22"/>
              <w:szCs w:val="22"/>
            </w:rPr>
            <m:t>+</m:t>
          </m:r>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i≠h</m:t>
              </m:r>
            </m:sub>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x</m:t>
                  </m:r>
                </m:e>
                <m:sub>
                  <m:r>
                    <w:rPr>
                      <w:rFonts w:ascii="Cambria Math" w:hAnsi="Cambria Math" w:eastAsia="Cambria Math" w:cs="Cambria Math"/>
                      <w:sz w:val="22"/>
                      <w:szCs w:val="22"/>
                    </w:rPr>
                    <m:t>i</m:t>
                  </m:r>
                </m:sub>
              </m:s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x</m:t>
                  </m:r>
                </m:e>
                <m:sub>
                  <m:r>
                    <w:rPr>
                      <w:rFonts w:ascii="Cambria Math" w:hAnsi="Cambria Math" w:eastAsia="Cambria Math" w:cs="Cambria Math"/>
                      <w:sz w:val="22"/>
                      <w:szCs w:val="22"/>
                    </w:rPr>
                    <m:t>h</m:t>
                  </m:r>
                </m:sub>
              </m:sSub>
            </m:e>
          </m:nary>
          <m:r>
            <w:rPr>
              <w:rFonts w:ascii="Cambria Math" w:hAnsi="Cambria Math" w:eastAsia="Cambria Math" w:cs="Cambria Math"/>
              <w:sz w:val="22"/>
              <w:szCs w:val="22"/>
            </w:rPr>
            <m:t>,</m:t>
          </m:r>
        </m:oMath>
      </m:oMathPara>
    </w:p>
    <w:p w:rsidR="00240C6A" w:rsidRDefault="00670B8B" w14:paraId="34FFDE4C" w14:textId="77777777">
      <w:pPr>
        <w:pStyle w:val="BodyText"/>
        <w:keepNext/>
      </w:pPr>
      <w:r>
        <w:t>so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39EE2DC" w14:textId="77777777">
        <w:trPr>
          <w:cantSplit/>
        </w:trPr>
        <w:tc>
          <w:tcPr>
            <w:tcW w:w="8496" w:type="dxa"/>
            <w:vAlign w:val="center"/>
          </w:tcPr>
          <w:p w:rsidRPr="00674971" w:rsidR="00240C6A" w:rsidRDefault="00000000" w14:paraId="56FFC840" w14:textId="77777777">
            <w:pPr>
              <w:spacing w:before="120" w:line="240" w:lineRule="auto"/>
              <w:jc w:val="center"/>
              <w:rPr>
                <w:rFonts w:ascii="Cambria Math" w:hAnsi="Cambria Math"/>
                <w:sz w:val="22"/>
              </w:rPr>
            </w:pPr>
            <m:oMathPara>
              <m:oMathParaPr>
                <m:jc m:val="center"/>
              </m:oMathParaPr>
              <m:oMath>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i≠h</m:t>
                    </m:r>
                  </m:sub>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x</m:t>
                        </m:r>
                      </m:e>
                      <m:sub>
                        <m:r>
                          <w:rPr>
                            <w:rFonts w:ascii="Cambria Math" w:hAnsi="Cambria Math" w:eastAsia="Cambria Math" w:cs="Cambria Math"/>
                            <w:sz w:val="22"/>
                            <w:szCs w:val="22"/>
                          </w:rPr>
                          <m:t>i</m:t>
                        </m:r>
                      </m:sub>
                    </m:sSub>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x</m:t>
                        </m:r>
                      </m:e>
                      <m:sub>
                        <m:r>
                          <w:rPr>
                            <w:rFonts w:ascii="Cambria Math" w:hAnsi="Cambria Math" w:eastAsia="Cambria Math" w:cs="Cambria Math"/>
                            <w:sz w:val="22"/>
                            <w:szCs w:val="22"/>
                          </w:rPr>
                          <m:t>h</m:t>
                        </m:r>
                      </m:sub>
                    </m:sSub>
                  </m:e>
                </m:nary>
                <m:r>
                  <w:rPr>
                    <w:rFonts w:ascii="Cambria Math" w:hAnsi="Cambria Math" w:eastAsia="Cambria Math" w:cs="Cambria Math"/>
                    <w:sz w:val="22"/>
                    <w:szCs w:val="22"/>
                  </w:rPr>
                  <m:t>=-</m:t>
                </m:r>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m:t>
                    </m:r>
                  </m:sub>
                  <m:sup/>
                  <m:e>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x</m:t>
                            </m:r>
                          </m:e>
                          <m:sub>
                            <m:r>
                              <w:rPr>
                                <w:rFonts w:ascii="Cambria Math" w:hAnsi="Cambria Math" w:eastAsia="Cambria Math" w:cs="Cambria Math"/>
                                <w:sz w:val="22"/>
                                <w:szCs w:val="22"/>
                              </w:rPr>
                              <m:t>i</m:t>
                            </m:r>
                          </m:sub>
                        </m:sSub>
                      </m:e>
                      <m:sup>
                        <m:r>
                          <w:rPr>
                            <w:rFonts w:ascii="Cambria Math" w:hAnsi="Cambria Math" w:eastAsia="Cambria Math" w:cs="Cambria Math"/>
                            <w:sz w:val="22"/>
                            <w:szCs w:val="22"/>
                          </w:rPr>
                          <m:t>2</m:t>
                        </m:r>
                      </m:sup>
                    </m:sSup>
                  </m:e>
                </m:nary>
                <m:r>
                  <w:rPr>
                    <w:rFonts w:ascii="Cambria Math" w:hAnsi="Cambria Math" w:eastAsia="Cambria Math" w:cs="Cambria Math"/>
                    <w:sz w:val="22"/>
                    <w:szCs w:val="22"/>
                  </w:rPr>
                  <m:t>.</m:t>
                </m:r>
              </m:oMath>
            </m:oMathPara>
          </w:p>
        </w:tc>
        <w:tc>
          <w:tcPr>
            <w:tcW w:w="864" w:type="dxa"/>
            <w:vAlign w:val="center"/>
          </w:tcPr>
          <w:p w:rsidR="00D951E9" w:rsidRDefault="00670B8B" w14:paraId="2DB21365" w14:textId="2C71C80D">
            <w:pPr>
              <w:spacing w:after="0" w:line="240" w:lineRule="auto"/>
              <w:jc w:val="right"/>
            </w:pPr>
            <w:r>
              <w:t>(</w:t>
            </w:r>
            <w:bookmarkStart w:name="Eq_4A_15" w:id="959"/>
            <w:r>
              <w:t>4A.</w:t>
            </w:r>
            <w:r>
              <w:fldChar w:fldCharType="begin"/>
            </w:r>
            <w:r>
              <w:instrText> SEQ Equation \* ARABIC </w:instrText>
            </w:r>
            <w:r>
              <w:fldChar w:fldCharType="separate"/>
            </w:r>
            <w:r w:rsidR="00A62403">
              <w:rPr>
                <w:noProof/>
              </w:rPr>
              <w:t>15</w:t>
            </w:r>
            <w:r>
              <w:fldChar w:fldCharType="end"/>
            </w:r>
            <w:bookmarkEnd w:id="959"/>
            <w:r>
              <w:t>)</w:t>
            </w:r>
          </w:p>
        </w:tc>
      </w:tr>
    </w:tbl>
    <w:p w:rsidR="00240C6A" w:rsidRDefault="00670B8B" w14:paraId="2171CB3F" w14:textId="2F8D72EC">
      <w:pPr>
        <w:pStyle w:val="BodyText"/>
        <w:keepNext/>
      </w:pPr>
      <w:r>
        <w:t>Substituting Equations (</w:t>
      </w:r>
      <w:r>
        <w:fldChar w:fldCharType="begin"/>
      </w:r>
      <w:r w:rsidR="00240C6A">
        <w:instrText xml:space="preserve"> REF Eq_4A_15 \h </w:instrText>
      </w:r>
      <w:r>
        <w:fldChar w:fldCharType="separate"/>
      </w:r>
      <w:r w:rsidR="00A62403">
        <w:t>4A.</w:t>
      </w:r>
      <w:r w:rsidR="00A62403">
        <w:rPr>
          <w:noProof/>
        </w:rPr>
        <w:t>15</w:t>
      </w:r>
      <w:r>
        <w:fldChar w:fldCharType="end"/>
      </w:r>
      <w:r>
        <w:t>) and (</w:t>
      </w:r>
      <w:r>
        <w:fldChar w:fldCharType="begin"/>
      </w:r>
      <w:r w:rsidR="00240C6A">
        <w:instrText xml:space="preserve"> REF Eq_4A_11 \h </w:instrText>
      </w:r>
      <w:r>
        <w:fldChar w:fldCharType="separate"/>
      </w:r>
      <w:r w:rsidR="00A62403">
        <w:t>4A.</w:t>
      </w:r>
      <w:r w:rsidR="00A62403">
        <w:rPr>
          <w:noProof/>
        </w:rPr>
        <w:t>11</w:t>
      </w:r>
      <w:r>
        <w:fldChar w:fldCharType="end"/>
      </w:r>
      <w:r>
        <w:t>) yields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9641FC1" w14:textId="77777777">
        <w:trPr>
          <w:cantSplit/>
        </w:trPr>
        <w:tc>
          <w:tcPr>
            <w:tcW w:w="8496" w:type="dxa"/>
            <w:vAlign w:val="center"/>
          </w:tcPr>
          <w:p w:rsidRPr="00674971" w:rsidR="00240C6A" w:rsidRDefault="00670B8B" w14:paraId="258EE1A4" w14:textId="77777777">
            <w:pPr>
              <w:spacing w:before="120" w:line="240" w:lineRule="auto"/>
              <w:jc w:val="center"/>
              <w:rPr>
                <w:rFonts w:ascii="Cambria Math" w:hAnsi="Cambria Math"/>
                <w:sz w:val="22"/>
              </w:rPr>
            </w:pPr>
            <m:oMathPara>
              <m:oMathParaPr>
                <m:jc m:val="center"/>
              </m:oMathParaPr>
              <m:oMath>
                <m:r>
                  <w:rPr>
                    <w:rFonts w:ascii="Cambria Math" w:hAnsi="Cambria Math" w:eastAsia="Cambria Math" w:cs="Cambria Math"/>
                    <w:sz w:val="22"/>
                    <w:szCs w:val="22"/>
                  </w:rPr>
                  <m:t>E[</m:t>
                </m:r>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1</m:t>
                    </m:r>
                  </m:num>
                  <m:den>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e>
                      <m:sup>
                        <m:r>
                          <w:rPr>
                            <w:rFonts w:ascii="Cambria Math" w:hAnsi="Cambria Math" w:eastAsia="Cambria Math" w:cs="Cambria Math"/>
                            <w:sz w:val="22"/>
                            <w:szCs w:val="22"/>
                          </w:rPr>
                          <m:t>2</m:t>
                        </m:r>
                      </m:sup>
                    </m:sSup>
                  </m:den>
                </m:f>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σ</m:t>
                        </m:r>
                      </m:e>
                      <m:sub>
                        <m:r>
                          <w:rPr>
                            <w:rFonts w:ascii="Cambria Math" w:hAnsi="Cambria Math" w:eastAsia="Cambria Math" w:cs="Cambria Math"/>
                            <w:sz w:val="22"/>
                            <w:szCs w:val="22"/>
                          </w:rPr>
                          <m:t>A</m:t>
                        </m:r>
                      </m:sub>
                    </m:sSub>
                  </m:e>
                  <m:sup>
                    <m:r>
                      <w:rPr>
                        <w:rFonts w:ascii="Cambria Math" w:hAnsi="Cambria Math" w:eastAsia="Cambria Math" w:cs="Cambria Math"/>
                        <w:sz w:val="22"/>
                        <w:szCs w:val="22"/>
                      </w:rPr>
                      <m:t>2</m:t>
                    </m:r>
                  </m:sup>
                </m:sSup>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r>
                      <w:rPr>
                        <w:rFonts w:ascii="Cambria Math" w:hAnsi="Cambria Math" w:eastAsia="Cambria Math" w:cs="Cambria Math"/>
                        <w:sz w:val="22"/>
                        <w:szCs w:val="22"/>
                      </w:rPr>
                      <m:t>-1)</m:t>
                    </m:r>
                  </m:num>
                  <m:den>
                    <m:r>
                      <w:rPr>
                        <w:rFonts w:ascii="Cambria Math" w:hAnsi="Cambria Math" w:eastAsia="Cambria Math" w:cs="Cambria Math"/>
                        <w:sz w:val="22"/>
                        <w:szCs w:val="22"/>
                      </w:rPr>
                      <m:t>N-1</m:t>
                    </m:r>
                  </m:den>
                </m:f>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σ</m:t>
                        </m:r>
                      </m:e>
                      <m:sub>
                        <m:r>
                          <w:rPr>
                            <w:rFonts w:ascii="Cambria Math" w:hAnsi="Cambria Math" w:eastAsia="Cambria Math" w:cs="Cambria Math"/>
                            <w:sz w:val="22"/>
                            <w:szCs w:val="22"/>
                          </w:rPr>
                          <m:t>A</m:t>
                        </m:r>
                      </m:sub>
                    </m:sSub>
                  </m:e>
                  <m:sup>
                    <m:r>
                      <w:rPr>
                        <w:rFonts w:ascii="Cambria Math" w:hAnsi="Cambria Math" w:eastAsia="Cambria Math" w:cs="Cambria Math"/>
                        <w:sz w:val="22"/>
                        <w:szCs w:val="22"/>
                      </w:rPr>
                      <m:t>2</m:t>
                    </m:r>
                  </m:sup>
                </m:sSup>
                <m:r>
                  <w:rPr>
                    <w:rFonts w:ascii="Cambria Math" w:hAnsi="Cambria Math" w:eastAsia="Cambria Math" w:cs="Cambria Math"/>
                    <w:sz w:val="22"/>
                    <w:szCs w:val="22"/>
                  </w:rPr>
                  <m:t>]</m:t>
                </m:r>
              </m:oMath>
            </m:oMathPara>
          </w:p>
          <w:p w:rsidRPr="00674971" w:rsidR="00240C6A" w:rsidRDefault="00670B8B" w14:paraId="75731B6E" w14:textId="77777777">
            <w:pPr>
              <w:spacing w:before="120" w:line="240" w:lineRule="auto"/>
              <w:jc w:val="center"/>
              <w:rPr>
                <w:rFonts w:ascii="Cambria Math" w:hAnsi="Cambria Math"/>
                <w:sz w:val="22"/>
              </w:rPr>
            </w:pPr>
            <m:oMathPara>
              <m:oMathParaPr>
                <m:jc m:val="center"/>
              </m:oMathParaPr>
              <m:oMath>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N-</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num>
                  <m:den>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r>
                      <w:rPr>
                        <w:rFonts w:ascii="Cambria Math" w:hAnsi="Cambria Math" w:eastAsia="Cambria Math" w:cs="Cambria Math"/>
                        <w:sz w:val="22"/>
                        <w:szCs w:val="22"/>
                      </w:rPr>
                      <m:t>(N-1)</m:t>
                    </m:r>
                  </m:den>
                </m:f>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σ</m:t>
                        </m:r>
                      </m:e>
                      <m:sub>
                        <m:r>
                          <w:rPr>
                            <w:rFonts w:ascii="Cambria Math" w:hAnsi="Cambria Math" w:eastAsia="Cambria Math" w:cs="Cambria Math"/>
                            <w:sz w:val="22"/>
                            <w:szCs w:val="22"/>
                          </w:rPr>
                          <m:t>A</m:t>
                        </m:r>
                      </m:sub>
                    </m:sSub>
                  </m:e>
                  <m:sup>
                    <m:r>
                      <w:rPr>
                        <w:rFonts w:ascii="Cambria Math" w:hAnsi="Cambria Math" w:eastAsia="Cambria Math" w:cs="Cambria Math"/>
                        <w:sz w:val="22"/>
                        <w:szCs w:val="22"/>
                      </w:rPr>
                      <m:t>2</m:t>
                    </m:r>
                  </m:sup>
                </m:sSup>
                <m:r>
                  <w:rPr>
                    <w:rFonts w:ascii="Cambria Math" w:hAnsi="Cambria Math" w:eastAsia="Cambria Math" w:cs="Cambria Math"/>
                    <w:sz w:val="22"/>
                    <w:szCs w:val="22"/>
                  </w:rPr>
                  <m:t>.</m:t>
                </m:r>
              </m:oMath>
            </m:oMathPara>
          </w:p>
        </w:tc>
        <w:tc>
          <w:tcPr>
            <w:tcW w:w="864" w:type="dxa"/>
            <w:vAlign w:val="center"/>
          </w:tcPr>
          <w:p w:rsidR="00D951E9" w:rsidRDefault="00670B8B" w14:paraId="5BF03668" w14:textId="45A724D6">
            <w:pPr>
              <w:spacing w:after="0" w:line="240" w:lineRule="auto"/>
              <w:jc w:val="right"/>
            </w:pPr>
            <w:r>
              <w:t>(</w:t>
            </w:r>
            <w:bookmarkStart w:name="Eq_4A_16" w:id="960"/>
            <w:r>
              <w:t>4A.</w:t>
            </w:r>
            <w:r>
              <w:fldChar w:fldCharType="begin"/>
            </w:r>
            <w:r>
              <w:instrText> SEQ Equation \* ARABIC </w:instrText>
            </w:r>
            <w:r>
              <w:fldChar w:fldCharType="separate"/>
            </w:r>
            <w:r w:rsidR="00A62403">
              <w:rPr>
                <w:noProof/>
              </w:rPr>
              <w:t>16</w:t>
            </w:r>
            <w:r>
              <w:fldChar w:fldCharType="end"/>
            </w:r>
            <w:bookmarkEnd w:id="960"/>
            <w:r>
              <w:t>)</w:t>
            </w:r>
          </w:p>
        </w:tc>
      </w:tr>
    </w:tbl>
    <w:p w:rsidR="00240C6A" w:rsidRDefault="00670B8B" w14:paraId="0122FF24" w14:textId="77777777">
      <w:pPr>
        <w:pStyle w:val="BodyText"/>
        <w:keepNext/>
      </w:pPr>
      <w:r>
        <w:t>We can now calculate the expected between-group variation. Multiplying by group size and summing over groups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C7260C7" w14:textId="77777777">
        <w:trPr>
          <w:cantSplit/>
        </w:trPr>
        <w:tc>
          <w:tcPr>
            <w:tcW w:w="8496" w:type="dxa"/>
            <w:vAlign w:val="center"/>
          </w:tcPr>
          <w:p w:rsidRPr="00674971" w:rsidR="00240C6A" w:rsidRDefault="00670B8B" w14:paraId="36A2BB41" w14:textId="77777777">
            <w:pPr>
              <w:spacing w:before="120" w:line="240" w:lineRule="auto"/>
              <w:jc w:val="center"/>
              <w:rPr>
                <w:rFonts w:ascii="Cambria Math" w:hAnsi="Cambria Math"/>
                <w:sz w:val="22"/>
              </w:rPr>
            </w:pPr>
            <m:oMathPara>
              <m:oMathParaPr>
                <m:jc m:val="center"/>
              </m:oMathParaPr>
              <m:oMath>
                <m:r>
                  <w:rPr>
                    <w:rFonts w:ascii="Cambria Math" w:hAnsi="Cambria Math" w:eastAsia="Cambria Math" w:cs="Cambria Math"/>
                    <w:sz w:val="22"/>
                    <w:szCs w:val="22"/>
                  </w:rPr>
                  <m:t>E[</m:t>
                </m:r>
                <m:nary>
                  <m:naryPr>
                    <m:chr m:val="∑"/>
                    <m:limLoc m:val="undOvr"/>
                    <m:ctrlPr>
                      <w:rPr>
                        <w:rFonts w:ascii="Cambria Math" w:hAnsi="Cambria Math" w:eastAsia="Cambria Math" w:cs="Cambria Math"/>
                        <w:sz w:val="22"/>
                        <w:szCs w:val="22"/>
                      </w:rPr>
                    </m:ctrlPr>
                  </m:naryPr>
                  <m:sub>
                    <m:r>
                      <w:rPr>
                        <w:rFonts w:ascii="Cambria Math" w:hAnsi="Cambria Math" w:eastAsia="Cambria Math" w:cs="Cambria Math"/>
                        <w:sz w:val="22"/>
                        <w:szCs w:val="22"/>
                      </w:rPr>
                      <m:t>j=1</m:t>
                    </m:r>
                  </m:sub>
                  <m:sup>
                    <m:r>
                      <w:rPr>
                        <w:rFonts w:ascii="Cambria Math" w:hAnsi="Cambria Math" w:eastAsia="Cambria Math" w:cs="Cambria Math"/>
                        <w:sz w:val="22"/>
                        <w:szCs w:val="22"/>
                      </w:rPr>
                      <m:t>J</m:t>
                    </m:r>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e>
                </m:nary>
                <m:r>
                  <w:rPr>
                    <w:rFonts w:ascii="Cambria Math" w:hAnsi="Cambria Math" w:eastAsia="Cambria Math" w:cs="Cambria Math"/>
                    <w:sz w:val="22"/>
                    <w:szCs w:val="22"/>
                  </w:rPr>
                  <m:t>]=</m:t>
                </m:r>
                <m:nary>
                  <m:naryPr>
                    <m:chr m:val="∑"/>
                    <m:limLoc m:val="undOvr"/>
                    <m:ctrlPr>
                      <w:rPr>
                        <w:rFonts w:ascii="Cambria Math" w:hAnsi="Cambria Math" w:eastAsia="Cambria Math" w:cs="Cambria Math"/>
                        <w:sz w:val="22"/>
                        <w:szCs w:val="22"/>
                      </w:rPr>
                    </m:ctrlPr>
                  </m:naryPr>
                  <m:sub>
                    <m:r>
                      <w:rPr>
                        <w:rFonts w:ascii="Cambria Math" w:hAnsi="Cambria Math" w:eastAsia="Cambria Math" w:cs="Cambria Math"/>
                        <w:sz w:val="22"/>
                        <w:szCs w:val="22"/>
                      </w:rPr>
                      <m:t>j=1</m:t>
                    </m:r>
                  </m:sub>
                  <m:sup>
                    <m:r>
                      <w:rPr>
                        <w:rFonts w:ascii="Cambria Math" w:hAnsi="Cambria Math" w:eastAsia="Cambria Math" w:cs="Cambria Math"/>
                        <w:sz w:val="22"/>
                        <w:szCs w:val="22"/>
                      </w:rPr>
                      <m:t>J</m:t>
                    </m:r>
                  </m:sup>
                  <m:e>
                    <m:f>
                      <m:fPr>
                        <m:ctrlPr>
                          <w:rPr>
                            <w:rFonts w:ascii="Cambria Math" w:hAnsi="Cambria Math" w:eastAsia="Cambria Math" w:cs="Cambria Math"/>
                            <w:sz w:val="22"/>
                            <w:szCs w:val="22"/>
                          </w:rPr>
                        </m:ctrlPr>
                      </m:fPr>
                      <m:num>
                        <m:r>
                          <w:rPr>
                            <w:rFonts w:ascii="Cambria Math" w:hAnsi="Cambria Math" w:eastAsia="Cambria Math" w:cs="Cambria Math"/>
                            <w:sz w:val="22"/>
                            <w:szCs w:val="22"/>
                          </w:rPr>
                          <m:t>N-</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num>
                      <m:den>
                        <m:r>
                          <w:rPr>
                            <w:rFonts w:ascii="Cambria Math" w:hAnsi="Cambria Math" w:eastAsia="Cambria Math" w:cs="Cambria Math"/>
                            <w:sz w:val="22"/>
                            <w:szCs w:val="22"/>
                          </w:rPr>
                          <m:t>N-1</m:t>
                        </m:r>
                      </m:den>
                    </m:f>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σ</m:t>
                            </m:r>
                          </m:e>
                          <m:sub>
                            <m:r>
                              <w:rPr>
                                <w:rFonts w:ascii="Cambria Math" w:hAnsi="Cambria Math" w:eastAsia="Cambria Math" w:cs="Cambria Math"/>
                                <w:sz w:val="22"/>
                                <w:szCs w:val="22"/>
                              </w:rPr>
                              <m:t>A</m:t>
                            </m:r>
                          </m:sub>
                        </m:sSub>
                      </m:e>
                      <m:sup>
                        <m:r>
                          <w:rPr>
                            <w:rFonts w:ascii="Cambria Math" w:hAnsi="Cambria Math" w:eastAsia="Cambria Math" w:cs="Cambria Math"/>
                            <w:sz w:val="22"/>
                            <w:szCs w:val="22"/>
                          </w:rPr>
                          <m:t>2</m:t>
                        </m:r>
                      </m:sup>
                    </m:sSup>
                  </m:e>
                </m:nary>
              </m:oMath>
            </m:oMathPara>
          </w:p>
          <w:p w:rsidRPr="00674971" w:rsidR="00240C6A" w:rsidRDefault="00670B8B" w14:paraId="1BF688C7" w14:textId="77777777">
            <w:pPr>
              <w:spacing w:before="120" w:line="240" w:lineRule="auto"/>
              <w:jc w:val="center"/>
              <w:rPr>
                <w:rFonts w:ascii="Cambria Math" w:hAnsi="Cambria Math"/>
                <w:sz w:val="22"/>
              </w:rPr>
            </w:pPr>
            <m:oMathPara>
              <m:oMathParaPr>
                <m:jc m:val="center"/>
              </m:oMathParaPr>
              <m:oMath>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JN-</m:t>
                    </m:r>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j</m:t>
                        </m:r>
                      </m:sub>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e>
                    </m:nary>
                  </m:num>
                  <m:den>
                    <m:r>
                      <w:rPr>
                        <w:rFonts w:ascii="Cambria Math" w:hAnsi="Cambria Math" w:eastAsia="Cambria Math" w:cs="Cambria Math"/>
                        <w:sz w:val="22"/>
                        <w:szCs w:val="22"/>
                      </w:rPr>
                      <m:t>N-1</m:t>
                    </m:r>
                  </m:den>
                </m:f>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σ</m:t>
                        </m:r>
                      </m:e>
                      <m:sub>
                        <m:r>
                          <w:rPr>
                            <w:rFonts w:ascii="Cambria Math" w:hAnsi="Cambria Math" w:eastAsia="Cambria Math" w:cs="Cambria Math"/>
                            <w:sz w:val="22"/>
                            <w:szCs w:val="22"/>
                          </w:rPr>
                          <m:t>A</m:t>
                        </m:r>
                      </m:sub>
                    </m:sSub>
                  </m:e>
                  <m:sup>
                    <m:r>
                      <w:rPr>
                        <w:rFonts w:ascii="Cambria Math" w:hAnsi="Cambria Math" w:eastAsia="Cambria Math" w:cs="Cambria Math"/>
                        <w:sz w:val="22"/>
                        <w:szCs w:val="22"/>
                      </w:rPr>
                      <m:t>2</m:t>
                    </m:r>
                  </m:sup>
                </m:sSup>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N(J-1)</m:t>
                    </m:r>
                  </m:num>
                  <m:den>
                    <m:r>
                      <w:rPr>
                        <w:rFonts w:ascii="Cambria Math" w:hAnsi="Cambria Math" w:eastAsia="Cambria Math" w:cs="Cambria Math"/>
                        <w:sz w:val="22"/>
                        <w:szCs w:val="22"/>
                      </w:rPr>
                      <m:t>N-1</m:t>
                    </m:r>
                  </m:den>
                </m:f>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σ</m:t>
                        </m:r>
                      </m:e>
                      <m:sub>
                        <m:r>
                          <w:rPr>
                            <w:rFonts w:ascii="Cambria Math" w:hAnsi="Cambria Math" w:eastAsia="Cambria Math" w:cs="Cambria Math"/>
                            <w:sz w:val="22"/>
                            <w:szCs w:val="22"/>
                          </w:rPr>
                          <m:t>A</m:t>
                        </m:r>
                      </m:sub>
                    </m:sSub>
                  </m:e>
                  <m:sup>
                    <m:r>
                      <w:rPr>
                        <w:rFonts w:ascii="Cambria Math" w:hAnsi="Cambria Math" w:eastAsia="Cambria Math" w:cs="Cambria Math"/>
                        <w:sz w:val="22"/>
                        <w:szCs w:val="22"/>
                      </w:rPr>
                      <m:t>2</m:t>
                    </m:r>
                  </m:sup>
                </m:sSup>
                <m:r>
                  <w:rPr>
                    <w:rFonts w:ascii="Cambria Math" w:hAnsi="Cambria Math" w:eastAsia="Cambria Math" w:cs="Cambria Math"/>
                    <w:sz w:val="22"/>
                    <w:szCs w:val="22"/>
                  </w:rPr>
                  <m:t>.</m:t>
                </m:r>
              </m:oMath>
            </m:oMathPara>
          </w:p>
        </w:tc>
        <w:tc>
          <w:tcPr>
            <w:tcW w:w="864" w:type="dxa"/>
            <w:vAlign w:val="center"/>
          </w:tcPr>
          <w:p w:rsidR="00D951E9" w:rsidRDefault="00670B8B" w14:paraId="5BEA0944" w14:textId="5C74FB72">
            <w:pPr>
              <w:spacing w:after="0" w:line="240" w:lineRule="auto"/>
              <w:jc w:val="right"/>
            </w:pPr>
            <w:r>
              <w:t>(</w:t>
            </w:r>
            <w:bookmarkStart w:name="Eq_4A_17" w:id="961"/>
            <w:r>
              <w:t>4A.</w:t>
            </w:r>
            <w:r>
              <w:fldChar w:fldCharType="begin"/>
            </w:r>
            <w:r>
              <w:instrText> SEQ Equation \* ARABIC </w:instrText>
            </w:r>
            <w:r>
              <w:fldChar w:fldCharType="separate"/>
            </w:r>
            <w:r w:rsidR="00A62403">
              <w:rPr>
                <w:noProof/>
              </w:rPr>
              <w:t>17</w:t>
            </w:r>
            <w:r>
              <w:fldChar w:fldCharType="end"/>
            </w:r>
            <w:bookmarkEnd w:id="961"/>
            <w:r>
              <w:t>)</w:t>
            </w:r>
          </w:p>
        </w:tc>
      </w:tr>
    </w:tbl>
    <w:p w:rsidR="00240C6A" w:rsidRDefault="00670B8B" w14:paraId="0AF77B6D" w14:textId="77777777">
      <w:pPr>
        <w:pStyle w:val="BodyText"/>
      </w:pPr>
      <w:r>
        <w:t>This step uses linearity of expectation. It does not require the group means to be independent.</w:t>
      </w:r>
    </w:p>
    <w:p w:rsidR="00240C6A" w:rsidRDefault="00670B8B" w14:paraId="5346C2DD" w14:textId="77777777">
      <w:pPr>
        <w:pStyle w:val="BodyText"/>
        <w:keepNext/>
      </w:pPr>
      <w:r>
        <w:t>The sorting measure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CF3C92C" w14:textId="77777777">
        <w:trPr>
          <w:cantSplit/>
        </w:trPr>
        <w:tc>
          <w:tcPr>
            <w:tcW w:w="8496" w:type="dxa"/>
            <w:vAlign w:val="center"/>
          </w:tcPr>
          <w:p w:rsidRPr="00674971" w:rsidR="00240C6A" w:rsidRDefault="00000000" w14:paraId="5CAE6FF3" w14:textId="77777777">
            <w:pPr>
              <w:spacing w:before="120" w:line="240" w:lineRule="auto"/>
              <w:jc w:val="center"/>
              <w:rPr>
                <w:rFonts w:ascii="Cambria Math" w:hAnsi="Cambria Math"/>
                <w:sz w:val="22"/>
              </w:rPr>
            </w:pPr>
            <m:oMathPara>
              <m:oMathParaPr>
                <m:jc m:val="center"/>
              </m:oMathParaP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H</m:t>
                    </m:r>
                  </m:e>
                  <m:sub>
                    <m:r>
                      <w:rPr>
                        <w:rFonts w:ascii="Cambria Math" w:hAnsi="Cambria Math" w:eastAsia="Cambria Math" w:cs="Cambria Math"/>
                        <w:sz w:val="22"/>
                        <w:szCs w:val="22"/>
                      </w:rPr>
                      <m:t>sort</m:t>
                    </m:r>
                  </m:sub>
                </m:sSub>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j</m:t>
                        </m:r>
                      </m:sub>
                      <m:sup/>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n</m:t>
                            </m:r>
                          </m:e>
                          <m:sub>
                            <m:r>
                              <w:rPr>
                                <w:rFonts w:ascii="Cambria Math" w:hAnsi="Cambria Math" w:eastAsia="Cambria Math" w:cs="Cambria Math"/>
                                <w:sz w:val="22"/>
                                <w:szCs w:val="22"/>
                              </w:rPr>
                              <m:t>j</m:t>
                            </m:r>
                          </m:sub>
                        </m:sSub>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e>
                    </m:nary>
                  </m:num>
                  <m:den>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i</m:t>
                        </m:r>
                      </m:sub>
                      <m:sup/>
                      <m:e>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acc>
                              <m:accPr>
                                <m:chr m:val="̅"/>
                                <m:ctrlPr>
                                  <w:rPr>
                                    <w:rFonts w:ascii="Cambria Math" w:hAnsi="Cambria Math" w:eastAsia="Cambria Math" w:cs="Cambria Math"/>
                                    <w:sz w:val="22"/>
                                    <w:szCs w:val="22"/>
                                  </w:rPr>
                                </m:ctrlPr>
                              </m:accPr>
                              <m:e>
                                <m:r>
                                  <w:rPr>
                                    <w:rFonts w:ascii="Cambria Math" w:hAnsi="Cambria Math" w:eastAsia="Cambria Math" w:cs="Cambria Math"/>
                                    <w:sz w:val="22"/>
                                    <w:szCs w:val="22"/>
                                  </w:rPr>
                                  <m:t>A</m:t>
                                </m:r>
                              </m:e>
                            </m:acc>
                            <m:r>
                              <w:rPr>
                                <w:rFonts w:ascii="Cambria Math" w:hAnsi="Cambria Math" w:eastAsia="Cambria Math" w:cs="Cambria Math"/>
                                <w:sz w:val="22"/>
                                <w:szCs w:val="22"/>
                              </w:rPr>
                              <m:t>)</m:t>
                            </m:r>
                          </m:e>
                          <m:sup>
                            <m:r>
                              <w:rPr>
                                <w:rFonts w:ascii="Cambria Math" w:hAnsi="Cambria Math" w:eastAsia="Cambria Math" w:cs="Cambria Math"/>
                                <w:sz w:val="22"/>
                                <w:szCs w:val="22"/>
                              </w:rPr>
                              <m:t>2</m:t>
                            </m:r>
                          </m:sup>
                        </m:sSup>
                      </m:e>
                    </m:nary>
                  </m:den>
                </m:f>
                <m:r>
                  <w:rPr>
                    <w:rFonts w:ascii="Cambria Math" w:hAnsi="Cambria Math" w:eastAsia="Cambria Math" w:cs="Cambria Math"/>
                    <w:sz w:val="22"/>
                    <w:szCs w:val="22"/>
                  </w:rPr>
                  <m:t>.</m:t>
                </m:r>
              </m:oMath>
            </m:oMathPara>
          </w:p>
        </w:tc>
        <w:tc>
          <w:tcPr>
            <w:tcW w:w="864" w:type="dxa"/>
            <w:vAlign w:val="center"/>
          </w:tcPr>
          <w:p w:rsidR="00D951E9" w:rsidRDefault="00670B8B" w14:paraId="2B09AB0D" w14:textId="4F5038DC">
            <w:pPr>
              <w:spacing w:after="0" w:line="240" w:lineRule="auto"/>
              <w:jc w:val="right"/>
            </w:pPr>
            <w:r>
              <w:t>(</w:t>
            </w:r>
            <w:bookmarkStart w:name="Eq_4A_18" w:id="962"/>
            <w:r>
              <w:t>4A.</w:t>
            </w:r>
            <w:r>
              <w:fldChar w:fldCharType="begin"/>
            </w:r>
            <w:r>
              <w:instrText> SEQ Equation \* ARABIC </w:instrText>
            </w:r>
            <w:r>
              <w:fldChar w:fldCharType="separate"/>
            </w:r>
            <w:r w:rsidR="00A62403">
              <w:rPr>
                <w:noProof/>
              </w:rPr>
              <w:t>18</w:t>
            </w:r>
            <w:r>
              <w:fldChar w:fldCharType="end"/>
            </w:r>
            <w:bookmarkEnd w:id="962"/>
            <w:r>
              <w:t>)</w:t>
            </w:r>
          </w:p>
        </w:tc>
      </w:tr>
    </w:tbl>
    <w:p w:rsidR="00240C6A" w:rsidRDefault="00670B8B" w14:paraId="1F796059" w14:textId="77777777">
      <w:pPr>
        <w:pStyle w:val="BodyText"/>
        <w:keepNext/>
      </w:pPr>
      <w:r>
        <w:t xml:space="preserve">Its denominator is the fixed quantity </w:t>
      </w:r>
      <m:oMath>
        <m:r>
          <w:rPr>
            <w:rFonts w:ascii="Cambria Math" w:hAnsi="Cambria Math" w:eastAsia="Cambria Math" w:cs="Cambria Math"/>
            <w:sz w:val="22"/>
            <w:szCs w:val="22"/>
          </w:rPr>
          <m:t>N</m:t>
        </m:r>
      </m:oMath>
      <w:r>
        <w:t xml:space="preserve"> times </w:t>
      </w:r>
      <m:oMath>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σ</m:t>
                </m:r>
              </m:e>
              <m:sub>
                <m:r>
                  <w:rPr>
                    <w:rFonts w:ascii="Cambria Math" w:hAnsi="Cambria Math" w:eastAsia="Cambria Math" w:cs="Cambria Math"/>
                    <w:sz w:val="22"/>
                    <w:szCs w:val="22"/>
                  </w:rPr>
                  <m:t>A</m:t>
                </m:r>
              </m:sub>
            </m:sSub>
          </m:e>
          <m:sup>
            <m:r>
              <w:rPr>
                <w:rFonts w:ascii="Cambria Math" w:hAnsi="Cambria Math" w:eastAsia="Cambria Math" w:cs="Cambria Math"/>
                <w:sz w:val="22"/>
                <w:szCs w:val="22"/>
              </w:rPr>
              <m:t>2</m:t>
            </m:r>
          </m:sup>
        </m:sSup>
      </m:oMath>
      <w:r>
        <w:t>. Consequently,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EDC68E4" w14:textId="77777777">
        <w:trPr>
          <w:cantSplit/>
        </w:trPr>
        <w:tc>
          <w:tcPr>
            <w:tcW w:w="8496" w:type="dxa"/>
            <w:vAlign w:val="center"/>
          </w:tcPr>
          <w:p w:rsidRPr="00674971" w:rsidR="00240C6A" w:rsidRDefault="00670B8B" w14:paraId="0E71F520" w14:textId="77777777">
            <w:pPr>
              <w:spacing w:before="120" w:line="240" w:lineRule="auto"/>
              <w:jc w:val="center"/>
              <w:rPr>
                <w:rFonts w:ascii="Cambria Math" w:hAnsi="Cambria Math"/>
                <w:sz w:val="22"/>
              </w:rPr>
            </w:pPr>
            <m:oMathPara>
              <m:oMathParaPr>
                <m:jc m:val="center"/>
              </m:oMathParaPr>
              <m:oMath>
                <m:r>
                  <w:rPr>
                    <w:rFonts w:ascii="Cambria Math" w:hAnsi="Cambria Math" w:eastAsia="Cambria Math" w:cs="Cambria Math"/>
                    <w:sz w:val="22"/>
                    <w:szCs w:val="22"/>
                  </w:rPr>
                  <m:t>E[</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H</m:t>
                    </m:r>
                  </m:e>
                  <m:sub>
                    <m:r>
                      <w:rPr>
                        <w:rFonts w:ascii="Cambria Math" w:hAnsi="Cambria Math" w:eastAsia="Cambria Math" w:cs="Cambria Math"/>
                        <w:sz w:val="22"/>
                        <w:szCs w:val="22"/>
                      </w:rPr>
                      <m:t>sort</m:t>
                    </m:r>
                  </m:sub>
                </m:sSub>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f>
                      <m:fPr>
                        <m:ctrlPr>
                          <w:rPr>
                            <w:rFonts w:ascii="Cambria Math" w:hAnsi="Cambria Math" w:eastAsia="Cambria Math" w:cs="Cambria Math"/>
                            <w:sz w:val="22"/>
                            <w:szCs w:val="22"/>
                          </w:rPr>
                        </m:ctrlPr>
                      </m:fPr>
                      <m:num>
                        <m:r>
                          <w:rPr>
                            <w:rFonts w:ascii="Cambria Math" w:hAnsi="Cambria Math" w:eastAsia="Cambria Math" w:cs="Cambria Math"/>
                            <w:sz w:val="22"/>
                            <w:szCs w:val="22"/>
                          </w:rPr>
                          <m:t>N(J-1)</m:t>
                        </m:r>
                      </m:num>
                      <m:den>
                        <m:r>
                          <w:rPr>
                            <w:rFonts w:ascii="Cambria Math" w:hAnsi="Cambria Math" w:eastAsia="Cambria Math" w:cs="Cambria Math"/>
                            <w:sz w:val="22"/>
                            <w:szCs w:val="22"/>
                          </w:rPr>
                          <m:t>N-1</m:t>
                        </m:r>
                      </m:den>
                    </m:f>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σ</m:t>
                            </m:r>
                          </m:e>
                          <m:sub>
                            <m:r>
                              <w:rPr>
                                <w:rFonts w:ascii="Cambria Math" w:hAnsi="Cambria Math" w:eastAsia="Cambria Math" w:cs="Cambria Math"/>
                                <w:sz w:val="22"/>
                                <w:szCs w:val="22"/>
                              </w:rPr>
                              <m:t>A</m:t>
                            </m:r>
                          </m:sub>
                        </m:sSub>
                      </m:e>
                      <m:sup>
                        <m:r>
                          <w:rPr>
                            <w:rFonts w:ascii="Cambria Math" w:hAnsi="Cambria Math" w:eastAsia="Cambria Math" w:cs="Cambria Math"/>
                            <w:sz w:val="22"/>
                            <w:szCs w:val="22"/>
                          </w:rPr>
                          <m:t>2</m:t>
                        </m:r>
                      </m:sup>
                    </m:sSup>
                  </m:num>
                  <m:den>
                    <m:r>
                      <w:rPr>
                        <w:rFonts w:ascii="Cambria Math" w:hAnsi="Cambria Math" w:eastAsia="Cambria Math" w:cs="Cambria Math"/>
                        <w:sz w:val="22"/>
                        <w:szCs w:val="22"/>
                      </w:rPr>
                      <m:t>N</m:t>
                    </m:r>
                    <m:sSup>
                      <m:sSupPr>
                        <m:ctrlPr>
                          <w:rPr>
                            <w:rFonts w:ascii="Cambria Math" w:hAnsi="Cambria Math" w:eastAsia="Cambria Math" w:cs="Cambria Math"/>
                            <w:sz w:val="22"/>
                            <w:szCs w:val="22"/>
                          </w:rPr>
                        </m:ctrlPr>
                      </m:sSupPr>
                      <m:e>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σ</m:t>
                            </m:r>
                          </m:e>
                          <m:sub>
                            <m:r>
                              <w:rPr>
                                <w:rFonts w:ascii="Cambria Math" w:hAnsi="Cambria Math" w:eastAsia="Cambria Math" w:cs="Cambria Math"/>
                                <w:sz w:val="22"/>
                                <w:szCs w:val="22"/>
                              </w:rPr>
                              <m:t>A</m:t>
                            </m:r>
                          </m:sub>
                        </m:sSub>
                      </m:e>
                      <m:sup>
                        <m:r>
                          <w:rPr>
                            <w:rFonts w:ascii="Cambria Math" w:hAnsi="Cambria Math" w:eastAsia="Cambria Math" w:cs="Cambria Math"/>
                            <w:sz w:val="22"/>
                            <w:szCs w:val="22"/>
                          </w:rPr>
                          <m:t>2</m:t>
                        </m:r>
                      </m:sup>
                    </m:sSup>
                  </m:den>
                </m:f>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r>
                      <w:rPr>
                        <w:rFonts w:ascii="Cambria Math" w:hAnsi="Cambria Math" w:eastAsia="Cambria Math" w:cs="Cambria Math"/>
                        <w:sz w:val="22"/>
                        <w:szCs w:val="22"/>
                      </w:rPr>
                      <m:t>J-1</m:t>
                    </m:r>
                  </m:num>
                  <m:den>
                    <m:r>
                      <w:rPr>
                        <w:rFonts w:ascii="Cambria Math" w:hAnsi="Cambria Math" w:eastAsia="Cambria Math" w:cs="Cambria Math"/>
                        <w:sz w:val="22"/>
                        <w:szCs w:val="22"/>
                      </w:rPr>
                      <m:t>N-1</m:t>
                    </m:r>
                  </m:den>
                </m:f>
                <m:r>
                  <w:rPr>
                    <w:rFonts w:ascii="Cambria Math" w:hAnsi="Cambria Math" w:eastAsia="Cambria Math" w:cs="Cambria Math"/>
                    <w:sz w:val="22"/>
                    <w:szCs w:val="22"/>
                  </w:rPr>
                  <m:t>.</m:t>
                </m:r>
              </m:oMath>
            </m:oMathPara>
          </w:p>
        </w:tc>
        <w:tc>
          <w:tcPr>
            <w:tcW w:w="864" w:type="dxa"/>
            <w:vAlign w:val="center"/>
          </w:tcPr>
          <w:p w:rsidR="00D951E9" w:rsidRDefault="00670B8B" w14:paraId="44D58858" w14:textId="61F84995">
            <w:pPr>
              <w:spacing w:after="0" w:line="240" w:lineRule="auto"/>
              <w:jc w:val="right"/>
            </w:pPr>
            <w:r>
              <w:t>(</w:t>
            </w:r>
            <w:bookmarkStart w:name="Eq_4A_19" w:id="963"/>
            <w:r>
              <w:t>4A.</w:t>
            </w:r>
            <w:r>
              <w:fldChar w:fldCharType="begin"/>
            </w:r>
            <w:r>
              <w:instrText> SEQ Equation \* ARABIC </w:instrText>
            </w:r>
            <w:r>
              <w:fldChar w:fldCharType="separate"/>
            </w:r>
            <w:r w:rsidR="00A62403">
              <w:rPr>
                <w:noProof/>
              </w:rPr>
              <w:t>19</w:t>
            </w:r>
            <w:r>
              <w:fldChar w:fldCharType="end"/>
            </w:r>
            <w:bookmarkEnd w:id="963"/>
            <w:r>
              <w:t>)</w:t>
            </w:r>
          </w:p>
        </w:tc>
      </w:tr>
    </w:tbl>
    <w:p w:rsidR="00240C6A" w:rsidRDefault="00670B8B" w14:paraId="78B0D342" w14:textId="77777777">
      <w:pPr>
        <w:pStyle w:val="BodyText"/>
      </w:pPr>
      <w:r>
        <w:t xml:space="preserve">This result gives the sorting expected from random allocation alone. For fixed </w:t>
      </w:r>
      <m:oMath>
        <m:r>
          <w:rPr>
            <w:rFonts w:ascii="Cambria Math" w:hAnsi="Cambria Math" w:eastAsia="Cambria Math" w:cs="Cambria Math"/>
            <w:sz w:val="22"/>
            <w:szCs w:val="22"/>
          </w:rPr>
          <m:t>N</m:t>
        </m:r>
      </m:oMath>
      <w:r>
        <w:t xml:space="preserve"> and </w:t>
      </w:r>
      <m:oMath>
        <m:r>
          <w:rPr>
            <w:rFonts w:ascii="Cambria Math" w:hAnsi="Cambria Math" w:eastAsia="Cambria Math" w:cs="Cambria Math"/>
            <w:sz w:val="22"/>
            <w:szCs w:val="22"/>
          </w:rPr>
          <m:t>J</m:t>
        </m:r>
      </m:oMath>
      <w:r>
        <w:t>, it holds even when group sizes differ. It is an expected reference value, not a minimum: an individual random allocation can produce a value above or below it. Comparing an observed value with this expectation helps distinguish sorting beyond the random baseline, but assessing how unusual that value is requires the distribution across random assignments.</w:t>
      </w:r>
    </w:p>
    <w:p w:rsidR="00CB3150" w:rsidRDefault="00670B8B" w14:paraId="32A5826A" w14:textId="77777777">
      <w:pPr>
        <w:pStyle w:val="Heading2"/>
        <w:numPr>
          <w:ilvl w:val="1"/>
          <w:numId w:val="19"/>
        </w:numPr>
      </w:pPr>
      <w:bookmarkStart w:name="SensitivityAppendixSection" w:id="964"/>
      <w:r>
        <w:t>From competitive relevance to selection outcomes</w:t>
      </w:r>
      <w:bookmarkEnd w:id="964"/>
    </w:p>
    <w:p w:rsidR="00C21D63" w:rsidRDefault="00670B8B" w14:paraId="1288E484" w14:textId="77777777">
      <w:pPr>
        <w:pStyle w:val="BodyText"/>
      </w:pPr>
      <w:r>
        <w:t xml:space="preserve">We trace a small performance improvement by one individual through competitive relevance, roster pressure, scores, and selection. Let </w:t>
      </w:r>
      <m:oMath>
        <m:r>
          <w:rPr>
            <w:rFonts w:ascii="Cambria Math" w:hAnsi="Cambria Math"/>
            <w:sz w:val="22"/>
            <w:szCs w:val="22"/>
          </w:rPr>
          <m:t>h</m:t>
        </m:r>
      </m:oMath>
      <w:r>
        <w:t xml:space="preserve"> belong to group </w:t>
      </w:r>
      <m:oMath>
        <m:r>
          <w:rPr>
            <w:rFonts w:ascii="Cambria Math" w:hAnsi="Cambria Math"/>
            <w:sz w:val="22"/>
            <w:szCs w:val="22"/>
          </w:rPr>
          <m:t>j</m:t>
        </m:r>
      </m:oMath>
      <w:r>
        <w:t xml:space="preserve">, containing </w:t>
      </w:r>
      <m:oMath>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oMath>
      <w:r>
        <w:t xml:space="preserve"> individuals. Hold group membership, everyone else’s performance, </w:t>
      </w:r>
      <m:oMath>
        <m:r>
          <w:rPr>
            <w:rFonts w:ascii="Cambria Math" w:hAnsi="Cambria Math"/>
            <w:sz w:val="22"/>
            <w:szCs w:val="22"/>
          </w:rPr>
          <m:t>θ</m:t>
        </m:r>
      </m:oMath>
      <w:r>
        <w:t xml:space="preserve">, </w:t>
      </w:r>
      <m:oMath>
        <m:r>
          <w:rPr>
            <w:rFonts w:ascii="Cambria Math" w:hAnsi="Cambria Math"/>
            <w:sz w:val="22"/>
            <w:szCs w:val="22"/>
          </w:rPr>
          <m:t>γ</m:t>
        </m:r>
      </m:oMath>
      <w:r>
        <w:t xml:space="preserve">, </w:t>
      </w:r>
      <m:oMath>
        <m:r>
          <w:rPr>
            <w:rFonts w:ascii="Cambria Math" w:hAnsi="Cambria Math"/>
            <w:sz w:val="22"/>
            <w:szCs w:val="22"/>
          </w:rPr>
          <m:t>λ</m:t>
        </m:r>
      </m:oMath>
      <w:r>
        <w:t xml:space="preserve">, and </w:t>
      </w:r>
      <m:oMath>
        <m:r>
          <w:rPr>
            <w:rFonts w:ascii="Cambria Math" w:hAnsi="Cambria Math"/>
            <w:sz w:val="22"/>
            <w:szCs w:val="22"/>
          </w:rPr>
          <m:t>K</m:t>
        </m:r>
      </m:oMath>
      <w:r>
        <w:t xml:space="preserve"> fixed, with </w:t>
      </w:r>
      <m:oMath>
        <m:r>
          <w:rPr>
            <w:rFonts w:ascii="Cambria Math" w:hAnsi="Cambria Math"/>
            <w:sz w:val="22"/>
            <w:szCs w:val="22"/>
          </w:rPr>
          <m:t>γ</m:t>
        </m:r>
      </m:oMath>
      <w:r>
        <w:t xml:space="preserve"> positive and </w:t>
      </w:r>
      <m:oMath>
        <m:r>
          <w:rPr>
            <w:rFonts w:ascii="Cambria Math" w:hAnsi="Cambria Math"/>
            <w:sz w:val="22"/>
            <w:szCs w:val="22"/>
          </w:rPr>
          <m:t>λ</m:t>
        </m:r>
      </m:oMath>
      <w:r>
        <w:t xml:space="preserve"> nonnegative. For stochastic selection, also hold the positive temperature </w:t>
      </w:r>
      <m:oMath>
        <m:sSub>
          <m:sSubPr>
            <m:ctrlPr>
              <w:rPr>
                <w:rFonts w:ascii="Cambria Math" w:hAnsi="Cambria Math"/>
                <w:sz w:val="22"/>
              </w:rPr>
            </m:ctrlPr>
          </m:sSubPr>
          <m:e>
            <m:r>
              <w:rPr>
                <w:rFonts w:ascii="Cambria Math" w:hAnsi="Cambria Math"/>
                <w:sz w:val="22"/>
                <w:szCs w:val="22"/>
              </w:rPr>
              <m:t>t</m:t>
            </m:r>
          </m:e>
          <m:sub>
            <m:r>
              <m:rPr>
                <m:nor/>
              </m:rPr>
              <w:rPr>
                <w:rFonts w:ascii="Cambria Math" w:hAnsi="Cambria Math"/>
                <w:sz w:val="22"/>
                <w:szCs w:val="22"/>
              </w:rPr>
              <m:t>sel</m:t>
            </m:r>
          </m:sub>
        </m:sSub>
      </m:oMath>
      <w:r>
        <w:t xml:space="preserve"> fixed. In particular, the threshold is not recalculated as performance changes. These are local sensitivities of the stated model, not causal estimates from observed data.</w:t>
      </w:r>
    </w:p>
    <w:p w:rsidR="00C21D63" w:rsidRDefault="00670B8B" w14:paraId="28B364C9" w14:textId="77777777">
      <w:pPr>
        <w:pStyle w:val="BodyText"/>
      </w:pPr>
      <w:r>
        <w:t>First, performance changes the improving individual’s competitive relevance. Using the sigmoid derivative established in Section 4.5.1,</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35B028B" w14:textId="77777777">
        <w:trPr>
          <w:cantSplit/>
        </w:trPr>
        <w:tc>
          <w:tcPr>
            <w:tcW w:w="8496" w:type="dxa"/>
            <w:vAlign w:val="center"/>
          </w:tcPr>
          <w:p w:rsidRPr="00674971" w:rsidR="00C21D63" w:rsidRDefault="00000000" w14:paraId="052E3BC7" w14:textId="77777777">
            <w:pPr>
              <w:spacing w:before="120" w:line="240" w:lineRule="auto"/>
              <w:jc w:val="center"/>
              <w:rPr>
                <w:rFonts w:ascii="Cambria Math" w:hAnsi="Cambria Math"/>
                <w:sz w:val="22"/>
              </w:rPr>
            </w:pPr>
            <m:oMathPara>
              <m:oMathParaPr>
                <m:jc m:val="center"/>
              </m:oMathParaPr>
              <m:oMath>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f>
                  <m:fPr>
                    <m:ctrlPr>
                      <w:rPr>
                        <w:rFonts w:ascii="Cambria Math" w:hAnsi="Cambria Math"/>
                        <w:sz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rPr>
                        </m:ctrlPr>
                      </m:sSupPr>
                      <m:e>
                        <m:r>
                          <w:rPr>
                            <w:rFonts w:ascii="Cambria Math" w:hAnsi="Cambria Math"/>
                            <w:sz w:val="22"/>
                            <w:szCs w:val="22"/>
                          </w:rPr>
                          <m:t>e</m:t>
                        </m:r>
                      </m:e>
                      <m:sup>
                        <m:r>
                          <w:rPr>
                            <w:rFonts w:ascii="Cambria Math" w:hAnsi="Cambria Math"/>
                            <w:sz w:val="22"/>
                            <w:szCs w:val="22"/>
                          </w:rPr>
                          <m:t>-γ(</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sup>
                    </m:sSup>
                  </m:den>
                </m:f>
                <m:r>
                  <w:rPr>
                    <w:rFonts w:ascii="Cambria Math" w:hAnsi="Cambria Math"/>
                    <w:sz w:val="22"/>
                    <w:szCs w:val="22"/>
                  </w:rPr>
                  <m:t xml:space="preserve">,    </m:t>
                </m:r>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=γ</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rsidR="00C21D63" w:rsidRDefault="00670B8B" w14:paraId="59B80314" w14:textId="314D536F">
            <w:pPr>
              <w:spacing w:line="240" w:lineRule="auto"/>
              <w:jc w:val="right"/>
            </w:pPr>
            <w:r>
              <w:t>(</w:t>
            </w:r>
            <w:bookmarkStart w:name="Eq_4A_20" w:id="965"/>
            <w:r>
              <w:t>4A.</w:t>
            </w:r>
            <w:r>
              <w:fldChar w:fldCharType="begin"/>
            </w:r>
            <w:r>
              <w:instrText> SEQ Equation \* ARABIC </w:instrText>
            </w:r>
            <w:r>
              <w:fldChar w:fldCharType="separate"/>
            </w:r>
            <w:r w:rsidR="00A62403">
              <w:rPr>
                <w:noProof/>
              </w:rPr>
              <w:t>20</w:t>
            </w:r>
            <w:r>
              <w:fldChar w:fldCharType="end"/>
            </w:r>
            <w:bookmarkEnd w:id="965"/>
            <w:r>
              <w:t>)</w:t>
            </w:r>
          </w:p>
        </w:tc>
      </w:tr>
    </w:tbl>
    <w:p w:rsidR="00C21D63" w:rsidRDefault="00670B8B" w14:paraId="557D2DAA" w14:textId="77777777">
      <w:pPr>
        <w:pStyle w:val="BodyText"/>
      </w:pPr>
      <w:r>
        <w:t xml:space="preserve">The product is at most one quarter and reaches that value when </w:t>
      </w:r>
      <m:oMath>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oMath>
      <w:r>
        <w:t xml:space="preserve"> equals one half, or </w:t>
      </w:r>
      <m:oMath>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oMath>
      <w:r>
        <w:t xml:space="preserve"> equals </w:t>
      </w:r>
      <m:oMath>
        <m:r>
          <w:rPr>
            <w:rFonts w:ascii="Cambria Math" w:hAnsi="Cambria Math"/>
            <w:sz w:val="22"/>
            <w:szCs w:val="22"/>
          </w:rPr>
          <m:t>θ</m:t>
        </m:r>
      </m:oMath>
      <w:r>
        <w:t xml:space="preserve">. Thus the greatest marginal change in competitive relevance is </w:t>
      </w:r>
      <m:oMath>
        <m:r>
          <w:rPr>
            <w:rFonts w:ascii="Cambria Math" w:hAnsi="Cambria Math"/>
            <w:sz w:val="22"/>
            <w:szCs w:val="22"/>
          </w:rPr>
          <m:t>γ</m:t>
        </m:r>
      </m:oMath>
      <w:r>
        <w:t xml:space="preserve"> divided by four. This identifies the performance level of the individual generating additional pressure; it does not yet identify whose selection outcome changes.</w:t>
      </w:r>
    </w:p>
    <w:p w:rsidR="00C21D63" w:rsidRDefault="00670B8B" w14:paraId="3E4DC22D" w14:textId="77777777">
      <w:pPr>
        <w:pStyle w:val="BodyText"/>
      </w:pPr>
      <w:r>
        <w:t>Second, the change enters shared roster pressure. Group size is fixed, and only one term in the average changes: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7E5CFC" w14:textId="77777777">
        <w:trPr>
          <w:cantSplit/>
        </w:trPr>
        <w:tc>
          <w:tcPr>
            <w:tcW w:w="8496" w:type="dxa"/>
            <w:vAlign w:val="center"/>
          </w:tcPr>
          <w:p w:rsidRPr="00674971" w:rsidR="00C21D63" w:rsidRDefault="00000000" w14:paraId="481F1602" w14:textId="77777777">
            <w:pPr>
              <w:spacing w:before="120" w:line="240" w:lineRule="auto"/>
              <w:jc w:val="center"/>
              <w:rPr>
                <w:rFonts w:ascii="Cambria Math" w:hAnsi="Cambria Math"/>
                <w:sz w:val="22"/>
              </w:rPr>
            </w:pPr>
            <m:oMathPara>
              <m:oMathParaPr>
                <m:jc m:val="center"/>
              </m:oMathParaPr>
              <m:oMath>
                <m:sSub>
                  <m:sSubPr>
                    <m:ctrlPr>
                      <w:rPr>
                        <w:rFonts w:ascii="Cambria Math" w:hAnsi="Cambria Math"/>
                        <w:sz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rPr>
                    </m:ctrlPr>
                  </m:fPr>
                  <m:num>
                    <m:r>
                      <w:rPr>
                        <w:rFonts w:ascii="Cambria Math" w:hAnsi="Cambria Math"/>
                        <w:sz w:val="22"/>
                        <w:szCs w:val="22"/>
                      </w:rPr>
                      <m:t>1</m:t>
                    </m:r>
                  </m:num>
                  <m:den>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rPr>
                    </m:ctrlPr>
                  </m:naryPr>
                  <m:sub>
                    <m:r>
                      <w:rPr>
                        <w:rFonts w:ascii="Cambria Math" w:hAnsi="Cambria Math"/>
                        <w:sz w:val="22"/>
                        <w:szCs w:val="22"/>
                      </w:rPr>
                      <m:t>k∈j</m:t>
                    </m:r>
                  </m:sub>
                  <m:sup/>
                  <m:e>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k</m:t>
                        </m:r>
                      </m:sub>
                    </m:sSub>
                  </m:e>
                </m:nary>
                <m:r>
                  <w:rPr>
                    <w:rFonts w:ascii="Cambria Math" w:hAnsi="Cambria Math"/>
                    <w:sz w:val="22"/>
                    <w:szCs w:val="22"/>
                  </w:rPr>
                  <m:t xml:space="preserve">,    </m:t>
                </m:r>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C</m:t>
                        </m:r>
                      </m:e>
                      <m:sub>
                        <m:r>
                          <w:rPr>
                            <w:rFonts w:ascii="Cambria Math" w:hAnsi="Cambria Math"/>
                            <w:sz w:val="22"/>
                            <w:szCs w:val="22"/>
                          </w:rPr>
                          <m:t>j</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sz w:val="22"/>
                      </w:rPr>
                    </m:ctrlPr>
                  </m:fPr>
                  <m:num>
                    <m:r>
                      <w:rPr>
                        <w:rFonts w:ascii="Cambria Math" w:hAnsi="Cambria Math"/>
                        <w:sz w:val="22"/>
                        <w:szCs w:val="22"/>
                      </w:rPr>
                      <m:t>1</m:t>
                    </m:r>
                  </m:num>
                  <m:den>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den>
                </m:f>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sz w:val="22"/>
                      </w:rPr>
                    </m:ctrlPr>
                  </m:fPr>
                  <m:num>
                    <m:r>
                      <w:rPr>
                        <w:rFonts w:ascii="Cambria Math" w:hAnsi="Cambria Math"/>
                        <w:sz w:val="22"/>
                        <w:szCs w:val="22"/>
                      </w:rPr>
                      <m:t>γ</m:t>
                    </m:r>
                  </m:num>
                  <m:den>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rsidR="00C21D63" w:rsidRDefault="00670B8B" w14:paraId="6B9C2683" w14:textId="3A020082">
            <w:pPr>
              <w:spacing w:line="240" w:lineRule="auto"/>
              <w:jc w:val="right"/>
            </w:pPr>
            <w:r>
              <w:t>(</w:t>
            </w:r>
            <w:bookmarkStart w:name="Eq_4A_21" w:id="966"/>
            <w:r>
              <w:t>4A.</w:t>
            </w:r>
            <w:r>
              <w:fldChar w:fldCharType="begin"/>
            </w:r>
            <w:r>
              <w:instrText> SEQ Equation \* ARABIC </w:instrText>
            </w:r>
            <w:r>
              <w:fldChar w:fldCharType="separate"/>
            </w:r>
            <w:r w:rsidR="00A62403">
              <w:rPr>
                <w:noProof/>
              </w:rPr>
              <w:t>21</w:t>
            </w:r>
            <w:r>
              <w:fldChar w:fldCharType="end"/>
            </w:r>
            <w:bookmarkEnd w:id="966"/>
            <w:r>
              <w:t>)</w:t>
            </w:r>
          </w:p>
        </w:tc>
      </w:tr>
    </w:tbl>
    <w:p w:rsidR="00C21D63" w:rsidRDefault="00670B8B" w14:paraId="6AC210E0" w14:textId="77777777">
      <w:pPr>
        <w:pStyle w:val="BodyText"/>
      </w:pPr>
      <w:r>
        <w:t xml:space="preserve">Averaging spreads one individual’s increased competitive relevance across the full roster. Its largest marginal effect on roster pressure is therefore </w:t>
      </w:r>
      <m:oMath>
        <m:r>
          <w:rPr>
            <w:rFonts w:ascii="Cambria Math" w:hAnsi="Cambria Math"/>
            <w:sz w:val="22"/>
            <w:szCs w:val="22"/>
          </w:rPr>
          <m:t>γ</m:t>
        </m:r>
      </m:oMath>
      <w:r>
        <w:t xml:space="preserve"> divided by four times the group size.</w:t>
      </w:r>
    </w:p>
    <w:p w:rsidR="00C21D63" w:rsidRDefault="00670B8B" w14:paraId="320E5FB5" w14:textId="77777777">
      <w:pPr>
        <w:pStyle w:val="BodyText"/>
      </w:pPr>
      <w:r>
        <w:t xml:space="preserve">Third, a teammate’s score falls even though that teammate’s own performance is unchanged. For another member </w:t>
      </w:r>
      <m:oMath>
        <m:r>
          <w:rPr>
            <w:rFonts w:ascii="Cambria Math" w:hAnsi="Cambria Math"/>
            <w:sz w:val="22"/>
            <w:szCs w:val="22"/>
          </w:rPr>
          <m:t>i</m:t>
        </m:r>
      </m:oMath>
      <w:r>
        <w:t xml:space="preserve"> of group </w:t>
      </w:r>
      <m:oMath>
        <m:r>
          <w:rPr>
            <w:rFonts w:ascii="Cambria Math" w:hAnsi="Cambria Math"/>
            <w:sz w:val="22"/>
            <w:szCs w:val="22"/>
          </w:rPr>
          <m:t>j</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738EE6D" w14:textId="77777777">
        <w:trPr>
          <w:cantSplit/>
        </w:trPr>
        <w:tc>
          <w:tcPr>
            <w:tcW w:w="8496" w:type="dxa"/>
            <w:vAlign w:val="center"/>
          </w:tcPr>
          <w:p w:rsidRPr="00674971" w:rsidR="00C21D63" w:rsidRDefault="00000000" w14:paraId="6C7A5FAB" w14:textId="77777777">
            <w:pPr>
              <w:spacing w:before="120" w:line="240" w:lineRule="auto"/>
              <w:jc w:val="center"/>
              <w:rPr>
                <w:rFonts w:ascii="Cambria Math" w:hAnsi="Cambria Math"/>
                <w:sz w:val="22"/>
              </w:rPr>
            </w:pPr>
            <m:oMathPara>
              <m:oMathParaPr>
                <m:jc m:val="center"/>
              </m:oMathParaPr>
              <m:oMath>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 xml:space="preserve">,    </m:t>
                </m:r>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=-λ</m:t>
                </m:r>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C</m:t>
                        </m:r>
                      </m:e>
                      <m:sub>
                        <m:r>
                          <w:rPr>
                            <w:rFonts w:ascii="Cambria Math" w:hAnsi="Cambria Math"/>
                            <w:sz w:val="22"/>
                            <w:szCs w:val="22"/>
                          </w:rPr>
                          <m:t>j</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sz w:val="22"/>
                      </w:rPr>
                    </m:ctrlPr>
                  </m:fPr>
                  <m:num>
                    <m:r>
                      <w:rPr>
                        <w:rFonts w:ascii="Cambria Math" w:hAnsi="Cambria Math"/>
                        <w:sz w:val="22"/>
                        <w:szCs w:val="22"/>
                      </w:rPr>
                      <m:t>λγ</m:t>
                    </m:r>
                  </m:num>
                  <m:den>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    i≠h.</m:t>
                </m:r>
              </m:oMath>
            </m:oMathPara>
          </w:p>
        </w:tc>
        <w:tc>
          <w:tcPr>
            <w:tcW w:w="864" w:type="dxa"/>
            <w:vAlign w:val="center"/>
          </w:tcPr>
          <w:p w:rsidR="00C21D63" w:rsidRDefault="00670B8B" w14:paraId="2DB516D0" w14:textId="00D041FD">
            <w:pPr>
              <w:spacing w:line="240" w:lineRule="auto"/>
              <w:jc w:val="right"/>
            </w:pPr>
            <w:r>
              <w:t>(</w:t>
            </w:r>
            <w:bookmarkStart w:name="Eq_4A_22" w:id="967"/>
            <w:r>
              <w:t>4A.</w:t>
            </w:r>
            <w:r>
              <w:fldChar w:fldCharType="begin"/>
            </w:r>
            <w:r>
              <w:instrText> SEQ Equation \* ARABIC </w:instrText>
            </w:r>
            <w:r>
              <w:fldChar w:fldCharType="separate"/>
            </w:r>
            <w:r w:rsidR="00A62403">
              <w:rPr>
                <w:noProof/>
              </w:rPr>
              <w:t>22</w:t>
            </w:r>
            <w:r>
              <w:fldChar w:fldCharType="end"/>
            </w:r>
            <w:bookmarkEnd w:id="967"/>
            <w:r>
              <w:t>)</w:t>
            </w:r>
          </w:p>
        </w:tc>
      </w:tr>
    </w:tbl>
    <w:p w:rsidR="00C21D63" w:rsidRDefault="00670B8B" w14:paraId="7E1F7C4C" w14:textId="77777777">
      <w:pPr>
        <w:pStyle w:val="BodyText"/>
      </w:pPr>
      <w:r>
        <w:t xml:space="preserve">For positive </w:t>
      </w:r>
      <m:oMath>
        <m:r>
          <w:rPr>
            <w:rFonts w:ascii="Cambria Math" w:hAnsi="Cambria Math"/>
            <w:sz w:val="22"/>
            <w:szCs w:val="22"/>
          </w:rPr>
          <m:t>λ</m:t>
        </m:r>
      </m:oMath>
      <w:r>
        <w:t>, this adverse score response is greatest in magnitude when the improving teammate is at the competitive-relevance threshold:</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EB5D758" w14:textId="77777777">
        <w:trPr>
          <w:cantSplit/>
        </w:trPr>
        <w:tc>
          <w:tcPr>
            <w:tcW w:w="8496" w:type="dxa"/>
            <w:vAlign w:val="center"/>
          </w:tcPr>
          <w:p w:rsidRPr="00674971" w:rsidR="00C21D63" w:rsidRDefault="00000000" w14:paraId="18F0725D" w14:textId="77777777">
            <w:pPr>
              <w:spacing w:before="120" w:line="240" w:lineRule="auto"/>
              <w:jc w:val="center"/>
              <w:rPr>
                <w:rFonts w:ascii="Cambria Math" w:hAnsi="Cambria Math"/>
                <w:sz w:val="22"/>
              </w:rPr>
            </w:pPr>
            <m:oMathPara>
              <m:oMathParaPr>
                <m:jc m:val="center"/>
              </m:oMathParaPr>
              <m:oMath>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sz w:val="22"/>
                      </w:rPr>
                    </m:ctrlPr>
                  </m:fPr>
                  <m:num>
                    <m:r>
                      <w:rPr>
                        <w:rFonts w:ascii="Cambria Math" w:hAnsi="Cambria Math"/>
                        <w:sz w:val="22"/>
                        <w:szCs w:val="22"/>
                      </w:rPr>
                      <m:t>λγ</m:t>
                    </m:r>
                  </m:num>
                  <m:den>
                    <m:r>
                      <w:rPr>
                        <w:rFonts w:ascii="Cambria Math" w:hAnsi="Cambria Math"/>
                        <w:sz w:val="22"/>
                        <w:szCs w:val="22"/>
                      </w:rPr>
                      <m:t>4</m:t>
                    </m:r>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den>
                </m:f>
                <m:r>
                  <m:rPr>
                    <m:nor/>
                  </m:rPr>
                  <w:rPr>
                    <w:rFonts w:ascii="Cambria Math" w:hAnsi="Cambria Math"/>
                    <w:sz w:val="22"/>
                    <w:szCs w:val="22"/>
                  </w:rPr>
                  <m:t xml:space="preserve">    when </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    i≠h.</m:t>
                </m:r>
              </m:oMath>
            </m:oMathPara>
          </w:p>
        </w:tc>
        <w:tc>
          <w:tcPr>
            <w:tcW w:w="864" w:type="dxa"/>
            <w:vAlign w:val="center"/>
          </w:tcPr>
          <w:p w:rsidR="00C21D63" w:rsidRDefault="00670B8B" w14:paraId="5B600BE9" w14:textId="2702B92B">
            <w:pPr>
              <w:spacing w:line="240" w:lineRule="auto"/>
              <w:jc w:val="right"/>
            </w:pPr>
            <w:r>
              <w:t>(</w:t>
            </w:r>
            <w:bookmarkStart w:name="Eq_4A_23" w:id="968"/>
            <w:r>
              <w:t>4A.</w:t>
            </w:r>
            <w:r>
              <w:fldChar w:fldCharType="begin"/>
            </w:r>
            <w:r>
              <w:instrText> SEQ Equation \* ARABIC </w:instrText>
            </w:r>
            <w:r>
              <w:fldChar w:fldCharType="separate"/>
            </w:r>
            <w:r w:rsidR="00A62403">
              <w:rPr>
                <w:noProof/>
              </w:rPr>
              <w:t>23</w:t>
            </w:r>
            <w:r>
              <w:fldChar w:fldCharType="end"/>
            </w:r>
            <w:bookmarkEnd w:id="968"/>
            <w:r>
              <w:t>)</w:t>
            </w:r>
          </w:p>
        </w:tc>
      </w:tr>
    </w:tbl>
    <w:p w:rsidR="00C21D63" w:rsidRDefault="00670B8B" w14:paraId="7112FB72" w14:textId="77777777">
      <w:pPr>
        <w:pStyle w:val="BodyText"/>
      </w:pPr>
      <w:r>
        <w:t>The improving individual also receives the shared penalty, but gains directly from their own performance. Differentiating their score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E5EBBB7" w14:textId="77777777">
        <w:trPr>
          <w:cantSplit/>
        </w:trPr>
        <w:tc>
          <w:tcPr>
            <w:tcW w:w="8496" w:type="dxa"/>
            <w:vAlign w:val="center"/>
          </w:tcPr>
          <w:p w:rsidRPr="00674971" w:rsidR="00C21D63" w:rsidRDefault="00000000" w14:paraId="00453243" w14:textId="77777777">
            <w:pPr>
              <w:spacing w:before="120" w:line="240" w:lineRule="auto"/>
              <w:jc w:val="center"/>
              <w:rPr>
                <w:rFonts w:ascii="Cambria Math" w:hAnsi="Cambria Math"/>
                <w:sz w:val="22"/>
              </w:rPr>
            </w:pPr>
            <m:oMathPara>
              <m:oMathParaPr>
                <m:jc m:val="center"/>
              </m:oMathParaPr>
              <m:oMath>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h</m:t>
                        </m:r>
                      </m:sub>
                    </m:sSub>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=1-</m:t>
                </m:r>
                <m:f>
                  <m:fPr>
                    <m:ctrlPr>
                      <w:rPr>
                        <w:rFonts w:ascii="Cambria Math" w:hAnsi="Cambria Math"/>
                        <w:sz w:val="22"/>
                      </w:rPr>
                    </m:ctrlPr>
                  </m:fPr>
                  <m:num>
                    <m:r>
                      <w:rPr>
                        <w:rFonts w:ascii="Cambria Math" w:hAnsi="Cambria Math"/>
                        <w:sz w:val="22"/>
                        <w:szCs w:val="22"/>
                      </w:rPr>
                      <m:t>λγ</m:t>
                    </m:r>
                  </m:num>
                  <m:den>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rsidR="00C21D63" w:rsidRDefault="00670B8B" w14:paraId="79A5F2C0" w14:textId="453BA75C">
            <w:pPr>
              <w:spacing w:line="240" w:lineRule="auto"/>
              <w:jc w:val="right"/>
            </w:pPr>
            <w:r>
              <w:t>(</w:t>
            </w:r>
            <w:bookmarkStart w:name="Eq_4A_24" w:id="969"/>
            <w:r>
              <w:t>4A.</w:t>
            </w:r>
            <w:r>
              <w:fldChar w:fldCharType="begin"/>
            </w:r>
            <w:r>
              <w:instrText> SEQ Equation \* ARABIC </w:instrText>
            </w:r>
            <w:r>
              <w:fldChar w:fldCharType="separate"/>
            </w:r>
            <w:r w:rsidR="00A62403">
              <w:rPr>
                <w:noProof/>
              </w:rPr>
              <w:t>24</w:t>
            </w:r>
            <w:r>
              <w:fldChar w:fldCharType="end"/>
            </w:r>
            <w:bookmarkEnd w:id="969"/>
            <w:r>
              <w:t>)</w:t>
            </w:r>
          </w:p>
        </w:tc>
      </w:tr>
    </w:tbl>
    <w:p w:rsidR="00C21D63" w:rsidRDefault="00670B8B" w14:paraId="43544F65" w14:textId="77777777">
      <w:pPr>
        <w:pStyle w:val="BodyText"/>
      </w:pPr>
      <w:r>
        <w:t xml:space="preserve">The score increases everywhere if the product of </w:t>
      </w:r>
      <m:oMath>
        <m:r>
          <w:rPr>
            <w:rFonts w:ascii="Cambria Math" w:hAnsi="Cambria Math"/>
            <w:sz w:val="22"/>
            <w:szCs w:val="22"/>
          </w:rPr>
          <m:t>λ</m:t>
        </m:r>
      </m:oMath>
      <w:r>
        <w:t xml:space="preserve"> and </w:t>
      </w:r>
      <m:oMath>
        <m:r>
          <w:rPr>
            <w:rFonts w:ascii="Cambria Math" w:hAnsi="Cambria Math"/>
            <w:sz w:val="22"/>
            <w:szCs w:val="22"/>
          </w:rPr>
          <m:t>γ</m:t>
        </m:r>
      </m:oMath>
      <w:r>
        <w:t xml:space="preserve"> is less than four times group size. If the product exceeds that value, the score decreases near the threshold. At equality, the derivative is zero at the threshold and positive elsewhere. This qualification concerns the numerical score. Standing relative to each unchanged teammate still improves because the common penalty cancels: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513C6A8" w14:textId="77777777">
        <w:trPr>
          <w:cantSplit/>
        </w:trPr>
        <w:tc>
          <w:tcPr>
            <w:tcW w:w="8496" w:type="dxa"/>
            <w:vAlign w:val="center"/>
          </w:tcPr>
          <w:p w:rsidRPr="00674971" w:rsidR="00C21D63" w:rsidRDefault="00000000" w14:paraId="1476AF89" w14:textId="77777777">
            <w:pPr>
              <w:spacing w:before="120" w:line="240" w:lineRule="auto"/>
              <w:jc w:val="center"/>
              <w:rPr>
                <w:rFonts w:ascii="Cambria Math" w:hAnsi="Cambria Math"/>
                <w:sz w:val="22"/>
              </w:rPr>
            </w:pPr>
            <m:oMathPara>
              <m:oMathParaPr>
                <m:jc m:val="center"/>
              </m:oMathParaPr>
              <m:oMath>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 xml:space="preserve">,    </m:t>
                </m:r>
                <m:f>
                  <m:fPr>
                    <m:ctrlPr>
                      <w:rPr>
                        <w:rFonts w:ascii="Cambria Math" w:hAnsi="Cambria Math"/>
                        <w:sz w:val="22"/>
                      </w:rPr>
                    </m:ctrlPr>
                  </m:fPr>
                  <m:num>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=1.</m:t>
                </m:r>
              </m:oMath>
            </m:oMathPara>
          </w:p>
        </w:tc>
        <w:tc>
          <w:tcPr>
            <w:tcW w:w="864" w:type="dxa"/>
            <w:vAlign w:val="center"/>
          </w:tcPr>
          <w:p w:rsidR="00C21D63" w:rsidRDefault="00670B8B" w14:paraId="2838C614" w14:textId="7170BCF9">
            <w:pPr>
              <w:spacing w:line="240" w:lineRule="auto"/>
              <w:jc w:val="right"/>
            </w:pPr>
            <w:r>
              <w:t>(</w:t>
            </w:r>
            <w:bookmarkStart w:name="Eq_4A_25" w:id="970"/>
            <w:r>
              <w:t>4A.</w:t>
            </w:r>
            <w:r>
              <w:fldChar w:fldCharType="begin"/>
            </w:r>
            <w:r>
              <w:instrText> SEQ Equation \* ARABIC </w:instrText>
            </w:r>
            <w:r>
              <w:fldChar w:fldCharType="separate"/>
            </w:r>
            <w:r w:rsidR="00A62403">
              <w:rPr>
                <w:noProof/>
              </w:rPr>
              <w:t>25</w:t>
            </w:r>
            <w:r>
              <w:fldChar w:fldCharType="end"/>
            </w:r>
            <w:bookmarkEnd w:id="970"/>
            <w:r>
              <w:t>)</w:t>
            </w:r>
          </w:p>
        </w:tc>
      </w:tr>
    </w:tbl>
    <w:p w:rsidR="00C21D63" w:rsidRDefault="00670B8B" w14:paraId="02B8E943" w14:textId="77777777">
      <w:pPr>
        <w:pStyle w:val="BodyText"/>
      </w:pPr>
      <w:r>
        <w:t xml:space="preserve">Fourth, cross-group score changes can alter deterministic selection. Let </w:t>
      </w:r>
      <m:oMath>
        <m:r>
          <w:rPr>
            <w:rFonts w:ascii="Cambria Math" w:hAnsi="Cambria Math"/>
            <w:sz w:val="22"/>
            <w:szCs w:val="22"/>
          </w:rPr>
          <m:t>q</m:t>
        </m:r>
      </m:oMath>
      <w:r>
        <w:t xml:space="preserve"> belong to a different group, whose performances and roster pressure remain fixed. The score gap between teammate </w:t>
      </w:r>
      <m:oMath>
        <m:r>
          <w:rPr>
            <w:rFonts w:ascii="Cambria Math" w:hAnsi="Cambria Math"/>
            <w:sz w:val="22"/>
            <w:szCs w:val="22"/>
          </w:rPr>
          <m:t>i</m:t>
        </m:r>
      </m:oMath>
      <w:r>
        <w:t xml:space="preserve"> and outside candidate </w:t>
      </w:r>
      <m:oMath>
        <m:r>
          <w:rPr>
            <w:rFonts w:ascii="Cambria Math" w:hAnsi="Cambria Math"/>
            <w:sz w:val="22"/>
            <w:szCs w:val="22"/>
          </w:rPr>
          <m:t>q</m:t>
        </m:r>
      </m:oMath>
      <w:r>
        <w:t xml:space="preser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BB0C386" w14:textId="77777777">
        <w:trPr>
          <w:cantSplit/>
        </w:trPr>
        <w:tc>
          <w:tcPr>
            <w:tcW w:w="8496" w:type="dxa"/>
            <w:vAlign w:val="center"/>
          </w:tcPr>
          <w:p w:rsidRPr="00674971" w:rsidR="00C21D63" w:rsidRDefault="00000000" w14:paraId="0AD954BC" w14:textId="77777777">
            <w:pPr>
              <w:spacing w:before="120" w:line="240" w:lineRule="auto"/>
              <w:jc w:val="center"/>
              <w:rPr>
                <w:rFonts w:ascii="Cambria Math" w:hAnsi="Cambria Math"/>
                <w:sz w:val="22"/>
              </w:rPr>
            </w:pPr>
            <m:oMathPara>
              <m:oMathParaPr>
                <m:jc m:val="center"/>
              </m:oMathParaPr>
              <m:oMath>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q</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q</m:t>
                    </m:r>
                  </m:sub>
                </m:sSub>
                <m:r>
                  <w:rPr>
                    <w:rFonts w:ascii="Cambria Math" w:hAnsi="Cambria Math"/>
                    <w:sz w:val="22"/>
                    <w:szCs w:val="22"/>
                  </w:rPr>
                  <m:t>)-λ(</m:t>
                </m:r>
                <m:sSub>
                  <m:sSubPr>
                    <m:ctrlPr>
                      <w:rPr>
                        <w:rFonts w:ascii="Cambria Math" w:hAnsi="Cambria Math"/>
                        <w:sz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C</m:t>
                    </m:r>
                  </m:e>
                  <m:sub>
                    <m:r>
                      <w:rPr>
                        <w:rFonts w:ascii="Cambria Math" w:hAnsi="Cambria Math"/>
                        <w:sz w:val="22"/>
                        <w:szCs w:val="22"/>
                      </w:rPr>
                      <m:t>g(q)</m:t>
                    </m:r>
                  </m:sub>
                </m:sSub>
                <m:r>
                  <w:rPr>
                    <w:rFonts w:ascii="Cambria Math" w:hAnsi="Cambria Math"/>
                    <w:sz w:val="22"/>
                    <w:szCs w:val="22"/>
                  </w:rPr>
                  <m:t>).</m:t>
                </m:r>
              </m:oMath>
            </m:oMathPara>
          </w:p>
        </w:tc>
        <w:tc>
          <w:tcPr>
            <w:tcW w:w="864" w:type="dxa"/>
            <w:vAlign w:val="center"/>
          </w:tcPr>
          <w:p w:rsidR="00C21D63" w:rsidRDefault="00670B8B" w14:paraId="4E9455EA" w14:textId="46FD2AE0">
            <w:pPr>
              <w:spacing w:line="240" w:lineRule="auto"/>
              <w:jc w:val="right"/>
            </w:pPr>
            <w:r>
              <w:t>(</w:t>
            </w:r>
            <w:bookmarkStart w:name="Eq_4A_26" w:id="971"/>
            <w:r>
              <w:t>4A.</w:t>
            </w:r>
            <w:r>
              <w:fldChar w:fldCharType="begin"/>
            </w:r>
            <w:r>
              <w:instrText> SEQ Equation \* ARABIC </w:instrText>
            </w:r>
            <w:r>
              <w:fldChar w:fldCharType="separate"/>
            </w:r>
            <w:r w:rsidR="00A62403">
              <w:rPr>
                <w:noProof/>
              </w:rPr>
              <w:t>26</w:t>
            </w:r>
            <w:r>
              <w:fldChar w:fldCharType="end"/>
            </w:r>
            <w:bookmarkEnd w:id="971"/>
            <w:r>
              <w:t>)</w:t>
            </w:r>
          </w:p>
        </w:tc>
      </w:tr>
    </w:tbl>
    <w:p w:rsidR="00C21D63" w:rsidRDefault="00670B8B" w14:paraId="3749A7D9" w14:textId="77777777">
      <w:pPr>
        <w:pStyle w:val="BodyText"/>
      </w:pPr>
      <w:r>
        <w:t xml:space="preserve">If the improvement raises group </w:t>
      </w:r>
      <m:oMath>
        <m:r>
          <w:rPr>
            <w:rFonts w:ascii="Cambria Math" w:hAnsi="Cambria Math"/>
            <w:sz w:val="22"/>
            <w:szCs w:val="22"/>
          </w:rPr>
          <m:t>j</m:t>
        </m:r>
      </m:oMath>
      <w:r>
        <w:t xml:space="preserve">’s roster pressure by an amount denoted by </w:t>
      </w:r>
      <m:oMath>
        <m:r>
          <w:rPr>
            <w:rFonts w:ascii="Cambria Math" w:hAnsi="Cambria Math"/>
            <w:sz w:val="22"/>
            <w:szCs w:val="22"/>
          </w:rPr>
          <m:t>ΔC</m:t>
        </m:r>
      </m:oMath>
      <w:r>
        <w:t xml:space="preserve">, the gap falls by </w:t>
      </w:r>
      <m:oMath>
        <m:r>
          <w:rPr>
            <w:rFonts w:ascii="Cambria Math" w:hAnsi="Cambria Math"/>
            <w:sz w:val="22"/>
            <w:szCs w:val="22"/>
          </w:rPr>
          <m:t>λ</m:t>
        </m:r>
      </m:oMath>
      <w:r>
        <w:t xml:space="preserve"> times </w:t>
      </w:r>
      <m:oMath>
        <m:r>
          <w:rPr>
            <w:rFonts w:ascii="Cambria Math" w:hAnsi="Cambria Math"/>
            <w:sz w:val="22"/>
            <w:szCs w:val="22"/>
          </w:rPr>
          <m:t>ΔC</m:t>
        </m:r>
      </m:oMath>
      <w:r>
        <w:t xml:space="preserve">. An outside candidate overtakes </w:t>
      </w:r>
      <m:oMath>
        <m:r>
          <w:rPr>
            <w:rFonts w:ascii="Cambria Math" w:hAnsi="Cambria Math"/>
            <w:sz w:val="22"/>
            <w:szCs w:val="22"/>
          </w:rPr>
          <m:t>i</m:t>
        </m:r>
      </m:oMath>
      <w:r>
        <w:t xml:space="preserve"> when that reduction exceeds their initial positive score gap; equality requires the stated tie convention. An overtake changes the selected set only if it crosses the top-</w:t>
      </w:r>
      <m:oMath>
        <m:r>
          <w:rPr>
            <w:rFonts w:ascii="Cambria Math" w:hAnsi="Cambria Math"/>
            <w:sz w:val="22"/>
            <w:szCs w:val="22"/>
          </w:rPr>
          <m:t>K</m:t>
        </m:r>
      </m:oMath>
      <w:r>
        <w:t xml:space="preserve"> boundary. Exchanges of rank entirely inside or outside the selected set do not change who advances. The improving individual’s own </w:t>
      </w:r>
      <w:r>
        <w:t>changing score can also affect the boundary, so a pairwise overtake alone does not establish loss of a place.</w:t>
      </w:r>
    </w:p>
    <w:p w:rsidR="00C21D63" w:rsidRDefault="00670B8B" w14:paraId="1FB90434" w14:textId="77777777">
      <w:pPr>
        <w:pStyle w:val="BodyText"/>
      </w:pPr>
      <w:r>
        <w:t xml:space="preserve">Fifth, stochastic selection translates the same score gap into relative chances on a particular draw. Let the conditioning symbol denote the same previous draws and the same set of remaining candidates in each probability. Both </w:t>
      </w:r>
      <m:oMath>
        <m:r>
          <w:rPr>
            <w:rFonts w:ascii="Cambria Math" w:hAnsi="Cambria Math"/>
            <w:sz w:val="22"/>
            <w:szCs w:val="22"/>
          </w:rPr>
          <m:t>i</m:t>
        </m:r>
      </m:oMath>
      <w:r>
        <w:t xml:space="preserve"> and </w:t>
      </w:r>
      <m:oMath>
        <m:r>
          <w:rPr>
            <w:rFonts w:ascii="Cambria Math" w:hAnsi="Cambria Math"/>
            <w:sz w:val="22"/>
            <w:szCs w:val="22"/>
          </w:rPr>
          <m:t>q</m:t>
        </m:r>
      </m:oMath>
      <w:r>
        <w:t xml:space="preserve"> must still be available. Write the ratio of their conditional draw probabilities as </w:t>
      </w:r>
      <m:oMath>
        <m:r>
          <w:rPr>
            <w:rFonts w:ascii="Cambria Math" w:hAnsi="Cambria Math"/>
            <w:sz w:val="22"/>
            <w:szCs w:val="22"/>
          </w:rPr>
          <m:t>R</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C59ED29" w14:textId="77777777">
        <w:trPr>
          <w:cantSplit/>
        </w:trPr>
        <w:tc>
          <w:tcPr>
            <w:tcW w:w="8496" w:type="dxa"/>
            <w:vAlign w:val="center"/>
          </w:tcPr>
          <w:p w:rsidRPr="00674971" w:rsidR="00C21D63" w:rsidRDefault="00670B8B" w14:paraId="17E3069A" w14:textId="77777777">
            <w:pPr>
              <w:spacing w:before="120" w:line="240" w:lineRule="auto"/>
              <w:jc w:val="center"/>
              <w:rPr>
                <w:rFonts w:ascii="Cambria Math" w:hAnsi="Cambria Math"/>
                <w:sz w:val="22"/>
              </w:rPr>
            </w:pPr>
            <m:oMathPara>
              <m:oMathParaPr>
                <m:jc m:val="center"/>
              </m:oMathParaPr>
              <m:oMath>
                <m:r>
                  <w:rPr>
                    <w:rFonts w:ascii="Cambria Math" w:hAnsi="Cambria Math"/>
                    <w:sz w:val="22"/>
                    <w:szCs w:val="22"/>
                  </w:rPr>
                  <m:t>R=</m:t>
                </m:r>
                <m:f>
                  <m:fPr>
                    <m:ctrlPr>
                      <w:rPr>
                        <w:rFonts w:ascii="Cambria Math" w:hAnsi="Cambria Math"/>
                        <w:sz w:val="22"/>
                      </w:rPr>
                    </m:ctrlPr>
                  </m:fPr>
                  <m:num>
                    <m:r>
                      <m:rPr>
                        <m:nor/>
                      </m:rPr>
                      <w:rPr>
                        <w:rFonts w:ascii="Cambria Math" w:hAnsi="Cambria Math"/>
                        <w:sz w:val="22"/>
                        <w:szCs w:val="22"/>
                      </w:rPr>
                      <m:t>Pr</m:t>
                    </m:r>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 | ·)</m:t>
                    </m:r>
                  </m:num>
                  <m:den>
                    <m:r>
                      <m:rPr>
                        <m:nor/>
                      </m:rPr>
                      <w:rPr>
                        <w:rFonts w:ascii="Cambria Math" w:hAnsi="Cambria Math"/>
                        <w:sz w:val="22"/>
                        <w:szCs w:val="22"/>
                      </w:rPr>
                      <m:t>Pr</m:t>
                    </m:r>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=q | ·)</m:t>
                    </m:r>
                  </m:den>
                </m:f>
                <m:r>
                  <w:rPr>
                    <w:rFonts w:ascii="Cambria Math" w:hAnsi="Cambria Math"/>
                    <w:sz w:val="22"/>
                    <w:szCs w:val="22"/>
                  </w:rPr>
                  <m:t>=</m:t>
                </m:r>
                <m:sSup>
                  <m:sSupPr>
                    <m:ctrlPr>
                      <w:rPr>
                        <w:rFonts w:ascii="Cambria Math" w:hAnsi="Cambria Math"/>
                        <w:sz w:val="22"/>
                      </w:rPr>
                    </m:ctrlPr>
                  </m:sSupPr>
                  <m:e>
                    <m:r>
                      <w:rPr>
                        <w:rFonts w:ascii="Cambria Math" w:hAnsi="Cambria Math"/>
                        <w:sz w:val="22"/>
                        <w:szCs w:val="22"/>
                      </w:rPr>
                      <m:t>e</m:t>
                    </m:r>
                  </m:e>
                  <m:sup>
                    <m:f>
                      <m:fPr>
                        <m:ctrlPr>
                          <w:rPr>
                            <w:rFonts w:ascii="Cambria Math" w:hAnsi="Cambria Math"/>
                            <w:sz w:val="22"/>
                          </w:rPr>
                        </m:ctrlPr>
                      </m:fPr>
                      <m:num>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S</m:t>
                            </m:r>
                          </m:e>
                          <m:sub>
                            <m:r>
                              <w:rPr>
                                <w:rFonts w:ascii="Cambria Math" w:hAnsi="Cambria Math"/>
                                <w:sz w:val="22"/>
                                <w:szCs w:val="22"/>
                              </w:rPr>
                              <m:t>q</m:t>
                            </m:r>
                          </m:sub>
                        </m:sSub>
                      </m:num>
                      <m:den>
                        <m:sSub>
                          <m:sSubPr>
                            <m:ctrlPr>
                              <w:rPr>
                                <w:rFonts w:ascii="Cambria Math" w:hAnsi="Cambria Math"/>
                                <w:sz w:val="22"/>
                              </w:rPr>
                            </m:ctrlPr>
                          </m:sSubPr>
                          <m:e>
                            <m:r>
                              <w:rPr>
                                <w:rFonts w:ascii="Cambria Math" w:hAnsi="Cambria Math"/>
                                <w:sz w:val="22"/>
                                <w:szCs w:val="22"/>
                              </w:rPr>
                              <m:t>t</m:t>
                            </m:r>
                          </m:e>
                          <m:sub>
                            <m:r>
                              <m:rPr>
                                <m:nor/>
                              </m:rPr>
                              <w:rPr>
                                <w:rFonts w:ascii="Cambria Math" w:hAnsi="Cambria Math"/>
                                <w:sz w:val="22"/>
                                <w:szCs w:val="22"/>
                              </w:rPr>
                              <m:t>sel</m:t>
                            </m:r>
                          </m:sub>
                        </m:sSub>
                      </m:den>
                    </m:f>
                  </m:sup>
                </m:sSup>
                <m:r>
                  <w:rPr>
                    <w:rFonts w:ascii="Cambria Math" w:hAnsi="Cambria Math"/>
                    <w:sz w:val="22"/>
                    <w:szCs w:val="22"/>
                  </w:rPr>
                  <m:t>.</m:t>
                </m:r>
              </m:oMath>
            </m:oMathPara>
          </w:p>
        </w:tc>
        <w:tc>
          <w:tcPr>
            <w:tcW w:w="864" w:type="dxa"/>
            <w:vAlign w:val="center"/>
          </w:tcPr>
          <w:p w:rsidR="00C21D63" w:rsidRDefault="00670B8B" w14:paraId="7B80EEE6" w14:textId="37D587F9">
            <w:pPr>
              <w:spacing w:line="240" w:lineRule="auto"/>
              <w:jc w:val="right"/>
            </w:pPr>
            <w:r>
              <w:t>(</w:t>
            </w:r>
            <w:bookmarkStart w:name="Eq_4A_27" w:id="972"/>
            <w:r>
              <w:t>4A.</w:t>
            </w:r>
            <w:r>
              <w:fldChar w:fldCharType="begin"/>
            </w:r>
            <w:r>
              <w:instrText> SEQ Equation \* ARABIC </w:instrText>
            </w:r>
            <w:r>
              <w:fldChar w:fldCharType="separate"/>
            </w:r>
            <w:r w:rsidR="00A62403">
              <w:rPr>
                <w:noProof/>
              </w:rPr>
              <w:t>27</w:t>
            </w:r>
            <w:r>
              <w:fldChar w:fldCharType="end"/>
            </w:r>
            <w:bookmarkEnd w:id="972"/>
            <w:r>
              <w:t>)</w:t>
            </w:r>
          </w:p>
        </w:tc>
      </w:tr>
    </w:tbl>
    <w:p w:rsidR="00C21D63" w:rsidRDefault="00670B8B" w14:paraId="40EBFE42" w14:textId="77777777">
      <w:pPr>
        <w:pStyle w:val="BodyText"/>
      </w:pPr>
      <w:r>
        <w:t xml:space="preserve">Only the difference in scores enters this ratio because the common normalization cancels. Denote the ratio before the performance improvement by </w:t>
      </w:r>
      <m:oMath>
        <m:sSub>
          <m:sSubPr>
            <m:ctrlPr>
              <w:rPr>
                <w:rFonts w:ascii="Cambria Math" w:hAnsi="Cambria Math"/>
                <w:sz w:val="22"/>
              </w:rPr>
            </m:ctrlPr>
          </m:sSubPr>
          <m:e>
            <m:r>
              <w:rPr>
                <w:rFonts w:ascii="Cambria Math" w:hAnsi="Cambria Math"/>
                <w:sz w:val="22"/>
                <w:szCs w:val="22"/>
              </w:rPr>
              <m:t>R</m:t>
            </m:r>
          </m:e>
          <m:sub>
            <m:r>
              <m:rPr>
                <m:nor/>
              </m:rPr>
              <w:rPr>
                <w:rFonts w:ascii="Cambria Math" w:hAnsi="Cambria Math"/>
                <w:sz w:val="22"/>
                <w:szCs w:val="22"/>
              </w:rPr>
              <m:t>old</m:t>
            </m:r>
          </m:sub>
        </m:sSub>
      </m:oMath>
      <w:r>
        <w:t xml:space="preserve"> and afterward by </w:t>
      </w:r>
      <m:oMath>
        <m:sSub>
          <m:sSubPr>
            <m:ctrlPr>
              <w:rPr>
                <w:rFonts w:ascii="Cambria Math" w:hAnsi="Cambria Math"/>
                <w:sz w:val="22"/>
              </w:rPr>
            </m:ctrlPr>
          </m:sSubPr>
          <m:e>
            <m:r>
              <w:rPr>
                <w:rFonts w:ascii="Cambria Math" w:hAnsi="Cambria Math"/>
                <w:sz w:val="22"/>
                <w:szCs w:val="22"/>
              </w:rPr>
              <m:t>R</m:t>
            </m:r>
          </m:e>
          <m:sub>
            <m:r>
              <m:rPr>
                <m:nor/>
              </m:rPr>
              <w:rPr>
                <w:rFonts w:ascii="Cambria Math" w:hAnsi="Cambria Math"/>
                <w:sz w:val="22"/>
                <w:szCs w:val="22"/>
              </w:rPr>
              <m:t>new</m:t>
            </m:r>
          </m:sub>
        </m:sSub>
      </m:oMath>
      <w:r>
        <w:t>. Since both compared individuals’ own performances are fixed, their score gap changes solely through roster pressure: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BEE0D56" w14:textId="77777777">
        <w:trPr>
          <w:cantSplit/>
        </w:trPr>
        <w:tc>
          <w:tcPr>
            <w:tcW w:w="8496" w:type="dxa"/>
            <w:vAlign w:val="center"/>
          </w:tcPr>
          <w:p w:rsidRPr="00674971" w:rsidR="00C21D63" w:rsidRDefault="00000000" w14:paraId="388604F1" w14:textId="77777777">
            <w:pPr>
              <w:spacing w:before="120" w:line="240" w:lineRule="auto"/>
              <w:jc w:val="center"/>
              <w:rPr>
                <w:rFonts w:ascii="Cambria Math" w:hAnsi="Cambria Math"/>
                <w:sz w:val="22"/>
              </w:rPr>
            </w:pPr>
            <m:oMathPara>
              <m:oMathParaPr>
                <m:jc m:val="center"/>
              </m:oMathParaPr>
              <m:oMath>
                <m:f>
                  <m:fPr>
                    <m:ctrlPr>
                      <w:rPr>
                        <w:rFonts w:ascii="Cambria Math" w:hAnsi="Cambria Math"/>
                        <w:sz w:val="22"/>
                      </w:rPr>
                    </m:ctrlPr>
                  </m:fPr>
                  <m:num>
                    <m:sSub>
                      <m:sSubPr>
                        <m:ctrlPr>
                          <w:rPr>
                            <w:rFonts w:ascii="Cambria Math" w:hAnsi="Cambria Math"/>
                            <w:sz w:val="22"/>
                          </w:rPr>
                        </m:ctrlPr>
                      </m:sSubPr>
                      <m:e>
                        <m:r>
                          <w:rPr>
                            <w:rFonts w:ascii="Cambria Math" w:hAnsi="Cambria Math"/>
                            <w:sz w:val="22"/>
                            <w:szCs w:val="22"/>
                          </w:rPr>
                          <m:t>R</m:t>
                        </m:r>
                      </m:e>
                      <m:sub>
                        <m:r>
                          <m:rPr>
                            <m:nor/>
                          </m:rPr>
                          <w:rPr>
                            <w:rFonts w:ascii="Cambria Math" w:hAnsi="Cambria Math"/>
                            <w:sz w:val="22"/>
                            <w:szCs w:val="22"/>
                          </w:rPr>
                          <m:t>new</m:t>
                        </m:r>
                      </m:sub>
                    </m:sSub>
                  </m:num>
                  <m:den>
                    <m:sSub>
                      <m:sSubPr>
                        <m:ctrlPr>
                          <w:rPr>
                            <w:rFonts w:ascii="Cambria Math" w:hAnsi="Cambria Math"/>
                            <w:sz w:val="22"/>
                          </w:rPr>
                        </m:ctrlPr>
                      </m:sSubPr>
                      <m:e>
                        <m:r>
                          <w:rPr>
                            <w:rFonts w:ascii="Cambria Math" w:hAnsi="Cambria Math"/>
                            <w:sz w:val="22"/>
                            <w:szCs w:val="22"/>
                          </w:rPr>
                          <m:t>R</m:t>
                        </m:r>
                      </m:e>
                      <m:sub>
                        <m:r>
                          <m:rPr>
                            <m:nor/>
                          </m:rPr>
                          <w:rPr>
                            <w:rFonts w:ascii="Cambria Math" w:hAnsi="Cambria Math"/>
                            <w:sz w:val="22"/>
                            <w:szCs w:val="22"/>
                          </w:rPr>
                          <m:t>old</m:t>
                        </m:r>
                      </m:sub>
                    </m:sSub>
                  </m:den>
                </m:f>
                <m:r>
                  <w:rPr>
                    <w:rFonts w:ascii="Cambria Math" w:hAnsi="Cambria Math"/>
                    <w:sz w:val="22"/>
                    <w:szCs w:val="22"/>
                  </w:rPr>
                  <m:t>=</m:t>
                </m:r>
                <m:sSup>
                  <m:sSupPr>
                    <m:ctrlPr>
                      <w:rPr>
                        <w:rFonts w:ascii="Cambria Math" w:hAnsi="Cambria Math"/>
                        <w:sz w:val="22"/>
                      </w:rPr>
                    </m:ctrlPr>
                  </m:sSupPr>
                  <m:e>
                    <m:r>
                      <w:rPr>
                        <w:rFonts w:ascii="Cambria Math" w:hAnsi="Cambria Math"/>
                        <w:sz w:val="22"/>
                        <w:szCs w:val="22"/>
                      </w:rPr>
                      <m:t>e</m:t>
                    </m:r>
                  </m:e>
                  <m:sup>
                    <m:f>
                      <m:fPr>
                        <m:ctrlPr>
                          <w:rPr>
                            <w:rFonts w:ascii="Cambria Math" w:hAnsi="Cambria Math"/>
                            <w:sz w:val="22"/>
                          </w:rPr>
                        </m:ctrlPr>
                      </m:fPr>
                      <m:num>
                        <m:r>
                          <w:rPr>
                            <w:rFonts w:ascii="Cambria Math" w:hAnsi="Cambria Math"/>
                            <w:sz w:val="22"/>
                            <w:szCs w:val="22"/>
                          </w:rPr>
                          <m:t>-λΔC</m:t>
                        </m:r>
                      </m:num>
                      <m:den>
                        <m:sSub>
                          <m:sSubPr>
                            <m:ctrlPr>
                              <w:rPr>
                                <w:rFonts w:ascii="Cambria Math" w:hAnsi="Cambria Math"/>
                                <w:sz w:val="22"/>
                              </w:rPr>
                            </m:ctrlPr>
                          </m:sSubPr>
                          <m:e>
                            <m:r>
                              <w:rPr>
                                <w:rFonts w:ascii="Cambria Math" w:hAnsi="Cambria Math"/>
                                <w:sz w:val="22"/>
                                <w:szCs w:val="22"/>
                              </w:rPr>
                              <m:t>t</m:t>
                            </m:r>
                          </m:e>
                          <m:sub>
                            <m:r>
                              <m:rPr>
                                <m:nor/>
                              </m:rPr>
                              <w:rPr>
                                <w:rFonts w:ascii="Cambria Math" w:hAnsi="Cambria Math"/>
                                <w:sz w:val="22"/>
                                <w:szCs w:val="22"/>
                              </w:rPr>
                              <m:t>sel</m:t>
                            </m:r>
                          </m:sub>
                        </m:sSub>
                      </m:den>
                    </m:f>
                  </m:sup>
                </m:sSup>
                <m:r>
                  <w:rPr>
                    <w:rFonts w:ascii="Cambria Math" w:hAnsi="Cambria Math"/>
                    <w:sz w:val="22"/>
                    <w:szCs w:val="22"/>
                  </w:rPr>
                  <m:t>.</m:t>
                </m:r>
              </m:oMath>
            </m:oMathPara>
          </w:p>
        </w:tc>
        <w:tc>
          <w:tcPr>
            <w:tcW w:w="864" w:type="dxa"/>
            <w:vAlign w:val="center"/>
          </w:tcPr>
          <w:p w:rsidR="00C21D63" w:rsidRDefault="00670B8B" w14:paraId="087858A9" w14:textId="1C9D22CE">
            <w:pPr>
              <w:spacing w:line="240" w:lineRule="auto"/>
              <w:jc w:val="right"/>
            </w:pPr>
            <w:r>
              <w:t>(</w:t>
            </w:r>
            <w:bookmarkStart w:name="Eq_4A_28" w:id="973"/>
            <w:r>
              <w:t>4A.</w:t>
            </w:r>
            <w:r>
              <w:fldChar w:fldCharType="begin"/>
            </w:r>
            <w:r>
              <w:instrText> SEQ Equation \* ARABIC </w:instrText>
            </w:r>
            <w:r>
              <w:fldChar w:fldCharType="separate"/>
            </w:r>
            <w:r w:rsidR="00A62403">
              <w:rPr>
                <w:noProof/>
              </w:rPr>
              <w:t>28</w:t>
            </w:r>
            <w:r>
              <w:fldChar w:fldCharType="end"/>
            </w:r>
            <w:bookmarkEnd w:id="973"/>
            <w:r>
              <w:t>)</w:t>
            </w:r>
          </w:p>
        </w:tc>
      </w:tr>
    </w:tbl>
    <w:p w:rsidR="00C21D63" w:rsidRDefault="00670B8B" w14:paraId="468249B9" w14:textId="77777777">
      <w:pPr>
        <w:pStyle w:val="BodyText"/>
      </w:pPr>
      <w:r>
        <w:t>Thus an increase in roster pressure lowers the unchanged teammate’s relative chance against an unchanged outside candidate. A larger congestion coefficient strengthens this response; a larger selection temperature weakens it. The local sensitivity of the natural logarithm of the ratio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1CF79F9" w14:textId="77777777">
        <w:trPr>
          <w:cantSplit/>
        </w:trPr>
        <w:tc>
          <w:tcPr>
            <w:tcW w:w="8496" w:type="dxa"/>
            <w:vAlign w:val="center"/>
          </w:tcPr>
          <w:p w:rsidRPr="00674971" w:rsidR="00C21D63" w:rsidRDefault="00000000" w14:paraId="0F5321DD" w14:textId="77777777">
            <w:pPr>
              <w:spacing w:before="120" w:line="240" w:lineRule="auto"/>
              <w:jc w:val="center"/>
              <w:rPr>
                <w:rFonts w:ascii="Cambria Math" w:hAnsi="Cambria Math"/>
                <w:sz w:val="22"/>
              </w:rPr>
            </w:pPr>
            <m:oMathPara>
              <m:oMathParaPr>
                <m:jc m:val="center"/>
              </m:oMathParaPr>
              <m:oMath>
                <m:f>
                  <m:fPr>
                    <m:ctrlPr>
                      <w:rPr>
                        <w:rFonts w:ascii="Cambria Math" w:hAnsi="Cambria Math"/>
                        <w:sz w:val="22"/>
                      </w:rPr>
                    </m:ctrlPr>
                  </m:fPr>
                  <m:num>
                    <m:r>
                      <w:rPr>
                        <w:rFonts w:ascii="Cambria Math" w:hAnsi="Cambria Math"/>
                        <w:sz w:val="22"/>
                        <w:szCs w:val="22"/>
                      </w:rPr>
                      <m:t>∂</m:t>
                    </m:r>
                    <m:r>
                      <m:rPr>
                        <m:nor/>
                      </m:rPr>
                      <w:rPr>
                        <w:rFonts w:ascii="Cambria Math" w:hAnsi="Cambria Math"/>
                        <w:sz w:val="22"/>
                        <w:szCs w:val="22"/>
                      </w:rPr>
                      <m:t>ln</m:t>
                    </m:r>
                    <m:r>
                      <w:rPr>
                        <w:rFonts w:ascii="Cambria Math" w:hAnsi="Cambria Math"/>
                        <w:sz w:val="22"/>
                        <w:szCs w:val="22"/>
                      </w:rPr>
                      <m:t xml:space="preserve"> R</m:t>
                    </m:r>
                  </m:num>
                  <m:den>
                    <m:r>
                      <w:rPr>
                        <w:rFonts w:ascii="Cambria Math" w:hAnsi="Cambria Math"/>
                        <w:sz w:val="22"/>
                        <w:szCs w:val="22"/>
                      </w:rPr>
                      <m:t>∂</m:t>
                    </m:r>
                    <m:sSub>
                      <m:sSubPr>
                        <m:ctrlPr>
                          <w:rPr>
                            <w:rFonts w:ascii="Cambria Math" w:hAnsi="Cambria Math"/>
                            <w:sz w:val="22"/>
                          </w:rPr>
                        </m:ctrlPr>
                      </m:sSubPr>
                      <m:e>
                        <m:r>
                          <w:rPr>
                            <w:rFonts w:ascii="Cambria Math" w:hAnsi="Cambria Math"/>
                            <w:sz w:val="22"/>
                            <w:szCs w:val="22"/>
                          </w:rPr>
                          <m:t>A</m:t>
                        </m:r>
                      </m:e>
                      <m:sub>
                        <m:r>
                          <w:rPr>
                            <w:rFonts w:ascii="Cambria Math" w:hAnsi="Cambria Math"/>
                            <w:sz w:val="22"/>
                            <w:szCs w:val="22"/>
                          </w:rPr>
                          <m:t>h</m:t>
                        </m:r>
                      </m:sub>
                    </m:sSub>
                  </m:den>
                </m:f>
                <m:r>
                  <w:rPr>
                    <w:rFonts w:ascii="Cambria Math" w:hAnsi="Cambria Math"/>
                    <w:sz w:val="22"/>
                    <w:szCs w:val="22"/>
                  </w:rPr>
                  <m:t>=-</m:t>
                </m:r>
                <m:f>
                  <m:fPr>
                    <m:ctrlPr>
                      <w:rPr>
                        <w:rFonts w:ascii="Cambria Math" w:hAnsi="Cambria Math"/>
                        <w:sz w:val="22"/>
                      </w:rPr>
                    </m:ctrlPr>
                  </m:fPr>
                  <m:num>
                    <m:r>
                      <w:rPr>
                        <w:rFonts w:ascii="Cambria Math" w:hAnsi="Cambria Math"/>
                        <w:sz w:val="22"/>
                        <w:szCs w:val="22"/>
                      </w:rPr>
                      <m:t>λγ</m:t>
                    </m:r>
                  </m:num>
                  <m:den>
                    <m:sSub>
                      <m:sSubPr>
                        <m:ctrlPr>
                          <w:rPr>
                            <w:rFonts w:ascii="Cambria Math" w:hAnsi="Cambria Math"/>
                            <w:sz w:val="22"/>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sz w:val="22"/>
                          </w:rPr>
                        </m:ctrlPr>
                      </m:sSubPr>
                      <m:e>
                        <m:r>
                          <w:rPr>
                            <w:rFonts w:ascii="Cambria Math" w:hAnsi="Cambria Math"/>
                            <w:sz w:val="22"/>
                            <w:szCs w:val="22"/>
                          </w:rPr>
                          <m:t>t</m:t>
                        </m:r>
                      </m:e>
                      <m:sub>
                        <m:r>
                          <m:rPr>
                            <m:nor/>
                          </m:rPr>
                          <w:rPr>
                            <w:rFonts w:ascii="Cambria Math" w:hAnsi="Cambria Math"/>
                            <w:sz w:val="22"/>
                            <w:szCs w:val="22"/>
                          </w:rPr>
                          <m:t>sel</m:t>
                        </m:r>
                      </m:sub>
                    </m:sSub>
                  </m:den>
                </m:f>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m:t>
                </m:r>
                <m:sSub>
                  <m:sSubPr>
                    <m:ctrlPr>
                      <w:rPr>
                        <w:rFonts w:ascii="Cambria Math" w:hAnsi="Cambria Math"/>
                        <w:sz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oMath>
            </m:oMathPara>
          </w:p>
        </w:tc>
        <w:tc>
          <w:tcPr>
            <w:tcW w:w="864" w:type="dxa"/>
            <w:vAlign w:val="center"/>
          </w:tcPr>
          <w:p w:rsidR="00C21D63" w:rsidRDefault="00670B8B" w14:paraId="0346E518" w14:textId="13A57806">
            <w:pPr>
              <w:spacing w:line="240" w:lineRule="auto"/>
              <w:jc w:val="right"/>
            </w:pPr>
            <w:r>
              <w:t>(</w:t>
            </w:r>
            <w:bookmarkStart w:name="Eq_4A_29" w:id="974"/>
            <w:r>
              <w:t>4A.</w:t>
            </w:r>
            <w:r>
              <w:fldChar w:fldCharType="begin"/>
            </w:r>
            <w:r>
              <w:instrText> SEQ Equation \* ARABIC </w:instrText>
            </w:r>
            <w:r>
              <w:fldChar w:fldCharType="separate"/>
            </w:r>
            <w:r w:rsidR="00A62403">
              <w:rPr>
                <w:noProof/>
              </w:rPr>
              <w:t>29</w:t>
            </w:r>
            <w:r>
              <w:fldChar w:fldCharType="end"/>
            </w:r>
            <w:bookmarkEnd w:id="974"/>
            <w:r>
              <w:t>)</w:t>
            </w:r>
          </w:p>
        </w:tc>
      </w:tr>
    </w:tbl>
    <w:p w:rsidR="00C21D63" w:rsidRDefault="00670B8B" w14:paraId="1F871E67" w14:textId="77777777">
      <w:pPr>
        <w:pStyle w:val="BodyText"/>
      </w:pPr>
      <w:r>
        <w:t xml:space="preserve">For positive </w:t>
      </w:r>
      <m:oMath>
        <m:r>
          <w:rPr>
            <w:rFonts w:ascii="Cambria Math" w:hAnsi="Cambria Math"/>
            <w:sz w:val="22"/>
            <w:szCs w:val="22"/>
          </w:rPr>
          <m:t>λ</m:t>
        </m:r>
      </m:oMath>
      <w:r>
        <w:t xml:space="preserve">, the magnitude of this log-ratio sensitivity is greatest when the improving teammate’s performance equals </w:t>
      </w:r>
      <m:oMath>
        <m:r>
          <w:rPr>
            <w:rFonts w:ascii="Cambria Math" w:hAnsi="Cambria Math"/>
            <w:sz w:val="22"/>
            <w:szCs w:val="22"/>
          </w:rPr>
          <m:t>θ</m:t>
        </m:r>
      </m:oMath>
      <w:r>
        <w:t xml:space="preserve">. This is a statement about relative chances on a specified draw, not the derivative of the final probability of inclusion among all </w:t>
      </w:r>
      <m:oMath>
        <m:r>
          <w:rPr>
            <w:rFonts w:ascii="Cambria Math" w:hAnsi="Cambria Math"/>
            <w:sz w:val="22"/>
            <w:szCs w:val="22"/>
          </w:rPr>
          <m:t>K</m:t>
        </m:r>
      </m:oMath>
      <w:r>
        <w:t xml:space="preserve"> winners. Final inclusion depends on the subsequent sequence of draws and the candidates remaining at each step.</w:t>
      </w:r>
    </w:p>
    <w:p w:rsidR="00C21D63" w:rsidRDefault="00670B8B" w14:paraId="1DA610D7" w14:textId="77777777">
      <w:pPr>
        <w:pStyle w:val="BodyText"/>
      </w:pPr>
      <w:r>
        <w:t>The distinction is therefore between the source of additional pressure and the individual affected by it. A teammate near the competitive-relevance threshold generates the greatest marginal increase in shared roster pressure. Under deterministic selection, a member near the adjusted-score boundary can lose a place following a sufficiently small adverse change. These may be different individuals. Relating the two boundaries requires an explicit threshold rule and the resulting distribution of adjusted scores; it does not follow from the sigmoid derivative alone.</w:t>
      </w:r>
    </w:p>
    <w:p w:rsidR="00CB3150" w:rsidRDefault="00670B8B" w14:paraId="06E0BD29" w14:textId="77777777">
      <w:pPr>
        <w:pStyle w:val="Heading2"/>
        <w:numPr>
          <w:ilvl w:val="1"/>
          <w:numId w:val="19"/>
        </w:numPr>
      </w:pPr>
      <w:bookmarkStart w:name="LocalSelectionAppendix" w:id="975"/>
      <w:r>
        <w:t>Why a shared penalty cancels under local selection</w:t>
      </w:r>
      <w:bookmarkEnd w:id="975"/>
    </w:p>
    <w:p w:rsidR="00322265" w:rsidRDefault="00670B8B" w14:paraId="76C57215" w14:textId="77777777">
      <w:pPr>
        <w:pStyle w:val="BodyText"/>
      </w:pPr>
      <w:r>
        <w:t>To establish the scope of the shared congestion mechanism, we temporarily consider a different selection rule. Suppose each group has a fixed number of advancement places reserved for its own members and selects exclusively within that group. This is a hypothetical alternative to the global selection model in the main text. Group memberships, performances, and congestion values remain fixed throughout selection.</w:t>
      </w:r>
    </w:p>
    <w:p w:rsidR="00240C6A" w:rsidRDefault="00670B8B" w14:paraId="0FB68592" w14:textId="77777777">
      <w:pPr>
        <w:pStyle w:val="BodyText"/>
        <w:keepNext/>
      </w:pPr>
      <w:r>
        <w:t xml:space="preserve">For deterministic selection, subtracting the same quantity from every candidate’s score preserves their ranking. For stochastic selection, the same cancellation occurs in the probabilities. </w:t>
      </w:r>
      <w:r w:rsidR="00805805">
        <w:t xml:space="preserve">Recall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r</m:t>
            </m:r>
          </m:sub>
        </m:sSub>
      </m:oMath>
      <w:r w:rsidR="00805805">
        <w:t xml:space="preserve"> denotes the individual selected on draw </w:t>
      </w:r>
      <m:oMath>
        <m:r>
          <w:rPr>
            <w:rFonts w:ascii="Cambria Math" w:hAnsi="Cambria Math" w:eastAsia="Cambria Math" w:cs="Cambria Math"/>
            <w:sz w:val="22"/>
            <w:szCs w:val="22"/>
          </w:rPr>
          <m:t>r</m:t>
        </m:r>
      </m:oMath>
      <w:r w:rsidR="00805805">
        <w:t xml:space="preserve">. </w:t>
      </w:r>
      <w:r>
        <w:t xml:space="preserve">Let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R</m:t>
            </m:r>
          </m:e>
          <m:sub>
            <m:r>
              <w:rPr>
                <w:rFonts w:ascii="Cambria Math" w:hAnsi="Cambria Math" w:eastAsia="Cambria Math" w:cs="Cambria Math"/>
                <w:sz w:val="22"/>
                <w:szCs w:val="22"/>
              </w:rPr>
              <m:t>j</m:t>
            </m:r>
          </m:sub>
        </m:sSub>
      </m:oMath>
      <w:r>
        <w:t xml:space="preserve"> denote the candidates remaining in group </w:t>
      </w:r>
      <m:oMath>
        <m:r>
          <w:rPr>
            <w:rFonts w:ascii="Cambria Math" w:hAnsi="Cambria Math" w:eastAsia="Cambria Math" w:cs="Cambria Math"/>
            <w:sz w:val="22"/>
            <w:szCs w:val="22"/>
          </w:rPr>
          <m:t>j</m:t>
        </m:r>
      </m:oMath>
      <w:r>
        <w:t xml:space="preserve"> at draw </w:t>
      </w:r>
      <m:oMath>
        <m:r>
          <w:rPr>
            <w:rFonts w:ascii="Cambria Math" w:hAnsi="Cambria Math" w:eastAsia="Cambria Math" w:cs="Cambria Math"/>
            <w:sz w:val="22"/>
            <w:szCs w:val="22"/>
          </w:rPr>
          <m:t>r</m:t>
        </m:r>
      </m:oMath>
      <w:r>
        <w:t xml:space="preserve">, and let </w:t>
      </w:r>
      <m:oMath>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m:rPr>
                <m:nor/>
              </m:rPr>
              <w:rPr>
                <w:rFonts w:ascii="Cambria Math" w:hAnsi="Cambria Math" w:eastAsia="Cambria Math" w:cs="Cambria Math"/>
                <w:sz w:val="22"/>
                <w:szCs w:val="22"/>
              </w:rPr>
              <m:t>sel</m:t>
            </m:r>
          </m:sub>
        </m:sSub>
        <m:r>
          <w:rPr>
            <w:rFonts w:ascii="Cambria Math" w:hAnsi="Cambria Math" w:eastAsia="Cambria Math" w:cs="Cambria Math"/>
            <w:sz w:val="22"/>
            <w:szCs w:val="22"/>
          </w:rPr>
          <m:t>&gt;0</m:t>
        </m:r>
      </m:oMath>
      <w:r>
        <w:t xml:space="preserve"> denote selection temperature. Because every candidate in this group receives the same congestion penalty,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0BBB04" w14:textId="77777777">
        <w:trPr>
          <w:cantSplit/>
        </w:trPr>
        <w:tc>
          <w:tcPr>
            <w:tcW w:w="8496" w:type="dxa"/>
            <w:vAlign w:val="center"/>
          </w:tcPr>
          <w:p w:rsidRPr="00674971" w:rsidR="00240C6A" w:rsidRDefault="00670B8B" w14:paraId="682EE1C4" w14:textId="77777777">
            <w:pPr>
              <w:keepNext/>
              <w:spacing w:before="120" w:line="240" w:lineRule="auto"/>
              <w:jc w:val="center"/>
              <w:rPr>
                <w:rFonts w:ascii="Cambria Math" w:hAnsi="Cambria Math"/>
                <w:sz w:val="22"/>
              </w:rPr>
            </w:pPr>
            <m:oMathPara>
              <m:oMathParaPr>
                <m:jc m:val="center"/>
              </m:oMathParaPr>
              <m:oMath>
                <m:r>
                  <m:rPr>
                    <m:nor/>
                  </m:rPr>
                  <w:rPr>
                    <w:rFonts w:ascii="Cambria Math" w:hAnsi="Cambria Math" w:eastAsia="Cambria Math" w:cs="Cambria Math"/>
                    <w:sz w:val="22"/>
                    <w:szCs w:val="22"/>
                  </w:rPr>
                  <m:t>Pr</m:t>
                </m:r>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I</m:t>
                    </m:r>
                  </m:e>
                  <m:sub>
                    <m:r>
                      <w:rPr>
                        <w:rFonts w:ascii="Cambria Math" w:hAnsi="Cambria Math" w:eastAsia="Cambria Math" w:cs="Cambria Math"/>
                        <w:sz w:val="22"/>
                        <w:szCs w:val="22"/>
                      </w:rPr>
                      <m:t>r</m:t>
                    </m:r>
                  </m:sub>
                </m:sSub>
                <m:r>
                  <w:rPr>
                    <w:rFonts w:ascii="Cambria Math" w:hAnsi="Cambria Math" w:eastAsia="Cambria Math" w:cs="Cambria Math"/>
                    <w:sz w:val="22"/>
                    <w:szCs w:val="22"/>
                  </w:rPr>
                  <m:t xml:space="preserve">=i | </m:t>
                </m:r>
                <m:r>
                  <m:rPr>
                    <m:nor/>
                  </m:rPr>
                  <w:rPr>
                    <w:rFonts w:ascii="Cambria Math" w:hAnsi="Cambria Math" w:eastAsia="Cambria Math" w:cs="Cambria Math"/>
                    <w:sz w:val="22"/>
                    <w:szCs w:val="22"/>
                  </w:rPr>
                  <m:t xml:space="preserve">previous draws within group </m:t>
                </m:r>
                <m:r>
                  <w:rPr>
                    <w:rFonts w:ascii="Cambria Math" w:hAnsi="Cambria Math" w:eastAsia="Cambria Math" w:cs="Cambria Math"/>
                    <w:sz w:val="22"/>
                    <w:szCs w:val="22"/>
                  </w:rPr>
                  <m:t>j)=</m:t>
                </m:r>
                <m:f>
                  <m:fPr>
                    <m:ctrlPr>
                      <w:rPr>
                        <w:rFonts w:ascii="Cambria Math" w:hAnsi="Cambria Math" w:eastAsia="Cambria Math" w:cs="Cambria Math"/>
                        <w:sz w:val="22"/>
                        <w:szCs w:val="22"/>
                      </w:rPr>
                    </m:ctrlPr>
                  </m:fPr>
                  <m:num>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-λ</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m:rPr>
                                <m:nor/>
                              </m:rPr>
                              <w:rPr>
                                <w:rFonts w:ascii="Cambria Math" w:hAnsi="Cambria Math" w:eastAsia="Cambria Math" w:cs="Cambria Math"/>
                                <w:sz w:val="22"/>
                                <w:szCs w:val="22"/>
                              </w:rPr>
                              <m:t>sel</m:t>
                            </m:r>
                          </m:sub>
                        </m:sSub>
                      </m:sup>
                    </m:sSup>
                  </m:num>
                  <m:den>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h∈</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R</m:t>
                            </m:r>
                          </m:e>
                          <m:sub>
                            <m:r>
                              <w:rPr>
                                <w:rFonts w:ascii="Cambria Math" w:hAnsi="Cambria Math" w:eastAsia="Cambria Math" w:cs="Cambria Math"/>
                                <w:sz w:val="22"/>
                                <w:szCs w:val="22"/>
                              </w:rPr>
                              <m:t>j</m:t>
                            </m:r>
                          </m:sub>
                        </m:sSub>
                      </m:sub>
                      <m:sup/>
                      <m:e>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r>
                              <w:rPr>
                                <w:rFonts w:ascii="Cambria Math" w:hAnsi="Cambria Math" w:eastAsia="Cambria Math" w:cs="Cambria Math"/>
                                <w:sz w:val="22"/>
                                <w:szCs w:val="22"/>
                              </w:rPr>
                              <m:t>-λ</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m:rPr>
                                    <m:nor/>
                                  </m:rPr>
                                  <w:rPr>
                                    <w:rFonts w:ascii="Cambria Math" w:hAnsi="Cambria Math" w:eastAsia="Cambria Math" w:cs="Cambria Math"/>
                                    <w:sz w:val="22"/>
                                    <w:szCs w:val="22"/>
                                  </w:rPr>
                                  <m:t>sel</m:t>
                                </m:r>
                              </m:sub>
                            </m:sSub>
                          </m:sup>
                        </m:sSup>
                      </m:e>
                    </m:nary>
                  </m:den>
                </m:f>
              </m:oMath>
            </m:oMathPara>
          </w:p>
          <w:p w:rsidRPr="00674971" w:rsidR="00240C6A" w:rsidRDefault="00670B8B" w14:paraId="69981117" w14:textId="77777777">
            <w:pPr>
              <w:keepNext/>
              <w:spacing w:before="120" w:line="240" w:lineRule="auto"/>
              <w:jc w:val="center"/>
              <w:rPr>
                <w:rFonts w:ascii="Cambria Math" w:hAnsi="Cambria Math"/>
                <w:sz w:val="22"/>
              </w:rPr>
            </w:pPr>
            <m:oMathPara>
              <m:oMathParaPr>
                <m:jc m:val="center"/>
              </m:oMathParaPr>
              <m:oMath>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r>
                          <w:rPr>
                            <w:rFonts w:ascii="Cambria Math" w:hAnsi="Cambria Math" w:eastAsia="Cambria Math" w:cs="Cambria Math"/>
                            <w:sz w:val="22"/>
                            <w:szCs w:val="22"/>
                          </w:rPr>
                          <m:t>-λ</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m:rPr>
                                <m:nor/>
                              </m:rPr>
                              <w:rPr>
                                <w:rFonts w:ascii="Cambria Math" w:hAnsi="Cambria Math" w:eastAsia="Cambria Math" w:cs="Cambria Math"/>
                                <w:sz w:val="22"/>
                                <w:szCs w:val="22"/>
                              </w:rPr>
                              <m:t>sel</m:t>
                            </m:r>
                          </m:sub>
                        </m:sSub>
                      </m:sup>
                    </m:sSup>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m:rPr>
                                <m:nor/>
                              </m:rPr>
                              <w:rPr>
                                <w:rFonts w:ascii="Cambria Math" w:hAnsi="Cambria Math" w:eastAsia="Cambria Math" w:cs="Cambria Math"/>
                                <w:sz w:val="22"/>
                                <w:szCs w:val="22"/>
                              </w:rPr>
                              <m:t>sel</m:t>
                            </m:r>
                          </m:sub>
                        </m:sSub>
                      </m:sup>
                    </m:sSup>
                  </m:num>
                  <m:den>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r>
                          <w:rPr>
                            <w:rFonts w:ascii="Cambria Math" w:hAnsi="Cambria Math" w:eastAsia="Cambria Math" w:cs="Cambria Math"/>
                            <w:sz w:val="22"/>
                            <w:szCs w:val="22"/>
                          </w:rPr>
                          <m:t>-λ</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C</m:t>
                            </m:r>
                          </m:e>
                          <m:sub>
                            <m:r>
                              <w:rPr>
                                <w:rFonts w:ascii="Cambria Math" w:hAnsi="Cambria Math" w:eastAsia="Cambria Math" w:cs="Cambria Math"/>
                                <w:sz w:val="22"/>
                                <w:szCs w:val="22"/>
                              </w:rPr>
                              <m:t>j</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m:rPr>
                                <m:nor/>
                              </m:rPr>
                              <w:rPr>
                                <w:rFonts w:ascii="Cambria Math" w:hAnsi="Cambria Math" w:eastAsia="Cambria Math" w:cs="Cambria Math"/>
                                <w:sz w:val="22"/>
                                <w:szCs w:val="22"/>
                              </w:rPr>
                              <m:t>sel</m:t>
                            </m:r>
                          </m:sub>
                        </m:sSub>
                      </m:sup>
                    </m:sSup>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h∈</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R</m:t>
                            </m:r>
                          </m:e>
                          <m:sub>
                            <m:r>
                              <w:rPr>
                                <w:rFonts w:ascii="Cambria Math" w:hAnsi="Cambria Math" w:eastAsia="Cambria Math" w:cs="Cambria Math"/>
                                <w:sz w:val="22"/>
                                <w:szCs w:val="22"/>
                              </w:rPr>
                              <m:t>j</m:t>
                            </m:r>
                          </m:sub>
                        </m:sSub>
                      </m:sub>
                      <m:sup/>
                      <m:e>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m:rPr>
                                    <m:nor/>
                                  </m:rPr>
                                  <w:rPr>
                                    <w:rFonts w:ascii="Cambria Math" w:hAnsi="Cambria Math" w:eastAsia="Cambria Math" w:cs="Cambria Math"/>
                                    <w:sz w:val="22"/>
                                    <w:szCs w:val="22"/>
                                  </w:rPr>
                                  <m:t>sel</m:t>
                                </m:r>
                              </m:sub>
                            </m:sSub>
                          </m:sup>
                        </m:sSup>
                      </m:e>
                    </m:nary>
                  </m:den>
                </m:f>
              </m:oMath>
            </m:oMathPara>
          </w:p>
          <w:p w:rsidRPr="00674971" w:rsidR="00240C6A" w:rsidRDefault="00670B8B" w14:paraId="09D486FC" w14:textId="77777777">
            <w:pPr>
              <w:spacing w:before="120" w:line="240" w:lineRule="auto"/>
              <w:jc w:val="center"/>
              <w:rPr>
                <w:rFonts w:ascii="Cambria Math" w:hAnsi="Cambria Math"/>
                <w:sz w:val="22"/>
              </w:rPr>
            </w:pPr>
            <m:oMathPara>
              <m:oMathParaPr>
                <m:jc m:val="center"/>
              </m:oMathParaPr>
              <m:oMath>
                <m:r>
                  <w:rPr>
                    <w:rFonts w:ascii="Cambria Math" w:hAnsi="Cambria Math" w:eastAsia="Cambria Math" w:cs="Cambria Math"/>
                    <w:sz w:val="22"/>
                    <w:szCs w:val="22"/>
                  </w:rPr>
                  <m:t>=</m:t>
                </m:r>
                <m:f>
                  <m:fPr>
                    <m:ctrlPr>
                      <w:rPr>
                        <w:rFonts w:ascii="Cambria Math" w:hAnsi="Cambria Math" w:eastAsia="Cambria Math" w:cs="Cambria Math"/>
                        <w:sz w:val="22"/>
                        <w:szCs w:val="22"/>
                      </w:rPr>
                    </m:ctrlPr>
                  </m:fPr>
                  <m:num>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i</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m:rPr>
                                <m:nor/>
                              </m:rPr>
                              <w:rPr>
                                <w:rFonts w:ascii="Cambria Math" w:hAnsi="Cambria Math" w:eastAsia="Cambria Math" w:cs="Cambria Math"/>
                                <w:sz w:val="22"/>
                                <w:szCs w:val="22"/>
                              </w:rPr>
                              <m:t>sel</m:t>
                            </m:r>
                          </m:sub>
                        </m:sSub>
                      </m:sup>
                    </m:sSup>
                  </m:num>
                  <m:den>
                    <m:nary>
                      <m:naryPr>
                        <m:chr m:val="∑"/>
                        <m:limLoc m:val="undOvr"/>
                        <m:supHide m:val="1"/>
                        <m:ctrlPr>
                          <w:rPr>
                            <w:rFonts w:ascii="Cambria Math" w:hAnsi="Cambria Math" w:eastAsia="Cambria Math" w:cs="Cambria Math"/>
                            <w:sz w:val="22"/>
                            <w:szCs w:val="22"/>
                          </w:rPr>
                        </m:ctrlPr>
                      </m:naryPr>
                      <m:sub>
                        <m:r>
                          <w:rPr>
                            <w:rFonts w:ascii="Cambria Math" w:hAnsi="Cambria Math" w:eastAsia="Cambria Math" w:cs="Cambria Math"/>
                            <w:sz w:val="22"/>
                            <w:szCs w:val="22"/>
                          </w:rPr>
                          <m:t>h∈</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R</m:t>
                            </m:r>
                          </m:e>
                          <m:sub>
                            <m:r>
                              <w:rPr>
                                <w:rFonts w:ascii="Cambria Math" w:hAnsi="Cambria Math" w:eastAsia="Cambria Math" w:cs="Cambria Math"/>
                                <w:sz w:val="22"/>
                                <w:szCs w:val="22"/>
                              </w:rPr>
                              <m:t>j</m:t>
                            </m:r>
                          </m:sub>
                        </m:sSub>
                      </m:sub>
                      <m:sup/>
                      <m:e>
                        <m:sSup>
                          <m:sSupPr>
                            <m:ctrlPr>
                              <w:rPr>
                                <w:rFonts w:ascii="Cambria Math" w:hAnsi="Cambria Math" w:eastAsia="Cambria Math" w:cs="Cambria Math"/>
                                <w:sz w:val="22"/>
                                <w:szCs w:val="22"/>
                              </w:rPr>
                            </m:ctrlPr>
                          </m:sSupPr>
                          <m:e>
                            <m:r>
                              <w:rPr>
                                <w:rFonts w:ascii="Cambria Math" w:hAnsi="Cambria Math" w:eastAsia="Cambria Math" w:cs="Cambria Math"/>
                                <w:sz w:val="22"/>
                                <w:szCs w:val="22"/>
                              </w:rPr>
                              <m:t>e</m:t>
                            </m:r>
                          </m:e>
                          <m:sup>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A</m:t>
                                </m:r>
                              </m:e>
                              <m:sub>
                                <m:r>
                                  <w:rPr>
                                    <w:rFonts w:ascii="Cambria Math" w:hAnsi="Cambria Math" w:eastAsia="Cambria Math" w:cs="Cambria Math"/>
                                    <w:sz w:val="22"/>
                                    <w:szCs w:val="22"/>
                                  </w:rPr>
                                  <m:t>h</m:t>
                                </m:r>
                              </m:sub>
                            </m:sSub>
                            <m:r>
                              <w:rPr>
                                <w:rFonts w:ascii="Cambria Math" w:hAnsi="Cambria Math" w:eastAsia="Cambria Math" w:cs="Cambria Math"/>
                                <w:sz w:val="22"/>
                                <w:szCs w:val="22"/>
                              </w:rPr>
                              <m:t>/</m:t>
                            </m:r>
                            <m:sSub>
                              <m:sSubPr>
                                <m:ctrlPr>
                                  <w:rPr>
                                    <w:rFonts w:ascii="Cambria Math" w:hAnsi="Cambria Math" w:eastAsia="Cambria Math" w:cs="Cambria Math"/>
                                    <w:sz w:val="22"/>
                                    <w:szCs w:val="22"/>
                                  </w:rPr>
                                </m:ctrlPr>
                              </m:sSubPr>
                              <m:e>
                                <m:r>
                                  <w:rPr>
                                    <w:rFonts w:ascii="Cambria Math" w:hAnsi="Cambria Math" w:eastAsia="Cambria Math" w:cs="Cambria Math"/>
                                    <w:sz w:val="22"/>
                                    <w:szCs w:val="22"/>
                                  </w:rPr>
                                  <m:t>t</m:t>
                                </m:r>
                              </m:e>
                              <m:sub>
                                <m:r>
                                  <m:rPr>
                                    <m:nor/>
                                  </m:rPr>
                                  <w:rPr>
                                    <w:rFonts w:ascii="Cambria Math" w:hAnsi="Cambria Math" w:eastAsia="Cambria Math" w:cs="Cambria Math"/>
                                    <w:sz w:val="22"/>
                                    <w:szCs w:val="22"/>
                                  </w:rPr>
                                  <m:t>sel</m:t>
                                </m:r>
                              </m:sub>
                            </m:sSub>
                          </m:sup>
                        </m:sSup>
                      </m:e>
                    </m:nary>
                  </m:den>
                </m:f>
                <m:r>
                  <w:rPr>
                    <w:rFonts w:ascii="Cambria Math" w:hAnsi="Cambria Math" w:eastAsia="Cambria Math" w:cs="Cambria Math"/>
                    <w:sz w:val="22"/>
                    <w:szCs w:val="22"/>
                  </w:rPr>
                  <m:t>.</m:t>
                </m:r>
              </m:oMath>
            </m:oMathPara>
          </w:p>
        </w:tc>
        <w:tc>
          <w:tcPr>
            <w:tcW w:w="864" w:type="dxa"/>
            <w:vAlign w:val="center"/>
          </w:tcPr>
          <w:p w:rsidR="00D951E9" w:rsidRDefault="00670B8B" w14:paraId="394B2D0A" w14:textId="4927A621">
            <w:pPr>
              <w:spacing w:after="0" w:line="240" w:lineRule="auto"/>
              <w:jc w:val="right"/>
            </w:pPr>
            <w:r>
              <w:t>(</w:t>
            </w:r>
            <w:bookmarkStart w:name="Eq_4_22" w:id="976"/>
            <w:r>
              <w:t>4A.</w:t>
            </w:r>
            <w:r>
              <w:fldChar w:fldCharType="begin"/>
            </w:r>
            <w:r>
              <w:instrText> SEQ Equation \* ARABIC </w:instrText>
            </w:r>
            <w:r>
              <w:fldChar w:fldCharType="separate"/>
            </w:r>
            <w:r w:rsidR="00A62403">
              <w:rPr>
                <w:noProof/>
              </w:rPr>
              <w:t>30</w:t>
            </w:r>
            <w:r>
              <w:fldChar w:fldCharType="end"/>
            </w:r>
            <w:bookmarkEnd w:id="976"/>
            <w:r>
              <w:t>)</w:t>
            </w:r>
          </w:p>
        </w:tc>
      </w:tr>
    </w:tbl>
    <w:p w:rsidR="00240C6A" w:rsidRDefault="00670B8B" w14:paraId="21124EE3" w14:textId="77777777">
      <w:pPr>
        <w:pStyle w:val="BodyText"/>
      </w:pPr>
      <w:r>
        <w:t xml:space="preserve">Thus, the shared penalty changes neither the within-group ranking nor the probability distribution over winners under a fixed local quota. Across groups, however, congestion </w:t>
      </w:r>
      <w:r>
        <w:t>values can differ, so the penalty generally cannot be canceled from the common selection rule.</w:t>
      </w:r>
    </w:p>
    <w:p w:rsidR="00240C6A" w:rsidRDefault="00670B8B" w14:paraId="56692A6A" w14:textId="77777777">
      <w:pPr>
        <w:pStyle w:val="BodyText"/>
        <w:rPr>
          <w:ins w:author="Levine, Charles Roger (dzk3ja)" w:date="2026-10-21T14:42:00Z" w16du:dateUtc="2026-10-21T18:42:00Z" w:id="977"/>
        </w:rPr>
      </w:pPr>
      <w:r>
        <w:t>A 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rsidR="004154A0" w:rsidRDefault="004154A0" w14:paraId="3F879FEB" w14:textId="77777777">
      <w:pPr>
        <w:pStyle w:val="BodyText"/>
        <w:rPr>
          <w:ins w:author="Levine, Charles Roger (dzk3ja)" w:date="2026-10-21T14:42:00Z" w16du:dateUtc="2026-10-21T18:42:00Z" w:id="978"/>
        </w:rPr>
      </w:pPr>
    </w:p>
    <w:p w:rsidR="004154A0" w:rsidRDefault="004154A0" w14:paraId="410ED1C7" w14:textId="77777777">
      <w:pPr>
        <w:pStyle w:val="BodyText"/>
        <w:rPr>
          <w:ins w:author="Levine, Charles Roger (dzk3ja)" w:date="2026-10-21T14:42:00Z" w16du:dateUtc="2026-10-21T18:42:00Z" w:id="979"/>
        </w:rPr>
      </w:pPr>
    </w:p>
    <w:p w:rsidRPr="004154A0" w:rsidR="004154A0" w:rsidRDefault="004154A0" w14:paraId="38532C53" w14:textId="270CED97">
      <w:pPr>
        <w:pStyle w:val="BodyText"/>
        <w:rPr>
          <w:ins w:author="Levine, Charles Roger (dzk3ja)" w:date="2026-10-21T14:43:00Z" w16du:dateUtc="2026-10-21T18:43:00Z" w:id="980"/>
          <w:b/>
          <w:bCs/>
          <w:sz w:val="28"/>
          <w:szCs w:val="28"/>
          <w:rPrChange w:author="Levine, Charles Roger (dzk3ja)" w:date="2026-10-21T14:43:00Z" w16du:dateUtc="2026-10-21T18:43:00Z" w:id="981">
            <w:rPr>
              <w:ins w:author="Levine, Charles Roger (dzk3ja)" w:date="2026-10-21T14:43:00Z" w16du:dateUtc="2026-10-21T18:43:00Z" w:id="982"/>
            </w:rPr>
          </w:rPrChange>
        </w:rPr>
      </w:pPr>
      <w:ins w:author="Levine, Charles Roger (dzk3ja)" w:date="2026-10-21T14:42:00Z" w16du:dateUtc="2026-10-21T18:42:00Z" w:id="983">
        <w:r w:rsidRPr="004154A0">
          <w:rPr>
            <w:b/>
            <w:bCs/>
            <w:sz w:val="28"/>
            <w:szCs w:val="28"/>
            <w:rPrChange w:author="Levine, Charles Roger (dzk3ja)" w:date="2026-10-21T14:43:00Z" w16du:dateUtc="2026-10-21T18:43:00Z" w:id="984">
              <w:rPr/>
            </w:rPrChange>
          </w:rPr>
          <w:t>HERE’s Stuff that goes somewhere in an appe</w:t>
        </w:r>
      </w:ins>
      <w:ins w:author="Levine, Charles Roger (dzk3ja)" w:date="2026-10-21T14:43:00Z" w16du:dateUtc="2026-10-21T18:43:00Z" w:id="985">
        <w:r w:rsidRPr="004154A0">
          <w:rPr>
            <w:b/>
            <w:bCs/>
            <w:sz w:val="28"/>
            <w:szCs w:val="28"/>
            <w:rPrChange w:author="Levine, Charles Roger (dzk3ja)" w:date="2026-10-21T14:43:00Z" w16du:dateUtc="2026-10-21T18:43:00Z" w:id="986">
              <w:rPr/>
            </w:rPrChange>
          </w:rPr>
          <w:t>ndix:</w:t>
        </w:r>
      </w:ins>
    </w:p>
    <w:p w:rsidR="004154A0" w:rsidP="004154A0" w:rsidRDefault="004154A0" w14:paraId="408413B8" w14:textId="77777777">
      <w:pPr>
        <w:rPr>
          <w:ins w:author="Levine, Charles Roger (dzk3ja)" w:date="2026-10-21T14:43:00Z" w16du:dateUtc="2026-10-21T18:43:00Z" w:id="987"/>
        </w:rPr>
      </w:pPr>
      <w:ins w:author="Levine, Charles Roger (dzk3ja)" w:date="2026-10-21T14:43:00Z" w16du:dateUtc="2026-10-21T18:43:00Z" w:id="988">
        <w:r>
          <w:t xml:space="preserve">The sum includes every member of </w:t>
        </w:r>
      </w:ins>
      <m:oMath>
        <m:r>
          <w:ins w:author="Levine, Charles Roger (dzk3ja)" w:date="2026-10-21T14:43:00Z" w16du:dateUtc="2026-10-21T18:43:00Z" w:id="989">
            <w:rPr>
              <w:rFonts w:ascii="Cambria Math" w:hAnsi="Cambria Math" w:eastAsia="Cambria Math" w:cs="Cambria Math"/>
              <w:sz w:val="22"/>
              <w:szCs w:val="22"/>
            </w:rPr>
            <m:t>i</m:t>
          </w:ins>
        </m:r>
      </m:oMath>
      <w:ins w:author="Levine, Charles Roger (dzk3ja)" w:date="2026-10-21T14:43:00Z" w16du:dateUtc="2026-10-21T18:43:00Z" w:id="990">
        <w:r>
          <w:t xml:space="preserve">’s group except </w:t>
        </w:r>
      </w:ins>
      <m:oMath>
        <m:r>
          <w:ins w:author="Levine, Charles Roger (dzk3ja)" w:date="2026-10-21T14:43:00Z" w16du:dateUtc="2026-10-21T18:43:00Z" w:id="991">
            <w:rPr>
              <w:rFonts w:ascii="Cambria Math" w:hAnsi="Cambria Math" w:eastAsia="Cambria Math" w:cs="Cambria Math"/>
              <w:sz w:val="22"/>
              <w:szCs w:val="22"/>
            </w:rPr>
            <m:t>i</m:t>
          </w:ins>
        </m:r>
      </m:oMath>
      <w:ins w:author="Levine, Charles Roger (dzk3ja)" w:date="2026-10-21T14:43:00Z" w16du:dateUtc="2026-10-21T18:43:00Z" w:id="992">
        <w:r>
          <w:t xml:space="preserve">.  In this specification, we set </w:t>
        </w:r>
      </w:ins>
      <m:oMath>
        <m:sSub>
          <m:sSubPr>
            <m:ctrlPr>
              <w:ins w:author="Levine, Charles Roger (dzk3ja)" w:date="2026-10-21T14:43:00Z" w16du:dateUtc="2026-10-21T18:43:00Z" w:id="993">
                <w:rPr>
                  <w:rFonts w:ascii="Cambria Math" w:hAnsi="Cambria Math" w:eastAsia="Cambria Math" w:cs="Cambria Math"/>
                  <w:sz w:val="22"/>
                  <w:szCs w:val="22"/>
                </w:rPr>
              </w:ins>
            </m:ctrlPr>
          </m:sSubPr>
          <m:e>
            <m:r>
              <w:ins w:author="Levine, Charles Roger (dzk3ja)" w:date="2026-10-21T14:43:00Z" w16du:dateUtc="2026-10-21T18:43:00Z" w:id="994">
                <w:rPr>
                  <w:rFonts w:ascii="Cambria Math" w:hAnsi="Cambria Math" w:eastAsia="Cambria Math" w:cs="Cambria Math"/>
                  <w:sz w:val="22"/>
                  <w:szCs w:val="22"/>
                </w:rPr>
                <m:t>C</m:t>
              </w:ins>
            </m:r>
          </m:e>
          <m:sub>
            <m:r>
              <w:ins w:author="Levine, Charles Roger (dzk3ja)" w:date="2026-10-21T14:43:00Z" w16du:dateUtc="2026-10-21T18:43:00Z" w:id="995">
                <w:rPr>
                  <w:rFonts w:ascii="Cambria Math" w:hAnsi="Cambria Math" w:eastAsia="Cambria Math" w:cs="Cambria Math"/>
                  <w:sz w:val="22"/>
                  <w:szCs w:val="22"/>
                </w:rPr>
                <m:t>i</m:t>
              </w:ins>
            </m:r>
          </m:sub>
        </m:sSub>
        <m:r>
          <w:ins w:author="Levine, Charles Roger (dzk3ja)" w:date="2026-10-21T14:43:00Z" w16du:dateUtc="2026-10-21T18:43:00Z" w:id="996">
            <w:rPr>
              <w:rFonts w:ascii="Cambria Math" w:hAnsi="Cambria Math" w:eastAsia="Cambria Math" w:cs="Cambria Math"/>
              <w:sz w:val="22"/>
              <w:szCs w:val="22"/>
            </w:rPr>
            <m:t>=</m:t>
          </w:ins>
        </m:r>
        <m:sSub>
          <m:sSubPr>
            <m:ctrlPr>
              <w:ins w:author="Levine, Charles Roger (dzk3ja)" w:date="2026-10-21T14:43:00Z" w16du:dateUtc="2026-10-21T18:43:00Z" w:id="997">
                <w:rPr>
                  <w:rFonts w:ascii="Cambria Math" w:hAnsi="Cambria Math" w:eastAsia="Cambria Math" w:cs="Cambria Math"/>
                  <w:sz w:val="22"/>
                  <w:szCs w:val="22"/>
                </w:rPr>
              </w:ins>
            </m:ctrlPr>
          </m:sSubPr>
          <m:e>
            <m:r>
              <w:ins w:author="Levine, Charles Roger (dzk3ja)" w:date="2026-10-21T14:43:00Z" w16du:dateUtc="2026-10-21T18:43:00Z" w:id="998">
                <w:rPr>
                  <w:rFonts w:ascii="Cambria Math" w:hAnsi="Cambria Math" w:eastAsia="Cambria Math" w:cs="Cambria Math"/>
                  <w:sz w:val="22"/>
                  <w:szCs w:val="22"/>
                </w:rPr>
                <m:t>C</m:t>
              </w:ins>
            </m:r>
          </m:e>
          <m:sub>
            <m:r>
              <w:ins w:author="Levine, Charles Roger (dzk3ja)" w:date="2026-10-21T14:43:00Z" w16du:dateUtc="2026-10-21T18:43:00Z" w:id="999">
                <w:rPr>
                  <w:rFonts w:ascii="Cambria Math" w:hAnsi="Cambria Math" w:eastAsia="Cambria Math" w:cs="Cambria Math"/>
                  <w:sz w:val="22"/>
                  <w:szCs w:val="22"/>
                </w:rPr>
                <m:t>LOO,i</m:t>
              </w:ins>
            </m:r>
          </m:sub>
        </m:sSub>
      </m:oMath>
      <w:ins w:author="Levine, Charles Roger (dzk3ja)" w:date="2026-10-21T14:43:00Z" w16du:dateUtc="2026-10-21T18:43:00Z" w:id="1000">
        <w:r>
          <w:t xml:space="preserve">, giving  </w:t>
        </w:r>
      </w:ins>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4154A0" w:rsidTr="0005254F" w14:paraId="34D6481D" w14:textId="77777777">
        <w:trPr>
          <w:cantSplit/>
          <w:ins w:author="Levine, Charles Roger (dzk3ja)" w:date="2026-10-21T14:43:00Z" w16du:dateUtc="2026-10-21T18:43:00Z" w:id="1001"/>
        </w:trPr>
        <w:tc>
          <w:tcPr>
            <w:tcW w:w="8496" w:type="dxa"/>
            <w:tcBorders>
              <w:top w:val="nil"/>
              <w:left w:val="nil"/>
              <w:bottom w:val="nil"/>
              <w:right w:val="nil"/>
            </w:tcBorders>
            <w:vAlign w:val="center"/>
          </w:tcPr>
          <w:p w:rsidRPr="00674971" w:rsidR="004154A0" w:rsidP="0005254F" w:rsidRDefault="004154A0" w14:paraId="25F5435A" w14:textId="77777777">
            <w:pPr>
              <w:rPr>
                <w:ins w:author="Levine, Charles Roger (dzk3ja)" w:date="2026-10-21T14:43:00Z" w16du:dateUtc="2026-10-21T18:43:00Z" w:id="1002"/>
                <w:rFonts w:ascii="Cambria Math" w:hAnsi="Cambria Math" w:eastAsia="Cambria Math" w:cs="Cambria Math"/>
                <w:sz w:val="22"/>
                <w:szCs w:val="22"/>
                <w:oMath/>
              </w:rPr>
            </w:pPr>
            <m:oMathPara>
              <m:oMath>
                <m:sSub>
                  <m:sSubPr>
                    <m:ctrlPr>
                      <w:ins w:author="Levine, Charles Roger (dzk3ja)" w:date="2026-10-21T14:43:00Z" w16du:dateUtc="2026-10-21T18:43:00Z" w:id="1003">
                        <w:rPr>
                          <w:rFonts w:ascii="Cambria Math" w:hAnsi="Cambria Math" w:eastAsia="Cambria Math" w:cs="Cambria Math"/>
                          <w:sz w:val="22"/>
                          <w:szCs w:val="22"/>
                        </w:rPr>
                      </w:ins>
                    </m:ctrlPr>
                  </m:sSubPr>
                  <m:e>
                    <m:r>
                      <w:ins w:author="Levine, Charles Roger (dzk3ja)" w:date="2026-10-21T14:43:00Z" w16du:dateUtc="2026-10-21T18:43:00Z" w:id="1004">
                        <w:rPr>
                          <w:rFonts w:ascii="Cambria Math" w:hAnsi="Cambria Math" w:eastAsia="Cambria Math" w:cs="Cambria Math"/>
                          <w:sz w:val="22"/>
                          <w:szCs w:val="22"/>
                        </w:rPr>
                        <m:t>S</m:t>
                      </w:ins>
                    </m:r>
                  </m:e>
                  <m:sub>
                    <m:r>
                      <w:ins w:author="Levine, Charles Roger (dzk3ja)" w:date="2026-10-21T14:43:00Z" w16du:dateUtc="2026-10-21T18:43:00Z" w:id="1005">
                        <w:rPr>
                          <w:rFonts w:ascii="Cambria Math" w:hAnsi="Cambria Math" w:eastAsia="Cambria Math" w:cs="Cambria Math"/>
                          <w:sz w:val="22"/>
                          <w:szCs w:val="22"/>
                        </w:rPr>
                        <m:t>i</m:t>
                      </w:ins>
                    </m:r>
                  </m:sub>
                </m:sSub>
                <m:r>
                  <w:ins w:author="Levine, Charles Roger (dzk3ja)" w:date="2026-10-21T14:43:00Z" w16du:dateUtc="2026-10-21T18:43:00Z" w:id="1006">
                    <m:rPr>
                      <m:sty m:val="p"/>
                    </m:rPr>
                    <w:rPr>
                      <w:rFonts w:ascii="Cambria Math" w:hAnsi="Cambria Math" w:eastAsia="Cambria Math" w:cs="Cambria Math"/>
                      <w:sz w:val="22"/>
                      <w:szCs w:val="22"/>
                    </w:rPr>
                    <m:t>=</m:t>
                  </w:ins>
                </m:r>
                <m:sSub>
                  <m:sSubPr>
                    <m:ctrlPr>
                      <w:ins w:author="Levine, Charles Roger (dzk3ja)" w:date="2026-10-21T14:43:00Z" w16du:dateUtc="2026-10-21T18:43:00Z" w:id="1007">
                        <w:rPr>
                          <w:rFonts w:ascii="Cambria Math" w:hAnsi="Cambria Math" w:eastAsia="Cambria Math" w:cs="Cambria Math"/>
                          <w:sz w:val="22"/>
                          <w:szCs w:val="22"/>
                        </w:rPr>
                      </w:ins>
                    </m:ctrlPr>
                  </m:sSubPr>
                  <m:e>
                    <m:r>
                      <w:ins w:author="Levine, Charles Roger (dzk3ja)" w:date="2026-10-21T14:43:00Z" w16du:dateUtc="2026-10-21T18:43:00Z" w:id="1008">
                        <w:rPr>
                          <w:rFonts w:ascii="Cambria Math" w:hAnsi="Cambria Math" w:eastAsia="Cambria Math" w:cs="Cambria Math"/>
                          <w:sz w:val="22"/>
                          <w:szCs w:val="22"/>
                        </w:rPr>
                        <m:t>A</m:t>
                      </w:ins>
                    </m:r>
                  </m:e>
                  <m:sub>
                    <m:r>
                      <w:ins w:author="Levine, Charles Roger (dzk3ja)" w:date="2026-10-21T14:43:00Z" w16du:dateUtc="2026-10-21T18:43:00Z" w:id="1009">
                        <w:rPr>
                          <w:rFonts w:ascii="Cambria Math" w:hAnsi="Cambria Math" w:eastAsia="Cambria Math" w:cs="Cambria Math"/>
                          <w:sz w:val="22"/>
                          <w:szCs w:val="22"/>
                        </w:rPr>
                        <m:t>i</m:t>
                      </w:ins>
                    </m:r>
                  </m:sub>
                </m:sSub>
                <m:r>
                  <w:ins w:author="Levine, Charles Roger (dzk3ja)" w:date="2026-10-21T14:43:00Z" w16du:dateUtc="2026-10-21T18:43:00Z" w:id="1010">
                    <m:rPr>
                      <m:sty m:val="p"/>
                    </m:rPr>
                    <w:rPr>
                      <w:rFonts w:ascii="Cambria Math" w:hAnsi="Cambria Math" w:eastAsia="Cambria Math" w:cs="Cambria Math"/>
                      <w:sz w:val="22"/>
                      <w:szCs w:val="22"/>
                    </w:rPr>
                    <m:t>-</m:t>
                  </w:ins>
                </m:r>
                <m:r>
                  <w:ins w:author="Levine, Charles Roger (dzk3ja)" w:date="2026-10-21T14:43:00Z" w16du:dateUtc="2026-10-21T18:43:00Z" w:id="1011">
                    <w:rPr>
                      <w:rFonts w:ascii="Cambria Math" w:hAnsi="Cambria Math" w:eastAsia="Cambria Math" w:cs="Cambria Math"/>
                      <w:sz w:val="22"/>
                      <w:szCs w:val="22"/>
                    </w:rPr>
                    <m:t>λ</m:t>
                  </w:ins>
                </m:r>
                <m:sSub>
                  <m:sSubPr>
                    <m:ctrlPr>
                      <w:ins w:author="Levine, Charles Roger (dzk3ja)" w:date="2026-10-21T14:43:00Z" w16du:dateUtc="2026-10-21T18:43:00Z" w:id="1012">
                        <w:rPr>
                          <w:rFonts w:ascii="Cambria Math" w:hAnsi="Cambria Math" w:eastAsia="Cambria Math" w:cs="Cambria Math"/>
                          <w:sz w:val="22"/>
                          <w:szCs w:val="22"/>
                        </w:rPr>
                      </w:ins>
                    </m:ctrlPr>
                  </m:sSubPr>
                  <m:e>
                    <m:r>
                      <w:ins w:author="Levine, Charles Roger (dzk3ja)" w:date="2026-10-21T14:43:00Z" w16du:dateUtc="2026-10-21T18:43:00Z" w:id="1013">
                        <w:rPr>
                          <w:rFonts w:ascii="Cambria Math" w:hAnsi="Cambria Math" w:eastAsia="Cambria Math" w:cs="Cambria Math"/>
                          <w:sz w:val="22"/>
                          <w:szCs w:val="22"/>
                        </w:rPr>
                        <m:t>C</m:t>
                      </w:ins>
                    </m:r>
                  </m:e>
                  <m:sub>
                    <m:r>
                      <w:ins w:author="Levine, Charles Roger (dzk3ja)" w:date="2026-10-21T14:43:00Z" w16du:dateUtc="2026-10-21T18:43:00Z" w:id="1014">
                        <m:rPr>
                          <m:sty m:val="p"/>
                        </m:rPr>
                        <w:rPr>
                          <w:rFonts w:ascii="Cambria Math" w:hAnsi="Cambria Math" w:eastAsia="Cambria Math" w:cs="Cambria Math"/>
                          <w:sz w:val="22"/>
                          <w:szCs w:val="22"/>
                        </w:rPr>
                        <m:t>LOO,</m:t>
                      </w:ins>
                    </m:r>
                    <m:r>
                      <w:ins w:author="Levine, Charles Roger (dzk3ja)" w:date="2026-10-21T14:43:00Z" w16du:dateUtc="2026-10-21T18:43:00Z" w:id="1015">
                        <w:rPr>
                          <w:rFonts w:ascii="Cambria Math" w:hAnsi="Cambria Math" w:eastAsia="Cambria Math" w:cs="Cambria Math"/>
                          <w:sz w:val="22"/>
                          <w:szCs w:val="22"/>
                        </w:rPr>
                        <m:t>i</m:t>
                      </w:ins>
                    </m:r>
                  </m:sub>
                </m:sSub>
              </m:oMath>
            </m:oMathPara>
          </w:p>
        </w:tc>
        <w:tc>
          <w:tcPr>
            <w:tcW w:w="864" w:type="dxa"/>
            <w:tcBorders>
              <w:top w:val="nil"/>
              <w:left w:val="nil"/>
              <w:bottom w:val="nil"/>
              <w:right w:val="nil"/>
            </w:tcBorders>
            <w:vAlign w:val="center"/>
          </w:tcPr>
          <w:p w:rsidR="004154A0" w:rsidP="0005254F" w:rsidRDefault="004154A0" w14:paraId="4D258E70" w14:textId="77777777">
            <w:pPr>
              <w:rPr>
                <w:ins w:author="Levine, Charles Roger (dzk3ja)" w:date="2026-10-21T14:43:00Z" w16du:dateUtc="2026-10-21T18:43:00Z" w:id="1016"/>
              </w:rPr>
            </w:pPr>
            <w:ins w:author="Levine, Charles Roger (dzk3ja)" w:date="2026-10-21T14:43:00Z" w16du:dateUtc="2026-10-21T18:43:00Z" w:id="1017">
              <w:r>
                <w:t>(4.</w:t>
              </w:r>
              <w:r>
                <w:fldChar w:fldCharType="begin"/>
              </w:r>
              <w:r>
                <w:instrText xml:space="preserve"> SEQ Equation \* ARABIC </w:instrText>
              </w:r>
              <w:r>
                <w:fldChar w:fldCharType="separate"/>
              </w:r>
              <w:r>
                <w:t>11</w:t>
              </w:r>
              <w:r>
                <w:fldChar w:fldCharType="end"/>
              </w:r>
              <w:r>
                <w:t>)</w:t>
              </w:r>
            </w:ins>
          </w:p>
        </w:tc>
      </w:tr>
    </w:tbl>
    <w:p w:rsidR="00F119AF" w:rsidP="00F119AF" w:rsidRDefault="00F119AF" w14:paraId="726832E3" w14:textId="77777777">
      <w:pPr>
        <w:pStyle w:val="BodyText"/>
        <w:rPr>
          <w:ins w:author="Levine, Charles Roger (dzk3ja)" w:date="2026-10-21T14:47:00Z" w16du:dateUtc="2026-10-21T18:47:00Z" w:id="1018"/>
        </w:rPr>
      </w:pPr>
      <w:ins w:author="Levine, Charles Roger (dzk3ja)" w:date="2026-10-21T14:47:00Z" w16du:dateUtc="2026-10-21T18:47:00Z" w:id="1019">
        <w:r>
          <w:t xml:space="preserve">The leave-one-out mean can be calculated directly from the full-group mean. To see this, consider individual </w:t>
        </w:r>
      </w:ins>
      <m:oMath>
        <m:r>
          <w:ins w:author="Levine, Charles Roger (dzk3ja)" w:date="2026-10-21T14:47:00Z" w16du:dateUtc="2026-10-21T18:47:00Z" w:id="1020">
            <w:rPr>
              <w:rFonts w:ascii="Cambria Math" w:hAnsi="Cambria Math" w:eastAsia="Cambria Math" w:cs="Cambria Math"/>
              <w:sz w:val="22"/>
              <w:szCs w:val="22"/>
            </w:rPr>
            <m:t>i</m:t>
          </w:ins>
        </m:r>
      </m:oMath>
      <w:ins w:author="Levine, Charles Roger (dzk3ja)" w:date="2026-10-21T14:47:00Z" w16du:dateUtc="2026-10-21T18:47:00Z" w:id="1021">
        <w:r>
          <w:t xml:space="preserve"> in group </w:t>
        </w:r>
      </w:ins>
      <m:oMath>
        <m:r>
          <w:ins w:author="Levine, Charles Roger (dzk3ja)" w:date="2026-10-21T14:47:00Z" w16du:dateUtc="2026-10-21T18:47:00Z" w:id="1022">
            <w:rPr>
              <w:rFonts w:ascii="Cambria Math" w:hAnsi="Cambria Math" w:eastAsia="Cambria Math" w:cs="Cambria Math"/>
              <w:sz w:val="22"/>
              <w:szCs w:val="22"/>
            </w:rPr>
            <m:t>j</m:t>
          </w:ins>
        </m:r>
      </m:oMath>
      <w:ins w:author="Levine, Charles Roger (dzk3ja)" w:date="2026-10-21T14:47:00Z" w16du:dateUtc="2026-10-21T18:47:00Z" w:id="1023">
        <w:r>
          <w:t xml:space="preserve">, with </w:t>
        </w:r>
      </w:ins>
      <m:oMath>
        <m:sSub>
          <m:sSubPr>
            <m:ctrlPr>
              <w:ins w:author="Levine, Charles Roger (dzk3ja)" w:date="2026-10-21T14:47:00Z" w16du:dateUtc="2026-10-21T18:47:00Z" w:id="1024">
                <w:rPr>
                  <w:rFonts w:ascii="Cambria Math" w:hAnsi="Cambria Math" w:eastAsia="Cambria Math" w:cs="Cambria Math"/>
                  <w:sz w:val="22"/>
                  <w:szCs w:val="22"/>
                </w:rPr>
              </w:ins>
            </m:ctrlPr>
          </m:sSubPr>
          <m:e>
            <m:r>
              <w:ins w:author="Levine, Charles Roger (dzk3ja)" w:date="2026-10-21T14:47:00Z" w16du:dateUtc="2026-10-21T18:47:00Z" w:id="1025">
                <w:rPr>
                  <w:rFonts w:ascii="Cambria Math" w:hAnsi="Cambria Math" w:eastAsia="Cambria Math" w:cs="Cambria Math"/>
                  <w:sz w:val="22"/>
                  <w:szCs w:val="22"/>
                </w:rPr>
                <m:t>n</m:t>
              </w:ins>
            </m:r>
          </m:e>
          <m:sub>
            <m:r>
              <w:ins w:author="Levine, Charles Roger (dzk3ja)" w:date="2026-10-21T14:47:00Z" w16du:dateUtc="2026-10-21T18:47:00Z" w:id="1026">
                <w:rPr>
                  <w:rFonts w:ascii="Cambria Math" w:hAnsi="Cambria Math" w:eastAsia="Cambria Math" w:cs="Cambria Math"/>
                  <w:sz w:val="22"/>
                  <w:szCs w:val="22"/>
                </w:rPr>
                <m:t>j</m:t>
              </w:ins>
            </m:r>
          </m:sub>
        </m:sSub>
        <m:r>
          <w:ins w:author="Levine, Charles Roger (dzk3ja)" w:date="2026-10-21T14:47:00Z" w16du:dateUtc="2026-10-21T18:47:00Z" w:id="1027">
            <w:rPr>
              <w:rFonts w:ascii="Cambria Math" w:hAnsi="Cambria Math" w:eastAsia="Cambria Math" w:cs="Cambria Math"/>
              <w:sz w:val="22"/>
              <w:szCs w:val="22"/>
            </w:rPr>
            <m:t>&gt;1</m:t>
          </w:ins>
        </m:r>
      </m:oMath>
      <w:ins w:author="Levine, Charles Roger (dzk3ja)" w:date="2026-10-21T14:47:00Z" w16du:dateUtc="2026-10-21T18:47:00Z" w:id="1028">
        <w:r>
          <w:t>. Multiplying the group mean by the number of members recovers the group’s total performance:</w:t>
        </w:r>
      </w:ins>
    </w:p>
    <w:p w:rsidRPr="00674971" w:rsidR="00F119AF" w:rsidP="00F119AF" w:rsidRDefault="00F119AF" w14:paraId="22752A79" w14:textId="77777777">
      <w:pPr>
        <w:spacing w:before="120" w:line="240" w:lineRule="auto"/>
        <w:jc w:val="center"/>
        <w:rPr>
          <w:ins w:author="Levine, Charles Roger (dzk3ja)" w:date="2026-10-21T14:47:00Z" w16du:dateUtc="2026-10-21T18:47:00Z" w:id="1029"/>
          <w:rFonts w:ascii="Cambria Math" w:hAnsi="Cambria Math"/>
          <w:sz w:val="22"/>
        </w:rPr>
      </w:pPr>
      <m:oMathPara>
        <m:oMathParaPr>
          <m:jc m:val="center"/>
        </m:oMathParaPr>
        <m:oMath>
          <m:sSub>
            <m:sSubPr>
              <m:ctrlPr>
                <w:ins w:author="Levine, Charles Roger (dzk3ja)" w:date="2026-10-21T14:47:00Z" w16du:dateUtc="2026-10-21T18:47:00Z" w:id="1030">
                  <w:rPr>
                    <w:rFonts w:ascii="Cambria Math" w:hAnsi="Cambria Math" w:eastAsia="Cambria Math" w:cs="Cambria Math"/>
                    <w:sz w:val="22"/>
                    <w:szCs w:val="22"/>
                  </w:rPr>
                </w:ins>
              </m:ctrlPr>
            </m:sSubPr>
            <m:e>
              <m:r>
                <w:ins w:author="Levine, Charles Roger (dzk3ja)" w:date="2026-10-21T14:47:00Z" w16du:dateUtc="2026-10-21T18:47:00Z" w:id="1031">
                  <w:rPr>
                    <w:rFonts w:ascii="Cambria Math" w:hAnsi="Cambria Math" w:eastAsia="Cambria Math" w:cs="Cambria Math"/>
                    <w:sz w:val="22"/>
                    <w:szCs w:val="22"/>
                  </w:rPr>
                  <m:t>n</m:t>
                </w:ins>
              </m:r>
            </m:e>
            <m:sub>
              <m:r>
                <w:ins w:author="Levine, Charles Roger (dzk3ja)" w:date="2026-10-21T14:47:00Z" w16du:dateUtc="2026-10-21T18:47:00Z" w:id="1032">
                  <w:rPr>
                    <w:rFonts w:ascii="Cambria Math" w:hAnsi="Cambria Math" w:eastAsia="Cambria Math" w:cs="Cambria Math"/>
                    <w:sz w:val="22"/>
                    <w:szCs w:val="22"/>
                  </w:rPr>
                  <m:t>j</m:t>
                </w:ins>
              </m:r>
            </m:sub>
          </m:sSub>
          <m:sSub>
            <m:sSubPr>
              <m:ctrlPr>
                <w:ins w:author="Levine, Charles Roger (dzk3ja)" w:date="2026-10-21T14:47:00Z" w16du:dateUtc="2026-10-21T18:47:00Z" w:id="1033">
                  <w:rPr>
                    <w:rFonts w:ascii="Cambria Math" w:hAnsi="Cambria Math" w:eastAsia="Cambria Math" w:cs="Cambria Math"/>
                    <w:sz w:val="22"/>
                    <w:szCs w:val="22"/>
                  </w:rPr>
                </w:ins>
              </m:ctrlPr>
            </m:sSubPr>
            <m:e>
              <m:r>
                <w:ins w:author="Levine, Charles Roger (dzk3ja)" w:date="2026-10-21T14:47:00Z" w16du:dateUtc="2026-10-21T18:47:00Z" w:id="1034">
                  <w:rPr>
                    <w:rFonts w:ascii="Cambria Math" w:hAnsi="Cambria Math" w:eastAsia="Cambria Math" w:cs="Cambria Math"/>
                    <w:sz w:val="22"/>
                    <w:szCs w:val="22"/>
                  </w:rPr>
                  <m:t>T</m:t>
                </w:ins>
              </m:r>
            </m:e>
            <m:sub>
              <m:r>
                <w:ins w:author="Levine, Charles Roger (dzk3ja)" w:date="2026-10-21T14:47:00Z" w16du:dateUtc="2026-10-21T18:47:00Z" w:id="1035">
                  <w:rPr>
                    <w:rFonts w:ascii="Cambria Math" w:hAnsi="Cambria Math" w:eastAsia="Cambria Math" w:cs="Cambria Math"/>
                    <w:sz w:val="22"/>
                    <w:szCs w:val="22"/>
                  </w:rPr>
                  <m:t>j</m:t>
                </w:ins>
              </m:r>
            </m:sub>
          </m:sSub>
          <m:r>
            <w:ins w:author="Levine, Charles Roger (dzk3ja)" w:date="2026-10-21T14:47:00Z" w16du:dateUtc="2026-10-21T18:47:00Z" w:id="1036">
              <w:rPr>
                <w:rFonts w:ascii="Cambria Math" w:hAnsi="Cambria Math" w:eastAsia="Cambria Math" w:cs="Cambria Math"/>
                <w:sz w:val="22"/>
                <w:szCs w:val="22"/>
              </w:rPr>
              <m:t>=</m:t>
            </w:ins>
          </m:r>
          <m:nary>
            <m:naryPr>
              <m:chr m:val="∑"/>
              <m:limLoc m:val="undOvr"/>
              <m:supHide m:val="1"/>
              <m:ctrlPr>
                <w:ins w:author="Levine, Charles Roger (dzk3ja)" w:date="2026-10-21T14:47:00Z" w16du:dateUtc="2026-10-21T18:47:00Z" w:id="1037">
                  <w:rPr>
                    <w:rFonts w:ascii="Cambria Math" w:hAnsi="Cambria Math" w:eastAsia="Cambria Math" w:cs="Cambria Math"/>
                    <w:sz w:val="22"/>
                    <w:szCs w:val="22"/>
                  </w:rPr>
                </w:ins>
              </m:ctrlPr>
            </m:naryPr>
            <m:sub>
              <m:r>
                <w:ins w:author="Levine, Charles Roger (dzk3ja)" w:date="2026-10-21T14:47:00Z" w16du:dateUtc="2026-10-21T18:47:00Z" w:id="1038">
                  <w:rPr>
                    <w:rFonts w:ascii="Cambria Math" w:hAnsi="Cambria Math" w:eastAsia="Cambria Math" w:cs="Cambria Math"/>
                    <w:sz w:val="22"/>
                    <w:szCs w:val="22"/>
                  </w:rPr>
                  <m:t>h:g(h)=j</m:t>
                </w:ins>
              </m:r>
            </m:sub>
            <m:sup/>
            <m:e>
              <m:sSub>
                <m:sSubPr>
                  <m:ctrlPr>
                    <w:ins w:author="Levine, Charles Roger (dzk3ja)" w:date="2026-10-21T14:47:00Z" w16du:dateUtc="2026-10-21T18:47:00Z" w:id="1039">
                      <w:rPr>
                        <w:rFonts w:ascii="Cambria Math" w:hAnsi="Cambria Math" w:eastAsia="Cambria Math" w:cs="Cambria Math"/>
                        <w:sz w:val="22"/>
                        <w:szCs w:val="22"/>
                      </w:rPr>
                    </w:ins>
                  </m:ctrlPr>
                </m:sSubPr>
                <m:e>
                  <m:r>
                    <w:ins w:author="Levine, Charles Roger (dzk3ja)" w:date="2026-10-21T14:47:00Z" w16du:dateUtc="2026-10-21T18:47:00Z" w:id="1040">
                      <w:rPr>
                        <w:rFonts w:ascii="Cambria Math" w:hAnsi="Cambria Math" w:eastAsia="Cambria Math" w:cs="Cambria Math"/>
                        <w:sz w:val="22"/>
                        <w:szCs w:val="22"/>
                      </w:rPr>
                      <m:t>A</m:t>
                    </w:ins>
                  </m:r>
                </m:e>
                <m:sub>
                  <m:r>
                    <w:ins w:author="Levine, Charles Roger (dzk3ja)" w:date="2026-10-21T14:47:00Z" w16du:dateUtc="2026-10-21T18:47:00Z" w:id="1041">
                      <w:rPr>
                        <w:rFonts w:ascii="Cambria Math" w:hAnsi="Cambria Math" w:eastAsia="Cambria Math" w:cs="Cambria Math"/>
                        <w:sz w:val="22"/>
                        <w:szCs w:val="22"/>
                      </w:rPr>
                      <m:t>h</m:t>
                    </w:ins>
                  </m:r>
                </m:sub>
              </m:sSub>
            </m:e>
          </m:nary>
          <m:r>
            <w:ins w:author="Levine, Charles Roger (dzk3ja)" w:date="2026-10-21T14:47:00Z" w16du:dateUtc="2026-10-21T18:47:00Z" w:id="1042">
              <w:rPr>
                <w:rFonts w:ascii="Cambria Math" w:hAnsi="Cambria Math" w:eastAsia="Cambria Math" w:cs="Cambria Math"/>
                <w:sz w:val="22"/>
                <w:szCs w:val="22"/>
              </w:rPr>
              <m:t>.</m:t>
            </w:ins>
          </m:r>
        </m:oMath>
      </m:oMathPara>
    </w:p>
    <w:p w:rsidR="00F119AF" w:rsidP="00F119AF" w:rsidRDefault="00F119AF" w14:paraId="03EB2F1D" w14:textId="77777777">
      <w:pPr>
        <w:pStyle w:val="BodyText"/>
        <w:rPr>
          <w:ins w:author="Levine, Charles Roger (dzk3ja)" w:date="2026-10-21T14:47:00Z" w16du:dateUtc="2026-10-21T18:47:00Z" w:id="1043"/>
        </w:rPr>
      </w:pPr>
      <w:ins w:author="Levine, Charles Roger (dzk3ja)" w:date="2026-10-21T14:47:00Z" w16du:dateUtc="2026-10-21T18:47:00Z" w:id="1044">
        <w:r>
          <w:t>Subtracting the focal individual’s performance leaves the total for everyone else:</w:t>
        </w:r>
      </w:ins>
    </w:p>
    <w:p w:rsidRPr="00674971" w:rsidR="00F119AF" w:rsidP="00F119AF" w:rsidRDefault="00F119AF" w14:paraId="707B2620" w14:textId="77777777">
      <w:pPr>
        <w:spacing w:before="120" w:line="240" w:lineRule="auto"/>
        <w:jc w:val="center"/>
        <w:rPr>
          <w:ins w:author="Levine, Charles Roger (dzk3ja)" w:date="2026-10-21T14:47:00Z" w16du:dateUtc="2026-10-21T18:47:00Z" w:id="1045"/>
          <w:rFonts w:ascii="Cambria Math" w:hAnsi="Cambria Math"/>
          <w:sz w:val="22"/>
        </w:rPr>
      </w:pPr>
      <m:oMathPara>
        <m:oMathParaPr>
          <m:jc m:val="center"/>
        </m:oMathParaPr>
        <m:oMath>
          <m:nary>
            <m:naryPr>
              <m:chr m:val="∑"/>
              <m:limLoc m:val="undOvr"/>
              <m:supHide m:val="1"/>
              <m:ctrlPr>
                <w:ins w:author="Levine, Charles Roger (dzk3ja)" w:date="2026-10-21T14:47:00Z" w16du:dateUtc="2026-10-21T18:47:00Z" w:id="1046">
                  <w:rPr>
                    <w:rFonts w:ascii="Cambria Math" w:hAnsi="Cambria Math" w:eastAsia="Cambria Math" w:cs="Cambria Math"/>
                    <w:sz w:val="22"/>
                    <w:szCs w:val="22"/>
                  </w:rPr>
                </w:ins>
              </m:ctrlPr>
            </m:naryPr>
            <m:sub>
              <m:r>
                <w:ins w:author="Levine, Charles Roger (dzk3ja)" w:date="2026-10-21T14:47:00Z" w16du:dateUtc="2026-10-21T18:47:00Z" w:id="1047">
                  <w:rPr>
                    <w:rFonts w:ascii="Cambria Math" w:hAnsi="Cambria Math" w:eastAsia="Cambria Math" w:cs="Cambria Math"/>
                    <w:sz w:val="22"/>
                    <w:szCs w:val="22"/>
                  </w:rPr>
                  <m:t>h:g(h)=j, h≠i</m:t>
                </w:ins>
              </m:r>
            </m:sub>
            <m:sup/>
            <m:e>
              <m:sSub>
                <m:sSubPr>
                  <m:ctrlPr>
                    <w:ins w:author="Levine, Charles Roger (dzk3ja)" w:date="2026-10-21T14:47:00Z" w16du:dateUtc="2026-10-21T18:47:00Z" w:id="1048">
                      <w:rPr>
                        <w:rFonts w:ascii="Cambria Math" w:hAnsi="Cambria Math" w:eastAsia="Cambria Math" w:cs="Cambria Math"/>
                        <w:sz w:val="22"/>
                        <w:szCs w:val="22"/>
                      </w:rPr>
                    </w:ins>
                  </m:ctrlPr>
                </m:sSubPr>
                <m:e>
                  <m:r>
                    <w:ins w:author="Levine, Charles Roger (dzk3ja)" w:date="2026-10-21T14:47:00Z" w16du:dateUtc="2026-10-21T18:47:00Z" w:id="1049">
                      <w:rPr>
                        <w:rFonts w:ascii="Cambria Math" w:hAnsi="Cambria Math" w:eastAsia="Cambria Math" w:cs="Cambria Math"/>
                        <w:sz w:val="22"/>
                        <w:szCs w:val="22"/>
                      </w:rPr>
                      <m:t>A</m:t>
                    </w:ins>
                  </m:r>
                </m:e>
                <m:sub>
                  <m:r>
                    <w:ins w:author="Levine, Charles Roger (dzk3ja)" w:date="2026-10-21T14:47:00Z" w16du:dateUtc="2026-10-21T18:47:00Z" w:id="1050">
                      <w:rPr>
                        <w:rFonts w:ascii="Cambria Math" w:hAnsi="Cambria Math" w:eastAsia="Cambria Math" w:cs="Cambria Math"/>
                        <w:sz w:val="22"/>
                        <w:szCs w:val="22"/>
                      </w:rPr>
                      <m:t>h</m:t>
                    </w:ins>
                  </m:r>
                </m:sub>
              </m:sSub>
            </m:e>
          </m:nary>
          <m:r>
            <w:ins w:author="Levine, Charles Roger (dzk3ja)" w:date="2026-10-21T14:47:00Z" w16du:dateUtc="2026-10-21T18:47:00Z" w:id="1051">
              <w:rPr>
                <w:rFonts w:ascii="Cambria Math" w:hAnsi="Cambria Math" w:eastAsia="Cambria Math" w:cs="Cambria Math"/>
                <w:sz w:val="22"/>
                <w:szCs w:val="22"/>
              </w:rPr>
              <m:t>=</m:t>
            </w:ins>
          </m:r>
          <m:sSub>
            <m:sSubPr>
              <m:ctrlPr>
                <w:ins w:author="Levine, Charles Roger (dzk3ja)" w:date="2026-10-21T14:47:00Z" w16du:dateUtc="2026-10-21T18:47:00Z" w:id="1052">
                  <w:rPr>
                    <w:rFonts w:ascii="Cambria Math" w:hAnsi="Cambria Math" w:eastAsia="Cambria Math" w:cs="Cambria Math"/>
                    <w:sz w:val="22"/>
                    <w:szCs w:val="22"/>
                  </w:rPr>
                </w:ins>
              </m:ctrlPr>
            </m:sSubPr>
            <m:e>
              <m:r>
                <w:ins w:author="Levine, Charles Roger (dzk3ja)" w:date="2026-10-21T14:47:00Z" w16du:dateUtc="2026-10-21T18:47:00Z" w:id="1053">
                  <w:rPr>
                    <w:rFonts w:ascii="Cambria Math" w:hAnsi="Cambria Math" w:eastAsia="Cambria Math" w:cs="Cambria Math"/>
                    <w:sz w:val="22"/>
                    <w:szCs w:val="22"/>
                  </w:rPr>
                  <m:t>n</m:t>
                </w:ins>
              </m:r>
            </m:e>
            <m:sub>
              <m:r>
                <w:ins w:author="Levine, Charles Roger (dzk3ja)" w:date="2026-10-21T14:47:00Z" w16du:dateUtc="2026-10-21T18:47:00Z" w:id="1054">
                  <w:rPr>
                    <w:rFonts w:ascii="Cambria Math" w:hAnsi="Cambria Math" w:eastAsia="Cambria Math" w:cs="Cambria Math"/>
                    <w:sz w:val="22"/>
                    <w:szCs w:val="22"/>
                  </w:rPr>
                  <m:t>j</m:t>
                </w:ins>
              </m:r>
            </m:sub>
          </m:sSub>
          <m:sSub>
            <m:sSubPr>
              <m:ctrlPr>
                <w:ins w:author="Levine, Charles Roger (dzk3ja)" w:date="2026-10-21T14:47:00Z" w16du:dateUtc="2026-10-21T18:47:00Z" w:id="1055">
                  <w:rPr>
                    <w:rFonts w:ascii="Cambria Math" w:hAnsi="Cambria Math" w:eastAsia="Cambria Math" w:cs="Cambria Math"/>
                    <w:sz w:val="22"/>
                    <w:szCs w:val="22"/>
                  </w:rPr>
                </w:ins>
              </m:ctrlPr>
            </m:sSubPr>
            <m:e>
              <m:r>
                <w:ins w:author="Levine, Charles Roger (dzk3ja)" w:date="2026-10-21T14:47:00Z" w16du:dateUtc="2026-10-21T18:47:00Z" w:id="1056">
                  <w:rPr>
                    <w:rFonts w:ascii="Cambria Math" w:hAnsi="Cambria Math" w:eastAsia="Cambria Math" w:cs="Cambria Math"/>
                    <w:sz w:val="22"/>
                    <w:szCs w:val="22"/>
                  </w:rPr>
                  <m:t>T</m:t>
                </w:ins>
              </m:r>
            </m:e>
            <m:sub>
              <m:r>
                <w:ins w:author="Levine, Charles Roger (dzk3ja)" w:date="2026-10-21T14:47:00Z" w16du:dateUtc="2026-10-21T18:47:00Z" w:id="1057">
                  <w:rPr>
                    <w:rFonts w:ascii="Cambria Math" w:hAnsi="Cambria Math" w:eastAsia="Cambria Math" w:cs="Cambria Math"/>
                    <w:sz w:val="22"/>
                    <w:szCs w:val="22"/>
                  </w:rPr>
                  <m:t>j</m:t>
                </w:ins>
              </m:r>
            </m:sub>
          </m:sSub>
          <m:r>
            <w:ins w:author="Levine, Charles Roger (dzk3ja)" w:date="2026-10-21T14:47:00Z" w16du:dateUtc="2026-10-21T18:47:00Z" w:id="1058">
              <w:rPr>
                <w:rFonts w:ascii="Cambria Math" w:hAnsi="Cambria Math" w:eastAsia="Cambria Math" w:cs="Cambria Math"/>
                <w:sz w:val="22"/>
                <w:szCs w:val="22"/>
              </w:rPr>
              <m:t>-</m:t>
            </w:ins>
          </m:r>
          <m:sSub>
            <m:sSubPr>
              <m:ctrlPr>
                <w:ins w:author="Levine, Charles Roger (dzk3ja)" w:date="2026-10-21T14:47:00Z" w16du:dateUtc="2026-10-21T18:47:00Z" w:id="1059">
                  <w:rPr>
                    <w:rFonts w:ascii="Cambria Math" w:hAnsi="Cambria Math" w:eastAsia="Cambria Math" w:cs="Cambria Math"/>
                    <w:sz w:val="22"/>
                    <w:szCs w:val="22"/>
                  </w:rPr>
                </w:ins>
              </m:ctrlPr>
            </m:sSubPr>
            <m:e>
              <m:r>
                <w:ins w:author="Levine, Charles Roger (dzk3ja)" w:date="2026-10-21T14:47:00Z" w16du:dateUtc="2026-10-21T18:47:00Z" w:id="1060">
                  <w:rPr>
                    <w:rFonts w:ascii="Cambria Math" w:hAnsi="Cambria Math" w:eastAsia="Cambria Math" w:cs="Cambria Math"/>
                    <w:sz w:val="22"/>
                    <w:szCs w:val="22"/>
                  </w:rPr>
                  <m:t>A</m:t>
                </w:ins>
              </m:r>
            </m:e>
            <m:sub>
              <m:r>
                <w:ins w:author="Levine, Charles Roger (dzk3ja)" w:date="2026-10-21T14:47:00Z" w16du:dateUtc="2026-10-21T18:47:00Z" w:id="1061">
                  <w:rPr>
                    <w:rFonts w:ascii="Cambria Math" w:hAnsi="Cambria Math" w:eastAsia="Cambria Math" w:cs="Cambria Math"/>
                    <w:sz w:val="22"/>
                    <w:szCs w:val="22"/>
                  </w:rPr>
                  <m:t>i</m:t>
                </w:ins>
              </m:r>
            </m:sub>
          </m:sSub>
          <m:r>
            <w:ins w:author="Levine, Charles Roger (dzk3ja)" w:date="2026-10-21T14:47:00Z" w16du:dateUtc="2026-10-21T18:47:00Z" w:id="1062">
              <w:rPr>
                <w:rFonts w:ascii="Cambria Math" w:hAnsi="Cambria Math" w:eastAsia="Cambria Math" w:cs="Cambria Math"/>
                <w:sz w:val="22"/>
                <w:szCs w:val="22"/>
              </w:rPr>
              <m:t>.</m:t>
            </w:ins>
          </m:r>
        </m:oMath>
      </m:oMathPara>
    </w:p>
    <w:p w:rsidR="00F119AF" w:rsidP="00F119AF" w:rsidRDefault="00F119AF" w14:paraId="3F729B7A" w14:textId="77777777">
      <w:pPr>
        <w:pStyle w:val="BodyText"/>
        <w:rPr>
          <w:ins w:author="Levine, Charles Roger (dzk3ja)" w:date="2026-10-21T14:47:00Z" w16du:dateUtc="2026-10-21T18:47:00Z" w:id="1063"/>
        </w:rPr>
      </w:pPr>
      <w:ins w:author="Levine, Charles Roger (dzk3ja)" w:date="2026-10-21T14:47:00Z" w16du:dateUtc="2026-10-21T18:47:00Z" w:id="1064">
        <w:r>
          <w:t xml:space="preserve">There are </w:t>
        </w:r>
      </w:ins>
      <m:oMath>
        <m:sSub>
          <m:sSubPr>
            <m:ctrlPr>
              <w:ins w:author="Levine, Charles Roger (dzk3ja)" w:date="2026-10-21T14:47:00Z" w16du:dateUtc="2026-10-21T18:47:00Z" w:id="1065">
                <w:rPr>
                  <w:rFonts w:ascii="Cambria Math" w:hAnsi="Cambria Math" w:eastAsia="Cambria Math" w:cs="Cambria Math"/>
                  <w:sz w:val="22"/>
                  <w:szCs w:val="22"/>
                </w:rPr>
              </w:ins>
            </m:ctrlPr>
          </m:sSubPr>
          <m:e>
            <m:r>
              <w:ins w:author="Levine, Charles Roger (dzk3ja)" w:date="2026-10-21T14:47:00Z" w16du:dateUtc="2026-10-21T18:47:00Z" w:id="1066">
                <w:rPr>
                  <w:rFonts w:ascii="Cambria Math" w:hAnsi="Cambria Math" w:eastAsia="Cambria Math" w:cs="Cambria Math"/>
                  <w:sz w:val="22"/>
                  <w:szCs w:val="22"/>
                </w:rPr>
                <m:t>n</m:t>
              </w:ins>
            </m:r>
          </m:e>
          <m:sub>
            <m:r>
              <w:ins w:author="Levine, Charles Roger (dzk3ja)" w:date="2026-10-21T14:47:00Z" w16du:dateUtc="2026-10-21T18:47:00Z" w:id="1067">
                <w:rPr>
                  <w:rFonts w:ascii="Cambria Math" w:hAnsi="Cambria Math" w:eastAsia="Cambria Math" w:cs="Cambria Math"/>
                  <w:sz w:val="22"/>
                  <w:szCs w:val="22"/>
                </w:rPr>
                <m:t>j</m:t>
              </w:ins>
            </m:r>
          </m:sub>
        </m:sSub>
      </m:oMath>
      <w:ins w:author="Levine, Charles Roger (dzk3ja)" w:date="2026-10-21T14:47:00Z" w16du:dateUtc="2026-10-21T18:47:00Z" w:id="1068">
        <w:r>
          <w:t xml:space="preserve"> minus one remaining members. Dividing their total performance by that number gives</w:t>
        </w:r>
      </w:ins>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F119AF" w:rsidTr="0005254F" w14:paraId="0C292B19" w14:textId="77777777">
        <w:trPr>
          <w:cantSplit/>
          <w:ins w:author="Levine, Charles Roger (dzk3ja)" w:date="2026-10-21T14:47:00Z" w16du:dateUtc="2026-10-21T18:47:00Z" w:id="1069"/>
        </w:trPr>
        <w:tc>
          <w:tcPr>
            <w:tcW w:w="8496" w:type="dxa"/>
            <w:vAlign w:val="center"/>
          </w:tcPr>
          <w:p w:rsidRPr="00674971" w:rsidR="00F119AF" w:rsidP="0005254F" w:rsidRDefault="00F119AF" w14:paraId="2AC368EB" w14:textId="77777777">
            <w:pPr>
              <w:spacing w:before="120" w:line="240" w:lineRule="auto"/>
              <w:jc w:val="center"/>
              <w:rPr>
                <w:ins w:author="Levine, Charles Roger (dzk3ja)" w:date="2026-10-21T14:47:00Z" w16du:dateUtc="2026-10-21T18:47:00Z" w:id="1070"/>
                <w:rFonts w:ascii="Cambria Math" w:hAnsi="Cambria Math"/>
                <w:sz w:val="22"/>
              </w:rPr>
            </w:pPr>
            <m:oMathPara>
              <m:oMathParaPr>
                <m:jc m:val="center"/>
              </m:oMathParaPr>
              <m:oMath>
                <m:sSub>
                  <m:sSubPr>
                    <m:ctrlPr>
                      <w:ins w:author="Levine, Charles Roger (dzk3ja)" w:date="2026-10-21T14:47:00Z" w16du:dateUtc="2026-10-21T18:47:00Z" w:id="1071">
                        <w:rPr>
                          <w:rFonts w:ascii="Cambria Math" w:hAnsi="Cambria Math" w:eastAsia="Cambria Math" w:cs="Cambria Math"/>
                          <w:sz w:val="22"/>
                          <w:szCs w:val="22"/>
                        </w:rPr>
                      </w:ins>
                    </m:ctrlPr>
                  </m:sSubPr>
                  <m:e>
                    <m:r>
                      <w:ins w:author="Levine, Charles Roger (dzk3ja)" w:date="2026-10-21T14:47:00Z" w16du:dateUtc="2026-10-21T18:47:00Z" w:id="1072">
                        <w:rPr>
                          <w:rFonts w:ascii="Cambria Math" w:hAnsi="Cambria Math" w:eastAsia="Cambria Math" w:cs="Cambria Math"/>
                          <w:sz w:val="22"/>
                          <w:szCs w:val="22"/>
                        </w:rPr>
                        <m:t>C</m:t>
                      </w:ins>
                    </m:r>
                  </m:e>
                  <m:sub>
                    <m:r>
                      <w:ins w:author="Levine, Charles Roger (dzk3ja)" w:date="2026-10-21T14:47:00Z" w16du:dateUtc="2026-10-21T18:47:00Z" w:id="1073">
                        <w:rPr>
                          <w:rFonts w:ascii="Cambria Math" w:hAnsi="Cambria Math" w:eastAsia="Cambria Math" w:cs="Cambria Math"/>
                          <w:sz w:val="22"/>
                          <w:szCs w:val="22"/>
                        </w:rPr>
                        <m:t>LOO,i</m:t>
                      </w:ins>
                    </m:r>
                  </m:sub>
                </m:sSub>
                <m:r>
                  <w:ins w:author="Levine, Charles Roger (dzk3ja)" w:date="2026-10-21T14:47:00Z" w16du:dateUtc="2026-10-21T18:47:00Z" w:id="1074">
                    <w:rPr>
                      <w:rFonts w:ascii="Cambria Math" w:hAnsi="Cambria Math" w:eastAsia="Cambria Math" w:cs="Cambria Math"/>
                      <w:sz w:val="22"/>
                      <w:szCs w:val="22"/>
                    </w:rPr>
                    <m:t>=</m:t>
                  </w:ins>
                </m:r>
                <m:f>
                  <m:fPr>
                    <m:ctrlPr>
                      <w:ins w:author="Levine, Charles Roger (dzk3ja)" w:date="2026-10-21T14:47:00Z" w16du:dateUtc="2026-10-21T18:47:00Z" w:id="1075">
                        <w:rPr>
                          <w:rFonts w:ascii="Cambria Math" w:hAnsi="Cambria Math" w:eastAsia="Cambria Math" w:cs="Cambria Math"/>
                          <w:sz w:val="22"/>
                          <w:szCs w:val="22"/>
                        </w:rPr>
                      </w:ins>
                    </m:ctrlPr>
                  </m:fPr>
                  <m:num>
                    <m:sSub>
                      <m:sSubPr>
                        <m:ctrlPr>
                          <w:ins w:author="Levine, Charles Roger (dzk3ja)" w:date="2026-10-21T14:47:00Z" w16du:dateUtc="2026-10-21T18:47:00Z" w:id="1076">
                            <w:rPr>
                              <w:rFonts w:ascii="Cambria Math" w:hAnsi="Cambria Math" w:eastAsia="Cambria Math" w:cs="Cambria Math"/>
                              <w:sz w:val="22"/>
                              <w:szCs w:val="22"/>
                            </w:rPr>
                          </w:ins>
                        </m:ctrlPr>
                      </m:sSubPr>
                      <m:e>
                        <m:r>
                          <w:ins w:author="Levine, Charles Roger (dzk3ja)" w:date="2026-10-21T14:47:00Z" w16du:dateUtc="2026-10-21T18:47:00Z" w:id="1077">
                            <w:rPr>
                              <w:rFonts w:ascii="Cambria Math" w:hAnsi="Cambria Math" w:eastAsia="Cambria Math" w:cs="Cambria Math"/>
                              <w:sz w:val="22"/>
                              <w:szCs w:val="22"/>
                            </w:rPr>
                            <m:t>n</m:t>
                          </w:ins>
                        </m:r>
                      </m:e>
                      <m:sub>
                        <m:r>
                          <w:ins w:author="Levine, Charles Roger (dzk3ja)" w:date="2026-10-21T14:47:00Z" w16du:dateUtc="2026-10-21T18:47:00Z" w:id="1078">
                            <w:rPr>
                              <w:rFonts w:ascii="Cambria Math" w:hAnsi="Cambria Math" w:eastAsia="Cambria Math" w:cs="Cambria Math"/>
                              <w:sz w:val="22"/>
                              <w:szCs w:val="22"/>
                            </w:rPr>
                            <m:t>j</m:t>
                          </w:ins>
                        </m:r>
                      </m:sub>
                    </m:sSub>
                    <m:sSub>
                      <m:sSubPr>
                        <m:ctrlPr>
                          <w:ins w:author="Levine, Charles Roger (dzk3ja)" w:date="2026-10-21T14:47:00Z" w16du:dateUtc="2026-10-21T18:47:00Z" w:id="1079">
                            <w:rPr>
                              <w:rFonts w:ascii="Cambria Math" w:hAnsi="Cambria Math" w:eastAsia="Cambria Math" w:cs="Cambria Math"/>
                              <w:sz w:val="22"/>
                              <w:szCs w:val="22"/>
                            </w:rPr>
                          </w:ins>
                        </m:ctrlPr>
                      </m:sSubPr>
                      <m:e>
                        <m:r>
                          <w:ins w:author="Levine, Charles Roger (dzk3ja)" w:date="2026-10-21T14:47:00Z" w16du:dateUtc="2026-10-21T18:47:00Z" w:id="1080">
                            <w:rPr>
                              <w:rFonts w:ascii="Cambria Math" w:hAnsi="Cambria Math" w:eastAsia="Cambria Math" w:cs="Cambria Math"/>
                              <w:sz w:val="22"/>
                              <w:szCs w:val="22"/>
                            </w:rPr>
                            <m:t>T</m:t>
                          </w:ins>
                        </m:r>
                      </m:e>
                      <m:sub>
                        <m:r>
                          <w:ins w:author="Levine, Charles Roger (dzk3ja)" w:date="2026-10-21T14:47:00Z" w16du:dateUtc="2026-10-21T18:47:00Z" w:id="1081">
                            <w:rPr>
                              <w:rFonts w:ascii="Cambria Math" w:hAnsi="Cambria Math" w:eastAsia="Cambria Math" w:cs="Cambria Math"/>
                              <w:sz w:val="22"/>
                              <w:szCs w:val="22"/>
                            </w:rPr>
                            <m:t>j</m:t>
                          </w:ins>
                        </m:r>
                      </m:sub>
                    </m:sSub>
                    <m:r>
                      <w:ins w:author="Levine, Charles Roger (dzk3ja)" w:date="2026-10-21T14:47:00Z" w16du:dateUtc="2026-10-21T18:47:00Z" w:id="1082">
                        <w:rPr>
                          <w:rFonts w:ascii="Cambria Math" w:hAnsi="Cambria Math" w:eastAsia="Cambria Math" w:cs="Cambria Math"/>
                          <w:sz w:val="22"/>
                          <w:szCs w:val="22"/>
                        </w:rPr>
                        <m:t>-</m:t>
                      </w:ins>
                    </m:r>
                    <m:sSub>
                      <m:sSubPr>
                        <m:ctrlPr>
                          <w:ins w:author="Levine, Charles Roger (dzk3ja)" w:date="2026-10-21T14:47:00Z" w16du:dateUtc="2026-10-21T18:47:00Z" w:id="1083">
                            <w:rPr>
                              <w:rFonts w:ascii="Cambria Math" w:hAnsi="Cambria Math" w:eastAsia="Cambria Math" w:cs="Cambria Math"/>
                              <w:sz w:val="22"/>
                              <w:szCs w:val="22"/>
                            </w:rPr>
                          </w:ins>
                        </m:ctrlPr>
                      </m:sSubPr>
                      <m:e>
                        <m:r>
                          <w:ins w:author="Levine, Charles Roger (dzk3ja)" w:date="2026-10-21T14:47:00Z" w16du:dateUtc="2026-10-21T18:47:00Z" w:id="1084">
                            <w:rPr>
                              <w:rFonts w:ascii="Cambria Math" w:hAnsi="Cambria Math" w:eastAsia="Cambria Math" w:cs="Cambria Math"/>
                              <w:sz w:val="22"/>
                              <w:szCs w:val="22"/>
                            </w:rPr>
                            <m:t>A</m:t>
                          </w:ins>
                        </m:r>
                      </m:e>
                      <m:sub>
                        <m:r>
                          <w:ins w:author="Levine, Charles Roger (dzk3ja)" w:date="2026-10-21T14:47:00Z" w16du:dateUtc="2026-10-21T18:47:00Z" w:id="1085">
                            <w:rPr>
                              <w:rFonts w:ascii="Cambria Math" w:hAnsi="Cambria Math" w:eastAsia="Cambria Math" w:cs="Cambria Math"/>
                              <w:sz w:val="22"/>
                              <w:szCs w:val="22"/>
                            </w:rPr>
                            <m:t>i</m:t>
                          </w:ins>
                        </m:r>
                      </m:sub>
                    </m:sSub>
                  </m:num>
                  <m:den>
                    <m:sSub>
                      <m:sSubPr>
                        <m:ctrlPr>
                          <w:ins w:author="Levine, Charles Roger (dzk3ja)" w:date="2026-10-21T14:47:00Z" w16du:dateUtc="2026-10-21T18:47:00Z" w:id="1086">
                            <w:rPr>
                              <w:rFonts w:ascii="Cambria Math" w:hAnsi="Cambria Math" w:eastAsia="Cambria Math" w:cs="Cambria Math"/>
                              <w:sz w:val="22"/>
                              <w:szCs w:val="22"/>
                            </w:rPr>
                          </w:ins>
                        </m:ctrlPr>
                      </m:sSubPr>
                      <m:e>
                        <m:r>
                          <w:ins w:author="Levine, Charles Roger (dzk3ja)" w:date="2026-10-21T14:47:00Z" w16du:dateUtc="2026-10-21T18:47:00Z" w:id="1087">
                            <w:rPr>
                              <w:rFonts w:ascii="Cambria Math" w:hAnsi="Cambria Math" w:eastAsia="Cambria Math" w:cs="Cambria Math"/>
                              <w:sz w:val="22"/>
                              <w:szCs w:val="22"/>
                            </w:rPr>
                            <m:t>n</m:t>
                          </w:ins>
                        </m:r>
                      </m:e>
                      <m:sub>
                        <m:r>
                          <w:ins w:author="Levine, Charles Roger (dzk3ja)" w:date="2026-10-21T14:47:00Z" w16du:dateUtc="2026-10-21T18:47:00Z" w:id="1088">
                            <w:rPr>
                              <w:rFonts w:ascii="Cambria Math" w:hAnsi="Cambria Math" w:eastAsia="Cambria Math" w:cs="Cambria Math"/>
                              <w:sz w:val="22"/>
                              <w:szCs w:val="22"/>
                            </w:rPr>
                            <m:t>j</m:t>
                          </w:ins>
                        </m:r>
                      </m:sub>
                    </m:sSub>
                    <m:r>
                      <w:ins w:author="Levine, Charles Roger (dzk3ja)" w:date="2026-10-21T14:47:00Z" w16du:dateUtc="2026-10-21T18:47:00Z" w:id="1089">
                        <w:rPr>
                          <w:rFonts w:ascii="Cambria Math" w:hAnsi="Cambria Math" w:eastAsia="Cambria Math" w:cs="Cambria Math"/>
                          <w:sz w:val="22"/>
                          <w:szCs w:val="22"/>
                        </w:rPr>
                        <m:t>-1</m:t>
                      </w:ins>
                    </m:r>
                  </m:den>
                </m:f>
                <m:r>
                  <w:ins w:author="Levine, Charles Roger (dzk3ja)" w:date="2026-10-21T14:47:00Z" w16du:dateUtc="2026-10-21T18:47:00Z" w:id="1090">
                    <w:rPr>
                      <w:rFonts w:ascii="Cambria Math" w:hAnsi="Cambria Math" w:eastAsia="Cambria Math" w:cs="Cambria Math"/>
                      <w:sz w:val="22"/>
                      <w:szCs w:val="22"/>
                    </w:rPr>
                    <m:t>.</m:t>
                  </w:ins>
                </m:r>
              </m:oMath>
            </m:oMathPara>
          </w:p>
        </w:tc>
        <w:tc>
          <w:tcPr>
            <w:tcW w:w="864" w:type="dxa"/>
            <w:vAlign w:val="center"/>
          </w:tcPr>
          <w:p w:rsidR="00F119AF" w:rsidP="0005254F" w:rsidRDefault="00F119AF" w14:paraId="259CD1CB" w14:textId="77777777">
            <w:pPr>
              <w:spacing w:after="0" w:line="240" w:lineRule="auto"/>
              <w:jc w:val="right"/>
              <w:rPr>
                <w:ins w:author="Levine, Charles Roger (dzk3ja)" w:date="2026-10-21T14:47:00Z" w16du:dateUtc="2026-10-21T18:47:00Z" w:id="1091"/>
              </w:rPr>
            </w:pPr>
            <w:ins w:author="Levine, Charles Roger (dzk3ja)" w:date="2026-10-21T14:47:00Z" w16du:dateUtc="2026-10-21T18:47:00Z" w:id="1092">
              <w:r>
                <w:t>(4.</w:t>
              </w:r>
              <w:r>
                <w:fldChar w:fldCharType="begin"/>
              </w:r>
              <w:r>
                <w:instrText xml:space="preserve"> SEQ Equation \* ARABIC </w:instrText>
              </w:r>
              <w:r>
                <w:fldChar w:fldCharType="separate"/>
              </w:r>
              <w:r>
                <w:rPr>
                  <w:noProof/>
                </w:rPr>
                <w:t>14</w:t>
              </w:r>
              <w:r>
                <w:rPr>
                  <w:noProof/>
                </w:rPr>
                <w:fldChar w:fldCharType="end"/>
              </w:r>
              <w:r>
                <w:t>)</w:t>
              </w:r>
            </w:ins>
          </w:p>
        </w:tc>
      </w:tr>
    </w:tbl>
    <w:p w:rsidR="00F119AF" w:rsidP="00F119AF" w:rsidRDefault="00F119AF" w14:paraId="22670319" w14:textId="77777777">
      <w:pPr>
        <w:pStyle w:val="BodyText"/>
        <w:keepNext/>
        <w:rPr>
          <w:ins w:author="Levine, Charles Roger (dzk3ja)" w:date="2026-10-21T14:47:00Z" w16du:dateUtc="2026-10-21T18:47:00Z" w:id="1093"/>
        </w:rPr>
      </w:pPr>
      <w:ins w:author="Levine, Charles Roger (dzk3ja)" w:date="2026-10-21T14:47:00Z" w16du:dateUtc="2026-10-21T18:47:00Z" w:id="1094">
        <w:r>
          <w:t>We can also write this relationship as</w:t>
        </w:r>
      </w:ins>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F119AF" w:rsidTr="0005254F" w14:paraId="383CD443" w14:textId="77777777">
        <w:trPr>
          <w:cantSplit/>
          <w:ins w:author="Levine, Charles Roger (dzk3ja)" w:date="2026-10-21T14:47:00Z" w16du:dateUtc="2026-10-21T18:47:00Z" w:id="1095"/>
        </w:trPr>
        <w:tc>
          <w:tcPr>
            <w:tcW w:w="8496" w:type="dxa"/>
            <w:vAlign w:val="center"/>
          </w:tcPr>
          <w:p w:rsidRPr="00674971" w:rsidR="00F119AF" w:rsidP="0005254F" w:rsidRDefault="00F119AF" w14:paraId="64EEA594" w14:textId="77777777">
            <w:pPr>
              <w:spacing w:before="120" w:line="240" w:lineRule="auto"/>
              <w:jc w:val="center"/>
              <w:rPr>
                <w:ins w:author="Levine, Charles Roger (dzk3ja)" w:date="2026-10-21T14:47:00Z" w16du:dateUtc="2026-10-21T18:47:00Z" w:id="1096"/>
                <w:rFonts w:ascii="Cambria Math" w:hAnsi="Cambria Math"/>
                <w:sz w:val="22"/>
              </w:rPr>
            </w:pPr>
            <m:oMathPara>
              <m:oMathParaPr>
                <m:jc m:val="center"/>
              </m:oMathParaPr>
              <m:oMath>
                <m:sSub>
                  <m:sSubPr>
                    <m:ctrlPr>
                      <w:ins w:author="Levine, Charles Roger (dzk3ja)" w:date="2026-10-21T14:47:00Z" w16du:dateUtc="2026-10-21T18:47:00Z" w:id="1097">
                        <w:rPr>
                          <w:rFonts w:ascii="Cambria Math" w:hAnsi="Cambria Math" w:eastAsia="Cambria Math" w:cs="Cambria Math"/>
                          <w:sz w:val="22"/>
                          <w:szCs w:val="22"/>
                        </w:rPr>
                      </w:ins>
                    </m:ctrlPr>
                  </m:sSubPr>
                  <m:e>
                    <m:r>
                      <w:ins w:author="Levine, Charles Roger (dzk3ja)" w:date="2026-10-21T14:47:00Z" w16du:dateUtc="2026-10-21T18:47:00Z" w:id="1098">
                        <w:rPr>
                          <w:rFonts w:ascii="Cambria Math" w:hAnsi="Cambria Math" w:eastAsia="Cambria Math" w:cs="Cambria Math"/>
                          <w:sz w:val="22"/>
                          <w:szCs w:val="22"/>
                        </w:rPr>
                        <m:t>C</m:t>
                      </w:ins>
                    </m:r>
                  </m:e>
                  <m:sub>
                    <m:r>
                      <w:ins w:author="Levine, Charles Roger (dzk3ja)" w:date="2026-10-21T14:47:00Z" w16du:dateUtc="2026-10-21T18:47:00Z" w:id="1099">
                        <w:rPr>
                          <w:rFonts w:ascii="Cambria Math" w:hAnsi="Cambria Math" w:eastAsia="Cambria Math" w:cs="Cambria Math"/>
                          <w:sz w:val="22"/>
                          <w:szCs w:val="22"/>
                        </w:rPr>
                        <m:t>LOO,i</m:t>
                      </w:ins>
                    </m:r>
                  </m:sub>
                </m:sSub>
                <m:r>
                  <w:ins w:author="Levine, Charles Roger (dzk3ja)" w:date="2026-10-21T14:47:00Z" w16du:dateUtc="2026-10-21T18:47:00Z" w:id="1100">
                    <w:rPr>
                      <w:rFonts w:ascii="Cambria Math" w:hAnsi="Cambria Math" w:eastAsia="Cambria Math" w:cs="Cambria Math"/>
                      <w:sz w:val="22"/>
                      <w:szCs w:val="22"/>
                    </w:rPr>
                    <m:t>=</m:t>
                  </w:ins>
                </m:r>
                <m:sSub>
                  <m:sSubPr>
                    <m:ctrlPr>
                      <w:ins w:author="Levine, Charles Roger (dzk3ja)" w:date="2026-10-21T14:47:00Z" w16du:dateUtc="2026-10-21T18:47:00Z" w:id="1101">
                        <w:rPr>
                          <w:rFonts w:ascii="Cambria Math" w:hAnsi="Cambria Math" w:eastAsia="Cambria Math" w:cs="Cambria Math"/>
                          <w:sz w:val="22"/>
                          <w:szCs w:val="22"/>
                        </w:rPr>
                      </w:ins>
                    </m:ctrlPr>
                  </m:sSubPr>
                  <m:e>
                    <m:r>
                      <w:ins w:author="Levine, Charles Roger (dzk3ja)" w:date="2026-10-21T14:47:00Z" w16du:dateUtc="2026-10-21T18:47:00Z" w:id="1102">
                        <w:rPr>
                          <w:rFonts w:ascii="Cambria Math" w:hAnsi="Cambria Math" w:eastAsia="Cambria Math" w:cs="Cambria Math"/>
                          <w:sz w:val="22"/>
                          <w:szCs w:val="22"/>
                        </w:rPr>
                        <m:t>T</m:t>
                      </w:ins>
                    </m:r>
                  </m:e>
                  <m:sub>
                    <m:r>
                      <w:ins w:author="Levine, Charles Roger (dzk3ja)" w:date="2026-10-21T14:47:00Z" w16du:dateUtc="2026-10-21T18:47:00Z" w:id="1103">
                        <w:rPr>
                          <w:rFonts w:ascii="Cambria Math" w:hAnsi="Cambria Math" w:eastAsia="Cambria Math" w:cs="Cambria Math"/>
                          <w:sz w:val="22"/>
                          <w:szCs w:val="22"/>
                        </w:rPr>
                        <m:t>j</m:t>
                      </w:ins>
                    </m:r>
                  </m:sub>
                </m:sSub>
                <m:r>
                  <w:ins w:author="Levine, Charles Roger (dzk3ja)" w:date="2026-10-21T14:47:00Z" w16du:dateUtc="2026-10-21T18:47:00Z" w:id="1104">
                    <w:rPr>
                      <w:rFonts w:ascii="Cambria Math" w:hAnsi="Cambria Math" w:eastAsia="Cambria Math" w:cs="Cambria Math"/>
                      <w:sz w:val="22"/>
                      <w:szCs w:val="22"/>
                    </w:rPr>
                    <m:t>+</m:t>
                  </w:ins>
                </m:r>
                <m:f>
                  <m:fPr>
                    <m:ctrlPr>
                      <w:ins w:author="Levine, Charles Roger (dzk3ja)" w:date="2026-10-21T14:47:00Z" w16du:dateUtc="2026-10-21T18:47:00Z" w:id="1105">
                        <w:rPr>
                          <w:rFonts w:ascii="Cambria Math" w:hAnsi="Cambria Math" w:eastAsia="Cambria Math" w:cs="Cambria Math"/>
                          <w:sz w:val="22"/>
                          <w:szCs w:val="22"/>
                        </w:rPr>
                      </w:ins>
                    </m:ctrlPr>
                  </m:fPr>
                  <m:num>
                    <m:sSub>
                      <m:sSubPr>
                        <m:ctrlPr>
                          <w:ins w:author="Levine, Charles Roger (dzk3ja)" w:date="2026-10-21T14:47:00Z" w16du:dateUtc="2026-10-21T18:47:00Z" w:id="1106">
                            <w:rPr>
                              <w:rFonts w:ascii="Cambria Math" w:hAnsi="Cambria Math" w:eastAsia="Cambria Math" w:cs="Cambria Math"/>
                              <w:sz w:val="22"/>
                              <w:szCs w:val="22"/>
                            </w:rPr>
                          </w:ins>
                        </m:ctrlPr>
                      </m:sSubPr>
                      <m:e>
                        <m:r>
                          <w:ins w:author="Levine, Charles Roger (dzk3ja)" w:date="2026-10-21T14:47:00Z" w16du:dateUtc="2026-10-21T18:47:00Z" w:id="1107">
                            <w:rPr>
                              <w:rFonts w:ascii="Cambria Math" w:hAnsi="Cambria Math" w:eastAsia="Cambria Math" w:cs="Cambria Math"/>
                              <w:sz w:val="22"/>
                              <w:szCs w:val="22"/>
                            </w:rPr>
                            <m:t>T</m:t>
                          </w:ins>
                        </m:r>
                      </m:e>
                      <m:sub>
                        <m:r>
                          <w:ins w:author="Levine, Charles Roger (dzk3ja)" w:date="2026-10-21T14:47:00Z" w16du:dateUtc="2026-10-21T18:47:00Z" w:id="1108">
                            <w:rPr>
                              <w:rFonts w:ascii="Cambria Math" w:hAnsi="Cambria Math" w:eastAsia="Cambria Math" w:cs="Cambria Math"/>
                              <w:sz w:val="22"/>
                              <w:szCs w:val="22"/>
                            </w:rPr>
                            <m:t>j</m:t>
                          </w:ins>
                        </m:r>
                      </m:sub>
                    </m:sSub>
                    <m:r>
                      <w:ins w:author="Levine, Charles Roger (dzk3ja)" w:date="2026-10-21T14:47:00Z" w16du:dateUtc="2026-10-21T18:47:00Z" w:id="1109">
                        <w:rPr>
                          <w:rFonts w:ascii="Cambria Math" w:hAnsi="Cambria Math" w:eastAsia="Cambria Math" w:cs="Cambria Math"/>
                          <w:sz w:val="22"/>
                          <w:szCs w:val="22"/>
                        </w:rPr>
                        <m:t>-</m:t>
                      </w:ins>
                    </m:r>
                    <m:sSub>
                      <m:sSubPr>
                        <m:ctrlPr>
                          <w:ins w:author="Levine, Charles Roger (dzk3ja)" w:date="2026-10-21T14:47:00Z" w16du:dateUtc="2026-10-21T18:47:00Z" w:id="1110">
                            <w:rPr>
                              <w:rFonts w:ascii="Cambria Math" w:hAnsi="Cambria Math" w:eastAsia="Cambria Math" w:cs="Cambria Math"/>
                              <w:sz w:val="22"/>
                              <w:szCs w:val="22"/>
                            </w:rPr>
                          </w:ins>
                        </m:ctrlPr>
                      </m:sSubPr>
                      <m:e>
                        <m:r>
                          <w:ins w:author="Levine, Charles Roger (dzk3ja)" w:date="2026-10-21T14:47:00Z" w16du:dateUtc="2026-10-21T18:47:00Z" w:id="1111">
                            <w:rPr>
                              <w:rFonts w:ascii="Cambria Math" w:hAnsi="Cambria Math" w:eastAsia="Cambria Math" w:cs="Cambria Math"/>
                              <w:sz w:val="22"/>
                              <w:szCs w:val="22"/>
                            </w:rPr>
                            <m:t>A</m:t>
                          </w:ins>
                        </m:r>
                      </m:e>
                      <m:sub>
                        <m:r>
                          <w:ins w:author="Levine, Charles Roger (dzk3ja)" w:date="2026-10-21T14:47:00Z" w16du:dateUtc="2026-10-21T18:47:00Z" w:id="1112">
                            <w:rPr>
                              <w:rFonts w:ascii="Cambria Math" w:hAnsi="Cambria Math" w:eastAsia="Cambria Math" w:cs="Cambria Math"/>
                              <w:sz w:val="22"/>
                              <w:szCs w:val="22"/>
                            </w:rPr>
                            <m:t>i</m:t>
                          </w:ins>
                        </m:r>
                      </m:sub>
                    </m:sSub>
                  </m:num>
                  <m:den>
                    <m:sSub>
                      <m:sSubPr>
                        <m:ctrlPr>
                          <w:ins w:author="Levine, Charles Roger (dzk3ja)" w:date="2026-10-21T14:47:00Z" w16du:dateUtc="2026-10-21T18:47:00Z" w:id="1113">
                            <w:rPr>
                              <w:rFonts w:ascii="Cambria Math" w:hAnsi="Cambria Math" w:eastAsia="Cambria Math" w:cs="Cambria Math"/>
                              <w:sz w:val="22"/>
                              <w:szCs w:val="22"/>
                            </w:rPr>
                          </w:ins>
                        </m:ctrlPr>
                      </m:sSubPr>
                      <m:e>
                        <m:r>
                          <w:ins w:author="Levine, Charles Roger (dzk3ja)" w:date="2026-10-21T14:47:00Z" w16du:dateUtc="2026-10-21T18:47:00Z" w:id="1114">
                            <w:rPr>
                              <w:rFonts w:ascii="Cambria Math" w:hAnsi="Cambria Math" w:eastAsia="Cambria Math" w:cs="Cambria Math"/>
                              <w:sz w:val="22"/>
                              <w:szCs w:val="22"/>
                            </w:rPr>
                            <m:t>n</m:t>
                          </w:ins>
                        </m:r>
                      </m:e>
                      <m:sub>
                        <m:r>
                          <w:ins w:author="Levine, Charles Roger (dzk3ja)" w:date="2026-10-21T14:47:00Z" w16du:dateUtc="2026-10-21T18:47:00Z" w:id="1115">
                            <w:rPr>
                              <w:rFonts w:ascii="Cambria Math" w:hAnsi="Cambria Math" w:eastAsia="Cambria Math" w:cs="Cambria Math"/>
                              <w:sz w:val="22"/>
                              <w:szCs w:val="22"/>
                            </w:rPr>
                            <m:t>j</m:t>
                          </w:ins>
                        </m:r>
                      </m:sub>
                    </m:sSub>
                    <m:r>
                      <w:ins w:author="Levine, Charles Roger (dzk3ja)" w:date="2026-10-21T14:47:00Z" w16du:dateUtc="2026-10-21T18:47:00Z" w:id="1116">
                        <w:rPr>
                          <w:rFonts w:ascii="Cambria Math" w:hAnsi="Cambria Math" w:eastAsia="Cambria Math" w:cs="Cambria Math"/>
                          <w:sz w:val="22"/>
                          <w:szCs w:val="22"/>
                        </w:rPr>
                        <m:t>-1</m:t>
                      </w:ins>
                    </m:r>
                  </m:den>
                </m:f>
                <m:r>
                  <w:ins w:author="Levine, Charles Roger (dzk3ja)" w:date="2026-10-21T14:47:00Z" w16du:dateUtc="2026-10-21T18:47:00Z" w:id="1117">
                    <w:rPr>
                      <w:rFonts w:ascii="Cambria Math" w:hAnsi="Cambria Math" w:eastAsia="Cambria Math" w:cs="Cambria Math"/>
                      <w:sz w:val="22"/>
                      <w:szCs w:val="22"/>
                    </w:rPr>
                    <m:t>.</m:t>
                  </w:ins>
                </m:r>
              </m:oMath>
            </m:oMathPara>
          </w:p>
        </w:tc>
        <w:tc>
          <w:tcPr>
            <w:tcW w:w="864" w:type="dxa"/>
            <w:vAlign w:val="center"/>
          </w:tcPr>
          <w:p w:rsidR="00F119AF" w:rsidP="0005254F" w:rsidRDefault="00F119AF" w14:paraId="32531441" w14:textId="77777777">
            <w:pPr>
              <w:spacing w:after="0" w:line="240" w:lineRule="auto"/>
              <w:jc w:val="right"/>
              <w:rPr>
                <w:ins w:author="Levine, Charles Roger (dzk3ja)" w:date="2026-10-21T14:47:00Z" w16du:dateUtc="2026-10-21T18:47:00Z" w:id="1118"/>
              </w:rPr>
            </w:pPr>
            <w:ins w:author="Levine, Charles Roger (dzk3ja)" w:date="2026-10-21T14:47:00Z" w16du:dateUtc="2026-10-21T18:47:00Z" w:id="1119">
              <w:r>
                <w:t>(4.</w:t>
              </w:r>
              <w:r>
                <w:fldChar w:fldCharType="begin"/>
              </w:r>
              <w:r>
                <w:instrText xml:space="preserve"> SEQ Equation \* ARABIC </w:instrText>
              </w:r>
              <w:r>
                <w:fldChar w:fldCharType="separate"/>
              </w:r>
              <w:r>
                <w:rPr>
                  <w:noProof/>
                </w:rPr>
                <w:t>15</w:t>
              </w:r>
              <w:r>
                <w:rPr>
                  <w:noProof/>
                </w:rPr>
                <w:fldChar w:fldCharType="end"/>
              </w:r>
              <w:r>
                <w:t>)</w:t>
              </w:r>
            </w:ins>
          </w:p>
        </w:tc>
      </w:tr>
    </w:tbl>
    <w:p w:rsidR="00F119AF" w:rsidP="00F119AF" w:rsidRDefault="00F119AF" w14:paraId="10A7CF3B" w14:textId="77777777">
      <w:pPr>
        <w:pStyle w:val="BodyText"/>
        <w:rPr>
          <w:ins w:author="Levine, Charles Roger (dzk3ja)" w:date="2026-10-21T14:47:00Z" w16du:dateUtc="2026-10-21T18:47:00Z" w:id="1120"/>
        </w:rPr>
      </w:pPr>
      <w:ins w:author="Levine, Charles Roger (dzk3ja)" w:date="2026-10-21T14:47:00Z" w16du:dateUtc="2026-10-21T18:47:00Z" w:id="1121">
        <w:r>
          <w:t>This form makes the difference between the two measures explicit. Excluding an individual whose performance exceeds the group mean lowers the peer average. Excluding someone below the group mean raises it. For a fixed difference between individual performance and the group mean, the effect of exclusion is larger in smaller groups.</w:t>
        </w:r>
      </w:ins>
    </w:p>
    <w:p w:rsidR="004154A0" w:rsidRDefault="004154A0" w14:paraId="64A93475" w14:textId="77777777">
      <w:pPr>
        <w:pStyle w:val="BodyText"/>
      </w:pPr>
    </w:p>
    <w:p w:rsidR="00CB3150" w:rsidRDefault="00670B8B" w14:paraId="1B8CF715" w14:textId="77777777">
      <w:pPr>
        <w:pStyle w:val="Heading1"/>
        <w:numPr>
          <w:ilvl w:val="0"/>
          <w:numId w:val="19"/>
        </w:numPr>
      </w:pPr>
      <w:bookmarkStart w:name="X8a33aa523801c967d2fea04397cc8e7252f71fa" w:id="1122"/>
      <w:bookmarkEnd w:id="939"/>
      <w:bookmarkEnd w:id="951"/>
      <w:r>
        <w:t>Sources for the equations and completed results</w:t>
      </w:r>
    </w:p>
    <w:p w:rsidR="00CB3150" w:rsidRDefault="00670B8B" w14:paraId="09EF9A8D" w14:textId="77777777">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rsidR="00CB3150" w:rsidRDefault="00670B8B" w14:paraId="4808D65C" w14:textId="01BB9061">
      <w:pPr>
        <w:pStyle w:val="BodyText"/>
      </w:pPr>
      <w:r>
        <w:t xml:space="preserve">[1] The stochastic replay decision and distinction between temperatures are documented in </w:t>
      </w:r>
      <w:hyperlink r:id="rId20">
        <w:r w:rsidR="00CB3150">
          <w:t>MBB_empirical_roster_select_replay.md</w:t>
        </w:r>
      </w:hyperlink>
      <w:r>
        <w:t xml:space="preserve">, lines 370–418 and 454–462. The direct user instruction is preserved in </w:t>
      </w:r>
      <w:hyperlink r:id="rId21">
        <w:r w:rsidR="00CB3150">
          <w:t>.specstory/history/2026-06-11_08-19-11-0400-compass.md</w:t>
        </w:r>
      </w:hyperlink>
      <w:r>
        <w:t>, line 331818, with the subsequent implementation authorization at line 332351. The lock was for empirical-roster replay; it does not retroactively change earlier deterministic runs.</w:t>
      </w:r>
    </w:p>
    <w:p w:rsidR="00CB3150" w:rsidRDefault="00670B8B" w14:paraId="161457AC" w14:textId="441F5CE9">
      <w:pPr>
        <w:pStyle w:val="BodyText"/>
      </w:pPr>
      <w:r>
        <w:t xml:space="preserve">[2] </w:t>
      </w:r>
      <w:hyperlink r:id="rId22">
        <w:r w:rsidR="00CB3150">
          <w:t>PD20_softmax_K_winners_explainer.md</w:t>
        </w:r>
      </w:hyperlink>
      <w:r>
        <w:t xml:space="preserve">, lines 190–199, describes the observed-set likelihood for sequential proportional sampling. </w:t>
      </w:r>
      <w:hyperlink r:id="rId23">
        <w:r w:rsidR="00CB3150">
          <w:t>PD20_notes.md</w:t>
        </w:r>
      </w:hyperlink>
      <w:r>
        <w:t>, lines 121–127, identifies the weighted without-replacement procedure as Plackett–Luce.</w:t>
      </w:r>
    </w:p>
    <w:p w:rsidR="00CB3150" w:rsidRDefault="00670B8B" w14:paraId="25742991" w14:textId="58BB46A0">
      <w:pPr>
        <w:pStyle w:val="BodyText"/>
      </w:pPr>
      <w:r>
        <w:t xml:space="preserve">[3] </w:t>
      </w:r>
      <w:hyperlink r:id="rId24">
        <w:r w:rsidR="00CB3150">
          <w:t>sports/tier1_pool_assignment.py</w:t>
        </w:r>
      </w:hyperlink>
      <w: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rsidR="00CB3150" w:rsidRDefault="00670B8B" w14:paraId="746B6F79" w14:textId="17C49C16">
      <w:pPr>
        <w:pStyle w:val="BodyText"/>
      </w:pPr>
      <w:r>
        <w:t xml:space="preserve">[4] </w:t>
      </w:r>
      <w:hyperlink r:id="rId25">
        <w:r w:rsidR="00CB3150">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rsidR="00CB3150" w:rsidRDefault="00670B8B" w14:paraId="58A05FF4" w14:textId="18309C52">
      <w:pPr>
        <w:pStyle w:val="BodyText"/>
      </w:pPr>
      <w:r>
        <w:t xml:space="preserve">[5] </w:t>
      </w:r>
      <w:hyperlink r:id="rId26">
        <w:r w:rsidR="00CB3150">
          <w:t>ASSORT_20260927_SCOUT_response_selection_population_and_reigning_alignment.md</w:t>
        </w:r>
      </w:hyperlink>
      <w:r>
        <w:t xml:space="preserve">, lines 94–115, documents all-player-season rows and repeated ever-drafted labels. The loader is </w:t>
      </w:r>
      <w:hyperlink r:id="rId27">
        <w:r w:rsidR="00CB3150">
          <w:t>sports/scripts/grandchild_selection_inverted_u_diagnostic.py</w:t>
        </w:r>
      </w:hyperlink>
      <w: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rsidR="00CB3150" w:rsidRDefault="00670B8B" w14:paraId="1B8DFC2B" w14:textId="3DEA0B42">
      <w:pPr>
        <w:pStyle w:val="BodyText"/>
      </w:pPr>
      <w:r>
        <w:t xml:space="preserve">[6] </w:t>
      </w:r>
      <w:hyperlink r:id="rId28">
        <w:r w:rsidR="00CB3150">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29">
        <w:r w:rsidR="00CB3150">
          <w:t>MBB_empirical_roster_select_replay.md</w:t>
        </w:r>
      </w:hyperlink>
      <w:r>
        <w:t>, lines 464–471.</w:t>
      </w:r>
    </w:p>
    <w:p w:rsidR="00CB3150" w:rsidRDefault="00670B8B" w14:paraId="310FC002" w14:textId="6CFCDF81">
      <w:pPr>
        <w:pStyle w:val="BodyText"/>
      </w:pPr>
      <w:r>
        <w:t xml:space="preserve">[7] </w:t>
      </w:r>
      <w:hyperlink r:id="rId30">
        <w:r w:rsidR="00CB3150">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rsidR="00CB3150" w:rsidRDefault="00670B8B" w14:paraId="4445E405" w14:textId="6202AABD">
      <w:pPr>
        <w:pStyle w:val="BodyText"/>
      </w:pPr>
      <w:r>
        <w:t xml:space="preserve">[8] </w:t>
      </w:r>
      <w:hyperlink r:id="rId31">
        <w:r w:rsidR="00CB3150">
          <w:t>REIGNING_PD21_rho_hsort_calibrate_2009_2021_mg10_min20_09_21_fit_bracket.json</w:t>
        </w:r>
      </w:hyperlink>
      <w:r>
        <w:t>, lines 332–345, reports longitudinal rho = 0, simulated mean H_sort = 0.0823114512, and empirical mean H_sort = 0.0644102092. These are assignment-calibration results, not output-likelihood estimates.</w:t>
      </w:r>
    </w:p>
    <w:p w:rsidR="00CB3150" w:rsidRDefault="00670B8B" w14:paraId="48495EBF" w14:textId="517C6040">
      <w:pPr>
        <w:pStyle w:val="BodyText"/>
      </w:pPr>
      <w:r>
        <w:t xml:space="preserve">[9] </w:t>
      </w:r>
      <w:hyperlink r:id="rId32">
        <w:r w:rsidR="00CB3150">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33">
        <w:r w:rsidR="00CB3150">
          <w:t>calibration/manifest.json</w:t>
        </w:r>
      </w:hyperlink>
      <w:r>
        <w:t xml:space="preserve">. </w:t>
      </w:r>
      <w:hyperlink r:id="rId34">
        <w:r w:rsidR="00CB3150">
          <w:t>sports/scripts/reigning_hero_calibration.py</w:t>
        </w:r>
      </w:hyperlink>
      <w:r>
        <w:t>, lines 40–41 and 82–99, requests the 2009–2021 window. Read these alongside note [5] when describing the effective sample.</w:t>
      </w:r>
    </w:p>
    <w:p w:rsidR="00CB3150" w:rsidRDefault="00670B8B" w14:paraId="41C49170" w14:textId="18B7960C">
      <w:pPr>
        <w:pStyle w:val="BodyText"/>
      </w:pPr>
      <w:r>
        <w:t xml:space="preserve">[10] </w:t>
      </w:r>
      <w:hyperlink r:id="rId35">
        <w:r w:rsidR="00CB3150">
          <w:t>PD21_draft_bernoulli_mle_2013_2021.json</w:t>
        </w:r>
      </w:hyperlink>
      <w:r>
        <w:t xml:space="preserve">, lines 2–21, records the fixed-gamma fit: gamma = 18, lambda = 2.571500648851351, t = 1.065561586816066, 38,123 rows, 882 positive flags, and nine seasons. The older </w:t>
      </w:r>
      <w:hyperlink r:id="rId36">
        <w:r w:rsidR="00CB3150">
          <w:t>PD21_draft_bernoulli_mle_2011_2021.json</w:t>
        </w:r>
      </w:hyperlink>
      <w:r>
        <w:t xml:space="preserve"> records a grid-best point with gamma = 10 fixed, lambda = 2, t = 1, and bfgs = null; it must not be substituted for the later joint estimate.</w:t>
      </w:r>
    </w:p>
    <w:p w:rsidR="00CB3150" w:rsidRDefault="00670B8B" w14:paraId="2D0C5D8A" w14:textId="75192AC9">
      <w:pPr>
        <w:pStyle w:val="BodyText"/>
      </w:pPr>
      <w:r>
        <w:t xml:space="preserve">[11] </w:t>
      </w:r>
      <w:hyperlink r:id="rId37">
        <w:r w:rsidR="00CB3150">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hAnsi="Cambria Math" w:eastAsia="Cambria Math" w:cs="Cambria Math"/>
            <w:sz w:val="22"/>
            <w:szCs w:val="22"/>
          </w:rPr>
          <m:t>K</m:t>
        </m:r>
      </m:oMath>
      <w:r>
        <w:t xml:space="preserve"> likelihoods is asserted.</w:t>
      </w:r>
    </w:p>
    <w:p w:rsidR="00CB3150" w:rsidRDefault="00670B8B" w14:paraId="4E6D4788" w14:textId="3B73D593">
      <w:pPr>
        <w:pStyle w:val="BodyText"/>
      </w:pPr>
      <w:r>
        <w:t xml:space="preserve">[12] </w:t>
      </w:r>
      <w:hyperlink r:id="rId38">
        <w:r w:rsidR="00CB3150">
          <w:t>MLE_basics.md</w:t>
        </w:r>
      </w:hyperlink>
      <w:r>
        <w:t>, lines 208, 244–250, and 420–426, states that empirical fitting ended with the Bernoulli optimization, with no Phase B re-estimation, while describing exact-</w:t>
      </w:r>
      <m:oMath>
        <m:r>
          <w:rPr>
            <w:rFonts w:ascii="Cambria Math" w:hAnsi="Cambria Math" w:eastAsia="Cambria Math" w:cs="Cambria Math"/>
            <w:sz w:val="22"/>
            <w:szCs w:val="22"/>
          </w:rPr>
          <m:t>K</m:t>
        </m:r>
      </m:oMath>
      <w:r>
        <w:t xml:space="preserve"> estimation as an alternative. The later replay lock in note [1] kept that fitting procedure unchanged.</w:t>
      </w:r>
    </w:p>
    <w:p w:rsidR="00CB3150" w:rsidRDefault="00670B8B" w14:paraId="515E026C" w14:textId="410D79B0">
      <w:pPr>
        <w:pStyle w:val="BodyText"/>
      </w:pPr>
      <w:r>
        <w:t xml:space="preserve">[13] </w:t>
      </w:r>
      <w:hyperlink r:id="rId39">
        <w:r w:rsidR="00CB3150">
          <w:t>VECTOR_PD44_Dissertation_Work_Map_and_Model_Chapter_Outline.md</w:t>
        </w:r>
      </w:hyperlink>
      <w:r>
        <w:t>, lines 197–201, requires an equivalence argument or justified approximation before claiming parameter transfer and flags implementation verification. The present account includes explicit descriptions of the verified mismatches without resolving them by assumption.</w:t>
      </w:r>
    </w:p>
    <w:p w:rsidR="00CB3150" w:rsidRDefault="00670B8B" w14:paraId="1E8FD728" w14:textId="77777777">
      <w:pPr>
        <w:pStyle w:val="BodyText"/>
      </w:pPr>
      <w:r>
        <w:t>[14] ASSORT_20260927_three_season_mechanism_v1_report.md and ASSORT_20260927_selection_rate_comparison_v1_report.md, under assort_analysis/docs/results, document the fixed populations, 100 paired assignments per season, score settings, and winner changes. The consolidated account is ASSORT_20260928_Alex_Rehearsal_Stop_the_Presses_to_Three_Questions.md, Sections 6–8, under assort_analysis/docs/briefings. These are deterministic mechanism simulations.</w:t>
      </w:r>
    </w:p>
    <w:p w:rsidR="00CB3150" w:rsidRDefault="00670B8B" w14:paraId="0F3DDEEB" w14:textId="77777777">
      <w:pPr>
        <w:pStyle w:val="BodyText"/>
      </w:pPr>
      <w:r>
        <w:t>[15] ASSORT_20260927_penalty_magnitude_v1_report.md documents the raw penalty scale relative to standardized individual performance. Numerical values quoted in Section 4.7 are taken from the completed report.</w:t>
      </w:r>
    </w:p>
    <w:p w:rsidR="00CB3150" w:rsidRDefault="00670B8B" w14:paraId="539D987D" w14:textId="0E5F0B9F">
      <w:pPr>
        <w:pStyle w:val="BodyText"/>
      </w:pPr>
      <w:r>
        <w:t xml:space="preserve">[16] ASSORT_20260927_penalty_bars_v1_report.md records the </w:t>
      </w:r>
      <m:oMath>
        <m:r>
          <w:rPr>
            <w:rFonts w:ascii="Cambria Math" w:hAnsi="Cambria Math" w:eastAsia="Cambria Math" w:cs="Cambria Math"/>
            <w:sz w:val="22"/>
            <w:szCs w:val="22"/>
          </w:rPr>
          <m:t>λ</m:t>
        </m:r>
      </m:oMath>
      <w:r>
        <w:t xml:space="preserve"> = 0, 1, 2, 4 comparison and the bin-support qualification. </w:t>
      </w:r>
      <w:r>
        <w:fldChar w:fldCharType="begin"/>
      </w:r>
      <w:r>
        <w:instrText xml:space="preserve"> REF Chapter4Figure5 \h </w:instrText>
      </w:r>
      <w:r>
        <w:fldChar w:fldCharType="separate"/>
      </w:r>
      <w:r w:rsidR="00A62403">
        <w:t>Figure 4-</w:t>
      </w:r>
      <w:r w:rsidR="00A62403">
        <w:rPr>
          <w:noProof/>
        </w:rPr>
        <w:t>7</w:t>
      </w:r>
      <w:r>
        <w:fldChar w:fldCharType="end"/>
      </w:r>
      <w:r>
        <w:t xml:space="preserve"> </w:t>
      </w:r>
      <w:r>
        <w:fldChar w:fldCharType="begin"/>
      </w:r>
      <w:r>
        <w:instrText>REF _Ref242970951 \p</w:instrText>
      </w:r>
      <w:r>
        <w:fldChar w:fldCharType="separate"/>
      </w:r>
      <w:r w:rsidR="00A62403">
        <w:t>above</w:t>
      </w:r>
      <w:r>
        <w:fldChar w:fldCharType="end"/>
      </w:r>
      <w:r>
        <w:t xml:space="preserve"> is the saved 2015_penalty_bars.png under assort_analysis/outputs/penalty_bars_v1. The report identifies its specification, code, bin summaries, and execution record.</w:t>
      </w:r>
    </w:p>
    <w:p w:rsidR="00CB3150" w:rsidRDefault="00670B8B" w14:paraId="5FEFD950" w14:textId="5E85CE66">
      <w:pPr>
        <w:pStyle w:val="BodyText"/>
      </w:pPr>
      <w:r>
        <w:t xml:space="preserve">[17] ASSORT_20260927_rho_scarcity_v1_report.md records the paired </w:t>
      </w:r>
      <m:oMath>
        <m:r>
          <w:rPr>
            <w:rFonts w:ascii="Cambria Math" w:hAnsi="Cambria Math" w:eastAsia="Cambria Math" w:cs="Cambria Math"/>
            <w:sz w:val="22"/>
            <w:szCs w:val="22"/>
          </w:rPr>
          <m:t>ρ</m:t>
        </m:r>
        <m:r>
          <m:rPr>
            <m:sty m:val="p"/>
          </m:rPr>
          <w:rPr>
            <w:rFonts w:ascii="Cambria Math" w:hAnsi="Cambria Math" w:eastAsia="Cambria Math" w:cs="Cambria Math"/>
            <w:sz w:val="22"/>
            <w:szCs w:val="22"/>
          </w:rPr>
          <m:t>=</m:t>
        </m:r>
        <m:r>
          <w:rPr>
            <w:rFonts w:ascii="Cambria Math" w:hAnsi="Cambria Math" w:eastAsia="Cambria Math" w:cs="Cambria Math"/>
            <w:sz w:val="22"/>
            <w:szCs w:val="22"/>
          </w:rPr>
          <m:t>1</m:t>
        </m:r>
      </m:oMath>
      <w:r>
        <w:t xml:space="preserve"> versus 0.05 comparison at 50% and 1% selection, including changed-winner counts and their denominators. </w:t>
      </w:r>
      <w:r>
        <w:fldChar w:fldCharType="begin"/>
      </w:r>
      <w:r>
        <w:instrText xml:space="preserve"> REF Chapter4Figure6 \h </w:instrText>
      </w:r>
      <w:r>
        <w:fldChar w:fldCharType="separate"/>
      </w:r>
      <w:r w:rsidR="00A62403">
        <w:t>Figure 4-</w:t>
      </w:r>
      <w:r w:rsidR="00A62403">
        <w:rPr>
          <w:noProof/>
        </w:rPr>
        <w:t>8</w:t>
      </w:r>
      <w:r>
        <w:fldChar w:fldCharType="end"/>
      </w:r>
      <w:r>
        <w:t xml:space="preserve"> </w:t>
      </w:r>
      <w:r>
        <w:fldChar w:fldCharType="begin"/>
      </w:r>
      <w:r>
        <w:instrText>REF _Ref242970951 \p</w:instrText>
      </w:r>
      <w:r>
        <w:fldChar w:fldCharType="separate"/>
      </w:r>
      <w:r w:rsidR="00A62403">
        <w:t>above</w:t>
      </w:r>
      <w:r>
        <w:fldChar w:fldCharType="end"/>
      </w:r>
      <w:r>
        <w:t xml:space="preserve"> is the saved 2015_relative.png under assort_analysis/outputs/rho_scarcity_v1. The report links the saved rates, population support, identity summaries, and run record.</w:t>
      </w:r>
      <w:bookmarkEnd w:id="1122"/>
    </w:p>
    <w:sectPr w:rsidR="00CB3150" w:rsidSect="00EC7973">
      <w:headerReference w:type="default" r:id="rId40"/>
      <w:footerReference w:type="default" r:id="rId41"/>
      <w:pgSz w:w="12240" w:h="15840" w:orient="portrait"/>
      <w:pgMar w:top="1440" w:right="1440" w:bottom="1440" w:left="1440" w:header="504"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AG" w:author="Alexander Gates" w:date="2026-10-16T09:29:00Z" w:id="1">
    <w:p w:rsidR="009D2515" w:rsidP="009D2515" w:rsidRDefault="009D2515" w14:paraId="763E0C07" w14:textId="77777777">
      <w:r>
        <w:annotationRef/>
      </w:r>
      <w:r w:rsidRPr="2BC92BBA">
        <w:t xml:space="preserve">These two ideas dont connect.  You are missing the bridge: </w:t>
      </w:r>
    </w:p>
    <w:p w:rsidR="009D2515" w:rsidP="009D2515" w:rsidRDefault="009D2515" w14:paraId="45604F0B" w14:textId="77777777">
      <w:r w:rsidRPr="6E44D34D">
        <w:t>Strong peers can foster learning and more productive work, but they can also intensify competition for attention, responsibility, and recognition. As a result, the same environment that elevates performance may have very different consequences for who ultimately advances.</w:t>
      </w:r>
    </w:p>
  </w:comment>
  <w:comment w:initials="AG" w:author="Alexander Gates" w:date="2026-10-16T09:31:00Z" w:id="2">
    <w:p w:rsidR="007942ED" w:rsidRDefault="00670B8B" w14:paraId="08D9F1A5" w14:textId="128EE626">
      <w:r>
        <w:annotationRef/>
      </w:r>
      <w:r w:rsidRPr="2DADDFB2">
        <w:t>very mechanical.  give me better flow between ideas and why these are necessary components f the problem</w:t>
      </w:r>
    </w:p>
  </w:comment>
  <w:comment w:initials="AG" w:author="Alexander Gates" w:date="2026-10-16T10:54:00Z" w:id="3">
    <w:p w:rsidR="007942ED" w:rsidRDefault="00670B8B" w14:paraId="6549E22F" w14:textId="2037E660">
      <w:r>
        <w:annotationRef/>
      </w:r>
      <w:r w:rsidRPr="3EA70F06">
        <w:t xml:space="preserve">what arguement?  make this more concert.  Here we develop a model of "competititve congestion and advancement by starting from the simplest account of selection and successively </w:t>
      </w:r>
    </w:p>
  </w:comment>
  <w:comment w:initials="AG" w:author="Alexander Gates" w:date="2026-10-16T09:33:00Z" w:id="5">
    <w:p w:rsidR="007942ED" w:rsidRDefault="00670B8B" w14:paraId="6EF1BBAD" w14:textId="2E048439">
      <w:r>
        <w:annotationRef/>
      </w:r>
      <w:r w:rsidRPr="7636A018">
        <w:t>not a topic sentence.</w:t>
      </w:r>
    </w:p>
  </w:comment>
  <w:comment w:initials="AG" w:author="Alexander Gates" w:date="2026-10-16T10:56:00Z" w:id="7">
    <w:p w:rsidR="007942ED" w:rsidRDefault="00670B8B" w14:paraId="506C1904" w14:textId="3501965F">
      <w:r>
        <w:annotationRef/>
      </w:r>
      <w:r w:rsidRPr="78C2EF5D">
        <w:t>Make hte connection to "success" more explicit</w:t>
      </w:r>
    </w:p>
  </w:comment>
  <w:comment w:initials="AG" w:author="Alexander Gates" w:date="2026-10-16T12:52:00Z" w:id="72">
    <w:p w:rsidR="007942ED" w:rsidRDefault="00670B8B" w14:paraId="7865155E" w14:textId="714CDF14">
      <w:r>
        <w:annotationRef/>
      </w:r>
      <w:r w:rsidRPr="5EF36717">
        <w:t xml:space="preserve">what is total remaining weight?  </w:t>
      </w:r>
    </w:p>
    <w:p w:rsidR="007942ED" w:rsidRDefault="00670B8B" w14:paraId="3DA69D81" w14:textId="1CA69B85">
      <w:r w:rsidRPr="1D78D60F">
        <w:t>isnt it the sum over all people (including i), nothing remaining?</w:t>
      </w:r>
    </w:p>
  </w:comment>
  <w:comment w:initials="AG" w:author="Alexander Gates" w:date="2026-10-16T12:52:00Z" w:id="107">
    <w:p w:rsidR="007942ED" w:rsidRDefault="00670B8B" w14:paraId="72C17131" w14:textId="5125DAEA">
      <w:r>
        <w:annotationRef/>
      </w:r>
      <w:r w:rsidRPr="47C4D7FF">
        <w:t>math is messed up.  why not use latex? / overleaf</w:t>
      </w:r>
    </w:p>
  </w:comment>
  <w:comment w:initials="AG" w:author="Gates, Alex (hgt6rn)" w:date="2026-10-16T16:10:00Z" w:id="261">
    <w:p w:rsidR="00187490" w:rsidP="00187490" w:rsidRDefault="00187490" w14:paraId="0271683A" w14:textId="77777777">
      <w:r>
        <w:rPr>
          <w:rStyle w:val="CommentReference"/>
        </w:rPr>
        <w:annotationRef/>
      </w:r>
      <w:r>
        <w:t>need better topic sentence</w:t>
      </w:r>
    </w:p>
  </w:comment>
  <w:comment w:initials="AG" w:author="Gates, Alex (hgt6rn)" w:date="2026-10-16T16:10:00Z" w:id="272">
    <w:p w:rsidR="00187490" w:rsidP="00187490" w:rsidRDefault="00187490" w14:paraId="7E60ACBE" w14:textId="77777777">
      <w:r>
        <w:rPr>
          <w:rStyle w:val="CommentReference"/>
        </w:rPr>
        <w:annotationRef/>
      </w:r>
      <w:r>
        <w:t>need better topic sentence</w:t>
      </w:r>
    </w:p>
  </w:comment>
  <w:comment w:initials="AG" w:author="Gates, Alex (hgt6rn)" w:date="2026-10-16T16:15:00Z" w:id="324">
    <w:p w:rsidR="00187490" w:rsidP="00187490" w:rsidRDefault="00187490" w14:paraId="7A1793CB" w14:textId="77777777">
      <w:r>
        <w:rPr>
          <w:rStyle w:val="CommentReference"/>
        </w:rPr>
        <w:annotationRef/>
      </w:r>
      <w:r>
        <w:t>I dont understand the logic of this section.  Team average is easier to understand that LOO.  But It still not clear why average is the right "measure" for congestion.  if this is the stroyline you take, please explain, otherwise you could just jump to "whose better / making the cutoff"</w:t>
      </w:r>
    </w:p>
  </w:comment>
  <w:comment w:initials="AG" w:author="Gates, Alex (hgt6rn)" w:date="2026-10-16T16:17:00Z" w:id="765">
    <w:p w:rsidR="00187490" w:rsidP="00187490" w:rsidRDefault="00187490" w14:paraId="68469223" w14:textId="77777777">
      <w:r>
        <w:rPr>
          <w:rStyle w:val="CommentReference"/>
        </w:rPr>
        <w:annotationRef/>
      </w:r>
      <w:r>
        <w:t>I think this needs to be more clearly explained.  and why the difference matters for your concept of congestion, not just what hte difference is mathematically.</w:t>
      </w:r>
    </w:p>
  </w:comment>
  <w:comment w:initials="LCR(" w:author="Levine, Charles Roger (dzk3ja)" w:date="2026-10-21T15:00:00Z" w:id="766">
    <w:p w:rsidR="00A41D25" w:rsidP="00A41D25" w:rsidRDefault="00A41D25" w14:paraId="2AD3778E" w14:textId="77777777">
      <w:r>
        <w:rPr>
          <w:rStyle w:val="CommentReference"/>
        </w:rPr>
        <w:annotationRef/>
      </w:r>
      <w:r>
        <w:t>Replaced</w:t>
      </w:r>
    </w:p>
  </w:comment>
  <w:comment w:initials="AG" w:author="Gates, Alex (hgt6rn)" w:date="2026-10-16T16:20:00Z" w:id="870">
    <w:p w:rsidR="00A93276" w:rsidP="00A93276" w:rsidRDefault="00A93276" w14:paraId="061BA209" w14:textId="77777777">
      <w:r>
        <w:rPr>
          <w:rStyle w:val="CommentReference"/>
        </w:rPr>
        <w:annotationRef/>
      </w:r>
      <w:r>
        <w:t>then why did you mention LOO above?</w:t>
      </w:r>
    </w:p>
  </w:comment>
  <w:comment w:initials="AG" w:author="Gates, Alex (hgt6rn)" w:date="2026-10-16T16:23:00Z" w:id="875">
    <w:p w:rsidR="00A93276" w:rsidP="00A93276" w:rsidRDefault="00A93276" w14:paraId="07B12DA1" w14:textId="77777777">
      <w:r>
        <w:rPr>
          <w:rStyle w:val="CommentReference"/>
        </w:rPr>
        <w:annotationRef/>
      </w:r>
      <w:r>
        <w:t>Give a model summary and restate the full model as you intend it.</w:t>
      </w:r>
    </w:p>
  </w:comment>
  <w:comment w:initials="AG" w:author="Gates, Alex (hgt6rn)" w:date="2026-10-16T16:24:00Z" w:id="878">
    <w:p w:rsidR="00445030" w:rsidP="00445030" w:rsidRDefault="00445030" w14:paraId="100DD376" w14:textId="77777777">
      <w:r>
        <w:rPr>
          <w:rStyle w:val="CommentReference"/>
        </w:rPr>
        <w:annotationRef/>
      </w:r>
      <w:r>
        <w:t>we should be consistent in the vocab.  is it roster pressure or congestion? or im confused by the difference</w:t>
      </w:r>
    </w:p>
  </w:comment>
  <w:comment w:initials="AG" w:author="Gates, Alex (hgt6rn)" w:date="2026-10-16T16:27:00Z" w:id="879">
    <w:p w:rsidR="0066378B" w:rsidP="0066378B" w:rsidRDefault="00445030" w14:paraId="324D50CD" w14:textId="77777777">
      <w:r>
        <w:rPr>
          <w:rStyle w:val="CommentReference"/>
        </w:rPr>
        <w:annotationRef/>
      </w:r>
      <w:r w:rsidR="0066378B">
        <w:t>I would reframe this section more broadly around, when does congestion matter?</w:t>
      </w:r>
    </w:p>
    <w:p w:rsidR="0066378B" w:rsidP="0066378B" w:rsidRDefault="0066378B" w14:paraId="1DE0A072" w14:textId="77777777">
      <w:r>
        <w:t>Basically, when and how does the roster pressure change things from just the default Ai model</w:t>
      </w:r>
    </w:p>
  </w:comment>
  <w:comment xmlns:w="http://schemas.openxmlformats.org/wordprocessingml/2006/main" w:initials="AG" w:author="Alexander Gates" w:date="2026-10-23T10:05:06" w:id="1074428001">
    <w:p xmlns:w14="http://schemas.microsoft.com/office/word/2010/wordml" xmlns:w="http://schemas.openxmlformats.org/wordprocessingml/2006/main" w:rsidR="3DFCDD04" w:rsidRDefault="014A0B6E" w14:paraId="7E4EE7F3" w14:textId="062D8692">
      <w:pPr>
        <w:pStyle w:val="CommentText"/>
      </w:pPr>
      <w:r>
        <w:rPr>
          <w:rStyle w:val="CommentReference"/>
        </w:rPr>
        <w:annotationRef/>
      </w:r>
      <w:r w:rsidRPr="0DB997F9" w:rsidR="12E4C760">
        <w:t>I think it will be very important to provide evidence for why Tj doesnt work (or work well).  Do you have simulations with Tj or analytical results that demonstrate its drawbacks?</w:t>
      </w:r>
    </w:p>
  </w:comment>
  <w:comment xmlns:w="http://schemas.openxmlformats.org/wordprocessingml/2006/main" w:initials="AG" w:author="Alexander Gates" w:date="2026-10-23T10:15:08" w:id="1050467972">
    <w:p xmlns:w14="http://schemas.microsoft.com/office/word/2010/wordml" xmlns:w="http://schemas.openxmlformats.org/wordprocessingml/2006/main" w:rsidR="2A962B9F" w:rsidRDefault="57B13C7C" w14:paraId="48779CBB" w14:textId="10C08BD0">
      <w:pPr>
        <w:pStyle w:val="CommentText"/>
      </w:pPr>
      <w:r>
        <w:rPr>
          <w:rStyle w:val="CommentReference"/>
        </w:rPr>
        <w:annotationRef/>
      </w:r>
      <w:r w:rsidRPr="47FA1CDD" w:rsidR="120DF09A">
        <w:t>Doesnt belong here.  place in a limitation or modification / extension section</w:t>
      </w:r>
    </w:p>
  </w:comment>
  <w:comment xmlns:w="http://schemas.openxmlformats.org/wordprocessingml/2006/main" w:initials="AG" w:author="Alexander Gates" w:date="2026-10-23T10:20:33" w:id="1608476674">
    <w:p xmlns:w14="http://schemas.microsoft.com/office/word/2010/wordml" xmlns:w="http://schemas.openxmlformats.org/wordprocessingml/2006/main" w:rsidR="6AA3BA6E" w:rsidRDefault="2A18DF50" w14:paraId="3E31E30F" w14:textId="67BBF08F">
      <w:pPr>
        <w:pStyle w:val="CommentText"/>
      </w:pPr>
      <w:r>
        <w:rPr>
          <w:rStyle w:val="CommentReference"/>
        </w:rPr>
        <w:annotationRef/>
      </w:r>
      <w:r w:rsidRPr="5D467E5F" w:rsidR="56FB79F1">
        <w:t>This type of statement is not appropirate for a dissertation</w:t>
      </w:r>
    </w:p>
  </w:comment>
  <w:comment xmlns:w="http://schemas.openxmlformats.org/wordprocessingml/2006/main" w:initials="AG" w:author="Alexander Gates" w:date="2026-10-23T10:22:26" w:id="1134826398">
    <w:p xmlns:w14="http://schemas.microsoft.com/office/word/2010/wordml" xmlns:w="http://schemas.openxmlformats.org/wordprocessingml/2006/main" w:rsidR="28E39586" w:rsidRDefault="0C018589" w14:paraId="75783158" w14:textId="58713353">
      <w:pPr>
        <w:pStyle w:val="CommentText"/>
      </w:pPr>
      <w:r>
        <w:rPr>
          <w:rStyle w:val="CommentReference"/>
        </w:rPr>
        <w:annotationRef/>
      </w:r>
      <w:r w:rsidRPr="6096BF27" w:rsidR="7F6B0797">
        <w:t>The discussion here focuses a lot on interpretation, but reveals little about consequences.  Can you propagate these conclusions through the full model?  Gibbs sampling makes this easier than many other forms here, which is a big reason why we chose it.</w:t>
      </w:r>
    </w:p>
  </w:comment>
  <w:comment xmlns:w="http://schemas.openxmlformats.org/wordprocessingml/2006/main" w:initials="AG" w:author="Alexander Gates" w:date="2026-10-23T10:23:35" w:id="1201717966">
    <w:p xmlns:w14="http://schemas.microsoft.com/office/word/2010/wordml" xmlns:w="http://schemas.openxmlformats.org/wordprocessingml/2006/main" w:rsidR="24B0986E" w:rsidRDefault="4B8FA4C4" w14:paraId="6009EC43" w14:textId="1E1B43CB">
      <w:pPr>
        <w:pStyle w:val="CommentText"/>
      </w:pPr>
      <w:r>
        <w:rPr>
          <w:rStyle w:val="CommentReference"/>
        </w:rPr>
        <w:annotationRef/>
      </w:r>
      <w:r w:rsidRPr="719F905C" w:rsidR="7338B599">
        <w:t>This is interesting, an potentially where the assortativity plays the biggest role in the model</w:t>
      </w:r>
    </w:p>
  </w:comment>
  <w:comment xmlns:w="http://schemas.openxmlformats.org/wordprocessingml/2006/main" w:initials="AG" w:author="Alexander Gates" w:date="2026-10-23T10:57:12" w:id="169125152">
    <w:p xmlns:w14="http://schemas.microsoft.com/office/word/2010/wordml" xmlns:w="http://schemas.openxmlformats.org/wordprocessingml/2006/main" w:rsidR="2212B33C" w:rsidRDefault="7E2AC07C" w14:paraId="5D98BBAE" w14:textId="69E746DB">
      <w:pPr>
        <w:pStyle w:val="CommentText"/>
      </w:pPr>
      <w:r>
        <w:rPr>
          <w:rStyle w:val="CommentReference"/>
        </w:rPr>
        <w:annotationRef/>
      </w:r>
      <w:r w:rsidRPr="5113ABED" w:rsidR="42B2C84A">
        <w:t xml:space="preserve">Theres a lot you can do here, but im not sure the figures you showed really help.  The tension is between own performance and congestion.  Elaborate on this, lambda controls the tradeoff.  </w:t>
      </w:r>
    </w:p>
  </w:comment>
  <w:comment xmlns:w="http://schemas.openxmlformats.org/wordprocessingml/2006/main" w:initials="AG" w:author="Alexander Gates" w:date="2026-10-23T10:57:27" w:id="2140144206">
    <w:p xmlns:w14="http://schemas.microsoft.com/office/word/2010/wordml" xmlns:w="http://schemas.openxmlformats.org/wordprocessingml/2006/main" w:rsidR="39D6F9B7" w:rsidRDefault="14B57075" w14:paraId="4055853D" w14:textId="5E6525E6">
      <w:pPr>
        <w:pStyle w:val="CommentText"/>
      </w:pPr>
      <w:r>
        <w:rPr>
          <w:rStyle w:val="CommentReference"/>
        </w:rPr>
        <w:annotationRef/>
      </w:r>
      <w:r w:rsidRPr="19233D73" w:rsidR="783E3C28">
        <w:t>what is this responding to?  feels chaty</w:t>
      </w:r>
    </w:p>
  </w:comment>
  <w:comment xmlns:w="http://schemas.openxmlformats.org/wordprocessingml/2006/main" w:initials="AG" w:author="Alexander Gates" w:date="2026-10-23T10:58:52" w:id="1166971621">
    <w:p xmlns:w14="http://schemas.microsoft.com/office/word/2010/wordml" xmlns:w="http://schemas.openxmlformats.org/wordprocessingml/2006/main" w:rsidR="2E9D47B9" w:rsidRDefault="2F05665D" w14:paraId="724F08C5" w14:textId="2FFEEC64">
      <w:pPr>
        <w:pStyle w:val="CommentText"/>
      </w:pPr>
      <w:r>
        <w:rPr>
          <w:rStyle w:val="CommentReference"/>
        </w:rPr>
        <w:annotationRef/>
      </w:r>
      <w:r w:rsidRPr="5AF5A178" w:rsidR="45D24FA9">
        <w:t>This could be insightful for deciding between LOO and regular</w:t>
      </w:r>
    </w:p>
  </w:comment>
  <w:comment xmlns:w="http://schemas.openxmlformats.org/wordprocessingml/2006/main" w:initials="AG" w:author="Alexander Gates" w:date="2026-10-23T10:59:57" w:id="28016585">
    <w:p xmlns:w14="http://schemas.microsoft.com/office/word/2010/wordml" xmlns:w="http://schemas.openxmlformats.org/wordprocessingml/2006/main" w:rsidR="59CE3B10" w:rsidRDefault="4E891C01" w14:paraId="0E03DE32" w14:textId="0B3F311B">
      <w:pPr>
        <w:pStyle w:val="CommentText"/>
      </w:pPr>
      <w:r>
        <w:rPr>
          <w:rStyle w:val="CommentReference"/>
        </w:rPr>
        <w:annotationRef/>
      </w:r>
      <w:r w:rsidRPr="30304D75" w:rsidR="491CA3A9">
        <w:t xml:space="preserve">Thi sis pretty cool.  </w:t>
      </w:r>
    </w:p>
  </w:comment>
  <w:comment xmlns:w="http://schemas.openxmlformats.org/wordprocessingml/2006/main" w:initials="AG" w:author="Alexander Gates" w:date="2026-10-23T11:01:24" w:id="330990867">
    <w:p xmlns:w14="http://schemas.microsoft.com/office/word/2010/wordml" xmlns:w="http://schemas.openxmlformats.org/wordprocessingml/2006/main" w:rsidR="4EBA7FE5" w:rsidRDefault="32CE8BC6" w14:paraId="640039FA" w14:textId="38DBAC23">
      <w:pPr>
        <w:pStyle w:val="CommentText"/>
      </w:pPr>
      <w:r>
        <w:rPr>
          <w:rStyle w:val="CommentReference"/>
        </w:rPr>
        <w:annotationRef/>
      </w:r>
      <w:r w:rsidRPr="5EED535C" w:rsidR="3FEEE175">
        <w:t>wow.  very cool result.  esp if any realworld system gets close to this value</w:t>
      </w:r>
    </w:p>
  </w:comment>
  <w:comment xmlns:w="http://schemas.openxmlformats.org/wordprocessingml/2006/main" w:initials="AG" w:author="Alexander Gates" w:date="2026-10-23T11:04:10" w:id="1928031486">
    <w:p xmlns:w14="http://schemas.microsoft.com/office/word/2010/wordml" xmlns:w="http://schemas.openxmlformats.org/wordprocessingml/2006/main" w:rsidR="21160190" w:rsidRDefault="070DFED9" w14:paraId="3476B75D" w14:textId="6E20EA35">
      <w:pPr>
        <w:pStyle w:val="CommentText"/>
      </w:pPr>
      <w:r>
        <w:rPr>
          <w:rStyle w:val="CommentReference"/>
        </w:rPr>
        <w:annotationRef/>
      </w:r>
      <w:r w:rsidRPr="3A912E23" w:rsidR="50D80CE6">
        <w:t>You already introduced this</w:t>
      </w:r>
    </w:p>
  </w:comment>
  <w:comment xmlns:w="http://schemas.openxmlformats.org/wordprocessingml/2006/main" w:initials="AG" w:author="Alexander Gates" w:date="2026-10-23T11:06:11" w:id="1088953118">
    <w:p xmlns:w14="http://schemas.microsoft.com/office/word/2010/wordml" xmlns:w="http://schemas.openxmlformats.org/wordprocessingml/2006/main" w:rsidR="1C1AB2A4" w:rsidRDefault="326D5147" w14:paraId="63F69F1E" w14:textId="0DDE38F3">
      <w:pPr>
        <w:pStyle w:val="CommentText"/>
      </w:pPr>
      <w:r>
        <w:rPr>
          <w:rStyle w:val="CommentReference"/>
        </w:rPr>
        <w:annotationRef/>
      </w:r>
      <w:r w:rsidRPr="54213479" w:rsidR="4117E0E9">
        <w:t>All of this is very text heavy for a pretty simple idea.  consider revising or cutting</w:t>
      </w:r>
    </w:p>
  </w:comment>
  <w:comment xmlns:w="http://schemas.openxmlformats.org/wordprocessingml/2006/main" w:initials="AG" w:author="Alexander Gates" w:date="2026-10-23T11:08:48" w:id="1977760823">
    <w:p xmlns:w14="http://schemas.microsoft.com/office/word/2010/wordml" xmlns:w="http://schemas.openxmlformats.org/wordprocessingml/2006/main" w:rsidR="7EB44DEF" w:rsidRDefault="25750320" w14:paraId="429276A0" w14:textId="6998DB80">
      <w:pPr>
        <w:pStyle w:val="CommentText"/>
      </w:pPr>
      <w:r>
        <w:rPr>
          <w:rStyle w:val="CommentReference"/>
        </w:rPr>
        <w:annotationRef/>
      </w:r>
      <w:r w:rsidRPr="48D56BCF" w:rsidR="36095CFA">
        <w:t>I'm hoping there is a way to derive this from the model setup.  is there a way to get the K to come in by expressing the probability of K selections, and then to do some analytic work on that?  e.g. deriving a relationship between theta and K/N that maximizes when they are equal</w:t>
      </w:r>
    </w:p>
  </w:comment>
  <w:comment xmlns:w="http://schemas.openxmlformats.org/wordprocessingml/2006/main" w:initials="AG" w:author="Alexander Gates" w:date="2026-10-23T11:28:23" w:id="33914389">
    <w:p xmlns:w14="http://schemas.microsoft.com/office/word/2010/wordml" xmlns:w="http://schemas.openxmlformats.org/wordprocessingml/2006/main" w:rsidR="5DABDBE9" w:rsidRDefault="591CDAB9" w14:paraId="20F61E59" w14:textId="7170B455">
      <w:pPr>
        <w:pStyle w:val="CommentText"/>
      </w:pPr>
      <w:r>
        <w:rPr>
          <w:rStyle w:val="CommentReference"/>
        </w:rPr>
        <w:annotationRef/>
      </w:r>
      <w:r w:rsidRPr="79F00FE3" w:rsidR="2483BBC7">
        <w:t xml:space="preserve">Oh, this could also be a good way to analytically get at the relationship between theta and K.  </w:t>
      </w:r>
    </w:p>
    <w:p xmlns:w14="http://schemas.microsoft.com/office/word/2010/wordml" xmlns:w="http://schemas.openxmlformats.org/wordprocessingml/2006/main" w:rsidR="662EF035" w:rsidRDefault="009CAC36" w14:paraId="05BAE8A1" w14:textId="36F62519">
      <w:pPr>
        <w:pStyle w:val="CommentText"/>
      </w:pPr>
      <w:r w:rsidRPr="007BD8BE" w:rsidR="622D0A90">
        <w:t>But the rest of this discussion is not very helpful for understanding the model</w:t>
      </w:r>
    </w:p>
  </w:comment>
  <w:comment xmlns:w="http://schemas.openxmlformats.org/wordprocessingml/2006/main" w:initials="AG" w:author="Alexander Gates" w:date="2026-10-23T11:30:30" w:id="1606966725">
    <w:p xmlns:w14="http://schemas.microsoft.com/office/word/2010/wordml" xmlns:w="http://schemas.openxmlformats.org/wordprocessingml/2006/main" w:rsidR="3851DA0F" w:rsidRDefault="5705F18F" w14:paraId="3CD03224" w14:textId="29066DF4">
      <w:pPr>
        <w:pStyle w:val="CommentText"/>
      </w:pPr>
      <w:r>
        <w:rPr>
          <w:rStyle w:val="CommentReference"/>
        </w:rPr>
        <w:annotationRef/>
      </w:r>
      <w:r w:rsidRPr="7FE28F4C" w:rsidR="31014837">
        <w:t>We should have already discussed this when looking at the emperical data in the previous chapter.  But also, we need a much more grounded reason for why this curve is relevant for understanding the "social phenomena"</w:t>
      </w:r>
    </w:p>
  </w:comment>
  <w:comment xmlns:w="http://schemas.openxmlformats.org/wordprocessingml/2006/main" w:initials="AG" w:author="Alexander Gates" w:date="2026-10-23T11:31:19" w:id="152978552">
    <w:p xmlns:w14="http://schemas.microsoft.com/office/word/2010/wordml" xmlns:w="http://schemas.openxmlformats.org/wordprocessingml/2006/main" w:rsidR="19E6D9CE" w:rsidRDefault="23AE1706" w14:paraId="6645CA45" w14:textId="75764E0C">
      <w:pPr>
        <w:pStyle w:val="CommentText"/>
      </w:pPr>
      <w:r>
        <w:rPr>
          <w:rStyle w:val="CommentReference"/>
        </w:rPr>
        <w:annotationRef/>
      </w:r>
      <w:r w:rsidRPr="25C13CB9" w:rsidR="620D9BCF">
        <w:t>if you're going to make this contrast, people are going to start to wonder why?  i wouldnt pitch this question.</w:t>
      </w:r>
    </w:p>
  </w:comment>
  <w:comment xmlns:w="http://schemas.openxmlformats.org/wordprocessingml/2006/main" w:initials="AG" w:author="Alexander Gates" w:date="2026-10-23T11:34:47" w:id="1642193645">
    <w:p xmlns:w14="http://schemas.microsoft.com/office/word/2010/wordml" xmlns:w="http://schemas.openxmlformats.org/wordprocessingml/2006/main" w:rsidR="738156B5" w:rsidRDefault="2E795A3C" w14:paraId="38766BE6" w14:textId="263EE2B2">
      <w:pPr>
        <w:pStyle w:val="CommentText"/>
      </w:pPr>
      <w:r>
        <w:rPr>
          <w:rStyle w:val="CommentReference"/>
        </w:rPr>
        <w:annotationRef/>
      </w:r>
      <w:r w:rsidRPr="6F5C7278" w:rsidR="69E3FD66">
        <w:t>completed?</w:t>
      </w:r>
    </w:p>
  </w:comment>
  <w:comment xmlns:w="http://schemas.openxmlformats.org/wordprocessingml/2006/main" w:initials="AG" w:author="Alexander Gates" w:date="2026-10-23T11:36:23" w:id="1975049973">
    <w:p xmlns:w14="http://schemas.microsoft.com/office/word/2010/wordml" xmlns:w="http://schemas.openxmlformats.org/wordprocessingml/2006/main" w:rsidR="14DACD3F" w:rsidRDefault="6CB42132" w14:paraId="4CF6EE1C" w14:textId="56CF2F32">
      <w:pPr>
        <w:pStyle w:val="CommentText"/>
      </w:pPr>
      <w:r>
        <w:rPr>
          <w:rStyle w:val="CommentReference"/>
        </w:rPr>
        <w:annotationRef/>
      </w:r>
      <w:r w:rsidRPr="5284C25E" w:rsidR="237AFCD8">
        <w:t xml:space="preserve">this sentence is very important but its clearly a chatgpt sentence.  Expand this to a paragraph - why we need to do emperical investigation </w:t>
      </w:r>
    </w:p>
  </w:comment>
  <w:comment xmlns:w="http://schemas.openxmlformats.org/wordprocessingml/2006/main" w:initials="AG" w:author="Alexander Gates" w:date="2026-10-23T11:36:33" w:id="2075536646">
    <w:p xmlns:w14="http://schemas.microsoft.com/office/word/2010/wordml" xmlns:w="http://schemas.openxmlformats.org/wordprocessingml/2006/main" w:rsidR="3D68C44C" w:rsidRDefault="736FAD1A" w14:paraId="58D99118" w14:textId="40D1EB98">
      <w:pPr>
        <w:pStyle w:val="CommentText"/>
      </w:pPr>
      <w:r>
        <w:rPr>
          <w:rStyle w:val="CommentReference"/>
        </w:rPr>
        <w:annotationRef/>
      </w:r>
      <w:r w:rsidRPr="6AC3A94F" w:rsidR="05F4F9A0">
        <w:t>completed???</w:t>
      </w:r>
    </w:p>
  </w:comment>
  <w:comment xmlns:w="http://schemas.openxmlformats.org/wordprocessingml/2006/main" w:initials="AG" w:author="Alexander Gates" w:date="2026-10-23T11:42:34" w:id="203866632">
    <w:p xmlns:w14="http://schemas.microsoft.com/office/word/2010/wordml" xmlns:w="http://schemas.openxmlformats.org/wordprocessingml/2006/main" w:rsidR="1B6A22A9" w:rsidRDefault="2587ADF4" w14:paraId="7939838C" w14:textId="6BFBF1C6">
      <w:pPr>
        <w:pStyle w:val="CommentText"/>
      </w:pPr>
      <w:r>
        <w:rPr>
          <w:rStyle w:val="CommentReference"/>
        </w:rPr>
        <w:annotationRef/>
      </w:r>
      <w:r w:rsidRPr="59693070" w:rsidR="46D5FE6E">
        <w:t>present tense, not past.  You are describing experiments people are reading now.</w:t>
      </w:r>
    </w:p>
  </w:comment>
  <w:comment xmlns:w="http://schemas.openxmlformats.org/wordprocessingml/2006/main" w:initials="AG" w:author="Alexander Gates" w:date="2026-10-23T11:46:34" w:id="1267178242">
    <w:p xmlns:w14="http://schemas.microsoft.com/office/word/2010/wordml" xmlns:w="http://schemas.openxmlformats.org/wordprocessingml/2006/main" w:rsidR="2A0EEBFC" w:rsidRDefault="3C6C74E9" w14:paraId="42307F7F" w14:textId="64F2D095">
      <w:pPr>
        <w:pStyle w:val="CommentText"/>
      </w:pPr>
      <w:r>
        <w:rPr>
          <w:rStyle w:val="CommentReference"/>
        </w:rPr>
        <w:annotationRef/>
      </w:r>
      <w:r w:rsidRPr="599ED881" w:rsidR="59200D50">
        <w:t xml:space="preserve">You need to explain how you are evaluating the outcomes of the simulations.  Is there a metric you can compare?  Is there a measure of the U-strength?  or is it the likelihood of seeing the actual drafted data?   </w:t>
      </w:r>
    </w:p>
  </w:comment>
  <w:comment xmlns:w="http://schemas.openxmlformats.org/wordprocessingml/2006/main" w:initials="AG" w:author="Alexander Gates" w:date="2026-10-23T11:49:09" w:id="2072442049">
    <w:p xmlns:w14="http://schemas.microsoft.com/office/word/2010/wordml" xmlns:w="http://schemas.openxmlformats.org/wordprocessingml/2006/main" w:rsidR="3DFF05CA" w:rsidRDefault="0BED5099" w14:paraId="39981169" w14:textId="65B9CA6E">
      <w:pPr>
        <w:pStyle w:val="CommentText"/>
      </w:pPr>
      <w:r>
        <w:rPr>
          <w:rStyle w:val="CommentReference"/>
        </w:rPr>
        <w:annotationRef/>
      </w:r>
      <w:r w:rsidRPr="61314CC4" w:rsidR="7334A086">
        <w:t>we need to talk about htis</w:t>
      </w:r>
    </w:p>
  </w:comment>
  <w:comment xmlns:w="http://schemas.openxmlformats.org/wordprocessingml/2006/main" w:initials="AG" w:author="Alexander Gates" w:date="2026-10-23T11:49:31" w:id="432934564">
    <w:p xmlns:w14="http://schemas.microsoft.com/office/word/2010/wordml" xmlns:w="http://schemas.openxmlformats.org/wordprocessingml/2006/main" w:rsidR="4F62B989" w:rsidRDefault="2FA6F38A" w14:paraId="0039561F" w14:textId="5A9E85C6">
      <w:pPr>
        <w:pStyle w:val="CommentText"/>
      </w:pPr>
      <w:r>
        <w:rPr>
          <w:rStyle w:val="CommentReference"/>
        </w:rPr>
        <w:annotationRef/>
      </w:r>
      <w:r w:rsidRPr="1452CC3F" w:rsidR="23D27577">
        <w:t>Bridge?  again, very chatty</w:t>
      </w:r>
    </w:p>
  </w:comment>
  <w:comment xmlns:w="http://schemas.openxmlformats.org/wordprocessingml/2006/main" w:initials="AG" w:author="Alexander Gates" w:date="2026-10-23T11:51:30" w:id="1151951614">
    <w:p xmlns:w14="http://schemas.microsoft.com/office/word/2010/wordml" xmlns:w="http://schemas.openxmlformats.org/wordprocessingml/2006/main" w:rsidR="6294D884" w:rsidRDefault="21ABCC1E" w14:paraId="2B311C16" w14:textId="2F49AB77">
      <w:pPr>
        <w:pStyle w:val="CommentText"/>
      </w:pPr>
      <w:r>
        <w:rPr>
          <w:rStyle w:val="CommentReference"/>
        </w:rPr>
        <w:annotationRef/>
      </w:r>
      <w:r w:rsidRPr="6734AB10" w:rsidR="10C26CDD">
        <w:t>why are you repeating all of this?</w:t>
      </w:r>
    </w:p>
  </w:comment>
  <w:comment xmlns:w="http://schemas.openxmlformats.org/wordprocessingml/2006/main" w:initials="AG" w:author="Alexander Gates" w:date="2026-10-23T11:53:13" w:id="291435103">
    <w:p xmlns:w14="http://schemas.microsoft.com/office/word/2010/wordml" xmlns:w="http://schemas.openxmlformats.org/wordprocessingml/2006/main" w:rsidR="4C979231" w:rsidRDefault="2CB602DB" w14:paraId="6828E0ED" w14:textId="4D438F5C">
      <w:pPr>
        <w:pStyle w:val="CommentText"/>
      </w:pPr>
      <w:r>
        <w:rPr>
          <w:rStyle w:val="CommentReference"/>
        </w:rPr>
        <w:annotationRef/>
      </w:r>
      <w:r w:rsidRPr="077AAB2C" w:rsidR="19D8E876">
        <w:t>The math here is strong, but the presentation is a bit weak.  you dont have to motivate why we need to fit the model to data.  but you do need to give the MLE specifics for how the fit is done</w:t>
      </w:r>
    </w:p>
  </w:comment>
  <w:comment xmlns:w="http://schemas.openxmlformats.org/wordprocessingml/2006/main" w:initials="AG" w:author="Alexander Gates" w:date="2026-10-23T11:54:07" w:id="545091643">
    <w:p xmlns:w14="http://schemas.microsoft.com/office/word/2010/wordml" xmlns:w="http://schemas.openxmlformats.org/wordprocessingml/2006/main" w:rsidR="0F8E9765" w:rsidRDefault="04844B15" w14:paraId="39B4AE13" w14:textId="60CEB529">
      <w:pPr>
        <w:pStyle w:val="CommentText"/>
      </w:pPr>
      <w:r>
        <w:rPr>
          <w:rStyle w:val="CommentReference"/>
        </w:rPr>
        <w:annotationRef/>
      </w:r>
      <w:r w:rsidRPr="7ACD1CAC" w:rsidR="2C99AE93">
        <w:t>Maybe introduce this earlier as an alternative?  Although I dont really understand whats going on from this description</w:t>
      </w:r>
    </w:p>
  </w:comment>
  <w:comment xmlns:w="http://schemas.openxmlformats.org/wordprocessingml/2006/main" w:initials="AG" w:author="Alexander Gates" w:date="2026-10-23T11:55:49" w:id="1118896302">
    <w:p xmlns:w14="http://schemas.microsoft.com/office/word/2010/wordml" xmlns:w="http://schemas.openxmlformats.org/wordprocessingml/2006/main" w:rsidR="7612187B" w:rsidRDefault="35E5E164" w14:paraId="66E017F6" w14:textId="7A6EADD5">
      <w:pPr>
        <w:pStyle w:val="CommentText"/>
      </w:pPr>
      <w:r>
        <w:rPr>
          <w:rStyle w:val="CommentReference"/>
        </w:rPr>
        <w:annotationRef/>
      </w:r>
      <w:r w:rsidRPr="7AE10054" w:rsidR="1E5BE43C">
        <w:t>wait, what is different about these from teh normal parameters?  why give the same interprestation?  im not following the purpose of this</w:t>
      </w:r>
    </w:p>
  </w:comment>
  <w:comment xmlns:w="http://schemas.openxmlformats.org/wordprocessingml/2006/main" w:initials="AG" w:author="Alexander Gates" w:date="2026-10-23T11:56:06" w:id="503390759">
    <w:p xmlns:w14="http://schemas.microsoft.com/office/word/2010/wordml" xmlns:w="http://schemas.openxmlformats.org/wordprocessingml/2006/main" w:rsidR="09104C2E" w:rsidRDefault="5A4B82A8" w14:paraId="3D61FF37" w14:textId="7A9E9F78">
      <w:pPr>
        <w:pStyle w:val="CommentText"/>
      </w:pPr>
      <w:r>
        <w:rPr>
          <w:rStyle w:val="CommentReference"/>
        </w:rPr>
        <w:annotationRef/>
      </w:r>
      <w:r w:rsidRPr="0BB12C69" w:rsidR="29DA98B2">
        <w:t>what?</w:t>
      </w:r>
    </w:p>
  </w:comment>
  <w:comment xmlns:w="http://schemas.openxmlformats.org/wordprocessingml/2006/main" w:initials="AG" w:author="Alexander Gates" w:date="2026-10-23T11:56:37" w:id="510340551">
    <w:p xmlns:w14="http://schemas.microsoft.com/office/word/2010/wordml" xmlns:w="http://schemas.openxmlformats.org/wordprocessingml/2006/main" w:rsidR="6CA6E344" w:rsidRDefault="115C0A1A" w14:paraId="6343616D" w14:textId="48DE65D3">
      <w:pPr>
        <w:pStyle w:val="CommentText"/>
      </w:pPr>
      <w:r>
        <w:rPr>
          <w:rStyle w:val="CommentReference"/>
        </w:rPr>
        <w:annotationRef/>
      </w:r>
      <w:r w:rsidRPr="270989C9" w:rsidR="4AF48735">
        <w:t xml:space="preserve">again, I dont understand why you are detailing your model again just with slighly different notation. </w:t>
      </w:r>
    </w:p>
  </w:comment>
  <w:comment xmlns:w="http://schemas.openxmlformats.org/wordprocessingml/2006/main" w:initials="AG" w:author="Alexander Gates" w:date="2026-10-23T11:57:49" w:id="1558717957">
    <w:p xmlns:w14="http://schemas.microsoft.com/office/word/2010/wordml" xmlns:w="http://schemas.openxmlformats.org/wordprocessingml/2006/main" w:rsidR="67389FD7" w:rsidRDefault="7AACD2E1" w14:paraId="156FE0D3" w14:textId="3B381485">
      <w:pPr>
        <w:pStyle w:val="CommentText"/>
      </w:pPr>
      <w:r>
        <w:rPr>
          <w:rStyle w:val="CommentReference"/>
        </w:rPr>
        <w:annotationRef/>
      </w:r>
      <w:r w:rsidRPr="371ED2CD" w:rsidR="0B2DEE70">
        <w:t>I think this is a hierarchical model.  or stratified.  there are techniques that make all of this work</w:t>
      </w:r>
    </w:p>
  </w:comment>
  <w:comment xmlns:w="http://schemas.openxmlformats.org/wordprocessingml/2006/main" w:initials="AG" w:author="Alexander Gates" w:date="2026-10-23T11:58:18" w:id="1918049486">
    <w:p xmlns:w14="http://schemas.microsoft.com/office/word/2010/wordml" xmlns:w="http://schemas.openxmlformats.org/wordprocessingml/2006/main" w:rsidR="422D7213" w:rsidRDefault="66E034E6" w14:paraId="2F6B1302" w14:textId="5FF66C42">
      <w:pPr>
        <w:pStyle w:val="CommentText"/>
      </w:pPr>
      <w:r>
        <w:rPr>
          <w:rStyle w:val="CommentReference"/>
        </w:rPr>
        <w:annotationRef/>
      </w:r>
      <w:r w:rsidRPr="04B5D4DC" w:rsidR="564A7255">
        <w:t>OK, but i bet very few of these.  tell us how bad</w:t>
      </w:r>
    </w:p>
  </w:comment>
  <w:comment xmlns:w="http://schemas.openxmlformats.org/wordprocessingml/2006/main" w:initials="AG" w:author="Alexander Gates" w:date="2026-10-23T11:58:39" w:id="892882016">
    <w:p xmlns:w14="http://schemas.microsoft.com/office/word/2010/wordml" xmlns:w="http://schemas.openxmlformats.org/wordprocessingml/2006/main" w:rsidR="21DE11FA" w:rsidRDefault="135B2879" w14:paraId="400A8740" w14:textId="5235B9E0">
      <w:pPr>
        <w:pStyle w:val="CommentText"/>
      </w:pPr>
      <w:r>
        <w:rPr>
          <w:rStyle w:val="CommentReference"/>
        </w:rPr>
        <w:annotationRef/>
      </w:r>
      <w:r w:rsidRPr="5B28AAA9" w:rsidR="3B05CA2F">
        <w:t>why is this an issue?</w:t>
      </w:r>
    </w:p>
  </w:comment>
  <w:comment xmlns:w="http://schemas.openxmlformats.org/wordprocessingml/2006/main" w:initials="AG" w:author="Alexander Gates" w:date="2026-10-23T11:58:59" w:id="1011385799">
    <w:p xmlns:w14="http://schemas.microsoft.com/office/word/2010/wordml" xmlns:w="http://schemas.openxmlformats.org/wordprocessingml/2006/main" w:rsidR="600B0A47" w:rsidRDefault="635F20BC" w14:paraId="669F1298" w14:textId="5E5AF272">
      <w:pPr>
        <w:pStyle w:val="CommentText"/>
      </w:pPr>
      <w:r>
        <w:rPr>
          <w:rStyle w:val="CommentReference"/>
        </w:rPr>
        <w:annotationRef/>
      </w:r>
      <w:r w:rsidRPr="55C111FF" w:rsidR="39727BA4">
        <w:t>Do they?  very chatty</w:t>
      </w:r>
    </w:p>
  </w:comment>
</w:comments>
</file>

<file path=word/commentsExtended.xml><?xml version="1.0" encoding="utf-8"?>
<w15:commentsEx xmlns:mc="http://schemas.openxmlformats.org/markup-compatibility/2006" xmlns:w15="http://schemas.microsoft.com/office/word/2012/wordml" mc:Ignorable="w15">
  <w15:commentEx w15:done="0" w15:paraId="45604F0B"/>
  <w15:commentEx w15:done="0" w15:paraId="08D9F1A5"/>
  <w15:commentEx w15:done="0" w15:paraId="6549E22F"/>
  <w15:commentEx w15:done="0" w15:paraId="6EF1BBAD"/>
  <w15:commentEx w15:done="0" w15:paraId="506C1904"/>
  <w15:commentEx w15:done="0" w15:paraId="3DA69D81"/>
  <w15:commentEx w15:done="0" w15:paraId="72C17131"/>
  <w15:commentEx w15:done="0" w15:paraId="0271683A"/>
  <w15:commentEx w15:done="0" w15:paraId="7E60ACBE"/>
  <w15:commentEx w15:done="0" w15:paraId="7A1793CB"/>
  <w15:commentEx w15:done="0" w15:paraId="68469223"/>
  <w15:commentEx w15:done="0" w15:paraId="2AD3778E" w15:paraIdParent="68469223"/>
  <w15:commentEx w15:done="0" w15:paraId="061BA209"/>
  <w15:commentEx w15:done="0" w15:paraId="07B12DA1"/>
  <w15:commentEx w15:done="0" w15:paraId="100DD376"/>
  <w15:commentEx w15:done="0" w15:paraId="1DE0A072"/>
  <w15:commentEx w15:done="0" w15:paraId="7E4EE7F3"/>
  <w15:commentEx w15:done="0" w15:paraId="48779CBB"/>
  <w15:commentEx w15:done="0" w15:paraId="3E31E30F"/>
  <w15:commentEx w15:done="0" w15:paraId="75783158"/>
  <w15:commentEx w15:done="0" w15:paraId="6009EC43"/>
  <w15:commentEx w15:done="0" w15:paraId="5D98BBAE"/>
  <w15:commentEx w15:done="0" w15:paraId="4055853D"/>
  <w15:commentEx w15:done="0" w15:paraId="724F08C5"/>
  <w15:commentEx w15:done="0" w15:paraId="0E03DE32"/>
  <w15:commentEx w15:done="0" w15:paraId="640039FA"/>
  <w15:commentEx w15:done="0" w15:paraId="3476B75D"/>
  <w15:commentEx w15:done="0" w15:paraId="63F69F1E"/>
  <w15:commentEx w15:done="0" w15:paraId="429276A0"/>
  <w15:commentEx w15:done="0" w15:paraId="05BAE8A1"/>
  <w15:commentEx w15:done="0" w15:paraId="3CD03224"/>
  <w15:commentEx w15:done="0" w15:paraId="6645CA45"/>
  <w15:commentEx w15:done="0" w15:paraId="38766BE6"/>
  <w15:commentEx w15:done="0" w15:paraId="4CF6EE1C"/>
  <w15:commentEx w15:done="0" w15:paraId="58D99118"/>
  <w15:commentEx w15:done="0" w15:paraId="7939838C"/>
  <w15:commentEx w15:done="0" w15:paraId="42307F7F"/>
  <w15:commentEx w15:done="0" w15:paraId="39981169"/>
  <w15:commentEx w15:done="0" w15:paraId="0039561F"/>
  <w15:commentEx w15:done="0" w15:paraId="2B311C16"/>
  <w15:commentEx w15:done="0" w15:paraId="6828E0ED"/>
  <w15:commentEx w15:done="0" w15:paraId="39B4AE13"/>
  <w15:commentEx w15:done="0" w15:paraId="66E017F6"/>
  <w15:commentEx w15:done="0" w15:paraId="3D61FF37"/>
  <w15:commentEx w15:done="0" w15:paraId="6343616D"/>
  <w15:commentEx w15:done="0" w15:paraId="156FE0D3"/>
  <w15:commentEx w15:done="0" w15:paraId="2F6B1302"/>
  <w15:commentEx w15:done="0" w15:paraId="400A8740"/>
  <w15:commentEx w15:done="0" w15:paraId="669F129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0F7601E" w16cex:dateUtc="2026-10-16T13:29:00Z">
    <w16cex:extLst>
      <w16:ext w16:uri="{CE6994B0-6A32-4C9F-8C6B-6E91EDA988CE}">
        <cr:reactions xmlns:cr="http://schemas.microsoft.com/office/comments/2020/reactions">
          <cr:reaction reactionType="1">
            <cr:reactionInfo dateUtc="2026-10-18T15:32:49Z">
              <cr:user userId="S::dzk3ja@virginia.edu::478d41ea-0b35-4568-a113-5f96fb0ecbc1" userProvider="AD" userName="Levine, Charles Roger (dzk3ja)"/>
            </cr:reactionInfo>
          </cr:reaction>
        </cr:reactions>
      </w16:ext>
    </w16cex:extLst>
  </w16cex:commentExtensible>
  <w16cex:commentExtensible w16cex:durableId="11AE7439" w16cex:dateUtc="2026-10-16T13:31:00Z">
    <w16cex:extLst>
      <w16:ext w16:uri="{CE6994B0-6A32-4C9F-8C6B-6E91EDA988CE}">
        <cr:reactions xmlns:cr="http://schemas.microsoft.com/office/comments/2020/reactions">
          <cr:reaction reactionType="1">
            <cr:reactionInfo dateUtc="2026-10-18T16:01:08Z">
              <cr:user userId="S::dzk3ja@virginia.edu::478d41ea-0b35-4568-a113-5f96fb0ecbc1" userProvider="AD" userName="Levine, Charles Roger (dzk3ja)"/>
            </cr:reactionInfo>
          </cr:reaction>
        </cr:reactions>
      </w16:ext>
    </w16cex:extLst>
  </w16cex:commentExtensible>
  <w16cex:commentExtensible w16cex:durableId="39E2E612" w16cex:dateUtc="2026-10-16T14:54:00Z">
    <w16cex:extLst>
      <w16:ext w16:uri="{CE6994B0-6A32-4C9F-8C6B-6E91EDA988CE}">
        <cr:reactions xmlns:cr="http://schemas.microsoft.com/office/comments/2020/reactions">
          <cr:reaction reactionType="1">
            <cr:reactionInfo dateUtc="2026-10-18T16:18:44Z">
              <cr:user userId="S::dzk3ja@virginia.edu::478d41ea-0b35-4568-a113-5f96fb0ecbc1" userProvider="AD" userName="Levine, Charles Roger (dzk3ja)"/>
            </cr:reactionInfo>
          </cr:reaction>
        </cr:reactions>
      </w16:ext>
    </w16cex:extLst>
  </w16cex:commentExtensible>
  <w16cex:commentExtensible w16cex:durableId="03E03A87" w16cex:dateUtc="2026-10-16T13:33:00Z">
    <w16cex:extLst>
      <w16:ext w16:uri="{CE6994B0-6A32-4C9F-8C6B-6E91EDA988CE}">
        <cr:reactions xmlns:cr="http://schemas.microsoft.com/office/comments/2020/reactions">
          <cr:reaction reactionType="1">
            <cr:reactionInfo dateUtc="2026-10-20T17:46:29Z">
              <cr:user userId="S::dzk3ja@virginia.edu::478d41ea-0b35-4568-a113-5f96fb0ecbc1" userProvider="AD" userName="Levine, Charles Roger (dzk3ja)"/>
            </cr:reactionInfo>
          </cr:reaction>
        </cr:reactions>
      </w16:ext>
    </w16cex:extLst>
  </w16cex:commentExtensible>
  <w16cex:commentExtensible w16cex:durableId="704B10E4" w16cex:dateUtc="2026-10-16T14:56:00Z">
    <w16cex:extLst>
      <w16:ext w16:uri="{CE6994B0-6A32-4C9F-8C6B-6E91EDA988CE}">
        <cr:reactions xmlns:cr="http://schemas.microsoft.com/office/comments/2020/reactions">
          <cr:reaction reactionType="1">
            <cr:reactionInfo dateUtc="2026-10-20T17:46:25Z">
              <cr:user userId="S::dzk3ja@virginia.edu::478d41ea-0b35-4568-a113-5f96fb0ecbc1" userProvider="AD" userName="Levine, Charles Roger (dzk3ja)"/>
            </cr:reactionInfo>
          </cr:reaction>
        </cr:reactions>
      </w16:ext>
    </w16cex:extLst>
  </w16cex:commentExtensible>
  <w16cex:commentExtensible w16cex:durableId="7ACC166D" w16cex:dateUtc="2026-10-16T16:52:00Z">
    <w16cex:extLst>
      <w16:ext w16:uri="{CE6994B0-6A32-4C9F-8C6B-6E91EDA988CE}">
        <cr:reactions xmlns:cr="http://schemas.microsoft.com/office/comments/2020/reactions">
          <cr:reaction reactionType="1">
            <cr:reactionInfo dateUtc="2026-10-19T19:52:23Z">
              <cr:user userId="S::dzk3ja@virginia.edu::478d41ea-0b35-4568-a113-5f96fb0ecbc1" userProvider="AD" userName="Levine, Charles Roger (dzk3ja)"/>
            </cr:reactionInfo>
          </cr:reaction>
        </cr:reactions>
      </w16:ext>
    </w16cex:extLst>
  </w16cex:commentExtensible>
  <w16cex:commentExtensible w16cex:durableId="16972C7B" w16cex:dateUtc="2026-10-16T16:52:00Z">
    <w16cex:extLst>
      <w16:ext w16:uri="{CE6994B0-6A32-4C9F-8C6B-6E91EDA988CE}">
        <cr:reactions xmlns:cr="http://schemas.microsoft.com/office/comments/2020/reactions">
          <cr:reaction reactionType="1">
            <cr:reactionInfo dateUtc="2026-10-19T19:52:26Z">
              <cr:user userId="S::dzk3ja@virginia.edu::478d41ea-0b35-4568-a113-5f96fb0ecbc1" userProvider="AD" userName="Levine, Charles Roger (dzk3ja)"/>
            </cr:reactionInfo>
          </cr:reaction>
        </cr:reactions>
      </w16:ext>
    </w16cex:extLst>
  </w16cex:commentExtensible>
  <w16cex:commentExtensible w16cex:durableId="77122296" w16cex:dateUtc="2026-10-16T20:10:00Z"/>
  <w16cex:commentExtensible w16cex:durableId="049F0DFD" w16cex:dateUtc="2026-10-16T20:10:00Z"/>
  <w16cex:commentExtensible w16cex:durableId="7F19B0ED" w16cex:dateUtc="2026-10-16T20:15:00Z"/>
  <w16cex:commentExtensible w16cex:durableId="2FA3EBFC" w16cex:dateUtc="2026-10-16T20:17:00Z">
    <w16cex:extLst>
      <w16:ext w16:uri="{CE6994B0-6A32-4C9F-8C6B-6E91EDA988CE}">
        <cr:reactions xmlns:cr="http://schemas.microsoft.com/office/comments/2020/reactions">
          <cr:reaction reactionType="1">
            <cr:reactionInfo dateUtc="2026-10-21T18:59:25Z">
              <cr:user userId="S::dzk3ja@virginia.edu::478d41ea-0b35-4568-a113-5f96fb0ecbc1" userProvider="AD" userName="Levine, Charles Roger (dzk3ja)"/>
            </cr:reactionInfo>
          </cr:reaction>
        </cr:reactions>
      </w16:ext>
    </w16cex:extLst>
  </w16cex:commentExtensible>
  <w16cex:commentExtensible w16cex:durableId="7D500C87" w16cex:dateUtc="2026-10-21T19:00:00Z"/>
  <w16cex:commentExtensible w16cex:durableId="6007F153" w16cex:dateUtc="2026-10-16T20:20:00Z"/>
  <w16cex:commentExtensible w16cex:durableId="23094E68" w16cex:dateUtc="2026-10-16T20:23:00Z"/>
  <w16cex:commentExtensible w16cex:durableId="76EA9EA4" w16cex:dateUtc="2026-10-16T20:24:00Z"/>
  <w16cex:commentExtensible w16cex:durableId="6E8E8A53" w16cex:dateUtc="2026-10-16T20:27:00Z"/>
  <w16cex:commentExtensible w16cex:durableId="55CD89D7" w16cex:dateUtc="2026-10-23T14:05:06.188Z"/>
  <w16cex:commentExtensible w16cex:durableId="2F781497" w16cex:dateUtc="2026-10-23T14:15:08.268Z"/>
  <w16cex:commentExtensible w16cex:durableId="6BC935EB" w16cex:dateUtc="2026-10-23T14:20:33.17Z"/>
  <w16cex:commentExtensible w16cex:durableId="331C64C2" w16cex:dateUtc="2026-10-23T14:22:26.368Z"/>
  <w16cex:commentExtensible w16cex:durableId="02EA19CA" w16cex:dateUtc="2026-10-23T14:23:35.197Z"/>
  <w16cex:commentExtensible w16cex:durableId="0C34A942" w16cex:dateUtc="2026-10-23T14:57:12.295Z"/>
  <w16cex:commentExtensible w16cex:durableId="54B66FD2" w16cex:dateUtc="2026-10-23T14:57:27.575Z"/>
  <w16cex:commentExtensible w16cex:durableId="58A95CFB" w16cex:dateUtc="2026-10-23T14:58:52.15Z"/>
  <w16cex:commentExtensible w16cex:durableId="7F4BBAE7" w16cex:dateUtc="2026-10-23T14:59:57.432Z"/>
  <w16cex:commentExtensible w16cex:durableId="750D2EA9" w16cex:dateUtc="2026-10-23T15:01:24.365Z"/>
  <w16cex:commentExtensible w16cex:durableId="3FBED606" w16cex:dateUtc="2026-10-23T15:04:10.482Z"/>
  <w16cex:commentExtensible w16cex:durableId="29C1726A" w16cex:dateUtc="2026-10-23T15:06:11.815Z"/>
  <w16cex:commentExtensible w16cex:durableId="2B868770" w16cex:dateUtc="2026-10-23T15:08:48.234Z"/>
  <w16cex:commentExtensible w16cex:durableId="3D88FC7E" w16cex:dateUtc="2026-10-23T15:28:23.921Z"/>
  <w16cex:commentExtensible w16cex:durableId="322BE461" w16cex:dateUtc="2026-10-23T15:30:30.024Z"/>
  <w16cex:commentExtensible w16cex:durableId="0DF53116" w16cex:dateUtc="2026-10-23T15:31:19.763Z"/>
  <w16cex:commentExtensible w16cex:durableId="22A82C0D" w16cex:dateUtc="2026-10-23T15:34:47.657Z"/>
  <w16cex:commentExtensible w16cex:durableId="3907D320" w16cex:dateUtc="2026-10-23T15:36:23.699Z"/>
  <w16cex:commentExtensible w16cex:durableId="191B17E4" w16cex:dateUtc="2026-10-23T15:36:33.549Z"/>
  <w16cex:commentExtensible w16cex:durableId="02CD8AE2" w16cex:dateUtc="2026-10-23T15:42:34.642Z"/>
  <w16cex:commentExtensible w16cex:durableId="55194416" w16cex:dateUtc="2026-10-23T15:46:34.075Z"/>
  <w16cex:commentExtensible w16cex:durableId="675652C4" w16cex:dateUtc="2026-10-23T15:49:09.403Z"/>
  <w16cex:commentExtensible w16cex:durableId="703321EC" w16cex:dateUtc="2026-10-23T15:49:31.083Z"/>
  <w16cex:commentExtensible w16cex:durableId="3871C3BE" w16cex:dateUtc="2026-10-23T15:51:30.546Z"/>
  <w16cex:commentExtensible w16cex:durableId="7F84DBCD" w16cex:dateUtc="2026-10-23T15:53:13.628Z"/>
  <w16cex:commentExtensible w16cex:durableId="4011CACD" w16cex:dateUtc="2026-10-23T15:54:07.109Z"/>
  <w16cex:commentExtensible w16cex:durableId="490BA619" w16cex:dateUtc="2026-10-23T15:55:49.996Z"/>
  <w16cex:commentExtensible w16cex:durableId="17B5C992" w16cex:dateUtc="2026-10-23T15:56:06.178Z"/>
  <w16cex:commentExtensible w16cex:durableId="6BD3801F" w16cex:dateUtc="2026-10-23T15:56:37.527Z"/>
  <w16cex:commentExtensible w16cex:durableId="669A2842" w16cex:dateUtc="2026-10-23T15:57:49.739Z"/>
  <w16cex:commentExtensible w16cex:durableId="076C4476" w16cex:dateUtc="2026-10-23T15:58:18.21Z"/>
  <w16cex:commentExtensible w16cex:durableId="0096E019" w16cex:dateUtc="2026-10-23T15:58:39.878Z"/>
  <w16cex:commentExtensible w16cex:durableId="1C1DDB7D" w16cex:dateUtc="2026-10-23T15:58:59.228Z"/>
</w16cex:commentsExtensible>
</file>

<file path=word/commentsIds.xml><?xml version="1.0" encoding="utf-8"?>
<w16cid:commentsIds xmlns:mc="http://schemas.openxmlformats.org/markup-compatibility/2006" xmlns:w16cid="http://schemas.microsoft.com/office/word/2016/wordml/cid" mc:Ignorable="w16cid">
  <w16cid:commentId w16cid:paraId="45604F0B" w16cid:durableId="70F7601E"/>
  <w16cid:commentId w16cid:paraId="08D9F1A5" w16cid:durableId="11AE7439"/>
  <w16cid:commentId w16cid:paraId="6549E22F" w16cid:durableId="39E2E612"/>
  <w16cid:commentId w16cid:paraId="6EF1BBAD" w16cid:durableId="03E03A87"/>
  <w16cid:commentId w16cid:paraId="506C1904" w16cid:durableId="704B10E4"/>
  <w16cid:commentId w16cid:paraId="3DA69D81" w16cid:durableId="7ACC166D"/>
  <w16cid:commentId w16cid:paraId="72C17131" w16cid:durableId="16972C7B"/>
  <w16cid:commentId w16cid:paraId="0271683A" w16cid:durableId="77122296"/>
  <w16cid:commentId w16cid:paraId="7E60ACBE" w16cid:durableId="049F0DFD"/>
  <w16cid:commentId w16cid:paraId="7A1793CB" w16cid:durableId="7F19B0ED"/>
  <w16cid:commentId w16cid:paraId="68469223" w16cid:durableId="2FA3EBFC"/>
  <w16cid:commentId w16cid:paraId="2AD3778E" w16cid:durableId="7D500C87"/>
  <w16cid:commentId w16cid:paraId="061BA209" w16cid:durableId="6007F153"/>
  <w16cid:commentId w16cid:paraId="07B12DA1" w16cid:durableId="23094E68"/>
  <w16cid:commentId w16cid:paraId="100DD376" w16cid:durableId="76EA9EA4"/>
  <w16cid:commentId w16cid:paraId="1DE0A072" w16cid:durableId="6E8E8A53"/>
  <w16cid:commentId w16cid:paraId="7E4EE7F3" w16cid:durableId="55CD89D7"/>
  <w16cid:commentId w16cid:paraId="48779CBB" w16cid:durableId="2F781497"/>
  <w16cid:commentId w16cid:paraId="3E31E30F" w16cid:durableId="6BC935EB"/>
  <w16cid:commentId w16cid:paraId="75783158" w16cid:durableId="331C64C2"/>
  <w16cid:commentId w16cid:paraId="6009EC43" w16cid:durableId="02EA19CA"/>
  <w16cid:commentId w16cid:paraId="5D98BBAE" w16cid:durableId="0C34A942"/>
  <w16cid:commentId w16cid:paraId="4055853D" w16cid:durableId="54B66FD2"/>
  <w16cid:commentId w16cid:paraId="724F08C5" w16cid:durableId="58A95CFB"/>
  <w16cid:commentId w16cid:paraId="0E03DE32" w16cid:durableId="7F4BBAE7"/>
  <w16cid:commentId w16cid:paraId="640039FA" w16cid:durableId="750D2EA9"/>
  <w16cid:commentId w16cid:paraId="3476B75D" w16cid:durableId="3FBED606"/>
  <w16cid:commentId w16cid:paraId="63F69F1E" w16cid:durableId="29C1726A"/>
  <w16cid:commentId w16cid:paraId="429276A0" w16cid:durableId="2B868770"/>
  <w16cid:commentId w16cid:paraId="05BAE8A1" w16cid:durableId="3D88FC7E"/>
  <w16cid:commentId w16cid:paraId="3CD03224" w16cid:durableId="322BE461"/>
  <w16cid:commentId w16cid:paraId="6645CA45" w16cid:durableId="0DF53116"/>
  <w16cid:commentId w16cid:paraId="38766BE6" w16cid:durableId="22A82C0D"/>
  <w16cid:commentId w16cid:paraId="4CF6EE1C" w16cid:durableId="3907D320"/>
  <w16cid:commentId w16cid:paraId="58D99118" w16cid:durableId="191B17E4"/>
  <w16cid:commentId w16cid:paraId="7939838C" w16cid:durableId="02CD8AE2"/>
  <w16cid:commentId w16cid:paraId="42307F7F" w16cid:durableId="55194416"/>
  <w16cid:commentId w16cid:paraId="39981169" w16cid:durableId="675652C4"/>
  <w16cid:commentId w16cid:paraId="0039561F" w16cid:durableId="703321EC"/>
  <w16cid:commentId w16cid:paraId="2B311C16" w16cid:durableId="3871C3BE"/>
  <w16cid:commentId w16cid:paraId="6828E0ED" w16cid:durableId="7F84DBCD"/>
  <w16cid:commentId w16cid:paraId="39B4AE13" w16cid:durableId="4011CACD"/>
  <w16cid:commentId w16cid:paraId="66E017F6" w16cid:durableId="490BA619"/>
  <w16cid:commentId w16cid:paraId="3D61FF37" w16cid:durableId="17B5C992"/>
  <w16cid:commentId w16cid:paraId="6343616D" w16cid:durableId="6BD3801F"/>
  <w16cid:commentId w16cid:paraId="156FE0D3" w16cid:durableId="669A2842"/>
  <w16cid:commentId w16cid:paraId="2F6B1302" w16cid:durableId="076C4476"/>
  <w16cid:commentId w16cid:paraId="400A8740" w16cid:durableId="0096E019"/>
  <w16cid:commentId w16cid:paraId="669F1298" w16cid:durableId="1C1DDB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871CB7" w:rsidRDefault="00871CB7" w14:paraId="4827FBBC" w14:textId="77777777">
      <w:pPr>
        <w:spacing w:after="0" w:line="240" w:lineRule="auto"/>
      </w:pPr>
      <w:r>
        <w:separator/>
      </w:r>
    </w:p>
  </w:endnote>
  <w:endnote w:type="continuationSeparator" w:id="0">
    <w:p w:rsidR="00871CB7" w:rsidRDefault="00871CB7" w14:paraId="7E8AE8A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CB3150" w:rsidRDefault="00670B8B" w14:paraId="039B5B9E" w14:textId="77777777">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871CB7" w:rsidRDefault="00871CB7" w14:paraId="47E18004" w14:textId="77777777">
      <w:pPr>
        <w:spacing w:after="0" w:line="240" w:lineRule="auto"/>
      </w:pPr>
      <w:r>
        <w:separator/>
      </w:r>
    </w:p>
  </w:footnote>
  <w:footnote w:type="continuationSeparator" w:id="0">
    <w:p w:rsidR="00871CB7" w:rsidRDefault="00871CB7" w14:paraId="584165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CB3150" w:rsidRDefault="00CB3150" w14:paraId="1631F43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1E24B"/>
    <w:multiLevelType w:val="multilevel"/>
    <w:tmpl w:val="2A42A086"/>
    <w:name w:val="ManuscriptChapter4Headings"/>
    <w:lvl w:ilvl="0">
      <w:start w:val="1"/>
      <w:numFmt w:val="decimal"/>
      <w:pStyle w:val="Heading1"/>
      <w:suff w:val="space"/>
      <w:lvlText w:val="4.%1"/>
      <w:lvlJc w:val="left"/>
      <w:pPr>
        <w:ind w:left="0" w:firstLine="0"/>
      </w:pPr>
      <w:rPr>
        <w:rFonts w:ascii="Verdana" w:hAnsi="Verdana" w:cs="Verdana"/>
        <w:b/>
        <w:sz w:val="28"/>
      </w:rPr>
    </w:lvl>
    <w:lvl w:ilvl="1">
      <w:start w:val="1"/>
      <w:numFmt w:val="decimal"/>
      <w:suff w:val="space"/>
      <w:lvlText w:val="4.%1.%2"/>
      <w:lvlJc w:val="left"/>
      <w:pPr>
        <w:ind w:left="0" w:firstLine="0"/>
      </w:pPr>
      <w:rPr>
        <w:rFonts w:ascii="Verdana" w:hAnsi="Verdana" w:cs="Verdana"/>
        <w:b/>
        <w:sz w:val="21"/>
      </w:rPr>
    </w:lvl>
    <w:lvl w:ilvl="2">
      <w:start w:val="1"/>
      <w:numFmt w:val="decimal"/>
      <w:suff w:val="space"/>
      <w:lvlText w:val="4.%1.%2.%3"/>
      <w:lvlJc w:val="left"/>
      <w:pPr>
        <w:ind w:left="0" w:firstLine="0"/>
      </w:pPr>
      <w:rPr>
        <w:rFonts w:ascii="Verdana" w:hAnsi="Verdana" w:cs="Verdana"/>
        <w:b/>
        <w:sz w:val="21"/>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001E24C"/>
    <w:multiLevelType w:val="multilevel"/>
    <w:tmpl w:val="18ACCFF2"/>
    <w:name w:val="ManuscriptAppendices"/>
    <w:lvl w:ilvl="0">
      <w:start w:val="1"/>
      <w:numFmt w:val="upperLetter"/>
      <w:suff w:val="space"/>
      <w:lvlText w:val="Appendix 4%1"/>
      <w:lvlJc w:val="left"/>
      <w:pPr>
        <w:ind w:left="0" w:firstLine="0"/>
      </w:pPr>
      <w:rPr>
        <w:rFonts w:ascii="Verdana" w:hAnsi="Verdana" w:cs="Verdana"/>
        <w:b/>
        <w:sz w:val="28"/>
      </w:rPr>
    </w:lvl>
    <w:lvl w:ilvl="1">
      <w:start w:val="1"/>
      <w:numFmt w:val="decimal"/>
      <w:suff w:val="space"/>
      <w:lvlText w:val="4%1.%2"/>
      <w:lvlJc w:val="left"/>
      <w:pPr>
        <w:ind w:left="0" w:firstLine="0"/>
      </w:pPr>
      <w:rPr>
        <w:rFonts w:ascii="Verdana" w:hAnsi="Verdana" w:cs="Verdana"/>
        <w:b/>
        <w:sz w:val="21"/>
      </w:rPr>
    </w:lvl>
    <w:lvl w:ilvl="2">
      <w:start w:val="1"/>
      <w:numFmt w:val="decimal"/>
      <w:suff w:val="space"/>
      <w:lvlText w:val="4%1.%2.%3"/>
      <w:lvlJc w:val="left"/>
      <w:pPr>
        <w:ind w:left="0" w:firstLine="0"/>
      </w:pPr>
      <w:rPr>
        <w:rFonts w:ascii="Verdana" w:hAnsi="Verdana" w:cs="Verdana"/>
        <w:b/>
        <w:sz w:val="21"/>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A2739B3"/>
    <w:multiLevelType w:val="hybridMultilevel"/>
    <w:tmpl w:val="B49C77E6"/>
    <w:lvl w:ilvl="0" w:tplc="04090001">
      <w:start w:val="1"/>
      <w:numFmt w:val="bullet"/>
      <w:lvlText w:val=""/>
      <w:lvlJc w:val="left"/>
      <w:pPr>
        <w:ind w:left="1944" w:hanging="360"/>
      </w:pPr>
      <w:rPr>
        <w:rFonts w:hint="default" w:ascii="Symbol" w:hAnsi="Symbol"/>
      </w:rPr>
    </w:lvl>
    <w:lvl w:ilvl="1" w:tplc="04090003" w:tentative="1">
      <w:start w:val="1"/>
      <w:numFmt w:val="bullet"/>
      <w:lvlText w:val="o"/>
      <w:lvlJc w:val="left"/>
      <w:pPr>
        <w:ind w:left="2664" w:hanging="360"/>
      </w:pPr>
      <w:rPr>
        <w:rFonts w:hint="default" w:ascii="Courier New" w:hAnsi="Courier New"/>
      </w:rPr>
    </w:lvl>
    <w:lvl w:ilvl="2" w:tplc="04090005" w:tentative="1">
      <w:start w:val="1"/>
      <w:numFmt w:val="bullet"/>
      <w:lvlText w:val=""/>
      <w:lvlJc w:val="left"/>
      <w:pPr>
        <w:ind w:left="3384" w:hanging="360"/>
      </w:pPr>
      <w:rPr>
        <w:rFonts w:hint="default" w:ascii="Wingdings" w:hAnsi="Wingdings"/>
      </w:rPr>
    </w:lvl>
    <w:lvl w:ilvl="3" w:tplc="04090001" w:tentative="1">
      <w:start w:val="1"/>
      <w:numFmt w:val="bullet"/>
      <w:lvlText w:val=""/>
      <w:lvlJc w:val="left"/>
      <w:pPr>
        <w:ind w:left="4104" w:hanging="360"/>
      </w:pPr>
      <w:rPr>
        <w:rFonts w:hint="default" w:ascii="Symbol" w:hAnsi="Symbol"/>
      </w:rPr>
    </w:lvl>
    <w:lvl w:ilvl="4" w:tplc="04090003" w:tentative="1">
      <w:start w:val="1"/>
      <w:numFmt w:val="bullet"/>
      <w:lvlText w:val="o"/>
      <w:lvlJc w:val="left"/>
      <w:pPr>
        <w:ind w:left="4824" w:hanging="360"/>
      </w:pPr>
      <w:rPr>
        <w:rFonts w:hint="default" w:ascii="Courier New" w:hAnsi="Courier New"/>
      </w:rPr>
    </w:lvl>
    <w:lvl w:ilvl="5" w:tplc="04090005" w:tentative="1">
      <w:start w:val="1"/>
      <w:numFmt w:val="bullet"/>
      <w:lvlText w:val=""/>
      <w:lvlJc w:val="left"/>
      <w:pPr>
        <w:ind w:left="5544" w:hanging="360"/>
      </w:pPr>
      <w:rPr>
        <w:rFonts w:hint="default" w:ascii="Wingdings" w:hAnsi="Wingdings"/>
      </w:rPr>
    </w:lvl>
    <w:lvl w:ilvl="6" w:tplc="04090001" w:tentative="1">
      <w:start w:val="1"/>
      <w:numFmt w:val="bullet"/>
      <w:lvlText w:val=""/>
      <w:lvlJc w:val="left"/>
      <w:pPr>
        <w:ind w:left="6264" w:hanging="360"/>
      </w:pPr>
      <w:rPr>
        <w:rFonts w:hint="default" w:ascii="Symbol" w:hAnsi="Symbol"/>
      </w:rPr>
    </w:lvl>
    <w:lvl w:ilvl="7" w:tplc="04090003" w:tentative="1">
      <w:start w:val="1"/>
      <w:numFmt w:val="bullet"/>
      <w:lvlText w:val="o"/>
      <w:lvlJc w:val="left"/>
      <w:pPr>
        <w:ind w:left="6984" w:hanging="360"/>
      </w:pPr>
      <w:rPr>
        <w:rFonts w:hint="default" w:ascii="Courier New" w:hAnsi="Courier New"/>
      </w:rPr>
    </w:lvl>
    <w:lvl w:ilvl="8" w:tplc="04090005" w:tentative="1">
      <w:start w:val="1"/>
      <w:numFmt w:val="bullet"/>
      <w:lvlText w:val=""/>
      <w:lvlJc w:val="left"/>
      <w:pPr>
        <w:ind w:left="7704" w:hanging="360"/>
      </w:pPr>
      <w:rPr>
        <w:rFonts w:hint="default" w:ascii="Wingdings" w:hAnsi="Wingdings"/>
      </w:rPr>
    </w:lvl>
  </w:abstractNum>
  <w:abstractNum w:abstractNumId="16" w15:restartNumberingAfterBreak="0">
    <w:nsid w:val="48A81654"/>
    <w:multiLevelType w:val="multilevel"/>
    <w:tmpl w:val="B1FC8B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7"/>
  </w:num>
  <w:num w:numId="11" w16cid:durableId="1335380630">
    <w:abstractNumId w:val="14"/>
  </w:num>
  <w:num w:numId="12" w16cid:durableId="850726394">
    <w:abstractNumId w:val="18"/>
  </w:num>
  <w:num w:numId="13" w16cid:durableId="1895460450">
    <w:abstractNumId w:val="16"/>
  </w:num>
  <w:num w:numId="14" w16cid:durableId="1623609490">
    <w:abstractNumId w:val="15"/>
  </w:num>
  <w:num w:numId="15" w16cid:durableId="1331520284">
    <w:abstractNumId w:val="9"/>
  </w:num>
  <w:num w:numId="16" w16cid:durableId="829558799">
    <w:abstractNumId w:val="13"/>
  </w:num>
  <w:num w:numId="17" w16cid:durableId="1515343787">
    <w:abstractNumId w:val="12"/>
  </w:num>
  <w:num w:numId="18" w16cid:durableId="1728069890">
    <w:abstractNumId w:val="10"/>
  </w:num>
  <w:num w:numId="19" w16cid:durableId="946231147">
    <w:abstractNumId w:val="11"/>
  </w:num>
</w:numbering>
</file>

<file path=word/people.xml><?xml version="1.0" encoding="utf-8"?>
<w15:people xmlns:mc="http://schemas.openxmlformats.org/markup-compatibility/2006" xmlns:w15="http://schemas.microsoft.com/office/word/2012/wordml" mc:Ignorable="w15">
  <w15:person w15:author="Levine, Charles Roger (dzk3ja)">
    <w15:presenceInfo w15:providerId="AD" w15:userId="S::dzk3ja@virginia.edu::478d41ea-0b35-4568-a113-5f96fb0ecbc1"/>
  </w15:person>
  <w15:person w15:author="Gates, Alex (hgt6rn)">
    <w15:presenceInfo w15:providerId="AD" w15:userId="S::hgt6rn@virginia.edu::92475e0f-1d37-4b46-ae44-59e8cb7fde61"/>
  </w15:person>
  <w15:person w15:author="Alexander Gates">
    <w15:presenceInfo w15:providerId="" w15:userId=""/>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5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true"/>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5C0"/>
    <w:rsid w:val="00013B02"/>
    <w:rsid w:val="000269CA"/>
    <w:rsid w:val="00030226"/>
    <w:rsid w:val="00034616"/>
    <w:rsid w:val="000435F5"/>
    <w:rsid w:val="0005452B"/>
    <w:rsid w:val="0006007C"/>
    <w:rsid w:val="0006063C"/>
    <w:rsid w:val="000640E1"/>
    <w:rsid w:val="000679A2"/>
    <w:rsid w:val="00070F34"/>
    <w:rsid w:val="00070F80"/>
    <w:rsid w:val="00073E6E"/>
    <w:rsid w:val="00085270"/>
    <w:rsid w:val="00086488"/>
    <w:rsid w:val="000A73FC"/>
    <w:rsid w:val="000A7B0C"/>
    <w:rsid w:val="000B421F"/>
    <w:rsid w:val="000B4DEE"/>
    <w:rsid w:val="000E1DA7"/>
    <w:rsid w:val="000E5100"/>
    <w:rsid w:val="000F167D"/>
    <w:rsid w:val="00107815"/>
    <w:rsid w:val="0011592D"/>
    <w:rsid w:val="0011686D"/>
    <w:rsid w:val="00121AA1"/>
    <w:rsid w:val="001233EB"/>
    <w:rsid w:val="00133EE0"/>
    <w:rsid w:val="00143374"/>
    <w:rsid w:val="0015074B"/>
    <w:rsid w:val="00154186"/>
    <w:rsid w:val="00161C59"/>
    <w:rsid w:val="001625A7"/>
    <w:rsid w:val="001711D5"/>
    <w:rsid w:val="001757C6"/>
    <w:rsid w:val="00176DD0"/>
    <w:rsid w:val="00176F8C"/>
    <w:rsid w:val="00182A54"/>
    <w:rsid w:val="0018609E"/>
    <w:rsid w:val="00187490"/>
    <w:rsid w:val="00190C6C"/>
    <w:rsid w:val="0019481C"/>
    <w:rsid w:val="001A2141"/>
    <w:rsid w:val="001A752E"/>
    <w:rsid w:val="001B5580"/>
    <w:rsid w:val="001C123B"/>
    <w:rsid w:val="001C5821"/>
    <w:rsid w:val="001C7A23"/>
    <w:rsid w:val="001D3E6A"/>
    <w:rsid w:val="001F6217"/>
    <w:rsid w:val="00203D06"/>
    <w:rsid w:val="00205937"/>
    <w:rsid w:val="00225497"/>
    <w:rsid w:val="002271F4"/>
    <w:rsid w:val="0022737A"/>
    <w:rsid w:val="0023452C"/>
    <w:rsid w:val="00237EC7"/>
    <w:rsid w:val="00240C6A"/>
    <w:rsid w:val="00242F7B"/>
    <w:rsid w:val="00250804"/>
    <w:rsid w:val="002522F8"/>
    <w:rsid w:val="00261411"/>
    <w:rsid w:val="002623E3"/>
    <w:rsid w:val="0026474D"/>
    <w:rsid w:val="00272C3E"/>
    <w:rsid w:val="0027362F"/>
    <w:rsid w:val="00274DCC"/>
    <w:rsid w:val="00276193"/>
    <w:rsid w:val="00284DBE"/>
    <w:rsid w:val="00285B94"/>
    <w:rsid w:val="00295F38"/>
    <w:rsid w:val="0029639D"/>
    <w:rsid w:val="002A17AB"/>
    <w:rsid w:val="002B31B8"/>
    <w:rsid w:val="002B762C"/>
    <w:rsid w:val="002E03B0"/>
    <w:rsid w:val="00302D69"/>
    <w:rsid w:val="003052D2"/>
    <w:rsid w:val="00310C7D"/>
    <w:rsid w:val="00314308"/>
    <w:rsid w:val="00314362"/>
    <w:rsid w:val="00314C31"/>
    <w:rsid w:val="00322265"/>
    <w:rsid w:val="00326F90"/>
    <w:rsid w:val="003369EC"/>
    <w:rsid w:val="00347A7B"/>
    <w:rsid w:val="00354740"/>
    <w:rsid w:val="00362992"/>
    <w:rsid w:val="00362D35"/>
    <w:rsid w:val="00365EB2"/>
    <w:rsid w:val="0037031A"/>
    <w:rsid w:val="003752F3"/>
    <w:rsid w:val="00375FDF"/>
    <w:rsid w:val="00384763"/>
    <w:rsid w:val="00387EC6"/>
    <w:rsid w:val="0039309B"/>
    <w:rsid w:val="003A1DEB"/>
    <w:rsid w:val="003C2A31"/>
    <w:rsid w:val="003E0D51"/>
    <w:rsid w:val="003E5B01"/>
    <w:rsid w:val="003E7FF3"/>
    <w:rsid w:val="004003FB"/>
    <w:rsid w:val="00410721"/>
    <w:rsid w:val="00411AEA"/>
    <w:rsid w:val="004154A0"/>
    <w:rsid w:val="00416B7B"/>
    <w:rsid w:val="00432147"/>
    <w:rsid w:val="00432E89"/>
    <w:rsid w:val="00433458"/>
    <w:rsid w:val="004337F2"/>
    <w:rsid w:val="0044174F"/>
    <w:rsid w:val="00442DAD"/>
    <w:rsid w:val="004447FA"/>
    <w:rsid w:val="00445030"/>
    <w:rsid w:val="00447A72"/>
    <w:rsid w:val="00450FEE"/>
    <w:rsid w:val="00465159"/>
    <w:rsid w:val="00471E0D"/>
    <w:rsid w:val="004743F7"/>
    <w:rsid w:val="00474CD7"/>
    <w:rsid w:val="00485386"/>
    <w:rsid w:val="004A430C"/>
    <w:rsid w:val="004A76BC"/>
    <w:rsid w:val="004C53BD"/>
    <w:rsid w:val="004D279A"/>
    <w:rsid w:val="004D54A3"/>
    <w:rsid w:val="004E2689"/>
    <w:rsid w:val="004E37D4"/>
    <w:rsid w:val="004F0D18"/>
    <w:rsid w:val="005026D1"/>
    <w:rsid w:val="005034AB"/>
    <w:rsid w:val="0050416D"/>
    <w:rsid w:val="00506582"/>
    <w:rsid w:val="0051183D"/>
    <w:rsid w:val="00517A5E"/>
    <w:rsid w:val="00520F8D"/>
    <w:rsid w:val="00521087"/>
    <w:rsid w:val="00524EA9"/>
    <w:rsid w:val="00531C7D"/>
    <w:rsid w:val="00537157"/>
    <w:rsid w:val="00543B36"/>
    <w:rsid w:val="00543D01"/>
    <w:rsid w:val="00563AF9"/>
    <w:rsid w:val="005667BC"/>
    <w:rsid w:val="00590627"/>
    <w:rsid w:val="00592BCF"/>
    <w:rsid w:val="00593201"/>
    <w:rsid w:val="005A1528"/>
    <w:rsid w:val="005A2EC9"/>
    <w:rsid w:val="005A5775"/>
    <w:rsid w:val="005B6AD5"/>
    <w:rsid w:val="005B726E"/>
    <w:rsid w:val="005C16C5"/>
    <w:rsid w:val="005D0197"/>
    <w:rsid w:val="005D0E07"/>
    <w:rsid w:val="005D16A8"/>
    <w:rsid w:val="005D1A3F"/>
    <w:rsid w:val="005D2C04"/>
    <w:rsid w:val="005D32CB"/>
    <w:rsid w:val="005D385D"/>
    <w:rsid w:val="005E5BEF"/>
    <w:rsid w:val="005E6903"/>
    <w:rsid w:val="005F2FB9"/>
    <w:rsid w:val="005F3E29"/>
    <w:rsid w:val="005F76C5"/>
    <w:rsid w:val="006003BE"/>
    <w:rsid w:val="00605038"/>
    <w:rsid w:val="00621342"/>
    <w:rsid w:val="006225F7"/>
    <w:rsid w:val="00625ED4"/>
    <w:rsid w:val="00637BCE"/>
    <w:rsid w:val="006421B7"/>
    <w:rsid w:val="006425A8"/>
    <w:rsid w:val="0064739C"/>
    <w:rsid w:val="00652640"/>
    <w:rsid w:val="006627A8"/>
    <w:rsid w:val="006631A0"/>
    <w:rsid w:val="0066357E"/>
    <w:rsid w:val="0066378B"/>
    <w:rsid w:val="00670276"/>
    <w:rsid w:val="00670B8B"/>
    <w:rsid w:val="00674971"/>
    <w:rsid w:val="006758F5"/>
    <w:rsid w:val="00681BD3"/>
    <w:rsid w:val="00682667"/>
    <w:rsid w:val="006A31F9"/>
    <w:rsid w:val="006A67BB"/>
    <w:rsid w:val="006B104D"/>
    <w:rsid w:val="006B3BD3"/>
    <w:rsid w:val="006B5712"/>
    <w:rsid w:val="006C0069"/>
    <w:rsid w:val="006C77CC"/>
    <w:rsid w:val="006D4AE6"/>
    <w:rsid w:val="006D78CC"/>
    <w:rsid w:val="006E0C7F"/>
    <w:rsid w:val="006E112A"/>
    <w:rsid w:val="006E19AB"/>
    <w:rsid w:val="006F678C"/>
    <w:rsid w:val="007016DB"/>
    <w:rsid w:val="00704BA8"/>
    <w:rsid w:val="00710D18"/>
    <w:rsid w:val="00720CC2"/>
    <w:rsid w:val="00722DD0"/>
    <w:rsid w:val="007234F2"/>
    <w:rsid w:val="007247C8"/>
    <w:rsid w:val="00727526"/>
    <w:rsid w:val="00733DCB"/>
    <w:rsid w:val="00736EEB"/>
    <w:rsid w:val="007375D8"/>
    <w:rsid w:val="0073798A"/>
    <w:rsid w:val="00751847"/>
    <w:rsid w:val="00757375"/>
    <w:rsid w:val="00782AEB"/>
    <w:rsid w:val="00783EE9"/>
    <w:rsid w:val="00786DAA"/>
    <w:rsid w:val="007942ED"/>
    <w:rsid w:val="00797AB4"/>
    <w:rsid w:val="007A40A0"/>
    <w:rsid w:val="007D3748"/>
    <w:rsid w:val="007D7455"/>
    <w:rsid w:val="007D7951"/>
    <w:rsid w:val="007E3BCC"/>
    <w:rsid w:val="007E58FD"/>
    <w:rsid w:val="007E66BC"/>
    <w:rsid w:val="00805805"/>
    <w:rsid w:val="0081266A"/>
    <w:rsid w:val="00830361"/>
    <w:rsid w:val="0083231A"/>
    <w:rsid w:val="008348D0"/>
    <w:rsid w:val="00836CDC"/>
    <w:rsid w:val="00841F9D"/>
    <w:rsid w:val="0084338A"/>
    <w:rsid w:val="008510FA"/>
    <w:rsid w:val="00857AE0"/>
    <w:rsid w:val="0086109E"/>
    <w:rsid w:val="00871CB7"/>
    <w:rsid w:val="008721FC"/>
    <w:rsid w:val="00873F7F"/>
    <w:rsid w:val="008809AA"/>
    <w:rsid w:val="00890411"/>
    <w:rsid w:val="00891656"/>
    <w:rsid w:val="008935C2"/>
    <w:rsid w:val="00896AFB"/>
    <w:rsid w:val="008A30D3"/>
    <w:rsid w:val="008C5B2D"/>
    <w:rsid w:val="008D4320"/>
    <w:rsid w:val="008F729F"/>
    <w:rsid w:val="00912261"/>
    <w:rsid w:val="00912BB1"/>
    <w:rsid w:val="00921496"/>
    <w:rsid w:val="00923495"/>
    <w:rsid w:val="00927B5E"/>
    <w:rsid w:val="00931743"/>
    <w:rsid w:val="00933B73"/>
    <w:rsid w:val="00935CD0"/>
    <w:rsid w:val="00944396"/>
    <w:rsid w:val="00946D98"/>
    <w:rsid w:val="00950606"/>
    <w:rsid w:val="00955A15"/>
    <w:rsid w:val="00962881"/>
    <w:rsid w:val="009701B6"/>
    <w:rsid w:val="00981AD6"/>
    <w:rsid w:val="0098556C"/>
    <w:rsid w:val="0098579C"/>
    <w:rsid w:val="00990069"/>
    <w:rsid w:val="009907A5"/>
    <w:rsid w:val="00991BBA"/>
    <w:rsid w:val="00996049"/>
    <w:rsid w:val="00997CD5"/>
    <w:rsid w:val="009A1126"/>
    <w:rsid w:val="009B11D6"/>
    <w:rsid w:val="009B78C1"/>
    <w:rsid w:val="009C56AF"/>
    <w:rsid w:val="009D2515"/>
    <w:rsid w:val="009D54DD"/>
    <w:rsid w:val="009E1044"/>
    <w:rsid w:val="009E4362"/>
    <w:rsid w:val="009E456A"/>
    <w:rsid w:val="009F7593"/>
    <w:rsid w:val="00A05029"/>
    <w:rsid w:val="00A0530A"/>
    <w:rsid w:val="00A0781E"/>
    <w:rsid w:val="00A16FA4"/>
    <w:rsid w:val="00A230DF"/>
    <w:rsid w:val="00A32AE4"/>
    <w:rsid w:val="00A40337"/>
    <w:rsid w:val="00A41D25"/>
    <w:rsid w:val="00A42B32"/>
    <w:rsid w:val="00A5330A"/>
    <w:rsid w:val="00A5791F"/>
    <w:rsid w:val="00A62403"/>
    <w:rsid w:val="00A76800"/>
    <w:rsid w:val="00A8008E"/>
    <w:rsid w:val="00A8676E"/>
    <w:rsid w:val="00A93256"/>
    <w:rsid w:val="00A93276"/>
    <w:rsid w:val="00A939F3"/>
    <w:rsid w:val="00A967C4"/>
    <w:rsid w:val="00AA1D8D"/>
    <w:rsid w:val="00AA2BD3"/>
    <w:rsid w:val="00AB3BC0"/>
    <w:rsid w:val="00AB7FFC"/>
    <w:rsid w:val="00AC0AA7"/>
    <w:rsid w:val="00AD3153"/>
    <w:rsid w:val="00AE79CD"/>
    <w:rsid w:val="00AF7AC1"/>
    <w:rsid w:val="00B04E46"/>
    <w:rsid w:val="00B16990"/>
    <w:rsid w:val="00B17DFA"/>
    <w:rsid w:val="00B21393"/>
    <w:rsid w:val="00B329C0"/>
    <w:rsid w:val="00B35FFE"/>
    <w:rsid w:val="00B3751F"/>
    <w:rsid w:val="00B4506E"/>
    <w:rsid w:val="00B47730"/>
    <w:rsid w:val="00B563C3"/>
    <w:rsid w:val="00B654E4"/>
    <w:rsid w:val="00BA4016"/>
    <w:rsid w:val="00BA6187"/>
    <w:rsid w:val="00BB4820"/>
    <w:rsid w:val="00BC36B4"/>
    <w:rsid w:val="00BD0211"/>
    <w:rsid w:val="00BD0C74"/>
    <w:rsid w:val="00BF0E6A"/>
    <w:rsid w:val="00C02C4F"/>
    <w:rsid w:val="00C03B62"/>
    <w:rsid w:val="00C053CB"/>
    <w:rsid w:val="00C10B08"/>
    <w:rsid w:val="00C16332"/>
    <w:rsid w:val="00C17F93"/>
    <w:rsid w:val="00C21D63"/>
    <w:rsid w:val="00C253FE"/>
    <w:rsid w:val="00C44E0D"/>
    <w:rsid w:val="00C460A3"/>
    <w:rsid w:val="00C5104C"/>
    <w:rsid w:val="00C5784C"/>
    <w:rsid w:val="00C73E7B"/>
    <w:rsid w:val="00C74980"/>
    <w:rsid w:val="00C839E6"/>
    <w:rsid w:val="00C94276"/>
    <w:rsid w:val="00CA538B"/>
    <w:rsid w:val="00CB0664"/>
    <w:rsid w:val="00CB3150"/>
    <w:rsid w:val="00CB55F1"/>
    <w:rsid w:val="00CB78E7"/>
    <w:rsid w:val="00CC25D7"/>
    <w:rsid w:val="00CC6561"/>
    <w:rsid w:val="00CE0DEB"/>
    <w:rsid w:val="00CE1103"/>
    <w:rsid w:val="00CE25E9"/>
    <w:rsid w:val="00CF5BFB"/>
    <w:rsid w:val="00D2191D"/>
    <w:rsid w:val="00D4581D"/>
    <w:rsid w:val="00D6012B"/>
    <w:rsid w:val="00D67201"/>
    <w:rsid w:val="00D70697"/>
    <w:rsid w:val="00D775AD"/>
    <w:rsid w:val="00D8262B"/>
    <w:rsid w:val="00D936D1"/>
    <w:rsid w:val="00D951E9"/>
    <w:rsid w:val="00DA0196"/>
    <w:rsid w:val="00DA4700"/>
    <w:rsid w:val="00DB0D62"/>
    <w:rsid w:val="00DB0F59"/>
    <w:rsid w:val="00DB6476"/>
    <w:rsid w:val="00DC1B69"/>
    <w:rsid w:val="00DC1DE3"/>
    <w:rsid w:val="00DC6ABB"/>
    <w:rsid w:val="00DC6FA7"/>
    <w:rsid w:val="00DD0460"/>
    <w:rsid w:val="00DF4153"/>
    <w:rsid w:val="00E01D6D"/>
    <w:rsid w:val="00E21165"/>
    <w:rsid w:val="00E373C9"/>
    <w:rsid w:val="00E46647"/>
    <w:rsid w:val="00E56E0C"/>
    <w:rsid w:val="00E73B90"/>
    <w:rsid w:val="00E92302"/>
    <w:rsid w:val="00E94E66"/>
    <w:rsid w:val="00E96D99"/>
    <w:rsid w:val="00EA0FE0"/>
    <w:rsid w:val="00EA1871"/>
    <w:rsid w:val="00EA5386"/>
    <w:rsid w:val="00EC57FE"/>
    <w:rsid w:val="00EC7973"/>
    <w:rsid w:val="00ED33C7"/>
    <w:rsid w:val="00EF336B"/>
    <w:rsid w:val="00F119AF"/>
    <w:rsid w:val="00F11CAF"/>
    <w:rsid w:val="00F13D48"/>
    <w:rsid w:val="00F143FD"/>
    <w:rsid w:val="00F17583"/>
    <w:rsid w:val="00F17FCC"/>
    <w:rsid w:val="00F21E23"/>
    <w:rsid w:val="00F25113"/>
    <w:rsid w:val="00F30A83"/>
    <w:rsid w:val="00F31AA2"/>
    <w:rsid w:val="00F32C57"/>
    <w:rsid w:val="00F32CFD"/>
    <w:rsid w:val="00F33BF1"/>
    <w:rsid w:val="00F43DA9"/>
    <w:rsid w:val="00F549A8"/>
    <w:rsid w:val="00F64828"/>
    <w:rsid w:val="00F65F15"/>
    <w:rsid w:val="00F67C0C"/>
    <w:rsid w:val="00F709E9"/>
    <w:rsid w:val="00F7222B"/>
    <w:rsid w:val="00F72636"/>
    <w:rsid w:val="00F764FC"/>
    <w:rsid w:val="00F90200"/>
    <w:rsid w:val="00F96243"/>
    <w:rsid w:val="00F96706"/>
    <w:rsid w:val="00FA402D"/>
    <w:rsid w:val="00FA6DF7"/>
    <w:rsid w:val="00FC693F"/>
    <w:rsid w:val="00FC6EE5"/>
    <w:rsid w:val="00FD3380"/>
    <w:rsid w:val="00FD508B"/>
    <w:rsid w:val="00FD7767"/>
    <w:rsid w:val="00FE5EFB"/>
    <w:rsid w:val="00FF08BE"/>
    <w:rsid w:val="01106CC0"/>
    <w:rsid w:val="012977E5"/>
    <w:rsid w:val="04C15D7C"/>
    <w:rsid w:val="098F7565"/>
    <w:rsid w:val="159924F4"/>
    <w:rsid w:val="19FD7A85"/>
    <w:rsid w:val="25AC1784"/>
    <w:rsid w:val="3474754A"/>
    <w:rsid w:val="35F7AAC3"/>
    <w:rsid w:val="3B8E4B5B"/>
    <w:rsid w:val="417C3E19"/>
    <w:rsid w:val="42895AD7"/>
    <w:rsid w:val="432615F6"/>
    <w:rsid w:val="4685D27C"/>
    <w:rsid w:val="4D3E8076"/>
    <w:rsid w:val="56697F51"/>
    <w:rsid w:val="5725B891"/>
    <w:rsid w:val="5C7AC706"/>
    <w:rsid w:val="5E0A9E37"/>
    <w:rsid w:val="653F98C2"/>
    <w:rsid w:val="69A5FF51"/>
    <w:rsid w:val="6A8D71F1"/>
    <w:rsid w:val="6DCA0736"/>
    <w:rsid w:val="6EDD344B"/>
    <w:rsid w:val="6EE764CC"/>
    <w:rsid w:val="727E9EF2"/>
    <w:rsid w:val="772B4E82"/>
    <w:rsid w:val="7B53AD6A"/>
    <w:rsid w:val="7C2906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FF844"/>
  <w15:docId w15:val="{228E1F68-F601-F24C-8BE0-CFD11CF46B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480" w:lineRule="auto"/>
    </w:pPr>
    <w:rPr>
      <w:rFonts w:ascii="Verdana" w:hAnsi="Verdana" w:eastAsia="Verdana" w:cs="Verdana"/>
      <w:color w:val="000000"/>
      <w:sz w:val="20"/>
      <w:szCs w:val="20"/>
    </w:rPr>
  </w:style>
  <w:style w:type="paragraph" w:styleId="Heading1">
    <w:name w:val="heading 1"/>
    <w:basedOn w:val="Normal"/>
    <w:next w:val="BodyText"/>
    <w:link w:val="Heading1Char"/>
    <w:uiPriority w:val="9"/>
    <w:qFormat/>
    <w:rsid w:val="00FC693F"/>
    <w:pPr>
      <w:keepNext/>
      <w:keepLines/>
      <w:numPr>
        <w:numId w:val="18"/>
      </w:numPr>
      <w:spacing w:before="280" w:after="160" w:line="240" w:lineRule="auto"/>
      <w:outlineLvl w:val="0"/>
    </w:pPr>
    <w:rPr>
      <w:b/>
      <w:bCs/>
      <w:sz w:val="28"/>
      <w:szCs w:val="28"/>
    </w:rPr>
  </w:style>
  <w:style w:type="paragraph" w:styleId="Heading2">
    <w:name w:val="heading 2"/>
    <w:basedOn w:val="Normal"/>
    <w:next w:val="BodyText"/>
    <w:link w:val="Heading2Char"/>
    <w:uiPriority w:val="9"/>
    <w:unhideWhenUsed/>
    <w:qFormat/>
    <w:rsid w:val="00FC693F"/>
    <w:pPr>
      <w:keepNext/>
      <w:keepLines/>
      <w:spacing w:before="280" w:after="160" w:line="240" w:lineRule="auto"/>
      <w:outlineLvl w:val="1"/>
    </w:pPr>
    <w:rPr>
      <w:b/>
      <w:bCs/>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b/>
      <w:bCs/>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b/>
      <w:bCs/>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b/>
      <w:bCs/>
      <w:color w:val="243F60" w:themeColor="accent1" w:themeShade="7F"/>
      <w:sz w:val="21"/>
      <w:szCs w:val="2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b/>
      <w:bCs/>
      <w:i/>
      <w:iCs/>
      <w:color w:val="243F60" w:themeColor="accent1" w:themeShade="7F"/>
      <w:sz w:val="21"/>
      <w:szCs w:val="2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b/>
      <w:bCs/>
      <w:i/>
      <w:iCs/>
      <w:color w:val="404040" w:themeColor="text1" w:themeTint="BF"/>
      <w:sz w:val="21"/>
      <w:szCs w:val="2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b/>
      <w:bCs/>
      <w:color w:val="4F81BD" w:themeColor="accent1"/>
      <w:sz w:val="21"/>
      <w:szCs w:val="2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b/>
      <w:bCs/>
      <w:i/>
      <w:iCs/>
      <w:color w:val="404040" w:themeColor="text1" w:themeTint="BF"/>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Verdana" w:hAnsi="Verdana" w:eastAsia="Verdana" w:cs="Verdana"/>
      <w:b/>
      <w:bCs/>
      <w:color w:val="000000"/>
      <w:sz w:val="21"/>
      <w:szCs w:val="21"/>
    </w:rPr>
  </w:style>
  <w:style w:type="character" w:styleId="Heading3Char" w:customStyle="1">
    <w:name w:val="Heading 3 Char"/>
    <w:basedOn w:val="DefaultParagraphFont"/>
    <w:link w:val="Heading3"/>
    <w:uiPriority w:val="9"/>
    <w:rsid w:val="00FC693F"/>
    <w:rPr>
      <w:rFonts w:ascii="Verdana" w:hAnsi="Verdana" w:eastAsia="Verdana" w:cs="Verdana"/>
      <w:b/>
      <w:bCs/>
      <w:color w:val="000000"/>
      <w:sz w:val="21"/>
      <w:szCs w:val="21"/>
    </w:rPr>
  </w:style>
  <w:style w:type="paragraph" w:styleId="Title">
    <w:name w:val="Title"/>
    <w:basedOn w:val="Normal"/>
    <w:next w:val="Normal"/>
    <w:link w:val="TitleChar"/>
    <w:uiPriority w:val="10"/>
    <w:qFormat/>
    <w:rsid w:val="00FC693F"/>
    <w:pPr>
      <w:keepNext/>
      <w:spacing w:before="280" w:after="160" w:line="240" w:lineRule="auto"/>
      <w:contextualSpacing/>
    </w:pPr>
    <w:rPr>
      <w:b/>
      <w:bCs/>
      <w:spacing w:val="5"/>
      <w:kern w:val="28"/>
      <w:sz w:val="28"/>
      <w:szCs w:val="28"/>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hAnsiTheme="majorHAnsi" w:eastAsiaTheme="majorEastAsia" w:cstheme="majorBidi"/>
      <w:i/>
      <w:iCs/>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rFonts w:ascii="Trebuchet MS" w:hAnsi="Trebuchet MS" w:eastAsia="Trebuchet MS" w:cs="Trebuchet M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styleId="SourceCode" w:customStyle="1">
    <w:name w:val="Source Code"/>
    <w:basedOn w:val="Normal"/>
    <w:pPr>
      <w:wordWrap w:val="0"/>
    </w:pPr>
  </w:style>
  <w:style w:type="character" w:styleId="KeywordTok" w:customStyle="1">
    <w:name w:val="KeywordTok"/>
    <w:rPr>
      <w:b/>
      <w:color w:val="007020"/>
    </w:rPr>
  </w:style>
  <w:style w:type="character" w:styleId="DataTypeTok" w:customStyle="1">
    <w:name w:val="DataTypeTok"/>
    <w:rPr>
      <w:color w:val="902000"/>
    </w:rPr>
  </w:style>
  <w:style w:type="character" w:styleId="DecValTok" w:customStyle="1">
    <w:name w:val="DecValTok"/>
    <w:rPr>
      <w:color w:val="40A070"/>
    </w:rPr>
  </w:style>
  <w:style w:type="character" w:styleId="BaseNTok" w:customStyle="1">
    <w:name w:val="BaseNTok"/>
    <w:rPr>
      <w:color w:val="40A070"/>
    </w:rPr>
  </w:style>
  <w:style w:type="character" w:styleId="FloatTok" w:customStyle="1">
    <w:name w:val="FloatTok"/>
    <w:rPr>
      <w:color w:val="40A070"/>
    </w:rPr>
  </w:style>
  <w:style w:type="character" w:styleId="ConstantTok" w:customStyle="1">
    <w:name w:val="ConstantTok"/>
    <w:rPr>
      <w:color w:val="880000"/>
    </w:rPr>
  </w:style>
  <w:style w:type="character" w:styleId="CharTok" w:customStyle="1">
    <w:name w:val="CharTok"/>
    <w:rPr>
      <w:color w:val="4070A0"/>
    </w:rPr>
  </w:style>
  <w:style w:type="character" w:styleId="SpecialCharTok" w:customStyle="1">
    <w:name w:val="SpecialCharTok"/>
    <w:rPr>
      <w:color w:val="4070A0"/>
    </w:rPr>
  </w:style>
  <w:style w:type="character" w:styleId="StringTok" w:customStyle="1">
    <w:name w:val="StringTok"/>
    <w:rPr>
      <w:color w:val="4070A0"/>
    </w:rPr>
  </w:style>
  <w:style w:type="character" w:styleId="VerbatimStringTok" w:customStyle="1">
    <w:name w:val="VerbatimStringTok"/>
    <w:rPr>
      <w:color w:val="4070A0"/>
    </w:rPr>
  </w:style>
  <w:style w:type="character" w:styleId="SpecialStringTok" w:customStyle="1">
    <w:name w:val="SpecialStringTok"/>
    <w:rPr>
      <w:color w:val="BB6688"/>
    </w:rPr>
  </w:style>
  <w:style w:type="character" w:styleId="ImportTok" w:customStyle="1">
    <w:name w:val="ImportTok"/>
    <w:rPr>
      <w:b/>
      <w:color w:val="008000"/>
    </w:rPr>
  </w:style>
  <w:style w:type="character" w:styleId="CommentTok" w:customStyle="1">
    <w:name w:val="CommentTok"/>
    <w:rPr>
      <w:i/>
      <w:color w:val="60A0B0"/>
    </w:rPr>
  </w:style>
  <w:style w:type="character" w:styleId="DocumentationTok" w:customStyle="1">
    <w:name w:val="DocumentationTok"/>
    <w:rPr>
      <w:i/>
      <w:color w:val="BA2121"/>
    </w:rPr>
  </w:style>
  <w:style w:type="character" w:styleId="AnnotationTok" w:customStyle="1">
    <w:name w:val="AnnotationTok"/>
    <w:rPr>
      <w:b/>
      <w:i/>
      <w:color w:val="60A0B0"/>
    </w:rPr>
  </w:style>
  <w:style w:type="character" w:styleId="CommentVarTok" w:customStyle="1">
    <w:name w:val="CommentVarTok"/>
    <w:rPr>
      <w:b/>
      <w:i/>
      <w:color w:val="60A0B0"/>
    </w:rPr>
  </w:style>
  <w:style w:type="character" w:styleId="OtherTok" w:customStyle="1">
    <w:name w:val="OtherTok"/>
    <w:rPr>
      <w:color w:val="007020"/>
    </w:rPr>
  </w:style>
  <w:style w:type="character" w:styleId="FunctionTok" w:customStyle="1">
    <w:name w:val="FunctionTok"/>
    <w:rPr>
      <w:color w:val="06287E"/>
    </w:rPr>
  </w:style>
  <w:style w:type="character" w:styleId="VariableTok" w:customStyle="1">
    <w:name w:val="VariableTok"/>
    <w:rPr>
      <w:color w:val="19177C"/>
    </w:rPr>
  </w:style>
  <w:style w:type="character" w:styleId="ControlFlowTok" w:customStyle="1">
    <w:name w:val="ControlFlowTok"/>
    <w:rPr>
      <w:b/>
      <w:color w:val="007020"/>
    </w:rPr>
  </w:style>
  <w:style w:type="character" w:styleId="OperatorTok" w:customStyle="1">
    <w:name w:val="OperatorTok"/>
    <w:rPr>
      <w:color w:val="666666"/>
    </w:rPr>
  </w:style>
  <w:style w:type="character" w:styleId="BuiltInTok" w:customStyle="1">
    <w:name w:val="BuiltInTok"/>
    <w:rPr>
      <w:color w:val="008000"/>
    </w:rPr>
  </w:style>
  <w:style w:type="character" w:styleId="ExtensionTok" w:customStyle="1">
    <w:name w:val="ExtensionTok"/>
  </w:style>
  <w:style w:type="character" w:styleId="PreprocessorTok" w:customStyle="1">
    <w:name w:val="PreprocessorTok"/>
    <w:rPr>
      <w:color w:val="BC7A00"/>
    </w:rPr>
  </w:style>
  <w:style w:type="character" w:styleId="AttributeTok" w:customStyle="1">
    <w:name w:val="AttributeTok"/>
    <w:rPr>
      <w:color w:val="7D9029"/>
    </w:rPr>
  </w:style>
  <w:style w:type="character" w:styleId="RegionMarkerTok" w:customStyle="1">
    <w:name w:val="RegionMarkerTok"/>
  </w:style>
  <w:style w:type="character" w:styleId="InformationTok" w:customStyle="1">
    <w:name w:val="InformationTok"/>
    <w:rPr>
      <w:b/>
      <w:i/>
      <w:color w:val="60A0B0"/>
    </w:rPr>
  </w:style>
  <w:style w:type="character" w:styleId="WarningTok" w:customStyle="1">
    <w:name w:val="WarningTok"/>
    <w:rPr>
      <w:b/>
      <w:i/>
      <w:color w:val="60A0B0"/>
    </w:rPr>
  </w:style>
  <w:style w:type="character" w:styleId="AlertTok" w:customStyle="1">
    <w:name w:val="AlertTok"/>
    <w:rPr>
      <w:b/>
      <w:color w:val="FF0000"/>
    </w:rPr>
  </w:style>
  <w:style w:type="character" w:styleId="ErrorTok" w:customStyle="1">
    <w:name w:val="ErrorTok"/>
    <w:rPr>
      <w:b/>
      <w:color w:val="FF0000"/>
    </w:rPr>
  </w:style>
  <w:style w:type="character" w:styleId="NormalTok" w:customStyle="1">
    <w:name w:val="NormalTok"/>
  </w:style>
  <w:style w:type="paragraph" w:styleId="Illustration" w:customStyle="1">
    <w:name w:val="Illustration"/>
    <w:basedOn w:val="Normal"/>
    <w:next w:val="Caption"/>
    <w:qFormat/>
    <w:pPr>
      <w:spacing w:line="240" w:lineRule="auto"/>
      <w:jc w:val="center"/>
    </w:pPr>
  </w:style>
  <w:style w:type="character" w:styleId="CaptionTitle" w:customStyle="1">
    <w:name w:val="Caption Title"/>
    <w:qFormat/>
    <w:rPr>
      <w:b/>
      <w:bCs/>
    </w:rPr>
  </w:style>
  <w:style w:type="paragraph" w:styleId="CommentText">
    <w:name w:val="Comment Text"/>
    <w:basedOn w:val="Normal"/>
    <w:link w:val="CommentTextChar"/>
    <w:uiPriority w:val="99"/>
    <w:semiHidden/>
    <w:unhideWhenUsed/>
    <w:pPr>
      <w:spacing w:line="240" w:lineRule="auto"/>
    </w:pPr>
  </w:style>
  <w:style w:type="character" w:styleId="CommentTextChar" w:customStyle="1">
    <w:name w:val="Comment Text Char"/>
    <w:basedOn w:val="DefaultParagraphFont"/>
    <w:link w:val="CommentText"/>
    <w:uiPriority w:val="99"/>
    <w:semiHidden/>
    <w:rPr>
      <w:rFonts w:ascii="Verdana" w:hAnsi="Verdana" w:eastAsia="Verdana" w:cs="Verdana"/>
      <w:color w:val="000000"/>
      <w:sz w:val="20"/>
      <w:szCs w:val="20"/>
    </w:rPr>
  </w:style>
  <w:style w:type="character" w:styleId="CommentReference">
    <w:name w:val="Comment Reference"/>
    <w:basedOn w:val="DefaultParagraphFont"/>
    <w:uiPriority w:val="99"/>
    <w:semiHidden/>
    <w:unhideWhenUsed/>
    <w:rPr>
      <w:sz w:val="16"/>
      <w:szCs w:val="16"/>
    </w:rPr>
  </w:style>
  <w:style w:type="paragraph" w:styleId="CommentSubject">
    <w:name w:val="Comment Subject"/>
    <w:basedOn w:val="CommentText"/>
    <w:next w:val="CommentText"/>
    <w:link w:val="CommentSubjectChar"/>
    <w:uiPriority w:val="99"/>
    <w:semiHidden/>
    <w:unhideWhenUsed/>
    <w:rsid w:val="00187490"/>
    <w:rPr>
      <w:b/>
      <w:bCs/>
    </w:rPr>
  </w:style>
  <w:style w:type="character" w:styleId="CommentSubjectChar" w:customStyle="1">
    <w:name w:val="Comment Subject Char"/>
    <w:basedOn w:val="CommentTextChar"/>
    <w:link w:val="CommentSubject"/>
    <w:uiPriority w:val="99"/>
    <w:semiHidden/>
    <w:rsid w:val="00187490"/>
    <w:rPr>
      <w:rFonts w:ascii="Verdana" w:hAnsi="Verdana" w:eastAsia="Verdana" w:cs="Verdana"/>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39"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21"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34"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7"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28"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6"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44"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7"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0"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5"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3" Type="http://schemas.microsoft.com/office/2011/relationships/people" Target="peop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38"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Chapter 4 — A model of competitive congestion and advancement</dc:title>
  <dc:creator/>
  <keywords/>
  <lastModifiedBy>Alexander Gates</lastModifiedBy>
  <revision>181</revision>
  <lastPrinted>2026-10-13T22:22:00.0000000Z</lastPrinted>
  <dcterms:created xsi:type="dcterms:W3CDTF">2026-10-12T00:06:00.0000000Z</dcterms:created>
  <dcterms:modified xsi:type="dcterms:W3CDTF">2026-10-23T15:59:12.7268211Z</dcterms:modified>
</coreProperties>
</file>